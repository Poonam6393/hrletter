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embeddings/oleObject1.bin" ContentType="application/vnd.openxmlformats-officedocument.oleObject"/>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bookmarkStart w:name="_Hlk17891205" w:id="0"/>
    <w:bookmarkEnd w:id="0"/>
    <w:p w:rsidR="7E968226" w:rsidP="7E968226" w:rsidRDefault="7E968226" w14:paraId="25FAC1B6" w14:textId="5AF3D877">
      <w:pPr>
        <w:pStyle w:val="Titel"/>
        <w:rPr>
          <w:color w:val="auto"/>
          <w:lang w:val="fr-FR"/>
        </w:rPr>
      </w:pPr>
    </w:p>
    <w:p w:rsidRPr="00C20AEF" w:rsidR="00F30557" w:rsidP="00CA168A" w:rsidRDefault="00B96BD2" w14:paraId="18B9F2A5" w14:textId="15D25DC6">
      <w:pPr>
        <w:pStyle w:val="Titel"/>
        <w:rPr>
          <w:color w:val="auto"/>
        </w:rPr>
      </w:pPr>
      <w:r>
        <w:fldChar w:fldCharType="begin"/>
      </w:r>
      <w:r w:rsidRPr="00C20AEF">
        <w:instrText xml:space="preserve"> TITLE   \* MERGEFORMAT </w:instrText>
      </w:r>
      <w:r>
        <w:fldChar w:fldCharType="separate"/>
      </w:r>
      <w:bookmarkStart w:name="_Toc255477388" w:id="1"/>
      <w:bookmarkStart w:name="_Toc255471080" w:id="2"/>
      <w:bookmarkStart w:name="_Toc255290540" w:id="3"/>
      <w:proofErr w:type="spellStart"/>
      <w:r w:rsidRPr="00E61E13" w:rsidR="00E61E13">
        <w:rPr>
          <w:color w:val="auto"/>
          <w:lang w:val="fr-FR"/>
        </w:rPr>
        <w:t>Spezifikation</w:t>
      </w:r>
      <w:bookmarkEnd w:id="1"/>
      <w:bookmarkEnd w:id="2"/>
      <w:bookmarkEnd w:id="3"/>
      <w:proofErr w:type="spellEnd"/>
      <w:r>
        <w:rPr>
          <w:color w:val="auto"/>
        </w:rPr>
        <w:fldChar w:fldCharType="end"/>
      </w:r>
    </w:p>
    <w:p w:rsidRPr="00C20AEF" w:rsidR="00F30557" w:rsidP="00234020" w:rsidRDefault="006144DF" w14:paraId="309E7338" w14:textId="1971784E">
      <w:pPr>
        <w:pStyle w:val="Untertitel"/>
        <w:rPr>
          <w:color w:val="auto"/>
        </w:rPr>
      </w:pPr>
      <w:r>
        <w:fldChar w:fldCharType="begin"/>
      </w:r>
      <w:r w:rsidRPr="00C20AEF">
        <w:instrText xml:space="preserve"> DOCPROPERTY  "Project Name"  \* MERGEFORMAT </w:instrText>
      </w:r>
      <w:r>
        <w:fldChar w:fldCharType="separate"/>
      </w:r>
      <w:bookmarkStart w:name="_Toc255290541" w:id="4"/>
      <w:bookmarkStart w:name="_Toc255471081" w:id="5"/>
      <w:bookmarkStart w:name="_Toc255477389" w:id="6"/>
      <w:r w:rsidRPr="00E61E13" w:rsidR="00E61E13">
        <w:rPr>
          <w:color w:val="auto"/>
        </w:rPr>
        <w:t>STOX</w:t>
      </w:r>
      <w:bookmarkEnd w:id="4"/>
      <w:bookmarkEnd w:id="5"/>
      <w:bookmarkEnd w:id="6"/>
      <w:r>
        <w:rPr>
          <w:color w:val="auto"/>
        </w:rPr>
        <w:fldChar w:fldCharType="end"/>
      </w:r>
    </w:p>
    <w:p w:rsidRPr="00C20AEF" w:rsidR="00277EC0" w:rsidP="00B93E23" w:rsidRDefault="006144DF" w14:paraId="49B6E590" w14:textId="5DC759ED">
      <w:pPr>
        <w:pStyle w:val="FormatvorlageTextkrper14ptFettVor18ptNach18pt"/>
      </w:pPr>
      <w:r>
        <w:fldChar w:fldCharType="begin"/>
      </w:r>
      <w:r w:rsidRPr="00C20AEF">
        <w:instrText xml:space="preserve"> DOCPROPERTY  "Business Unit"  \* MERGEFORMAT </w:instrText>
      </w:r>
      <w:r>
        <w:fldChar w:fldCharType="separate"/>
      </w:r>
      <w:r w:rsidRPr="00E61E13" w:rsidR="00E61E13">
        <w:rPr>
          <w:rStyle w:val="Fett"/>
          <w:sz w:val="28"/>
        </w:rPr>
        <w:t>PU Dedicated SI Solutions</w:t>
      </w:r>
      <w:r>
        <w:rPr>
          <w:rStyle w:val="Fett"/>
          <w:sz w:val="28"/>
        </w:rPr>
        <w:fldChar w:fldCharType="end"/>
      </w:r>
    </w:p>
    <w:p w:rsidRPr="00897AE8" w:rsidR="00F30557" w:rsidRDefault="002914EB" w14:paraId="0891A453" w14:textId="5FF2858A">
      <w:pPr>
        <w:pStyle w:val="VersionAnnotation"/>
      </w:pPr>
      <w:r>
        <w:t>Version</w:t>
      </w:r>
      <w:r>
        <w:tab/>
      </w:r>
      <w:r>
        <w:tab/>
      </w:r>
      <w:r w:rsidR="00707749">
        <w:fldChar w:fldCharType="begin"/>
      </w:r>
      <w:r w:rsidRPr="00897AE8" w:rsidR="00707749">
        <w:instrText xml:space="preserve"> DOCPROPERTY  "Version Number"  \* MERGEFORMAT </w:instrText>
      </w:r>
      <w:r w:rsidR="00707749">
        <w:fldChar w:fldCharType="separate"/>
      </w:r>
      <w:r w:rsidR="00E61E13">
        <w:t>1.14</w:t>
      </w:r>
      <w:r w:rsidR="00707749">
        <w:fldChar w:fldCharType="end"/>
      </w:r>
    </w:p>
    <w:p w:rsidRPr="009241C1" w:rsidR="00F30557" w:rsidRDefault="0015772C" w14:paraId="5659C3EA" w14:textId="0C957F2D">
      <w:pPr>
        <w:pStyle w:val="VersionAnnotation"/>
      </w:pPr>
      <w:r>
        <w:t>Booth</w:t>
      </w:r>
      <w:r>
        <w:tab/>
      </w:r>
      <w:r>
        <w:tab/>
      </w:r>
      <w:r>
        <w:fldChar w:fldCharType="begin"/>
      </w:r>
      <w:r>
        <w:instrText> DOCPROPERTY  "Status Date"  \* MERGEFORMAT </w:instrText>
      </w:r>
      <w:r>
        <w:fldChar w:fldCharType="separate"/>
      </w:r>
      <w:r w:rsidR="00E61E13">
        <w:t>23.12.2021</w:t>
      </w:r>
      <w:r>
        <w:fldChar w:fldCharType="end"/>
      </w:r>
    </w:p>
    <w:p w:rsidRPr="009241C1" w:rsidR="00F30557" w:rsidRDefault="002914EB" w14:paraId="4CBDD7F3" w14:textId="562EA86D">
      <w:pPr>
        <w:pStyle w:val="VersionAnnotation"/>
      </w:pPr>
      <w:r>
        <w:t>Status</w:t>
      </w:r>
      <w:r>
        <w:tab/>
      </w:r>
      <w:r>
        <w:tab/>
      </w:r>
      <w:r>
        <w:fldChar w:fldCharType="begin"/>
      </w:r>
      <w:r>
        <w:instrText> DOCPROPERTY "Status"  \* MERGEFORMAT </w:instrText>
      </w:r>
      <w:r>
        <w:fldChar w:fldCharType="separate"/>
      </w:r>
      <w:r w:rsidR="00E61E13">
        <w:t>Final</w:t>
      </w:r>
      <w:r>
        <w:fldChar w:fldCharType="end"/>
      </w:r>
    </w:p>
    <w:p w:rsidRPr="009241C1" w:rsidR="00F30557" w:rsidRDefault="002914EB" w14:paraId="2A126D5B" w14:textId="3EF6CE60">
      <w:pPr>
        <w:pStyle w:val="VersionAnnotation"/>
      </w:pPr>
      <w:r>
        <w:t>Authors</w:t>
      </w:r>
      <w:r>
        <w:tab/>
      </w:r>
      <w:r>
        <w:tab/>
      </w:r>
      <w:r>
        <w:fldChar w:fldCharType="begin"/>
      </w:r>
      <w:r>
        <w:instrText> DOCPROPERTY  Author  \* MERGEFORMAT </w:instrText>
      </w:r>
      <w:r>
        <w:fldChar w:fldCharType="separate"/>
      </w:r>
      <w:r w:rsidR="00E61E13">
        <w:t>Tobias Soder, Jessica Hatz</w:t>
      </w:r>
      <w:r>
        <w:fldChar w:fldCharType="end"/>
      </w:r>
    </w:p>
    <w:p w:rsidRPr="00BF4184" w:rsidR="00F30557" w:rsidRDefault="0015772C" w14:paraId="1FF9FB00" w14:textId="0AE2AE03">
      <w:pPr>
        <w:pStyle w:val="NondisclosureAnnotation"/>
      </w:pPr>
      <w:r w:rsidRPr="00BF4184">
        <w:t xml:space="preserve">Confidentiality Notice </w:t>
      </w:r>
      <w:r w:rsidR="00BF4184">
        <w:fldChar w:fldCharType="begin"/>
      </w:r>
      <w:r w:rsidRPr="00BF4184" w:rsidR="00BF4184">
        <w:instrText xml:space="preserve"> DOCPROPERTY  "Privacy Notes"  \* MERGEFORMAT </w:instrText>
      </w:r>
      <w:r w:rsidR="00BF4184">
        <w:fldChar w:fldCharType="separate"/>
      </w:r>
      <w:r w:rsidRPr="00BF4184" w:rsidR="00BF4184">
        <w:t>for internal use only</w:t>
      </w:r>
      <w:r w:rsidR="00BF4184">
        <w:fldChar w:fldCharType="end"/>
      </w:r>
    </w:p>
    <w:p w:rsidRPr="00BF4184" w:rsidR="00F30557" w:rsidRDefault="00F30557" w14:paraId="541EF8A7" w14:textId="77777777">
      <w:pPr>
        <w:pStyle w:val="NondisclosureAnnotation"/>
        <w:sectPr w:rsidRPr="00BF4184" w:rsidR="00F30557" w:rsidSect="00157A4C">
          <w:headerReference w:type="first" r:id="rId12"/>
          <w:footerReference w:type="first" r:id="rId13"/>
          <w:type w:val="continuous"/>
          <w:pgSz w:w="11900" w:h="16840" w:orient="portrait"/>
          <w:pgMar w:top="10183" w:right="1020" w:bottom="595" w:left="1020" w:header="595" w:footer="595" w:gutter="0"/>
          <w:cols w:space="708"/>
          <w:titlePg/>
        </w:sectPr>
      </w:pPr>
    </w:p>
    <w:p w:rsidRPr="00BF4184" w:rsidR="00AF136A" w:rsidP="00AF136A" w:rsidRDefault="00AF136A" w14:paraId="43360DB6" w14:textId="77777777">
      <w:pPr>
        <w:pStyle w:val="Textkrper"/>
      </w:pPr>
    </w:p>
    <w:p w:rsidRPr="0050109B" w:rsidR="00E524C8" w:rsidP="00E524C8" w:rsidRDefault="00E524C8" w14:paraId="0BB8E04D" w14:textId="77777777">
      <w:pPr>
        <w:pStyle w:val="TOCHeading1"/>
        <w:rPr>
          <w:color w:val="auto"/>
        </w:rPr>
      </w:pPr>
      <w:bookmarkStart w:name="_Toc255290542" w:id="7"/>
      <w:bookmarkStart w:name="_Toc255471082" w:id="8"/>
      <w:bookmarkStart w:name="_Toc255477390" w:id="9"/>
      <w:r>
        <w:rPr>
          <w:color w:val="auto"/>
        </w:rPr>
        <w:lastRenderedPageBreak/>
        <w:t>Imprint</w:t>
      </w:r>
      <w:bookmarkEnd w:id="7"/>
      <w:bookmarkEnd w:id="8"/>
      <w:bookmarkEnd w:id="9"/>
    </w:p>
    <w:p w:rsidRPr="0050109B" w:rsidR="00F30557" w:rsidRDefault="002914EB" w14:paraId="4E81B400" w14:textId="68D65064">
      <w:pPr>
        <w:pStyle w:val="Copyright"/>
      </w:pPr>
      <w:r>
        <w:t xml:space="preserve">Copyright © </w:t>
      </w:r>
      <w:r w:rsidRPr="009241C1" w:rsidR="002B5CB6">
        <w:fldChar w:fldCharType="begin"/>
      </w:r>
      <w:r w:rsidRPr="0050109B">
        <w:instrText xml:space="preserve"> DOCPROPERTY "Status Date"  \@ "yyyy" \* MERGEFORMAT </w:instrText>
      </w:r>
      <w:r w:rsidRPr="009241C1" w:rsidR="002B5CB6">
        <w:fldChar w:fldCharType="separate"/>
      </w:r>
      <w:r w:rsidR="00E61E13">
        <w:t>2021</w:t>
      </w:r>
      <w:r w:rsidRPr="009241C1" w:rsidR="002B5CB6">
        <w:fldChar w:fldCharType="end"/>
      </w:r>
      <w:r>
        <w:t xml:space="preserve"> by T-Systems </w:t>
      </w:r>
      <w:proofErr w:type="spellStart"/>
      <w:r>
        <w:t>T-Systems</w:t>
      </w:r>
      <w:proofErr w:type="spellEnd"/>
      <w:r>
        <w:t xml:space="preserve"> International GmbH, Frankfurt am Main, Germany</w:t>
      </w:r>
    </w:p>
    <w:p w:rsidRPr="009241C1" w:rsidR="0015772C" w:rsidP="0015772C" w:rsidRDefault="0015772C" w14:paraId="60E34F85" w14:textId="77777777">
      <w:pPr>
        <w:pStyle w:val="Textkrper"/>
      </w:pPr>
      <w:r>
        <w:t>Rights reserved, including those of reprinting excerpts, photomechanical reproduction (including microcopy) and evaluation by databases or similar facilities.</w:t>
      </w:r>
    </w:p>
    <w:p w:rsidRPr="009241C1" w:rsidR="00F30557" w:rsidRDefault="00F30557" w14:paraId="0B6E9443" w14:textId="77777777">
      <w:pPr>
        <w:pStyle w:val="TableLead"/>
      </w:pPr>
    </w:p>
    <w:tbl>
      <w:tblPr>
        <w:tblW w:w="9041" w:type="dxa"/>
        <w:tblBorders>
          <w:top w:val="single" w:color="E20074" w:sz="18" w:space="0"/>
          <w:insideH w:val="single" w:color="auto" w:sz="4" w:space="0"/>
        </w:tblBorders>
        <w:tblLayout w:type="fixed"/>
        <w:tblLook w:val="01E0" w:firstRow="1" w:lastRow="1" w:firstColumn="1" w:lastColumn="1" w:noHBand="0" w:noVBand="0"/>
      </w:tblPr>
      <w:tblGrid>
        <w:gridCol w:w="2488"/>
        <w:gridCol w:w="3007"/>
        <w:gridCol w:w="3546"/>
      </w:tblGrid>
      <w:tr w:rsidRPr="000058D5" w:rsidR="00F30557" w:rsidTr="0066604D" w14:paraId="1261D750" w14:textId="77777777">
        <w:trPr>
          <w:trHeight w:val="1375"/>
          <w:tblHeader/>
        </w:trPr>
        <w:tc>
          <w:tcPr>
            <w:tcW w:w="9041" w:type="dxa"/>
            <w:gridSpan w:val="3"/>
          </w:tcPr>
          <w:p w:rsidRPr="000058D5" w:rsidR="00F30557" w:rsidRDefault="0015772C" w14:paraId="2C3A73E1" w14:textId="77777777">
            <w:pPr>
              <w:pStyle w:val="TableHeading"/>
              <w:rPr>
                <w:rStyle w:val="Fett"/>
                <w:lang w:val="de-DE"/>
              </w:rPr>
            </w:pPr>
            <w:r w:rsidRPr="000058D5">
              <w:rPr>
                <w:rStyle w:val="Fett"/>
                <w:lang w:val="de-DE"/>
              </w:rPr>
              <w:t>Publisher</w:t>
            </w:r>
          </w:p>
          <w:p w:rsidRPr="000058D5" w:rsidR="00F30557" w:rsidRDefault="0030205C" w14:paraId="597C58A7" w14:textId="583E6FD0">
            <w:pPr>
              <w:pStyle w:val="TableHeading"/>
              <w:rPr>
                <w:lang w:val="de-DE"/>
              </w:rPr>
            </w:pPr>
            <w:r>
              <w:fldChar w:fldCharType="begin"/>
            </w:r>
            <w:r w:rsidRPr="000058D5">
              <w:rPr>
                <w:lang w:val="de-DE"/>
              </w:rPr>
              <w:instrText xml:space="preserve"> DOCPROPERTY  "Legal Unit"  \* MERGEFORMAT </w:instrText>
            </w:r>
            <w:r>
              <w:fldChar w:fldCharType="separate"/>
            </w:r>
            <w:r w:rsidRPr="000058D5" w:rsidR="00E61E13">
              <w:rPr>
                <w:lang w:val="de-DE"/>
              </w:rPr>
              <w:t xml:space="preserve">T-Systems International GmbH </w:t>
            </w:r>
            <w:r>
              <w:fldChar w:fldCharType="end"/>
            </w:r>
            <w:r w:rsidRPr="000058D5">
              <w:rPr>
                <w:lang w:val="de-DE"/>
              </w:rPr>
              <w:br/>
            </w:r>
            <w:r w:rsidRPr="009241C1" w:rsidR="002B5CB6">
              <w:fldChar w:fldCharType="begin"/>
            </w:r>
            <w:r w:rsidRPr="000058D5" w:rsidR="002914EB">
              <w:rPr>
                <w:lang w:val="de-DE"/>
              </w:rPr>
              <w:instrText xml:space="preserve"> DOCPROPERTY  "Industry Line/Service Line" </w:instrText>
            </w:r>
            <w:r w:rsidRPr="009241C1" w:rsidR="002B5CB6">
              <w:fldChar w:fldCharType="separate"/>
            </w:r>
            <w:r w:rsidRPr="000058D5" w:rsidR="00E61E13">
              <w:rPr>
                <w:lang w:val="de-DE"/>
              </w:rPr>
              <w:t>BA SCM</w:t>
            </w:r>
            <w:r w:rsidRPr="009241C1" w:rsidR="002B5CB6">
              <w:fldChar w:fldCharType="end"/>
            </w:r>
            <w:r w:rsidRPr="000058D5">
              <w:rPr>
                <w:lang w:val="de-DE"/>
              </w:rPr>
              <w:br/>
            </w:r>
            <w:r w:rsidRPr="009241C1" w:rsidR="002B5CB6">
              <w:fldChar w:fldCharType="begin"/>
            </w:r>
            <w:r w:rsidRPr="000058D5" w:rsidR="002914EB">
              <w:rPr>
                <w:lang w:val="de-DE"/>
              </w:rPr>
              <w:instrText xml:space="preserve"> DOCPROPERTY  Address </w:instrText>
            </w:r>
            <w:r w:rsidRPr="009241C1" w:rsidR="002B5CB6">
              <w:fldChar w:fldCharType="separate"/>
            </w:r>
            <w:r w:rsidRPr="000058D5" w:rsidR="00E61E13">
              <w:rPr>
                <w:lang w:val="de-DE"/>
              </w:rPr>
              <w:t>Philipp-Reis-Str. 2, 76137 Karlsruhe</w:t>
            </w:r>
            <w:r w:rsidRPr="009241C1" w:rsidR="002B5CB6">
              <w:fldChar w:fldCharType="end"/>
            </w:r>
          </w:p>
        </w:tc>
      </w:tr>
      <w:tr w:rsidRPr="009241C1" w:rsidR="00F30557" w:rsidTr="0066604D" w14:paraId="5E12A930" w14:textId="77777777">
        <w:trPr>
          <w:trHeight w:val="830"/>
          <w:tblHeader/>
        </w:trPr>
        <w:tc>
          <w:tcPr>
            <w:tcW w:w="2488" w:type="dxa"/>
          </w:tcPr>
          <w:p w:rsidRPr="000058D5" w:rsidR="00F30557" w:rsidRDefault="0015772C" w14:paraId="4E8DC6F8" w14:textId="77777777">
            <w:pPr>
              <w:pStyle w:val="TableText"/>
              <w:rPr>
                <w:rStyle w:val="Fett"/>
                <w:lang w:val="de-DE"/>
              </w:rPr>
            </w:pPr>
            <w:r w:rsidRPr="000058D5">
              <w:rPr>
                <w:rStyle w:val="Fett"/>
                <w:lang w:val="de-DE"/>
              </w:rPr>
              <w:t xml:space="preserve">File </w:t>
            </w:r>
            <w:proofErr w:type="spellStart"/>
            <w:r w:rsidRPr="000058D5">
              <w:rPr>
                <w:rStyle w:val="Fett"/>
                <w:lang w:val="de-DE"/>
              </w:rPr>
              <w:t>name</w:t>
            </w:r>
            <w:proofErr w:type="spellEnd"/>
          </w:p>
          <w:bookmarkStart w:name="OLE_LINK10" w:id="10"/>
          <w:bookmarkStart w:name="OLE_LINK11" w:id="11"/>
          <w:p w:rsidRPr="000058D5" w:rsidR="00F30557" w:rsidRDefault="002B5CB6" w14:paraId="3016E6B2" w14:textId="354EB367">
            <w:pPr>
              <w:pStyle w:val="TableText"/>
              <w:rPr>
                <w:lang w:val="de-DE"/>
              </w:rPr>
            </w:pPr>
            <w:r w:rsidRPr="009241C1">
              <w:fldChar w:fldCharType="begin"/>
            </w:r>
            <w:r w:rsidRPr="000058D5" w:rsidR="00DB7C39">
              <w:rPr>
                <w:lang w:val="de-DE"/>
              </w:rPr>
              <w:instrText xml:space="preserve"> FILENAME   \* MERGEFORMAT </w:instrText>
            </w:r>
            <w:r w:rsidRPr="009241C1">
              <w:fldChar w:fldCharType="separate"/>
            </w:r>
            <w:r w:rsidRPr="000058D5" w:rsidR="00E61E13">
              <w:rPr>
                <w:lang w:val="de-DE"/>
              </w:rPr>
              <w:t>Spezifikation STOX.docx</w:t>
            </w:r>
            <w:r w:rsidRPr="009241C1">
              <w:fldChar w:fldCharType="end"/>
            </w:r>
            <w:bookmarkEnd w:id="10"/>
            <w:bookmarkEnd w:id="11"/>
          </w:p>
        </w:tc>
        <w:tc>
          <w:tcPr>
            <w:tcW w:w="3007" w:type="dxa"/>
          </w:tcPr>
          <w:p w:rsidRPr="009241C1" w:rsidR="00F30557" w:rsidRDefault="00FA2290" w14:paraId="799D02E4" w14:textId="77777777">
            <w:pPr>
              <w:pStyle w:val="TableText"/>
              <w:rPr>
                <w:rStyle w:val="Fett"/>
              </w:rPr>
            </w:pPr>
            <w:r>
              <w:rPr>
                <w:rStyle w:val="Fett"/>
              </w:rPr>
              <w:t>Document number</w:t>
            </w:r>
          </w:p>
          <w:p w:rsidRPr="009241C1" w:rsidR="00F30557" w:rsidRDefault="002B5CB6" w14:paraId="1784E8EE" w14:textId="569D449D">
            <w:pPr>
              <w:pStyle w:val="TableText"/>
            </w:pPr>
            <w:r w:rsidRPr="009241C1">
              <w:fldChar w:fldCharType="begin"/>
            </w:r>
            <w:r w:rsidRPr="009241C1" w:rsidR="002914EB">
              <w:instrText xml:space="preserve"> DOCPROPERTY  "Document Number" </w:instrText>
            </w:r>
            <w:r w:rsidRPr="009241C1">
              <w:fldChar w:fldCharType="separate"/>
            </w:r>
            <w:r w:rsidR="00E61E13">
              <w:t>STOX-2010-R34C / SPEC</w:t>
            </w:r>
            <w:r w:rsidRPr="009241C1">
              <w:fldChar w:fldCharType="end"/>
            </w:r>
          </w:p>
        </w:tc>
        <w:tc>
          <w:tcPr>
            <w:tcW w:w="3546" w:type="dxa"/>
          </w:tcPr>
          <w:p w:rsidRPr="009241C1" w:rsidR="00F30557" w:rsidRDefault="00D60F50" w14:paraId="60E8AEED" w14:textId="77777777">
            <w:pPr>
              <w:pStyle w:val="TableText"/>
              <w:rPr>
                <w:rStyle w:val="Fett"/>
              </w:rPr>
            </w:pPr>
            <w:r>
              <w:rPr>
                <w:rStyle w:val="Fett"/>
              </w:rPr>
              <w:t>Document name</w:t>
            </w:r>
          </w:p>
          <w:p w:rsidRPr="009241C1" w:rsidR="00F30557" w:rsidRDefault="002B5CB6" w14:paraId="598BAA57" w14:textId="38DA69F3">
            <w:pPr>
              <w:pStyle w:val="TableText"/>
            </w:pPr>
            <w:r w:rsidRPr="009241C1">
              <w:fldChar w:fldCharType="begin"/>
            </w:r>
            <w:r w:rsidRPr="009241C1" w:rsidR="002914EB">
              <w:instrText xml:space="preserve"> DOCPROPERTY  "Document Name" </w:instrText>
            </w:r>
            <w:r w:rsidRPr="009241C1">
              <w:fldChar w:fldCharType="separate"/>
            </w:r>
            <w:proofErr w:type="spellStart"/>
            <w:r w:rsidR="00E61E13">
              <w:t>Spezifikation</w:t>
            </w:r>
            <w:proofErr w:type="spellEnd"/>
            <w:r w:rsidRPr="009241C1">
              <w:fldChar w:fldCharType="end"/>
            </w:r>
          </w:p>
        </w:tc>
      </w:tr>
      <w:tr w:rsidRPr="009241C1" w:rsidR="00F30557" w:rsidTr="0066604D" w14:paraId="7695B3E9" w14:textId="77777777">
        <w:trPr>
          <w:trHeight w:val="830"/>
          <w:tblHeader/>
        </w:trPr>
        <w:tc>
          <w:tcPr>
            <w:tcW w:w="2488" w:type="dxa"/>
          </w:tcPr>
          <w:p w:rsidRPr="009241C1" w:rsidR="00F30557" w:rsidRDefault="002914EB" w14:paraId="0CF191A0" w14:textId="77777777">
            <w:pPr>
              <w:pStyle w:val="TableText"/>
              <w:rPr>
                <w:rStyle w:val="Fett"/>
              </w:rPr>
            </w:pPr>
            <w:r>
              <w:rPr>
                <w:rStyle w:val="Fett"/>
              </w:rPr>
              <w:t>Version</w:t>
            </w:r>
          </w:p>
          <w:p w:rsidRPr="009241C1" w:rsidR="00F30557" w:rsidRDefault="0030205C" w14:paraId="2A6C4BEB" w14:textId="0505219A">
            <w:pPr>
              <w:pStyle w:val="TableText"/>
            </w:pPr>
            <w:r>
              <w:fldChar w:fldCharType="begin"/>
            </w:r>
            <w:r>
              <w:instrText> DOCPROPERTY  "Version Number"  \* MERGEFORMAT </w:instrText>
            </w:r>
            <w:r>
              <w:fldChar w:fldCharType="separate"/>
            </w:r>
            <w:r w:rsidR="00E61E13">
              <w:t>1.14</w:t>
            </w:r>
            <w:r>
              <w:fldChar w:fldCharType="end"/>
            </w:r>
          </w:p>
        </w:tc>
        <w:tc>
          <w:tcPr>
            <w:tcW w:w="3007" w:type="dxa"/>
          </w:tcPr>
          <w:p w:rsidRPr="009241C1" w:rsidR="00F30557" w:rsidRDefault="00855D94" w14:paraId="17A930F8" w14:textId="77777777">
            <w:pPr>
              <w:pStyle w:val="TableText"/>
              <w:rPr>
                <w:rStyle w:val="Fett"/>
              </w:rPr>
            </w:pPr>
            <w:r>
              <w:rPr>
                <w:rStyle w:val="Fett"/>
              </w:rPr>
              <w:t>Booth</w:t>
            </w:r>
          </w:p>
          <w:p w:rsidRPr="009241C1" w:rsidR="00F30557" w:rsidRDefault="008F2353" w14:paraId="50C84F38" w14:textId="1FEA9655">
            <w:pPr>
              <w:pStyle w:val="TableText"/>
            </w:pPr>
            <w:r>
              <w:fldChar w:fldCharType="begin"/>
            </w:r>
            <w:r>
              <w:instrText> DOCPROPERTY  "Status Date"  \* MERGEFORMAT </w:instrText>
            </w:r>
            <w:r>
              <w:fldChar w:fldCharType="separate"/>
            </w:r>
            <w:r w:rsidR="00E61E13">
              <w:t>23.12.2021</w:t>
            </w:r>
            <w:r>
              <w:fldChar w:fldCharType="end"/>
            </w:r>
          </w:p>
        </w:tc>
        <w:tc>
          <w:tcPr>
            <w:tcW w:w="3546" w:type="dxa"/>
          </w:tcPr>
          <w:p w:rsidRPr="009241C1" w:rsidR="00F30557" w:rsidRDefault="002914EB" w14:paraId="2F93E8DE" w14:textId="77777777">
            <w:pPr>
              <w:pStyle w:val="TableText"/>
              <w:rPr>
                <w:rStyle w:val="Fett"/>
              </w:rPr>
            </w:pPr>
            <w:r>
              <w:rPr>
                <w:rStyle w:val="Fett"/>
              </w:rPr>
              <w:t>Status</w:t>
            </w:r>
          </w:p>
          <w:p w:rsidRPr="009241C1" w:rsidR="00F30557" w:rsidRDefault="0030205C" w14:paraId="5859581A" w14:textId="64DFFF7A">
            <w:pPr>
              <w:pStyle w:val="TableText"/>
            </w:pPr>
            <w:r>
              <w:fldChar w:fldCharType="begin"/>
            </w:r>
            <w:r>
              <w:instrText> DOCPROPERTY "Status"  \* MERGEFORMAT </w:instrText>
            </w:r>
            <w:r>
              <w:fldChar w:fldCharType="separate"/>
            </w:r>
            <w:r w:rsidR="00E61E13">
              <w:t>Final</w:t>
            </w:r>
            <w:r>
              <w:fldChar w:fldCharType="end"/>
            </w:r>
          </w:p>
        </w:tc>
      </w:tr>
      <w:tr w:rsidRPr="009241C1" w:rsidR="0066604D" w:rsidTr="0066604D" w14:paraId="33EC9AD6" w14:textId="77777777">
        <w:trPr>
          <w:trHeight w:val="1192"/>
          <w:tblHeader/>
        </w:trPr>
        <w:tc>
          <w:tcPr>
            <w:tcW w:w="2488" w:type="dxa"/>
          </w:tcPr>
          <w:p w:rsidRPr="009241C1" w:rsidR="0066604D" w:rsidP="0066604D" w:rsidRDefault="0066604D" w14:paraId="6823E302" w14:textId="77777777">
            <w:pPr>
              <w:pStyle w:val="TableText"/>
              <w:rPr>
                <w:rStyle w:val="Fett"/>
              </w:rPr>
            </w:pPr>
            <w:r>
              <w:rPr>
                <w:rStyle w:val="Fett"/>
              </w:rPr>
              <w:t>Authors</w:t>
            </w:r>
          </w:p>
          <w:p w:rsidRPr="009241C1" w:rsidR="0066604D" w:rsidP="0066604D" w:rsidRDefault="008F2353" w14:paraId="43C8BD2F" w14:textId="6C423D04">
            <w:pPr>
              <w:pStyle w:val="TableText"/>
              <w:rPr>
                <w:rFonts w:cs="Arial"/>
              </w:rPr>
            </w:pPr>
            <w:r>
              <w:rPr>
                <w:rFonts w:cs="Arial"/>
              </w:rPr>
              <w:fldChar w:fldCharType="begin"/>
            </w:r>
            <w:r>
              <w:rPr>
                <w:rFonts w:cs="Arial"/>
              </w:rPr>
              <w:instrText xml:space="preserve"> AUTHOR   \* MERGEFORMAT </w:instrText>
            </w:r>
            <w:r>
              <w:rPr>
                <w:rFonts w:cs="Arial"/>
              </w:rPr>
              <w:fldChar w:fldCharType="separate"/>
            </w:r>
            <w:r w:rsidR="00E61E13">
              <w:rPr>
                <w:rFonts w:cs="Arial"/>
                <w:noProof/>
              </w:rPr>
              <w:t>Tobias Soder,</w:t>
            </w:r>
            <w:r w:rsidRPr="00E61E13" w:rsidR="00E61E13">
              <w:rPr>
                <w:noProof/>
              </w:rPr>
              <w:t xml:space="preserve"> Jessica Hatz</w:t>
            </w:r>
            <w:r>
              <w:rPr>
                <w:noProof/>
              </w:rPr>
              <w:fldChar w:fldCharType="end"/>
            </w:r>
          </w:p>
        </w:tc>
        <w:tc>
          <w:tcPr>
            <w:tcW w:w="3007" w:type="dxa"/>
          </w:tcPr>
          <w:p w:rsidRPr="009241C1" w:rsidR="0066604D" w:rsidP="0066604D" w:rsidRDefault="0066604D" w14:paraId="070E9EC7" w14:textId="77777777">
            <w:pPr>
              <w:pStyle w:val="TableText"/>
              <w:rPr>
                <w:rStyle w:val="Fett"/>
              </w:rPr>
            </w:pPr>
            <w:r>
              <w:rPr>
                <w:rStyle w:val="Fett"/>
              </w:rPr>
              <w:t>Content reviewed by</w:t>
            </w:r>
          </w:p>
          <w:p w:rsidRPr="009241C1" w:rsidR="0066604D" w:rsidP="0066604D" w:rsidRDefault="00532C46" w14:paraId="56EDDE95" w14:textId="7900995D">
            <w:pPr>
              <w:pStyle w:val="TableText"/>
              <w:rPr>
                <w:b/>
                <w:bCs/>
              </w:rPr>
            </w:pPr>
            <w:r>
              <w:t>Tobias Soder</w:t>
            </w:r>
          </w:p>
        </w:tc>
        <w:tc>
          <w:tcPr>
            <w:tcW w:w="3546" w:type="dxa"/>
          </w:tcPr>
          <w:p w:rsidRPr="009241C1" w:rsidR="0066604D" w:rsidP="0066604D" w:rsidRDefault="0066604D" w14:paraId="7E80CCFF" w14:textId="77777777">
            <w:pPr>
              <w:pStyle w:val="TableText"/>
              <w:rPr>
                <w:rStyle w:val="Fett"/>
              </w:rPr>
            </w:pPr>
            <w:r>
              <w:rPr>
                <w:rStyle w:val="Fett"/>
              </w:rPr>
              <w:t>Released by</w:t>
            </w:r>
          </w:p>
          <w:p w:rsidRPr="009241C1" w:rsidR="0066604D" w:rsidP="0066604D" w:rsidRDefault="00532C46" w14:paraId="2E454ECB" w14:textId="77777777">
            <w:pPr>
              <w:pStyle w:val="TableText"/>
              <w:rPr>
                <w:b/>
                <w:bCs/>
              </w:rPr>
            </w:pPr>
            <w:r>
              <w:t>-</w:t>
            </w:r>
          </w:p>
        </w:tc>
      </w:tr>
      <w:tr w:rsidRPr="009241C1" w:rsidR="0066604D" w:rsidTr="0066604D" w14:paraId="095819E4" w14:textId="77777777">
        <w:trPr>
          <w:trHeight w:val="1192"/>
          <w:tblHeader/>
        </w:trPr>
        <w:tc>
          <w:tcPr>
            <w:tcW w:w="2488" w:type="dxa"/>
          </w:tcPr>
          <w:p w:rsidRPr="009241C1" w:rsidR="0066604D" w:rsidP="0066604D" w:rsidRDefault="0066604D" w14:paraId="16FCDC76" w14:textId="77777777">
            <w:pPr>
              <w:pStyle w:val="TableText"/>
              <w:rPr>
                <w:rStyle w:val="Fett"/>
              </w:rPr>
            </w:pPr>
            <w:r>
              <w:rPr>
                <w:rStyle w:val="Fett"/>
              </w:rPr>
              <w:t>Contact</w:t>
            </w:r>
          </w:p>
          <w:p w:rsidRPr="009241C1" w:rsidR="0066604D" w:rsidP="0066604D" w:rsidRDefault="0066604D" w14:paraId="7DA250BD" w14:textId="77777777">
            <w:pPr>
              <w:pStyle w:val="TableText"/>
            </w:pPr>
            <w:r>
              <w:t>Tobias Soder</w:t>
            </w:r>
          </w:p>
        </w:tc>
        <w:tc>
          <w:tcPr>
            <w:tcW w:w="3007" w:type="dxa"/>
          </w:tcPr>
          <w:p w:rsidRPr="009241C1" w:rsidR="0066604D" w:rsidP="0066604D" w:rsidRDefault="0066604D" w14:paraId="57005380" w14:textId="77777777">
            <w:pPr>
              <w:pStyle w:val="TableText"/>
              <w:rPr>
                <w:rStyle w:val="Fett"/>
              </w:rPr>
            </w:pPr>
            <w:r>
              <w:rPr>
                <w:rStyle w:val="Fett"/>
              </w:rPr>
              <w:t>Phone / Fax</w:t>
            </w:r>
          </w:p>
          <w:p w:rsidRPr="009241C1" w:rsidR="0066604D" w:rsidP="00F44FEA" w:rsidRDefault="0066604D" w14:paraId="4290449E" w14:textId="43684930">
            <w:pPr>
              <w:pStyle w:val="TableText"/>
            </w:pPr>
            <w:r>
              <w:t>+49 721 / 351 1093</w:t>
            </w:r>
          </w:p>
        </w:tc>
        <w:tc>
          <w:tcPr>
            <w:tcW w:w="3546" w:type="dxa"/>
          </w:tcPr>
          <w:p w:rsidRPr="009241C1" w:rsidR="0066604D" w:rsidP="0066604D" w:rsidRDefault="0066604D" w14:paraId="33A5498D" w14:textId="77777777">
            <w:pPr>
              <w:pStyle w:val="TableText"/>
              <w:rPr>
                <w:rStyle w:val="Fett"/>
              </w:rPr>
            </w:pPr>
            <w:r>
              <w:rPr>
                <w:rStyle w:val="Fett"/>
              </w:rPr>
              <w:t>E-mail</w:t>
            </w:r>
          </w:p>
          <w:p w:rsidRPr="009241C1" w:rsidR="0066604D" w:rsidP="0066604D" w:rsidRDefault="0066604D" w14:paraId="67036C21" w14:textId="77777777">
            <w:pPr>
              <w:pStyle w:val="TableText"/>
            </w:pPr>
            <w:r>
              <w:t>tobias.soder@t-systems.com</w:t>
            </w:r>
          </w:p>
        </w:tc>
      </w:tr>
      <w:tr w:rsidRPr="009241C1" w:rsidR="0066604D" w:rsidTr="0066604D" w14:paraId="4996839B" w14:textId="77777777">
        <w:trPr>
          <w:trHeight w:val="550"/>
          <w:tblHeader/>
        </w:trPr>
        <w:tc>
          <w:tcPr>
            <w:tcW w:w="9041" w:type="dxa"/>
            <w:gridSpan w:val="3"/>
          </w:tcPr>
          <w:p w:rsidRPr="009241C1" w:rsidR="0066604D" w:rsidRDefault="0066604D" w14:paraId="13E5E286" w14:textId="77777777">
            <w:pPr>
              <w:pStyle w:val="TableText"/>
              <w:rPr>
                <w:rStyle w:val="Fett"/>
              </w:rPr>
            </w:pPr>
            <w:r>
              <w:rPr>
                <w:rStyle w:val="Fett"/>
              </w:rPr>
              <w:t>Short info</w:t>
            </w:r>
          </w:p>
          <w:p w:rsidRPr="009241C1" w:rsidR="0066604D" w:rsidP="008F4552" w:rsidRDefault="0066604D" w14:paraId="752FE5F9" w14:textId="77777777">
            <w:pPr>
              <w:pStyle w:val="TableText"/>
            </w:pPr>
            <w:r>
              <w:t>The document forms the basis for the realization of the STOX application - the excess stock exchange of Daimler AG - within the Logistics Bus application.</w:t>
            </w:r>
          </w:p>
        </w:tc>
      </w:tr>
    </w:tbl>
    <w:p w:rsidRPr="00686803" w:rsidR="00686803" w:rsidP="00686803" w:rsidRDefault="00686803" w14:paraId="0B0CD865" w14:textId="5BCA3AFA">
      <w:pPr>
        <w:tabs>
          <w:tab w:val="left" w:pos="1941"/>
        </w:tabs>
        <w:rPr>
          <w:sz w:val="20"/>
        </w:rPr>
      </w:pPr>
    </w:p>
    <w:p w:rsidRPr="009241C1" w:rsidR="00F30557" w:rsidRDefault="00D00C37" w14:paraId="69BB5B10" w14:textId="77777777">
      <w:pPr>
        <w:pStyle w:val="TOCHeading1"/>
        <w:rPr>
          <w:color w:val="auto"/>
        </w:rPr>
      </w:pPr>
      <w:bookmarkStart w:name="_Toc255290543" w:id="12"/>
      <w:bookmarkStart w:name="_Toc255471083" w:id="13"/>
      <w:bookmarkStart w:name="_Toc255477391" w:id="14"/>
      <w:r>
        <w:rPr>
          <w:color w:val="auto"/>
        </w:rPr>
        <w:lastRenderedPageBreak/>
        <w:t>Foreword</w:t>
      </w:r>
      <w:bookmarkEnd w:id="12"/>
      <w:bookmarkEnd w:id="13"/>
      <w:bookmarkEnd w:id="14"/>
    </w:p>
    <w:p w:rsidRPr="009241C1" w:rsidR="000F46FB" w:rsidRDefault="000F46FB" w14:paraId="667712B0" w14:textId="23432E14">
      <w:pPr>
        <w:pStyle w:val="Textkrper"/>
      </w:pPr>
      <w:r>
        <w:t>The STOX (</w:t>
      </w:r>
      <w:proofErr w:type="spellStart"/>
      <w:r>
        <w:t>STOck</w:t>
      </w:r>
      <w:proofErr w:type="spellEnd"/>
      <w:r>
        <w:t xml:space="preserve"> </w:t>
      </w:r>
      <w:proofErr w:type="spellStart"/>
      <w:r>
        <w:t>eXchange</w:t>
      </w:r>
      <w:proofErr w:type="spellEnd"/>
      <w:r>
        <w:t xml:space="preserve">) application includes the </w:t>
      </w:r>
      <w:proofErr w:type="spellStart"/>
      <w:r>
        <w:t>DeadStock</w:t>
      </w:r>
      <w:proofErr w:type="spellEnd"/>
      <w:r>
        <w:t xml:space="preserve"> (parts exchange) and D2D processes in the logistics bus.</w:t>
      </w:r>
    </w:p>
    <w:p w:rsidRPr="009241C1" w:rsidR="00A65C6B" w:rsidRDefault="00A65C6B" w14:paraId="6FCE9D44" w14:textId="77777777">
      <w:pPr>
        <w:pStyle w:val="Textkrper"/>
      </w:pPr>
    </w:p>
    <w:p w:rsidRPr="009241C1" w:rsidR="00B31C65" w:rsidRDefault="00937537" w14:paraId="64743290" w14:textId="77777777">
      <w:pPr>
        <w:pStyle w:val="Textkrper"/>
      </w:pPr>
      <w:r>
        <w:br/>
      </w:r>
    </w:p>
    <w:p w:rsidRPr="009241C1" w:rsidR="00F7262E" w:rsidP="00F7262E" w:rsidRDefault="00F7262E" w14:paraId="58C497B3" w14:textId="77777777">
      <w:pPr>
        <w:pStyle w:val="Textkrper"/>
      </w:pPr>
    </w:p>
    <w:p w:rsidRPr="009241C1" w:rsidR="00041121" w:rsidP="00F62B80" w:rsidRDefault="00D00C37" w14:paraId="08FCA29F" w14:textId="77777777">
      <w:pPr>
        <w:pStyle w:val="TOCHeading1"/>
        <w:rPr>
          <w:color w:val="auto"/>
        </w:rPr>
      </w:pPr>
      <w:bookmarkStart w:name="_Toc255471084" w:id="15"/>
      <w:r>
        <w:rPr>
          <w:color w:val="auto"/>
        </w:rPr>
        <w:lastRenderedPageBreak/>
        <w:t>Table of contents</w:t>
      </w:r>
      <w:bookmarkEnd w:id="15"/>
    </w:p>
    <w:p w:rsidR="00B9006E" w:rsidRDefault="002B5CB6" w14:paraId="7287FF47" w14:textId="73BD782B">
      <w:pPr>
        <w:pStyle w:val="Verzeichnis1"/>
        <w:rPr>
          <w:rFonts w:asciiTheme="minorHAnsi" w:hAnsiTheme="minorHAnsi" w:eastAsiaTheme="minorEastAsia" w:cstheme="minorBidi"/>
          <w:noProof/>
          <w:sz w:val="22"/>
          <w:szCs w:val="22"/>
          <w:lang w:val="de-DE"/>
        </w:rPr>
      </w:pPr>
      <w:r w:rsidRPr="009241C1">
        <w:fldChar w:fldCharType="begin"/>
      </w:r>
      <w:r w:rsidRPr="009241C1" w:rsidR="00CA168A">
        <w:instrText xml:space="preserve"> TOC \o "3-3" \h \z \t "Überschrift 1;1;Überschrift 2;2;Appendix Heading 1;1;Appendix Heading 2;2" </w:instrText>
      </w:r>
      <w:r w:rsidRPr="009241C1">
        <w:fldChar w:fldCharType="separate"/>
      </w:r>
      <w:hyperlink w:history="1" w:anchor="_Toc98411897">
        <w:r w:rsidRPr="003D254E" w:rsidR="00B9006E">
          <w:rPr>
            <w:rStyle w:val="Hyperlink"/>
            <w:noProof/>
          </w:rPr>
          <w:t>1</w:t>
        </w:r>
        <w:r w:rsidR="00B9006E">
          <w:rPr>
            <w:rFonts w:asciiTheme="minorHAnsi" w:hAnsiTheme="minorHAnsi" w:eastAsiaTheme="minorEastAsia" w:cstheme="minorBidi"/>
            <w:noProof/>
            <w:sz w:val="22"/>
            <w:szCs w:val="22"/>
            <w:lang w:val="de-DE"/>
          </w:rPr>
          <w:tab/>
        </w:r>
        <w:r w:rsidRPr="003D254E" w:rsidR="00B9006E">
          <w:rPr>
            <w:rStyle w:val="Hyperlink"/>
            <w:noProof/>
          </w:rPr>
          <w:t>Requirements</w:t>
        </w:r>
        <w:r w:rsidR="00B9006E">
          <w:rPr>
            <w:noProof/>
            <w:webHidden/>
          </w:rPr>
          <w:tab/>
        </w:r>
        <w:r w:rsidR="00B9006E">
          <w:rPr>
            <w:noProof/>
            <w:webHidden/>
          </w:rPr>
          <w:fldChar w:fldCharType="begin"/>
        </w:r>
        <w:r w:rsidR="00B9006E">
          <w:rPr>
            <w:noProof/>
            <w:webHidden/>
          </w:rPr>
          <w:instrText xml:space="preserve"> PAGEREF _Toc98411897 \h </w:instrText>
        </w:r>
        <w:r w:rsidR="00B9006E">
          <w:rPr>
            <w:noProof/>
            <w:webHidden/>
          </w:rPr>
        </w:r>
        <w:r w:rsidR="00B9006E">
          <w:rPr>
            <w:noProof/>
            <w:webHidden/>
          </w:rPr>
          <w:fldChar w:fldCharType="separate"/>
        </w:r>
        <w:r w:rsidR="00B9006E">
          <w:rPr>
            <w:noProof/>
            <w:webHidden/>
          </w:rPr>
          <w:t>10</w:t>
        </w:r>
        <w:r w:rsidR="00B9006E">
          <w:rPr>
            <w:noProof/>
            <w:webHidden/>
          </w:rPr>
          <w:fldChar w:fldCharType="end"/>
        </w:r>
      </w:hyperlink>
    </w:p>
    <w:p w:rsidR="00B9006E" w:rsidRDefault="00B9006E" w14:paraId="6659299F" w14:textId="685B4D79">
      <w:pPr>
        <w:pStyle w:val="Verzeichnis2"/>
        <w:rPr>
          <w:rFonts w:asciiTheme="minorHAnsi" w:hAnsiTheme="minorHAnsi" w:eastAsiaTheme="minorEastAsia" w:cstheme="minorBidi"/>
          <w:noProof/>
          <w:sz w:val="22"/>
          <w:szCs w:val="22"/>
          <w:lang w:val="de-DE"/>
        </w:rPr>
      </w:pPr>
      <w:hyperlink w:history="1" w:anchor="_Toc98411898">
        <w:r w:rsidRPr="003D254E">
          <w:rPr>
            <w:rStyle w:val="Hyperlink"/>
            <w:noProof/>
          </w:rPr>
          <w:t>1.1</w:t>
        </w:r>
        <w:r>
          <w:rPr>
            <w:rFonts w:asciiTheme="minorHAnsi" w:hAnsiTheme="minorHAnsi" w:eastAsiaTheme="minorEastAsia" w:cstheme="minorBidi"/>
            <w:noProof/>
            <w:sz w:val="22"/>
            <w:szCs w:val="22"/>
            <w:lang w:val="de-DE"/>
          </w:rPr>
          <w:tab/>
        </w:r>
        <w:r w:rsidRPr="003D254E">
          <w:rPr>
            <w:rStyle w:val="Hyperlink"/>
            <w:noProof/>
          </w:rPr>
          <w:t>Functional requirements</w:t>
        </w:r>
        <w:r>
          <w:rPr>
            <w:noProof/>
            <w:webHidden/>
          </w:rPr>
          <w:tab/>
        </w:r>
        <w:r>
          <w:rPr>
            <w:noProof/>
            <w:webHidden/>
          </w:rPr>
          <w:fldChar w:fldCharType="begin"/>
        </w:r>
        <w:r>
          <w:rPr>
            <w:noProof/>
            <w:webHidden/>
          </w:rPr>
          <w:instrText xml:space="preserve"> PAGEREF _Toc98411898 \h </w:instrText>
        </w:r>
        <w:r>
          <w:rPr>
            <w:noProof/>
            <w:webHidden/>
          </w:rPr>
        </w:r>
        <w:r>
          <w:rPr>
            <w:noProof/>
            <w:webHidden/>
          </w:rPr>
          <w:fldChar w:fldCharType="separate"/>
        </w:r>
        <w:r>
          <w:rPr>
            <w:noProof/>
            <w:webHidden/>
          </w:rPr>
          <w:t>10</w:t>
        </w:r>
        <w:r>
          <w:rPr>
            <w:noProof/>
            <w:webHidden/>
          </w:rPr>
          <w:fldChar w:fldCharType="end"/>
        </w:r>
      </w:hyperlink>
    </w:p>
    <w:p w:rsidR="00B9006E" w:rsidRDefault="00B9006E" w14:paraId="059EA915" w14:textId="573893BA">
      <w:pPr>
        <w:pStyle w:val="Verzeichnis3"/>
        <w:rPr>
          <w:rFonts w:asciiTheme="minorHAnsi" w:hAnsiTheme="minorHAnsi" w:eastAsiaTheme="minorEastAsia" w:cstheme="minorBidi"/>
          <w:noProof/>
          <w:sz w:val="22"/>
          <w:szCs w:val="22"/>
          <w:lang w:val="de-DE"/>
        </w:rPr>
      </w:pPr>
      <w:hyperlink w:history="1" w:anchor="_Toc98411899">
        <w:r w:rsidRPr="003D254E">
          <w:rPr>
            <w:rStyle w:val="Hyperlink"/>
            <w:noProof/>
          </w:rPr>
          <w:t>1.1.1</w:t>
        </w:r>
        <w:r>
          <w:rPr>
            <w:rFonts w:asciiTheme="minorHAnsi" w:hAnsiTheme="minorHAnsi" w:eastAsiaTheme="minorEastAsia" w:cstheme="minorBidi"/>
            <w:noProof/>
            <w:sz w:val="22"/>
            <w:szCs w:val="22"/>
            <w:lang w:val="de-DE"/>
          </w:rPr>
          <w:tab/>
        </w:r>
        <w:r w:rsidRPr="003D254E">
          <w:rPr>
            <w:rStyle w:val="Hyperlink"/>
            <w:noProof/>
          </w:rPr>
          <w:t>Activation and unlocking</w:t>
        </w:r>
        <w:r>
          <w:rPr>
            <w:noProof/>
            <w:webHidden/>
          </w:rPr>
          <w:tab/>
        </w:r>
        <w:r>
          <w:rPr>
            <w:noProof/>
            <w:webHidden/>
          </w:rPr>
          <w:fldChar w:fldCharType="begin"/>
        </w:r>
        <w:r>
          <w:rPr>
            <w:noProof/>
            <w:webHidden/>
          </w:rPr>
          <w:instrText xml:space="preserve"> PAGEREF _Toc98411899 \h </w:instrText>
        </w:r>
        <w:r>
          <w:rPr>
            <w:noProof/>
            <w:webHidden/>
          </w:rPr>
        </w:r>
        <w:r>
          <w:rPr>
            <w:noProof/>
            <w:webHidden/>
          </w:rPr>
          <w:fldChar w:fldCharType="separate"/>
        </w:r>
        <w:r>
          <w:rPr>
            <w:noProof/>
            <w:webHidden/>
          </w:rPr>
          <w:t>10</w:t>
        </w:r>
        <w:r>
          <w:rPr>
            <w:noProof/>
            <w:webHidden/>
          </w:rPr>
          <w:fldChar w:fldCharType="end"/>
        </w:r>
      </w:hyperlink>
    </w:p>
    <w:p w:rsidR="00B9006E" w:rsidRDefault="00B9006E" w14:paraId="32C948D2" w14:textId="46808FCC">
      <w:pPr>
        <w:pStyle w:val="Verzeichnis3"/>
        <w:rPr>
          <w:rFonts w:asciiTheme="minorHAnsi" w:hAnsiTheme="minorHAnsi" w:eastAsiaTheme="minorEastAsia" w:cstheme="minorBidi"/>
          <w:noProof/>
          <w:sz w:val="22"/>
          <w:szCs w:val="22"/>
          <w:lang w:val="de-DE"/>
        </w:rPr>
      </w:pPr>
      <w:hyperlink w:history="1" w:anchor="_Toc98411900">
        <w:r w:rsidRPr="003D254E">
          <w:rPr>
            <w:rStyle w:val="Hyperlink"/>
            <w:noProof/>
            <w:highlight w:val="green"/>
          </w:rPr>
          <w:t>1.1.2</w:t>
        </w:r>
        <w:r>
          <w:rPr>
            <w:rFonts w:asciiTheme="minorHAnsi" w:hAnsiTheme="minorHAnsi" w:eastAsiaTheme="minorEastAsia" w:cstheme="minorBidi"/>
            <w:noProof/>
            <w:sz w:val="22"/>
            <w:szCs w:val="22"/>
            <w:lang w:val="de-DE"/>
          </w:rPr>
          <w:tab/>
        </w:r>
        <w:r w:rsidRPr="003D254E">
          <w:rPr>
            <w:rStyle w:val="Hyperlink"/>
            <w:noProof/>
            <w:highlight w:val="green"/>
          </w:rPr>
          <w:t>Deactivation and deletion of user-related data</w:t>
        </w:r>
        <w:r>
          <w:rPr>
            <w:noProof/>
            <w:webHidden/>
          </w:rPr>
          <w:tab/>
        </w:r>
        <w:r>
          <w:rPr>
            <w:noProof/>
            <w:webHidden/>
          </w:rPr>
          <w:fldChar w:fldCharType="begin"/>
        </w:r>
        <w:r>
          <w:rPr>
            <w:noProof/>
            <w:webHidden/>
          </w:rPr>
          <w:instrText xml:space="preserve"> PAGEREF _Toc98411900 \h </w:instrText>
        </w:r>
        <w:r>
          <w:rPr>
            <w:noProof/>
            <w:webHidden/>
          </w:rPr>
        </w:r>
        <w:r>
          <w:rPr>
            <w:noProof/>
            <w:webHidden/>
          </w:rPr>
          <w:fldChar w:fldCharType="separate"/>
        </w:r>
        <w:r>
          <w:rPr>
            <w:noProof/>
            <w:webHidden/>
          </w:rPr>
          <w:t>12</w:t>
        </w:r>
        <w:r>
          <w:rPr>
            <w:noProof/>
            <w:webHidden/>
          </w:rPr>
          <w:fldChar w:fldCharType="end"/>
        </w:r>
      </w:hyperlink>
    </w:p>
    <w:p w:rsidR="00B9006E" w:rsidRDefault="00B9006E" w14:paraId="6EFB70FC" w14:textId="7D81ED94">
      <w:pPr>
        <w:pStyle w:val="Verzeichnis3"/>
        <w:rPr>
          <w:rFonts w:asciiTheme="minorHAnsi" w:hAnsiTheme="minorHAnsi" w:eastAsiaTheme="minorEastAsia" w:cstheme="minorBidi"/>
          <w:noProof/>
          <w:sz w:val="22"/>
          <w:szCs w:val="22"/>
          <w:lang w:val="de-DE"/>
        </w:rPr>
      </w:pPr>
      <w:hyperlink w:history="1" w:anchor="_Toc98411901">
        <w:r w:rsidRPr="003D254E">
          <w:rPr>
            <w:rStyle w:val="Hyperlink"/>
            <w:noProof/>
          </w:rPr>
          <w:t>1.1.3</w:t>
        </w:r>
        <w:r>
          <w:rPr>
            <w:rFonts w:asciiTheme="minorHAnsi" w:hAnsiTheme="minorHAnsi" w:eastAsiaTheme="minorEastAsia" w:cstheme="minorBidi"/>
            <w:noProof/>
            <w:sz w:val="22"/>
            <w:szCs w:val="22"/>
            <w:lang w:val="de-DE"/>
          </w:rPr>
          <w:tab/>
        </w:r>
        <w:r w:rsidRPr="003D254E">
          <w:rPr>
            <w:rStyle w:val="Hyperlink"/>
            <w:noProof/>
          </w:rPr>
          <w:t>Assortment (DeadStock)</w:t>
        </w:r>
        <w:r>
          <w:rPr>
            <w:noProof/>
            <w:webHidden/>
          </w:rPr>
          <w:tab/>
        </w:r>
        <w:r>
          <w:rPr>
            <w:noProof/>
            <w:webHidden/>
          </w:rPr>
          <w:fldChar w:fldCharType="begin"/>
        </w:r>
        <w:r>
          <w:rPr>
            <w:noProof/>
            <w:webHidden/>
          </w:rPr>
          <w:instrText xml:space="preserve"> PAGEREF _Toc98411901 \h </w:instrText>
        </w:r>
        <w:r>
          <w:rPr>
            <w:noProof/>
            <w:webHidden/>
          </w:rPr>
        </w:r>
        <w:r>
          <w:rPr>
            <w:noProof/>
            <w:webHidden/>
          </w:rPr>
          <w:fldChar w:fldCharType="separate"/>
        </w:r>
        <w:r>
          <w:rPr>
            <w:noProof/>
            <w:webHidden/>
          </w:rPr>
          <w:t>12</w:t>
        </w:r>
        <w:r>
          <w:rPr>
            <w:noProof/>
            <w:webHidden/>
          </w:rPr>
          <w:fldChar w:fldCharType="end"/>
        </w:r>
      </w:hyperlink>
    </w:p>
    <w:p w:rsidR="00B9006E" w:rsidRDefault="00B9006E" w14:paraId="3F2A6570" w14:textId="19EBCF0F">
      <w:pPr>
        <w:pStyle w:val="Verzeichnis3"/>
        <w:rPr>
          <w:rFonts w:asciiTheme="minorHAnsi" w:hAnsiTheme="minorHAnsi" w:eastAsiaTheme="minorEastAsia" w:cstheme="minorBidi"/>
          <w:noProof/>
          <w:sz w:val="22"/>
          <w:szCs w:val="22"/>
          <w:lang w:val="de-DE"/>
        </w:rPr>
      </w:pPr>
      <w:hyperlink w:history="1" w:anchor="_Toc98411902">
        <w:r w:rsidRPr="003D254E">
          <w:rPr>
            <w:rStyle w:val="Hyperlink"/>
            <w:noProof/>
          </w:rPr>
          <w:t>1.1.4</w:t>
        </w:r>
        <w:r>
          <w:rPr>
            <w:rFonts w:asciiTheme="minorHAnsi" w:hAnsiTheme="minorHAnsi" w:eastAsiaTheme="minorEastAsia" w:cstheme="minorBidi"/>
            <w:noProof/>
            <w:sz w:val="22"/>
            <w:szCs w:val="22"/>
            <w:lang w:val="de-DE"/>
          </w:rPr>
          <w:tab/>
        </w:r>
        <w:r w:rsidRPr="003D254E">
          <w:rPr>
            <w:rStyle w:val="Hyperlink"/>
            <w:noProof/>
          </w:rPr>
          <w:t>Price determination (DeadStock)</w:t>
        </w:r>
        <w:r>
          <w:rPr>
            <w:noProof/>
            <w:webHidden/>
          </w:rPr>
          <w:tab/>
        </w:r>
        <w:r>
          <w:rPr>
            <w:noProof/>
            <w:webHidden/>
          </w:rPr>
          <w:fldChar w:fldCharType="begin"/>
        </w:r>
        <w:r>
          <w:rPr>
            <w:noProof/>
            <w:webHidden/>
          </w:rPr>
          <w:instrText xml:space="preserve"> PAGEREF _Toc98411902 \h </w:instrText>
        </w:r>
        <w:r>
          <w:rPr>
            <w:noProof/>
            <w:webHidden/>
          </w:rPr>
        </w:r>
        <w:r>
          <w:rPr>
            <w:noProof/>
            <w:webHidden/>
          </w:rPr>
          <w:fldChar w:fldCharType="separate"/>
        </w:r>
        <w:r>
          <w:rPr>
            <w:noProof/>
            <w:webHidden/>
          </w:rPr>
          <w:t>19</w:t>
        </w:r>
        <w:r>
          <w:rPr>
            <w:noProof/>
            <w:webHidden/>
          </w:rPr>
          <w:fldChar w:fldCharType="end"/>
        </w:r>
      </w:hyperlink>
    </w:p>
    <w:p w:rsidR="00B9006E" w:rsidRDefault="00B9006E" w14:paraId="5882571F" w14:textId="07D8687E">
      <w:pPr>
        <w:pStyle w:val="Verzeichnis3"/>
        <w:rPr>
          <w:rFonts w:asciiTheme="minorHAnsi" w:hAnsiTheme="minorHAnsi" w:eastAsiaTheme="minorEastAsia" w:cstheme="minorBidi"/>
          <w:noProof/>
          <w:sz w:val="22"/>
          <w:szCs w:val="22"/>
          <w:lang w:val="de-DE"/>
        </w:rPr>
      </w:pPr>
      <w:hyperlink w:history="1" w:anchor="_Toc98411903">
        <w:r w:rsidRPr="003D254E">
          <w:rPr>
            <w:rStyle w:val="Hyperlink"/>
            <w:noProof/>
          </w:rPr>
          <w:t>1.1.5</w:t>
        </w:r>
        <w:r>
          <w:rPr>
            <w:rFonts w:asciiTheme="minorHAnsi" w:hAnsiTheme="minorHAnsi" w:eastAsiaTheme="minorEastAsia" w:cstheme="minorBidi"/>
            <w:noProof/>
            <w:sz w:val="22"/>
            <w:szCs w:val="22"/>
            <w:lang w:val="de-DE"/>
          </w:rPr>
          <w:tab/>
        </w:r>
        <w:r w:rsidRPr="003D254E">
          <w:rPr>
            <w:rStyle w:val="Hyperlink"/>
            <w:noProof/>
          </w:rPr>
          <w:t>Discount Group Matrix</w:t>
        </w:r>
        <w:r>
          <w:rPr>
            <w:noProof/>
            <w:webHidden/>
          </w:rPr>
          <w:tab/>
        </w:r>
        <w:r>
          <w:rPr>
            <w:noProof/>
            <w:webHidden/>
          </w:rPr>
          <w:fldChar w:fldCharType="begin"/>
        </w:r>
        <w:r>
          <w:rPr>
            <w:noProof/>
            <w:webHidden/>
          </w:rPr>
          <w:instrText xml:space="preserve"> PAGEREF _Toc98411903 \h </w:instrText>
        </w:r>
        <w:r>
          <w:rPr>
            <w:noProof/>
            <w:webHidden/>
          </w:rPr>
        </w:r>
        <w:r>
          <w:rPr>
            <w:noProof/>
            <w:webHidden/>
          </w:rPr>
          <w:fldChar w:fldCharType="separate"/>
        </w:r>
        <w:r>
          <w:rPr>
            <w:noProof/>
            <w:webHidden/>
          </w:rPr>
          <w:t>21</w:t>
        </w:r>
        <w:r>
          <w:rPr>
            <w:noProof/>
            <w:webHidden/>
          </w:rPr>
          <w:fldChar w:fldCharType="end"/>
        </w:r>
      </w:hyperlink>
    </w:p>
    <w:p w:rsidR="00B9006E" w:rsidRDefault="00B9006E" w14:paraId="1B552D82" w14:textId="5DFA8DAB">
      <w:pPr>
        <w:pStyle w:val="Verzeichnis3"/>
        <w:rPr>
          <w:rFonts w:asciiTheme="minorHAnsi" w:hAnsiTheme="minorHAnsi" w:eastAsiaTheme="minorEastAsia" w:cstheme="minorBidi"/>
          <w:noProof/>
          <w:sz w:val="22"/>
          <w:szCs w:val="22"/>
          <w:lang w:val="de-DE"/>
        </w:rPr>
      </w:pPr>
      <w:hyperlink w:history="1" w:anchor="_Toc98411904">
        <w:r w:rsidRPr="003D254E">
          <w:rPr>
            <w:rStyle w:val="Hyperlink"/>
            <w:noProof/>
          </w:rPr>
          <w:t>1.1.6</w:t>
        </w:r>
        <w:r>
          <w:rPr>
            <w:rFonts w:asciiTheme="minorHAnsi" w:hAnsiTheme="minorHAnsi" w:eastAsiaTheme="minorEastAsia" w:cstheme="minorBidi"/>
            <w:noProof/>
            <w:sz w:val="22"/>
            <w:szCs w:val="22"/>
            <w:lang w:val="de-DE"/>
          </w:rPr>
          <w:tab/>
        </w:r>
        <w:r w:rsidRPr="003D254E">
          <w:rPr>
            <w:rStyle w:val="Hyperlink"/>
            <w:noProof/>
          </w:rPr>
          <w:t>Distance display</w:t>
        </w:r>
        <w:r>
          <w:rPr>
            <w:noProof/>
            <w:webHidden/>
          </w:rPr>
          <w:tab/>
        </w:r>
        <w:r>
          <w:rPr>
            <w:noProof/>
            <w:webHidden/>
          </w:rPr>
          <w:fldChar w:fldCharType="begin"/>
        </w:r>
        <w:r>
          <w:rPr>
            <w:noProof/>
            <w:webHidden/>
          </w:rPr>
          <w:instrText xml:space="preserve"> PAGEREF _Toc98411904 \h </w:instrText>
        </w:r>
        <w:r>
          <w:rPr>
            <w:noProof/>
            <w:webHidden/>
          </w:rPr>
        </w:r>
        <w:r>
          <w:rPr>
            <w:noProof/>
            <w:webHidden/>
          </w:rPr>
          <w:fldChar w:fldCharType="separate"/>
        </w:r>
        <w:r>
          <w:rPr>
            <w:noProof/>
            <w:webHidden/>
          </w:rPr>
          <w:t>21</w:t>
        </w:r>
        <w:r>
          <w:rPr>
            <w:noProof/>
            <w:webHidden/>
          </w:rPr>
          <w:fldChar w:fldCharType="end"/>
        </w:r>
      </w:hyperlink>
    </w:p>
    <w:p w:rsidR="00B9006E" w:rsidRDefault="00B9006E" w14:paraId="2DBFA7A0" w14:textId="0BE960C8">
      <w:pPr>
        <w:pStyle w:val="Verzeichnis3"/>
        <w:rPr>
          <w:rFonts w:asciiTheme="minorHAnsi" w:hAnsiTheme="minorHAnsi" w:eastAsiaTheme="minorEastAsia" w:cstheme="minorBidi"/>
          <w:noProof/>
          <w:sz w:val="22"/>
          <w:szCs w:val="22"/>
          <w:lang w:val="de-DE"/>
        </w:rPr>
      </w:pPr>
      <w:hyperlink w:history="1" w:anchor="_Toc98411905">
        <w:r w:rsidRPr="003D254E">
          <w:rPr>
            <w:rStyle w:val="Hyperlink"/>
            <w:noProof/>
          </w:rPr>
          <w:t>1.1.7</w:t>
        </w:r>
        <w:r>
          <w:rPr>
            <w:rFonts w:asciiTheme="minorHAnsi" w:hAnsiTheme="minorHAnsi" w:eastAsiaTheme="minorEastAsia" w:cstheme="minorBidi"/>
            <w:noProof/>
            <w:sz w:val="22"/>
            <w:szCs w:val="22"/>
            <w:lang w:val="de-DE"/>
          </w:rPr>
          <w:tab/>
        </w:r>
        <w:r w:rsidRPr="003D254E">
          <w:rPr>
            <w:rStyle w:val="Hyperlink"/>
            <w:noProof/>
          </w:rPr>
          <w:t>Assignment of order numbers</w:t>
        </w:r>
        <w:r>
          <w:rPr>
            <w:noProof/>
            <w:webHidden/>
          </w:rPr>
          <w:tab/>
        </w:r>
        <w:r>
          <w:rPr>
            <w:noProof/>
            <w:webHidden/>
          </w:rPr>
          <w:fldChar w:fldCharType="begin"/>
        </w:r>
        <w:r>
          <w:rPr>
            <w:noProof/>
            <w:webHidden/>
          </w:rPr>
          <w:instrText xml:space="preserve"> PAGEREF _Toc98411905 \h </w:instrText>
        </w:r>
        <w:r>
          <w:rPr>
            <w:noProof/>
            <w:webHidden/>
          </w:rPr>
        </w:r>
        <w:r>
          <w:rPr>
            <w:noProof/>
            <w:webHidden/>
          </w:rPr>
          <w:fldChar w:fldCharType="separate"/>
        </w:r>
        <w:r>
          <w:rPr>
            <w:noProof/>
            <w:webHidden/>
          </w:rPr>
          <w:t>23</w:t>
        </w:r>
        <w:r>
          <w:rPr>
            <w:noProof/>
            <w:webHidden/>
          </w:rPr>
          <w:fldChar w:fldCharType="end"/>
        </w:r>
      </w:hyperlink>
    </w:p>
    <w:p w:rsidR="00B9006E" w:rsidRDefault="00B9006E" w14:paraId="2C8E5EF9" w14:textId="2B6464F3">
      <w:pPr>
        <w:pStyle w:val="Verzeichnis3"/>
        <w:rPr>
          <w:rFonts w:asciiTheme="minorHAnsi" w:hAnsiTheme="minorHAnsi" w:eastAsiaTheme="minorEastAsia" w:cstheme="minorBidi"/>
          <w:noProof/>
          <w:sz w:val="22"/>
          <w:szCs w:val="22"/>
          <w:lang w:val="de-DE"/>
        </w:rPr>
      </w:pPr>
      <w:hyperlink w:history="1" w:anchor="_Toc98411906">
        <w:r w:rsidRPr="003D254E">
          <w:rPr>
            <w:rStyle w:val="Hyperlink"/>
            <w:noProof/>
            <w:highlight w:val="magenta"/>
          </w:rPr>
          <w:t>1.1.8</w:t>
        </w:r>
        <w:r>
          <w:rPr>
            <w:rFonts w:asciiTheme="minorHAnsi" w:hAnsiTheme="minorHAnsi" w:eastAsiaTheme="minorEastAsia" w:cstheme="minorBidi"/>
            <w:noProof/>
            <w:sz w:val="22"/>
            <w:szCs w:val="22"/>
            <w:lang w:val="de-DE"/>
          </w:rPr>
          <w:tab/>
        </w:r>
        <w:r w:rsidRPr="003D254E">
          <w:rPr>
            <w:rStyle w:val="Hyperlink"/>
            <w:noProof/>
            <w:highlight w:val="magenta"/>
          </w:rPr>
          <w:t>Basics of the parts search</w:t>
        </w:r>
        <w:r>
          <w:rPr>
            <w:noProof/>
            <w:webHidden/>
          </w:rPr>
          <w:tab/>
        </w:r>
        <w:r>
          <w:rPr>
            <w:noProof/>
            <w:webHidden/>
          </w:rPr>
          <w:fldChar w:fldCharType="begin"/>
        </w:r>
        <w:r>
          <w:rPr>
            <w:noProof/>
            <w:webHidden/>
          </w:rPr>
          <w:instrText xml:space="preserve"> PAGEREF _Toc98411906 \h </w:instrText>
        </w:r>
        <w:r>
          <w:rPr>
            <w:noProof/>
            <w:webHidden/>
          </w:rPr>
        </w:r>
        <w:r>
          <w:rPr>
            <w:noProof/>
            <w:webHidden/>
          </w:rPr>
          <w:fldChar w:fldCharType="separate"/>
        </w:r>
        <w:r>
          <w:rPr>
            <w:noProof/>
            <w:webHidden/>
          </w:rPr>
          <w:t>23</w:t>
        </w:r>
        <w:r>
          <w:rPr>
            <w:noProof/>
            <w:webHidden/>
          </w:rPr>
          <w:fldChar w:fldCharType="end"/>
        </w:r>
      </w:hyperlink>
    </w:p>
    <w:p w:rsidR="00B9006E" w:rsidRDefault="00B9006E" w14:paraId="6CDE329F" w14:textId="6EC66C8C">
      <w:pPr>
        <w:pStyle w:val="Verzeichnis3"/>
        <w:rPr>
          <w:rFonts w:asciiTheme="minorHAnsi" w:hAnsiTheme="minorHAnsi" w:eastAsiaTheme="minorEastAsia" w:cstheme="minorBidi"/>
          <w:noProof/>
          <w:sz w:val="22"/>
          <w:szCs w:val="22"/>
          <w:lang w:val="de-DE"/>
        </w:rPr>
      </w:pPr>
      <w:hyperlink w:history="1" w:anchor="_Toc98411907">
        <w:r w:rsidRPr="003D254E">
          <w:rPr>
            <w:rStyle w:val="Hyperlink"/>
            <w:noProof/>
          </w:rPr>
          <w:t>1.1.9</w:t>
        </w:r>
        <w:r>
          <w:rPr>
            <w:rFonts w:asciiTheme="minorHAnsi" w:hAnsiTheme="minorHAnsi" w:eastAsiaTheme="minorEastAsia" w:cstheme="minorBidi"/>
            <w:noProof/>
            <w:sz w:val="22"/>
            <w:szCs w:val="22"/>
            <w:lang w:val="de-DE"/>
          </w:rPr>
          <w:tab/>
        </w:r>
        <w:r w:rsidRPr="003D254E">
          <w:rPr>
            <w:rStyle w:val="Hyperlink"/>
            <w:noProof/>
          </w:rPr>
          <w:t>Email dispatch DeadStock</w:t>
        </w:r>
        <w:r>
          <w:rPr>
            <w:noProof/>
            <w:webHidden/>
          </w:rPr>
          <w:tab/>
        </w:r>
        <w:r>
          <w:rPr>
            <w:noProof/>
            <w:webHidden/>
          </w:rPr>
          <w:fldChar w:fldCharType="begin"/>
        </w:r>
        <w:r>
          <w:rPr>
            <w:noProof/>
            <w:webHidden/>
          </w:rPr>
          <w:instrText xml:space="preserve"> PAGEREF _Toc98411907 \h </w:instrText>
        </w:r>
        <w:r>
          <w:rPr>
            <w:noProof/>
            <w:webHidden/>
          </w:rPr>
        </w:r>
        <w:r>
          <w:rPr>
            <w:noProof/>
            <w:webHidden/>
          </w:rPr>
          <w:fldChar w:fldCharType="separate"/>
        </w:r>
        <w:r>
          <w:rPr>
            <w:noProof/>
            <w:webHidden/>
          </w:rPr>
          <w:t>27</w:t>
        </w:r>
        <w:r>
          <w:rPr>
            <w:noProof/>
            <w:webHidden/>
          </w:rPr>
          <w:fldChar w:fldCharType="end"/>
        </w:r>
      </w:hyperlink>
    </w:p>
    <w:p w:rsidR="00B9006E" w:rsidRDefault="00B9006E" w14:paraId="2348F87F" w14:textId="62FA3256">
      <w:pPr>
        <w:pStyle w:val="Verzeichnis3"/>
        <w:rPr>
          <w:rFonts w:asciiTheme="minorHAnsi" w:hAnsiTheme="minorHAnsi" w:eastAsiaTheme="minorEastAsia" w:cstheme="minorBidi"/>
          <w:noProof/>
          <w:sz w:val="22"/>
          <w:szCs w:val="22"/>
          <w:lang w:val="de-DE"/>
        </w:rPr>
      </w:pPr>
      <w:hyperlink w:history="1" w:anchor="_Toc98411908">
        <w:r w:rsidRPr="003D254E">
          <w:rPr>
            <w:rStyle w:val="Hyperlink"/>
            <w:noProof/>
          </w:rPr>
          <w:t>1.1.10</w:t>
        </w:r>
        <w:r>
          <w:rPr>
            <w:rFonts w:asciiTheme="minorHAnsi" w:hAnsiTheme="minorHAnsi" w:eastAsiaTheme="minorEastAsia" w:cstheme="minorBidi"/>
            <w:noProof/>
            <w:sz w:val="22"/>
            <w:szCs w:val="22"/>
            <w:lang w:val="de-DE"/>
          </w:rPr>
          <w:tab/>
        </w:r>
        <w:r w:rsidRPr="003D254E">
          <w:rPr>
            <w:rStyle w:val="Hyperlink"/>
            <w:noProof/>
          </w:rPr>
          <w:t>Ordering from own operations</w:t>
        </w:r>
        <w:r>
          <w:rPr>
            <w:noProof/>
            <w:webHidden/>
          </w:rPr>
          <w:tab/>
        </w:r>
        <w:r>
          <w:rPr>
            <w:noProof/>
            <w:webHidden/>
          </w:rPr>
          <w:fldChar w:fldCharType="begin"/>
        </w:r>
        <w:r>
          <w:rPr>
            <w:noProof/>
            <w:webHidden/>
          </w:rPr>
          <w:instrText xml:space="preserve"> PAGEREF _Toc98411908 \h </w:instrText>
        </w:r>
        <w:r>
          <w:rPr>
            <w:noProof/>
            <w:webHidden/>
          </w:rPr>
        </w:r>
        <w:r>
          <w:rPr>
            <w:noProof/>
            <w:webHidden/>
          </w:rPr>
          <w:fldChar w:fldCharType="separate"/>
        </w:r>
        <w:r>
          <w:rPr>
            <w:noProof/>
            <w:webHidden/>
          </w:rPr>
          <w:t>28</w:t>
        </w:r>
        <w:r>
          <w:rPr>
            <w:noProof/>
            <w:webHidden/>
          </w:rPr>
          <w:fldChar w:fldCharType="end"/>
        </w:r>
      </w:hyperlink>
    </w:p>
    <w:p w:rsidR="00B9006E" w:rsidRDefault="00B9006E" w14:paraId="4171E7FE" w14:textId="2AC9DD24">
      <w:pPr>
        <w:pStyle w:val="Verzeichnis3"/>
        <w:rPr>
          <w:rFonts w:asciiTheme="minorHAnsi" w:hAnsiTheme="minorHAnsi" w:eastAsiaTheme="minorEastAsia" w:cstheme="minorBidi"/>
          <w:noProof/>
          <w:sz w:val="22"/>
          <w:szCs w:val="22"/>
          <w:lang w:val="de-DE"/>
        </w:rPr>
      </w:pPr>
      <w:hyperlink w:history="1" w:anchor="_Toc98411909">
        <w:r w:rsidRPr="003D254E">
          <w:rPr>
            <w:rStyle w:val="Hyperlink"/>
            <w:noProof/>
          </w:rPr>
          <w:t>1.1.11</w:t>
        </w:r>
        <w:r>
          <w:rPr>
            <w:rFonts w:asciiTheme="minorHAnsi" w:hAnsiTheme="minorHAnsi" w:eastAsiaTheme="minorEastAsia" w:cstheme="minorBidi"/>
            <w:noProof/>
            <w:sz w:val="22"/>
            <w:szCs w:val="22"/>
            <w:lang w:val="de-DE"/>
          </w:rPr>
          <w:tab/>
        </w:r>
        <w:r w:rsidRPr="003D254E">
          <w:rPr>
            <w:rStyle w:val="Hyperlink"/>
            <w:noProof/>
          </w:rPr>
          <w:t>MBVD partner store</w:t>
        </w:r>
        <w:r>
          <w:rPr>
            <w:noProof/>
            <w:webHidden/>
          </w:rPr>
          <w:tab/>
        </w:r>
        <w:r>
          <w:rPr>
            <w:noProof/>
            <w:webHidden/>
          </w:rPr>
          <w:fldChar w:fldCharType="begin"/>
        </w:r>
        <w:r>
          <w:rPr>
            <w:noProof/>
            <w:webHidden/>
          </w:rPr>
          <w:instrText xml:space="preserve"> PAGEREF _Toc98411909 \h </w:instrText>
        </w:r>
        <w:r>
          <w:rPr>
            <w:noProof/>
            <w:webHidden/>
          </w:rPr>
        </w:r>
        <w:r>
          <w:rPr>
            <w:noProof/>
            <w:webHidden/>
          </w:rPr>
          <w:fldChar w:fldCharType="separate"/>
        </w:r>
        <w:r>
          <w:rPr>
            <w:noProof/>
            <w:webHidden/>
          </w:rPr>
          <w:t>28</w:t>
        </w:r>
        <w:r>
          <w:rPr>
            <w:noProof/>
            <w:webHidden/>
          </w:rPr>
          <w:fldChar w:fldCharType="end"/>
        </w:r>
      </w:hyperlink>
    </w:p>
    <w:p w:rsidR="00B9006E" w:rsidRDefault="00B9006E" w14:paraId="49DDDC88" w14:textId="2BFDB623">
      <w:pPr>
        <w:pStyle w:val="Verzeichnis3"/>
        <w:rPr>
          <w:rFonts w:asciiTheme="minorHAnsi" w:hAnsiTheme="minorHAnsi" w:eastAsiaTheme="minorEastAsia" w:cstheme="minorBidi"/>
          <w:noProof/>
          <w:sz w:val="22"/>
          <w:szCs w:val="22"/>
          <w:lang w:val="de-DE"/>
        </w:rPr>
      </w:pPr>
      <w:hyperlink w:history="1" w:anchor="_Toc98411910">
        <w:r w:rsidRPr="003D254E">
          <w:rPr>
            <w:rStyle w:val="Hyperlink"/>
            <w:noProof/>
          </w:rPr>
          <w:t>1.1.12</w:t>
        </w:r>
        <w:r>
          <w:rPr>
            <w:rFonts w:asciiTheme="minorHAnsi" w:hAnsiTheme="minorHAnsi" w:eastAsiaTheme="minorEastAsia" w:cstheme="minorBidi"/>
            <w:noProof/>
            <w:sz w:val="22"/>
            <w:szCs w:val="22"/>
            <w:lang w:val="de-DE"/>
          </w:rPr>
          <w:tab/>
        </w:r>
        <w:r w:rsidRPr="003D254E">
          <w:rPr>
            <w:rStyle w:val="Hyperlink"/>
            <w:noProof/>
          </w:rPr>
          <w:t>Manual exclusion of rejected parts (DeadStock)</w:t>
        </w:r>
        <w:r>
          <w:rPr>
            <w:noProof/>
            <w:webHidden/>
          </w:rPr>
          <w:tab/>
        </w:r>
        <w:r>
          <w:rPr>
            <w:noProof/>
            <w:webHidden/>
          </w:rPr>
          <w:fldChar w:fldCharType="begin"/>
        </w:r>
        <w:r>
          <w:rPr>
            <w:noProof/>
            <w:webHidden/>
          </w:rPr>
          <w:instrText xml:space="preserve"> PAGEREF _Toc98411910 \h </w:instrText>
        </w:r>
        <w:r>
          <w:rPr>
            <w:noProof/>
            <w:webHidden/>
          </w:rPr>
        </w:r>
        <w:r>
          <w:rPr>
            <w:noProof/>
            <w:webHidden/>
          </w:rPr>
          <w:fldChar w:fldCharType="separate"/>
        </w:r>
        <w:r>
          <w:rPr>
            <w:noProof/>
            <w:webHidden/>
          </w:rPr>
          <w:t>29</w:t>
        </w:r>
        <w:r>
          <w:rPr>
            <w:noProof/>
            <w:webHidden/>
          </w:rPr>
          <w:fldChar w:fldCharType="end"/>
        </w:r>
      </w:hyperlink>
    </w:p>
    <w:p w:rsidR="00B9006E" w:rsidRDefault="00B9006E" w14:paraId="5F621E67" w14:textId="4F50D1C0">
      <w:pPr>
        <w:pStyle w:val="Verzeichnis3"/>
        <w:rPr>
          <w:rFonts w:asciiTheme="minorHAnsi" w:hAnsiTheme="minorHAnsi" w:eastAsiaTheme="minorEastAsia" w:cstheme="minorBidi"/>
          <w:noProof/>
          <w:sz w:val="22"/>
          <w:szCs w:val="22"/>
          <w:lang w:val="de-DE"/>
        </w:rPr>
      </w:pPr>
      <w:hyperlink w:history="1" w:anchor="_Toc98411911">
        <w:r w:rsidRPr="003D254E">
          <w:rPr>
            <w:rStyle w:val="Hyperlink"/>
            <w:noProof/>
          </w:rPr>
          <w:t>1.1.13</w:t>
        </w:r>
        <w:r>
          <w:rPr>
            <w:rFonts w:asciiTheme="minorHAnsi" w:hAnsiTheme="minorHAnsi" w:eastAsiaTheme="minorEastAsia" w:cstheme="minorBidi"/>
            <w:noProof/>
            <w:sz w:val="22"/>
            <w:szCs w:val="22"/>
            <w:lang w:val="de-DE"/>
          </w:rPr>
          <w:tab/>
        </w:r>
        <w:r w:rsidRPr="003D254E">
          <w:rPr>
            <w:rStyle w:val="Hyperlink"/>
            <w:noProof/>
          </w:rPr>
          <w:t>D2D Assortment</w:t>
        </w:r>
        <w:r>
          <w:rPr>
            <w:noProof/>
            <w:webHidden/>
          </w:rPr>
          <w:tab/>
        </w:r>
        <w:r>
          <w:rPr>
            <w:noProof/>
            <w:webHidden/>
          </w:rPr>
          <w:fldChar w:fldCharType="begin"/>
        </w:r>
        <w:r>
          <w:rPr>
            <w:noProof/>
            <w:webHidden/>
          </w:rPr>
          <w:instrText xml:space="preserve"> PAGEREF _Toc98411911 \h </w:instrText>
        </w:r>
        <w:r>
          <w:rPr>
            <w:noProof/>
            <w:webHidden/>
          </w:rPr>
        </w:r>
        <w:r>
          <w:rPr>
            <w:noProof/>
            <w:webHidden/>
          </w:rPr>
          <w:fldChar w:fldCharType="separate"/>
        </w:r>
        <w:r>
          <w:rPr>
            <w:noProof/>
            <w:webHidden/>
          </w:rPr>
          <w:t>31</w:t>
        </w:r>
        <w:r>
          <w:rPr>
            <w:noProof/>
            <w:webHidden/>
          </w:rPr>
          <w:fldChar w:fldCharType="end"/>
        </w:r>
      </w:hyperlink>
    </w:p>
    <w:p w:rsidR="00B9006E" w:rsidRDefault="00B9006E" w14:paraId="52353CD1" w14:textId="7AB8C289">
      <w:pPr>
        <w:pStyle w:val="Verzeichnis3"/>
        <w:rPr>
          <w:rFonts w:asciiTheme="minorHAnsi" w:hAnsiTheme="minorHAnsi" w:eastAsiaTheme="minorEastAsia" w:cstheme="minorBidi"/>
          <w:noProof/>
          <w:sz w:val="22"/>
          <w:szCs w:val="22"/>
          <w:lang w:val="de-DE"/>
        </w:rPr>
      </w:pPr>
      <w:hyperlink w:history="1" w:anchor="_Toc98411912">
        <w:r w:rsidRPr="003D254E">
          <w:rPr>
            <w:rStyle w:val="Hyperlink"/>
            <w:noProof/>
          </w:rPr>
          <w:t>1.1.14</w:t>
        </w:r>
        <w:r>
          <w:rPr>
            <w:rFonts w:asciiTheme="minorHAnsi" w:hAnsiTheme="minorHAnsi" w:eastAsiaTheme="minorEastAsia" w:cstheme="minorBidi"/>
            <w:noProof/>
            <w:sz w:val="22"/>
            <w:szCs w:val="22"/>
            <w:lang w:val="de-DE"/>
          </w:rPr>
          <w:tab/>
        </w:r>
        <w:r w:rsidRPr="003D254E">
          <w:rPr>
            <w:rStyle w:val="Hyperlink"/>
            <w:noProof/>
          </w:rPr>
          <w:t>Available stock</w:t>
        </w:r>
        <w:r>
          <w:rPr>
            <w:noProof/>
            <w:webHidden/>
          </w:rPr>
          <w:tab/>
        </w:r>
        <w:r>
          <w:rPr>
            <w:noProof/>
            <w:webHidden/>
          </w:rPr>
          <w:fldChar w:fldCharType="begin"/>
        </w:r>
        <w:r>
          <w:rPr>
            <w:noProof/>
            <w:webHidden/>
          </w:rPr>
          <w:instrText xml:space="preserve"> PAGEREF _Toc98411912 \h </w:instrText>
        </w:r>
        <w:r>
          <w:rPr>
            <w:noProof/>
            <w:webHidden/>
          </w:rPr>
        </w:r>
        <w:r>
          <w:rPr>
            <w:noProof/>
            <w:webHidden/>
          </w:rPr>
          <w:fldChar w:fldCharType="separate"/>
        </w:r>
        <w:r>
          <w:rPr>
            <w:noProof/>
            <w:webHidden/>
          </w:rPr>
          <w:t>32</w:t>
        </w:r>
        <w:r>
          <w:rPr>
            <w:noProof/>
            <w:webHidden/>
          </w:rPr>
          <w:fldChar w:fldCharType="end"/>
        </w:r>
      </w:hyperlink>
    </w:p>
    <w:p w:rsidR="00B9006E" w:rsidRDefault="00B9006E" w14:paraId="5F6B113D" w14:textId="52E8BEB2">
      <w:pPr>
        <w:pStyle w:val="Verzeichnis3"/>
        <w:rPr>
          <w:rFonts w:asciiTheme="minorHAnsi" w:hAnsiTheme="minorHAnsi" w:eastAsiaTheme="minorEastAsia" w:cstheme="minorBidi"/>
          <w:noProof/>
          <w:sz w:val="22"/>
          <w:szCs w:val="22"/>
          <w:lang w:val="de-DE"/>
        </w:rPr>
      </w:pPr>
      <w:hyperlink w:history="1" w:anchor="_Toc98411913">
        <w:r w:rsidRPr="003D254E">
          <w:rPr>
            <w:rStyle w:val="Hyperlink"/>
            <w:noProof/>
          </w:rPr>
          <w:t>1.1.15</w:t>
        </w:r>
        <w:r>
          <w:rPr>
            <w:rFonts w:asciiTheme="minorHAnsi" w:hAnsiTheme="minorHAnsi" w:eastAsiaTheme="minorEastAsia" w:cstheme="minorBidi"/>
            <w:noProof/>
            <w:sz w:val="22"/>
            <w:szCs w:val="22"/>
            <w:lang w:val="de-DE"/>
          </w:rPr>
          <w:tab/>
        </w:r>
        <w:r w:rsidRPr="003D254E">
          <w:rPr>
            <w:rStyle w:val="Hyperlink"/>
            <w:noProof/>
          </w:rPr>
          <w:t>D2D delivery requests</w:t>
        </w:r>
        <w:r>
          <w:rPr>
            <w:noProof/>
            <w:webHidden/>
          </w:rPr>
          <w:tab/>
        </w:r>
        <w:r>
          <w:rPr>
            <w:noProof/>
            <w:webHidden/>
          </w:rPr>
          <w:fldChar w:fldCharType="begin"/>
        </w:r>
        <w:r>
          <w:rPr>
            <w:noProof/>
            <w:webHidden/>
          </w:rPr>
          <w:instrText xml:space="preserve"> PAGEREF _Toc98411913 \h </w:instrText>
        </w:r>
        <w:r>
          <w:rPr>
            <w:noProof/>
            <w:webHidden/>
          </w:rPr>
        </w:r>
        <w:r>
          <w:rPr>
            <w:noProof/>
            <w:webHidden/>
          </w:rPr>
          <w:fldChar w:fldCharType="separate"/>
        </w:r>
        <w:r>
          <w:rPr>
            <w:noProof/>
            <w:webHidden/>
          </w:rPr>
          <w:t>33</w:t>
        </w:r>
        <w:r>
          <w:rPr>
            <w:noProof/>
            <w:webHidden/>
          </w:rPr>
          <w:fldChar w:fldCharType="end"/>
        </w:r>
      </w:hyperlink>
    </w:p>
    <w:p w:rsidR="00B9006E" w:rsidRDefault="00B9006E" w14:paraId="29813FE8" w14:textId="2DA94D39">
      <w:pPr>
        <w:pStyle w:val="Verzeichnis3"/>
        <w:rPr>
          <w:rFonts w:asciiTheme="minorHAnsi" w:hAnsiTheme="minorHAnsi" w:eastAsiaTheme="minorEastAsia" w:cstheme="minorBidi"/>
          <w:noProof/>
          <w:sz w:val="22"/>
          <w:szCs w:val="22"/>
          <w:lang w:val="de-DE"/>
        </w:rPr>
      </w:pPr>
      <w:hyperlink w:history="1" w:anchor="_Toc98411914">
        <w:r w:rsidRPr="003D254E">
          <w:rPr>
            <w:rStyle w:val="Hyperlink"/>
            <w:noProof/>
          </w:rPr>
          <w:t>1.1.16</w:t>
        </w:r>
        <w:r>
          <w:rPr>
            <w:rFonts w:asciiTheme="minorHAnsi" w:hAnsiTheme="minorHAnsi" w:eastAsiaTheme="minorEastAsia" w:cstheme="minorBidi"/>
            <w:noProof/>
            <w:sz w:val="22"/>
            <w:szCs w:val="22"/>
            <w:lang w:val="de-DE"/>
          </w:rPr>
          <w:tab/>
        </w:r>
        <w:r w:rsidRPr="003D254E">
          <w:rPr>
            <w:rStyle w:val="Hyperlink"/>
            <w:noProof/>
          </w:rPr>
          <w:t>D2D value (handling margin)</w:t>
        </w:r>
        <w:r>
          <w:rPr>
            <w:noProof/>
            <w:webHidden/>
          </w:rPr>
          <w:tab/>
        </w:r>
        <w:r>
          <w:rPr>
            <w:noProof/>
            <w:webHidden/>
          </w:rPr>
          <w:fldChar w:fldCharType="begin"/>
        </w:r>
        <w:r>
          <w:rPr>
            <w:noProof/>
            <w:webHidden/>
          </w:rPr>
          <w:instrText xml:space="preserve"> PAGEREF _Toc98411914 \h </w:instrText>
        </w:r>
        <w:r>
          <w:rPr>
            <w:noProof/>
            <w:webHidden/>
          </w:rPr>
        </w:r>
        <w:r>
          <w:rPr>
            <w:noProof/>
            <w:webHidden/>
          </w:rPr>
          <w:fldChar w:fldCharType="separate"/>
        </w:r>
        <w:r>
          <w:rPr>
            <w:noProof/>
            <w:webHidden/>
          </w:rPr>
          <w:t>40</w:t>
        </w:r>
        <w:r>
          <w:rPr>
            <w:noProof/>
            <w:webHidden/>
          </w:rPr>
          <w:fldChar w:fldCharType="end"/>
        </w:r>
      </w:hyperlink>
    </w:p>
    <w:p w:rsidR="00B9006E" w:rsidRDefault="00B9006E" w14:paraId="5E7D6C97" w14:textId="6D6859C1">
      <w:pPr>
        <w:pStyle w:val="Verzeichnis1"/>
        <w:rPr>
          <w:rFonts w:asciiTheme="minorHAnsi" w:hAnsiTheme="minorHAnsi" w:eastAsiaTheme="minorEastAsia" w:cstheme="minorBidi"/>
          <w:noProof/>
          <w:sz w:val="22"/>
          <w:szCs w:val="22"/>
          <w:lang w:val="de-DE"/>
        </w:rPr>
      </w:pPr>
      <w:hyperlink w:history="1" w:anchor="_Toc98411915">
        <w:r w:rsidRPr="003D254E">
          <w:rPr>
            <w:rStyle w:val="Hyperlink"/>
            <w:noProof/>
          </w:rPr>
          <w:t>2</w:t>
        </w:r>
        <w:r>
          <w:rPr>
            <w:rFonts w:asciiTheme="minorHAnsi" w:hAnsiTheme="minorHAnsi" w:eastAsiaTheme="minorEastAsia" w:cstheme="minorBidi"/>
            <w:noProof/>
            <w:sz w:val="22"/>
            <w:szCs w:val="22"/>
            <w:lang w:val="de-DE"/>
          </w:rPr>
          <w:tab/>
        </w:r>
        <w:r w:rsidRPr="003D254E">
          <w:rPr>
            <w:rStyle w:val="Hyperlink"/>
            <w:noProof/>
          </w:rPr>
          <w:t>System use cases</w:t>
        </w:r>
        <w:r>
          <w:rPr>
            <w:noProof/>
            <w:webHidden/>
          </w:rPr>
          <w:tab/>
        </w:r>
        <w:r>
          <w:rPr>
            <w:noProof/>
            <w:webHidden/>
          </w:rPr>
          <w:fldChar w:fldCharType="begin"/>
        </w:r>
        <w:r>
          <w:rPr>
            <w:noProof/>
            <w:webHidden/>
          </w:rPr>
          <w:instrText xml:space="preserve"> PAGEREF _Toc98411915 \h </w:instrText>
        </w:r>
        <w:r>
          <w:rPr>
            <w:noProof/>
            <w:webHidden/>
          </w:rPr>
        </w:r>
        <w:r>
          <w:rPr>
            <w:noProof/>
            <w:webHidden/>
          </w:rPr>
          <w:fldChar w:fldCharType="separate"/>
        </w:r>
        <w:r>
          <w:rPr>
            <w:noProof/>
            <w:webHidden/>
          </w:rPr>
          <w:t>41</w:t>
        </w:r>
        <w:r>
          <w:rPr>
            <w:noProof/>
            <w:webHidden/>
          </w:rPr>
          <w:fldChar w:fldCharType="end"/>
        </w:r>
      </w:hyperlink>
    </w:p>
    <w:p w:rsidR="00B9006E" w:rsidRDefault="00B9006E" w14:paraId="0CBBB75F" w14:textId="1BEB4351">
      <w:pPr>
        <w:pStyle w:val="Verzeichnis2"/>
        <w:rPr>
          <w:rFonts w:asciiTheme="minorHAnsi" w:hAnsiTheme="minorHAnsi" w:eastAsiaTheme="minorEastAsia" w:cstheme="minorBidi"/>
          <w:noProof/>
          <w:sz w:val="22"/>
          <w:szCs w:val="22"/>
          <w:lang w:val="de-DE"/>
        </w:rPr>
      </w:pPr>
      <w:hyperlink w:history="1" w:anchor="_Toc98411916">
        <w:r w:rsidRPr="003D254E">
          <w:rPr>
            <w:rStyle w:val="Hyperlink"/>
            <w:noProof/>
          </w:rPr>
          <w:t>2.1</w:t>
        </w:r>
        <w:r>
          <w:rPr>
            <w:rFonts w:asciiTheme="minorHAnsi" w:hAnsiTheme="minorHAnsi" w:eastAsiaTheme="minorEastAsia" w:cstheme="minorBidi"/>
            <w:noProof/>
            <w:sz w:val="22"/>
            <w:szCs w:val="22"/>
            <w:lang w:val="de-DE"/>
          </w:rPr>
          <w:tab/>
        </w:r>
        <w:r w:rsidRPr="003D254E">
          <w:rPr>
            <w:rStyle w:val="Hyperlink"/>
            <w:noProof/>
          </w:rPr>
          <w:t>Search single part - DeadStock</w:t>
        </w:r>
        <w:r>
          <w:rPr>
            <w:noProof/>
            <w:webHidden/>
          </w:rPr>
          <w:tab/>
        </w:r>
        <w:r>
          <w:rPr>
            <w:noProof/>
            <w:webHidden/>
          </w:rPr>
          <w:fldChar w:fldCharType="begin"/>
        </w:r>
        <w:r>
          <w:rPr>
            <w:noProof/>
            <w:webHidden/>
          </w:rPr>
          <w:instrText xml:space="preserve"> PAGEREF _Toc98411916 \h </w:instrText>
        </w:r>
        <w:r>
          <w:rPr>
            <w:noProof/>
            <w:webHidden/>
          </w:rPr>
        </w:r>
        <w:r>
          <w:rPr>
            <w:noProof/>
            <w:webHidden/>
          </w:rPr>
          <w:fldChar w:fldCharType="separate"/>
        </w:r>
        <w:r>
          <w:rPr>
            <w:noProof/>
            <w:webHidden/>
          </w:rPr>
          <w:t>41</w:t>
        </w:r>
        <w:r>
          <w:rPr>
            <w:noProof/>
            <w:webHidden/>
          </w:rPr>
          <w:fldChar w:fldCharType="end"/>
        </w:r>
      </w:hyperlink>
    </w:p>
    <w:p w:rsidR="00B9006E" w:rsidRDefault="00B9006E" w14:paraId="18767B2D" w14:textId="18ECDE6D">
      <w:pPr>
        <w:pStyle w:val="Verzeichnis2"/>
        <w:rPr>
          <w:rFonts w:asciiTheme="minorHAnsi" w:hAnsiTheme="minorHAnsi" w:eastAsiaTheme="minorEastAsia" w:cstheme="minorBidi"/>
          <w:noProof/>
          <w:sz w:val="22"/>
          <w:szCs w:val="22"/>
          <w:lang w:val="de-DE"/>
        </w:rPr>
      </w:pPr>
      <w:hyperlink w:history="1" w:anchor="_Toc98411917">
        <w:r w:rsidRPr="003D254E">
          <w:rPr>
            <w:rStyle w:val="Hyperlink"/>
            <w:noProof/>
          </w:rPr>
          <w:t>2.2</w:t>
        </w:r>
        <w:r>
          <w:rPr>
            <w:rFonts w:asciiTheme="minorHAnsi" w:hAnsiTheme="minorHAnsi" w:eastAsiaTheme="minorEastAsia" w:cstheme="minorBidi"/>
            <w:noProof/>
            <w:sz w:val="22"/>
            <w:szCs w:val="22"/>
            <w:lang w:val="de-DE"/>
          </w:rPr>
          <w:tab/>
        </w:r>
        <w:r w:rsidRPr="003D254E">
          <w:rPr>
            <w:rStyle w:val="Hyperlink"/>
            <w:noProof/>
          </w:rPr>
          <w:t>Search multiple parts - DeadStock</w:t>
        </w:r>
        <w:r>
          <w:rPr>
            <w:noProof/>
            <w:webHidden/>
          </w:rPr>
          <w:tab/>
        </w:r>
        <w:r>
          <w:rPr>
            <w:noProof/>
            <w:webHidden/>
          </w:rPr>
          <w:fldChar w:fldCharType="begin"/>
        </w:r>
        <w:r>
          <w:rPr>
            <w:noProof/>
            <w:webHidden/>
          </w:rPr>
          <w:instrText xml:space="preserve"> PAGEREF _Toc98411917 \h </w:instrText>
        </w:r>
        <w:r>
          <w:rPr>
            <w:noProof/>
            <w:webHidden/>
          </w:rPr>
        </w:r>
        <w:r>
          <w:rPr>
            <w:noProof/>
            <w:webHidden/>
          </w:rPr>
          <w:fldChar w:fldCharType="separate"/>
        </w:r>
        <w:r>
          <w:rPr>
            <w:noProof/>
            <w:webHidden/>
          </w:rPr>
          <w:t>44</w:t>
        </w:r>
        <w:r>
          <w:rPr>
            <w:noProof/>
            <w:webHidden/>
          </w:rPr>
          <w:fldChar w:fldCharType="end"/>
        </w:r>
      </w:hyperlink>
    </w:p>
    <w:p w:rsidR="00B9006E" w:rsidRDefault="00B9006E" w14:paraId="146021A7" w14:textId="38BFEAEE">
      <w:pPr>
        <w:pStyle w:val="Verzeichnis2"/>
        <w:rPr>
          <w:rFonts w:asciiTheme="minorHAnsi" w:hAnsiTheme="minorHAnsi" w:eastAsiaTheme="minorEastAsia" w:cstheme="minorBidi"/>
          <w:noProof/>
          <w:sz w:val="22"/>
          <w:szCs w:val="22"/>
          <w:lang w:val="de-DE"/>
        </w:rPr>
      </w:pPr>
      <w:hyperlink w:history="1" w:anchor="_Toc98411918">
        <w:r w:rsidRPr="003D254E">
          <w:rPr>
            <w:rStyle w:val="Hyperlink"/>
            <w:noProof/>
          </w:rPr>
          <w:t>2.3</w:t>
        </w:r>
        <w:r>
          <w:rPr>
            <w:rFonts w:asciiTheme="minorHAnsi" w:hAnsiTheme="minorHAnsi" w:eastAsiaTheme="minorEastAsia" w:cstheme="minorBidi"/>
            <w:noProof/>
            <w:sz w:val="22"/>
            <w:szCs w:val="22"/>
            <w:lang w:val="de-DE"/>
          </w:rPr>
          <w:tab/>
        </w:r>
        <w:r w:rsidRPr="003D254E">
          <w:rPr>
            <w:rStyle w:val="Hyperlink"/>
            <w:noProof/>
          </w:rPr>
          <w:t>D2D part search with subsequent D2D order processing</w:t>
        </w:r>
        <w:r>
          <w:rPr>
            <w:noProof/>
            <w:webHidden/>
          </w:rPr>
          <w:tab/>
        </w:r>
        <w:r>
          <w:rPr>
            <w:noProof/>
            <w:webHidden/>
          </w:rPr>
          <w:fldChar w:fldCharType="begin"/>
        </w:r>
        <w:r>
          <w:rPr>
            <w:noProof/>
            <w:webHidden/>
          </w:rPr>
          <w:instrText xml:space="preserve"> PAGEREF _Toc98411918 \h </w:instrText>
        </w:r>
        <w:r>
          <w:rPr>
            <w:noProof/>
            <w:webHidden/>
          </w:rPr>
        </w:r>
        <w:r>
          <w:rPr>
            <w:noProof/>
            <w:webHidden/>
          </w:rPr>
          <w:fldChar w:fldCharType="separate"/>
        </w:r>
        <w:r>
          <w:rPr>
            <w:noProof/>
            <w:webHidden/>
          </w:rPr>
          <w:t>45</w:t>
        </w:r>
        <w:r>
          <w:rPr>
            <w:noProof/>
            <w:webHidden/>
          </w:rPr>
          <w:fldChar w:fldCharType="end"/>
        </w:r>
      </w:hyperlink>
    </w:p>
    <w:p w:rsidR="00B9006E" w:rsidRDefault="00B9006E" w14:paraId="46F7AEE7" w14:textId="1C46C03E">
      <w:pPr>
        <w:pStyle w:val="Verzeichnis1"/>
        <w:rPr>
          <w:rFonts w:asciiTheme="minorHAnsi" w:hAnsiTheme="minorHAnsi" w:eastAsiaTheme="minorEastAsia" w:cstheme="minorBidi"/>
          <w:noProof/>
          <w:sz w:val="22"/>
          <w:szCs w:val="22"/>
          <w:lang w:val="de-DE"/>
        </w:rPr>
      </w:pPr>
      <w:hyperlink w:history="1" w:anchor="_Toc98411919">
        <w:r w:rsidRPr="003D254E">
          <w:rPr>
            <w:rStyle w:val="Hyperlink"/>
            <w:noProof/>
          </w:rPr>
          <w:t>3</w:t>
        </w:r>
        <w:r>
          <w:rPr>
            <w:rFonts w:asciiTheme="minorHAnsi" w:hAnsiTheme="minorHAnsi" w:eastAsiaTheme="minorEastAsia" w:cstheme="minorBidi"/>
            <w:noProof/>
            <w:sz w:val="22"/>
            <w:szCs w:val="22"/>
            <w:lang w:val="de-DE"/>
          </w:rPr>
          <w:tab/>
        </w:r>
        <w:r w:rsidRPr="003D254E">
          <w:rPr>
            <w:rStyle w:val="Hyperlink"/>
            <w:noProof/>
          </w:rPr>
          <w:t>Data model</w:t>
        </w:r>
        <w:r>
          <w:rPr>
            <w:noProof/>
            <w:webHidden/>
          </w:rPr>
          <w:tab/>
        </w:r>
        <w:r>
          <w:rPr>
            <w:noProof/>
            <w:webHidden/>
          </w:rPr>
          <w:fldChar w:fldCharType="begin"/>
        </w:r>
        <w:r>
          <w:rPr>
            <w:noProof/>
            <w:webHidden/>
          </w:rPr>
          <w:instrText xml:space="preserve"> PAGEREF _Toc98411919 \h </w:instrText>
        </w:r>
        <w:r>
          <w:rPr>
            <w:noProof/>
            <w:webHidden/>
          </w:rPr>
        </w:r>
        <w:r>
          <w:rPr>
            <w:noProof/>
            <w:webHidden/>
          </w:rPr>
          <w:fldChar w:fldCharType="separate"/>
        </w:r>
        <w:r>
          <w:rPr>
            <w:noProof/>
            <w:webHidden/>
          </w:rPr>
          <w:t>47</w:t>
        </w:r>
        <w:r>
          <w:rPr>
            <w:noProof/>
            <w:webHidden/>
          </w:rPr>
          <w:fldChar w:fldCharType="end"/>
        </w:r>
      </w:hyperlink>
    </w:p>
    <w:p w:rsidR="00B9006E" w:rsidRDefault="00B9006E" w14:paraId="26FDA657" w14:textId="7D5CDA48">
      <w:pPr>
        <w:pStyle w:val="Verzeichnis2"/>
        <w:rPr>
          <w:rFonts w:asciiTheme="minorHAnsi" w:hAnsiTheme="minorHAnsi" w:eastAsiaTheme="minorEastAsia" w:cstheme="minorBidi"/>
          <w:noProof/>
          <w:sz w:val="22"/>
          <w:szCs w:val="22"/>
          <w:lang w:val="de-DE"/>
        </w:rPr>
      </w:pPr>
      <w:hyperlink w:history="1" w:anchor="_Toc98411920">
        <w:r w:rsidRPr="003D254E">
          <w:rPr>
            <w:rStyle w:val="Hyperlink"/>
            <w:noProof/>
          </w:rPr>
          <w:t>3.1</w:t>
        </w:r>
        <w:r>
          <w:rPr>
            <w:rFonts w:asciiTheme="minorHAnsi" w:hAnsiTheme="minorHAnsi" w:eastAsiaTheme="minorEastAsia" w:cstheme="minorBidi"/>
            <w:noProof/>
            <w:sz w:val="22"/>
            <w:szCs w:val="22"/>
            <w:lang w:val="de-DE"/>
          </w:rPr>
          <w:tab/>
        </w:r>
        <w:r w:rsidRPr="003D254E">
          <w:rPr>
            <w:rStyle w:val="Hyperlink"/>
            <w:noProof/>
          </w:rPr>
          <w:t>Extensions to schemas DIMS, SD and SICOS</w:t>
        </w:r>
        <w:r>
          <w:rPr>
            <w:noProof/>
            <w:webHidden/>
          </w:rPr>
          <w:tab/>
        </w:r>
        <w:r>
          <w:rPr>
            <w:noProof/>
            <w:webHidden/>
          </w:rPr>
          <w:fldChar w:fldCharType="begin"/>
        </w:r>
        <w:r>
          <w:rPr>
            <w:noProof/>
            <w:webHidden/>
          </w:rPr>
          <w:instrText xml:space="preserve"> PAGEREF _Toc98411920 \h </w:instrText>
        </w:r>
        <w:r>
          <w:rPr>
            <w:noProof/>
            <w:webHidden/>
          </w:rPr>
        </w:r>
        <w:r>
          <w:rPr>
            <w:noProof/>
            <w:webHidden/>
          </w:rPr>
          <w:fldChar w:fldCharType="separate"/>
        </w:r>
        <w:r>
          <w:rPr>
            <w:noProof/>
            <w:webHidden/>
          </w:rPr>
          <w:t>47</w:t>
        </w:r>
        <w:r>
          <w:rPr>
            <w:noProof/>
            <w:webHidden/>
          </w:rPr>
          <w:fldChar w:fldCharType="end"/>
        </w:r>
      </w:hyperlink>
    </w:p>
    <w:p w:rsidR="00B9006E" w:rsidRDefault="00B9006E" w14:paraId="6BE329F3" w14:textId="226AC39A">
      <w:pPr>
        <w:pStyle w:val="Verzeichnis2"/>
        <w:rPr>
          <w:rFonts w:asciiTheme="minorHAnsi" w:hAnsiTheme="minorHAnsi" w:eastAsiaTheme="minorEastAsia" w:cstheme="minorBidi"/>
          <w:noProof/>
          <w:sz w:val="22"/>
          <w:szCs w:val="22"/>
          <w:lang w:val="de-DE"/>
        </w:rPr>
      </w:pPr>
      <w:hyperlink w:history="1" w:anchor="_Toc98411921">
        <w:r w:rsidRPr="003D254E">
          <w:rPr>
            <w:rStyle w:val="Hyperlink"/>
            <w:noProof/>
          </w:rPr>
          <w:t>3.2</w:t>
        </w:r>
        <w:r>
          <w:rPr>
            <w:rFonts w:asciiTheme="minorHAnsi" w:hAnsiTheme="minorHAnsi" w:eastAsiaTheme="minorEastAsia" w:cstheme="minorBidi"/>
            <w:noProof/>
            <w:sz w:val="22"/>
            <w:szCs w:val="22"/>
            <w:lang w:val="de-DE"/>
          </w:rPr>
          <w:tab/>
        </w:r>
        <w:r w:rsidRPr="003D254E">
          <w:rPr>
            <w:rStyle w:val="Hyperlink"/>
            <w:noProof/>
          </w:rPr>
          <w:t>New DB schema STOX</w:t>
        </w:r>
        <w:r>
          <w:rPr>
            <w:noProof/>
            <w:webHidden/>
          </w:rPr>
          <w:tab/>
        </w:r>
        <w:r>
          <w:rPr>
            <w:noProof/>
            <w:webHidden/>
          </w:rPr>
          <w:fldChar w:fldCharType="begin"/>
        </w:r>
        <w:r>
          <w:rPr>
            <w:noProof/>
            <w:webHidden/>
          </w:rPr>
          <w:instrText xml:space="preserve"> PAGEREF _Toc98411921 \h </w:instrText>
        </w:r>
        <w:r>
          <w:rPr>
            <w:noProof/>
            <w:webHidden/>
          </w:rPr>
        </w:r>
        <w:r>
          <w:rPr>
            <w:noProof/>
            <w:webHidden/>
          </w:rPr>
          <w:fldChar w:fldCharType="separate"/>
        </w:r>
        <w:r>
          <w:rPr>
            <w:noProof/>
            <w:webHidden/>
          </w:rPr>
          <w:t>49</w:t>
        </w:r>
        <w:r>
          <w:rPr>
            <w:noProof/>
            <w:webHidden/>
          </w:rPr>
          <w:fldChar w:fldCharType="end"/>
        </w:r>
      </w:hyperlink>
    </w:p>
    <w:p w:rsidR="00B9006E" w:rsidRDefault="00B9006E" w14:paraId="04CD4106" w14:textId="70E57845">
      <w:pPr>
        <w:pStyle w:val="Verzeichnis2"/>
        <w:rPr>
          <w:rFonts w:asciiTheme="minorHAnsi" w:hAnsiTheme="minorHAnsi" w:eastAsiaTheme="minorEastAsia" w:cstheme="minorBidi"/>
          <w:noProof/>
          <w:sz w:val="22"/>
          <w:szCs w:val="22"/>
          <w:lang w:val="de-DE"/>
        </w:rPr>
      </w:pPr>
      <w:hyperlink w:history="1" w:anchor="_Toc98411922">
        <w:r w:rsidRPr="003D254E">
          <w:rPr>
            <w:rStyle w:val="Hyperlink"/>
            <w:noProof/>
          </w:rPr>
          <w:t>3.3</w:t>
        </w:r>
        <w:r>
          <w:rPr>
            <w:rFonts w:asciiTheme="minorHAnsi" w:hAnsiTheme="minorHAnsi" w:eastAsiaTheme="minorEastAsia" w:cstheme="minorBidi"/>
            <w:noProof/>
            <w:sz w:val="22"/>
            <w:szCs w:val="22"/>
            <w:lang w:val="de-DE"/>
          </w:rPr>
          <w:tab/>
        </w:r>
        <w:r w:rsidRPr="003D254E">
          <w:rPr>
            <w:rStyle w:val="Hyperlink"/>
            <w:noProof/>
          </w:rPr>
          <w:t>Description of new tables and fields</w:t>
        </w:r>
        <w:r>
          <w:rPr>
            <w:noProof/>
            <w:webHidden/>
          </w:rPr>
          <w:tab/>
        </w:r>
        <w:r>
          <w:rPr>
            <w:noProof/>
            <w:webHidden/>
          </w:rPr>
          <w:fldChar w:fldCharType="begin"/>
        </w:r>
        <w:r>
          <w:rPr>
            <w:noProof/>
            <w:webHidden/>
          </w:rPr>
          <w:instrText xml:space="preserve"> PAGEREF _Toc98411922 \h </w:instrText>
        </w:r>
        <w:r>
          <w:rPr>
            <w:noProof/>
            <w:webHidden/>
          </w:rPr>
        </w:r>
        <w:r>
          <w:rPr>
            <w:noProof/>
            <w:webHidden/>
          </w:rPr>
          <w:fldChar w:fldCharType="separate"/>
        </w:r>
        <w:r>
          <w:rPr>
            <w:noProof/>
            <w:webHidden/>
          </w:rPr>
          <w:t>51</w:t>
        </w:r>
        <w:r>
          <w:rPr>
            <w:noProof/>
            <w:webHidden/>
          </w:rPr>
          <w:fldChar w:fldCharType="end"/>
        </w:r>
      </w:hyperlink>
    </w:p>
    <w:p w:rsidR="00B9006E" w:rsidRDefault="00B9006E" w14:paraId="51442C77" w14:textId="58B04F5C">
      <w:pPr>
        <w:pStyle w:val="Verzeichnis3"/>
        <w:rPr>
          <w:rFonts w:asciiTheme="minorHAnsi" w:hAnsiTheme="minorHAnsi" w:eastAsiaTheme="minorEastAsia" w:cstheme="minorBidi"/>
          <w:noProof/>
          <w:sz w:val="22"/>
          <w:szCs w:val="22"/>
          <w:lang w:val="de-DE"/>
        </w:rPr>
      </w:pPr>
      <w:hyperlink w:history="1" w:anchor="_Toc98411923">
        <w:r w:rsidRPr="003D254E">
          <w:rPr>
            <w:rStyle w:val="Hyperlink"/>
            <w:noProof/>
          </w:rPr>
          <w:t>3.3.1</w:t>
        </w:r>
        <w:r>
          <w:rPr>
            <w:rFonts w:asciiTheme="minorHAnsi" w:hAnsiTheme="minorHAnsi" w:eastAsiaTheme="minorEastAsia" w:cstheme="minorBidi"/>
            <w:noProof/>
            <w:sz w:val="22"/>
            <w:szCs w:val="22"/>
            <w:lang w:val="de-DE"/>
          </w:rPr>
          <w:tab/>
        </w:r>
        <w:r w:rsidRPr="003D254E">
          <w:rPr>
            <w:rStyle w:val="Hyperlink"/>
            <w:noProof/>
          </w:rPr>
          <w:t>Table STOX_ADDRESSES</w:t>
        </w:r>
        <w:r>
          <w:rPr>
            <w:noProof/>
            <w:webHidden/>
          </w:rPr>
          <w:tab/>
        </w:r>
        <w:r>
          <w:rPr>
            <w:noProof/>
            <w:webHidden/>
          </w:rPr>
          <w:fldChar w:fldCharType="begin"/>
        </w:r>
        <w:r>
          <w:rPr>
            <w:noProof/>
            <w:webHidden/>
          </w:rPr>
          <w:instrText xml:space="preserve"> PAGEREF _Toc98411923 \h </w:instrText>
        </w:r>
        <w:r>
          <w:rPr>
            <w:noProof/>
            <w:webHidden/>
          </w:rPr>
        </w:r>
        <w:r>
          <w:rPr>
            <w:noProof/>
            <w:webHidden/>
          </w:rPr>
          <w:fldChar w:fldCharType="separate"/>
        </w:r>
        <w:r>
          <w:rPr>
            <w:noProof/>
            <w:webHidden/>
          </w:rPr>
          <w:t>51</w:t>
        </w:r>
        <w:r>
          <w:rPr>
            <w:noProof/>
            <w:webHidden/>
          </w:rPr>
          <w:fldChar w:fldCharType="end"/>
        </w:r>
      </w:hyperlink>
    </w:p>
    <w:p w:rsidR="00B9006E" w:rsidRDefault="00B9006E" w14:paraId="3F6AAE4B" w14:textId="7D357F7E">
      <w:pPr>
        <w:pStyle w:val="Verzeichnis3"/>
        <w:rPr>
          <w:rFonts w:asciiTheme="minorHAnsi" w:hAnsiTheme="minorHAnsi" w:eastAsiaTheme="minorEastAsia" w:cstheme="minorBidi"/>
          <w:noProof/>
          <w:sz w:val="22"/>
          <w:szCs w:val="22"/>
          <w:lang w:val="de-DE"/>
        </w:rPr>
      </w:pPr>
      <w:hyperlink w:history="1" w:anchor="_Toc98411924">
        <w:r w:rsidRPr="003D254E">
          <w:rPr>
            <w:rStyle w:val="Hyperlink"/>
            <w:noProof/>
          </w:rPr>
          <w:t>3.3.2</w:t>
        </w:r>
        <w:r>
          <w:rPr>
            <w:rFonts w:asciiTheme="minorHAnsi" w:hAnsiTheme="minorHAnsi" w:eastAsiaTheme="minorEastAsia" w:cstheme="minorBidi"/>
            <w:noProof/>
            <w:sz w:val="22"/>
            <w:szCs w:val="22"/>
            <w:lang w:val="de-DE"/>
          </w:rPr>
          <w:tab/>
        </w:r>
        <w:r w:rsidRPr="003D254E">
          <w:rPr>
            <w:rStyle w:val="Hyperlink"/>
            <w:noProof/>
          </w:rPr>
          <w:t>Table STOX_ASSORTMENTS</w:t>
        </w:r>
        <w:r>
          <w:rPr>
            <w:noProof/>
            <w:webHidden/>
          </w:rPr>
          <w:tab/>
        </w:r>
        <w:r>
          <w:rPr>
            <w:noProof/>
            <w:webHidden/>
          </w:rPr>
          <w:fldChar w:fldCharType="begin"/>
        </w:r>
        <w:r>
          <w:rPr>
            <w:noProof/>
            <w:webHidden/>
          </w:rPr>
          <w:instrText xml:space="preserve"> PAGEREF _Toc98411924 \h </w:instrText>
        </w:r>
        <w:r>
          <w:rPr>
            <w:noProof/>
            <w:webHidden/>
          </w:rPr>
        </w:r>
        <w:r>
          <w:rPr>
            <w:noProof/>
            <w:webHidden/>
          </w:rPr>
          <w:fldChar w:fldCharType="separate"/>
        </w:r>
        <w:r>
          <w:rPr>
            <w:noProof/>
            <w:webHidden/>
          </w:rPr>
          <w:t>51</w:t>
        </w:r>
        <w:r>
          <w:rPr>
            <w:noProof/>
            <w:webHidden/>
          </w:rPr>
          <w:fldChar w:fldCharType="end"/>
        </w:r>
      </w:hyperlink>
    </w:p>
    <w:p w:rsidR="00B9006E" w:rsidRDefault="00B9006E" w14:paraId="7AAD3DA6" w14:textId="7ADE0E9A">
      <w:pPr>
        <w:pStyle w:val="Verzeichnis3"/>
        <w:rPr>
          <w:rFonts w:asciiTheme="minorHAnsi" w:hAnsiTheme="minorHAnsi" w:eastAsiaTheme="minorEastAsia" w:cstheme="minorBidi"/>
          <w:noProof/>
          <w:sz w:val="22"/>
          <w:szCs w:val="22"/>
          <w:lang w:val="de-DE"/>
        </w:rPr>
      </w:pPr>
      <w:hyperlink w:history="1" w:anchor="_Toc98411925">
        <w:r w:rsidRPr="003D254E">
          <w:rPr>
            <w:rStyle w:val="Hyperlink"/>
            <w:noProof/>
          </w:rPr>
          <w:t>3.3.3</w:t>
        </w:r>
        <w:r>
          <w:rPr>
            <w:rFonts w:asciiTheme="minorHAnsi" w:hAnsiTheme="minorHAnsi" w:eastAsiaTheme="minorEastAsia" w:cstheme="minorBidi"/>
            <w:noProof/>
            <w:sz w:val="22"/>
            <w:szCs w:val="22"/>
            <w:lang w:val="de-DE"/>
          </w:rPr>
          <w:tab/>
        </w:r>
        <w:r w:rsidRPr="003D254E">
          <w:rPr>
            <w:rStyle w:val="Hyperlink"/>
            <w:noProof/>
          </w:rPr>
          <w:t>Table STOX_CENTRAL_SETTINGS</w:t>
        </w:r>
        <w:r>
          <w:rPr>
            <w:noProof/>
            <w:webHidden/>
          </w:rPr>
          <w:tab/>
        </w:r>
        <w:r>
          <w:rPr>
            <w:noProof/>
            <w:webHidden/>
          </w:rPr>
          <w:fldChar w:fldCharType="begin"/>
        </w:r>
        <w:r>
          <w:rPr>
            <w:noProof/>
            <w:webHidden/>
          </w:rPr>
          <w:instrText xml:space="preserve"> PAGEREF _Toc98411925 \h </w:instrText>
        </w:r>
        <w:r>
          <w:rPr>
            <w:noProof/>
            <w:webHidden/>
          </w:rPr>
        </w:r>
        <w:r>
          <w:rPr>
            <w:noProof/>
            <w:webHidden/>
          </w:rPr>
          <w:fldChar w:fldCharType="separate"/>
        </w:r>
        <w:r>
          <w:rPr>
            <w:noProof/>
            <w:webHidden/>
          </w:rPr>
          <w:t>52</w:t>
        </w:r>
        <w:r>
          <w:rPr>
            <w:noProof/>
            <w:webHidden/>
          </w:rPr>
          <w:fldChar w:fldCharType="end"/>
        </w:r>
      </w:hyperlink>
    </w:p>
    <w:p w:rsidR="00B9006E" w:rsidRDefault="00B9006E" w14:paraId="6322F14E" w14:textId="3D56D45E">
      <w:pPr>
        <w:pStyle w:val="Verzeichnis3"/>
        <w:rPr>
          <w:rFonts w:asciiTheme="minorHAnsi" w:hAnsiTheme="minorHAnsi" w:eastAsiaTheme="minorEastAsia" w:cstheme="minorBidi"/>
          <w:noProof/>
          <w:sz w:val="22"/>
          <w:szCs w:val="22"/>
          <w:lang w:val="de-DE"/>
        </w:rPr>
      </w:pPr>
      <w:hyperlink w:history="1" w:anchor="_Toc98411926">
        <w:r w:rsidRPr="003D254E">
          <w:rPr>
            <w:rStyle w:val="Hyperlink"/>
            <w:noProof/>
          </w:rPr>
          <w:t>3.3.4</w:t>
        </w:r>
        <w:r>
          <w:rPr>
            <w:rFonts w:asciiTheme="minorHAnsi" w:hAnsiTheme="minorHAnsi" w:eastAsiaTheme="minorEastAsia" w:cstheme="minorBidi"/>
            <w:noProof/>
            <w:sz w:val="22"/>
            <w:szCs w:val="22"/>
            <w:lang w:val="de-DE"/>
          </w:rPr>
          <w:tab/>
        </w:r>
        <w:r w:rsidRPr="003D254E">
          <w:rPr>
            <w:rStyle w:val="Hyperlink"/>
            <w:noProof/>
          </w:rPr>
          <w:t>Table STOX_DEALER_STATS/STOX_DEALER_STATS_ARCHIV</w:t>
        </w:r>
        <w:r>
          <w:rPr>
            <w:noProof/>
            <w:webHidden/>
          </w:rPr>
          <w:tab/>
        </w:r>
        <w:r>
          <w:rPr>
            <w:noProof/>
            <w:webHidden/>
          </w:rPr>
          <w:fldChar w:fldCharType="begin"/>
        </w:r>
        <w:r>
          <w:rPr>
            <w:noProof/>
            <w:webHidden/>
          </w:rPr>
          <w:instrText xml:space="preserve"> PAGEREF _Toc98411926 \h </w:instrText>
        </w:r>
        <w:r>
          <w:rPr>
            <w:noProof/>
            <w:webHidden/>
          </w:rPr>
        </w:r>
        <w:r>
          <w:rPr>
            <w:noProof/>
            <w:webHidden/>
          </w:rPr>
          <w:fldChar w:fldCharType="separate"/>
        </w:r>
        <w:r>
          <w:rPr>
            <w:noProof/>
            <w:webHidden/>
          </w:rPr>
          <w:t>53</w:t>
        </w:r>
        <w:r>
          <w:rPr>
            <w:noProof/>
            <w:webHidden/>
          </w:rPr>
          <w:fldChar w:fldCharType="end"/>
        </w:r>
      </w:hyperlink>
    </w:p>
    <w:p w:rsidR="00B9006E" w:rsidRDefault="00B9006E" w14:paraId="4E901BAC" w14:textId="1BB9EE45">
      <w:pPr>
        <w:pStyle w:val="Verzeichnis3"/>
        <w:rPr>
          <w:rFonts w:asciiTheme="minorHAnsi" w:hAnsiTheme="minorHAnsi" w:eastAsiaTheme="minorEastAsia" w:cstheme="minorBidi"/>
          <w:noProof/>
          <w:sz w:val="22"/>
          <w:szCs w:val="22"/>
          <w:lang w:val="de-DE"/>
        </w:rPr>
      </w:pPr>
      <w:hyperlink w:history="1" w:anchor="_Toc98411927">
        <w:r w:rsidRPr="003D254E">
          <w:rPr>
            <w:rStyle w:val="Hyperlink"/>
            <w:noProof/>
          </w:rPr>
          <w:t>3.3.5</w:t>
        </w:r>
        <w:r>
          <w:rPr>
            <w:rFonts w:asciiTheme="minorHAnsi" w:hAnsiTheme="minorHAnsi" w:eastAsiaTheme="minorEastAsia" w:cstheme="minorBidi"/>
            <w:noProof/>
            <w:sz w:val="22"/>
            <w:szCs w:val="22"/>
            <w:lang w:val="de-DE"/>
          </w:rPr>
          <w:tab/>
        </w:r>
        <w:r w:rsidRPr="003D254E">
          <w:rPr>
            <w:rStyle w:val="Hyperlink"/>
            <w:noProof/>
          </w:rPr>
          <w:t>Table STOX_DISCOUNT_MATRIX</w:t>
        </w:r>
        <w:r>
          <w:rPr>
            <w:noProof/>
            <w:webHidden/>
          </w:rPr>
          <w:tab/>
        </w:r>
        <w:r>
          <w:rPr>
            <w:noProof/>
            <w:webHidden/>
          </w:rPr>
          <w:fldChar w:fldCharType="begin"/>
        </w:r>
        <w:r>
          <w:rPr>
            <w:noProof/>
            <w:webHidden/>
          </w:rPr>
          <w:instrText xml:space="preserve"> PAGEREF _Toc98411927 \h </w:instrText>
        </w:r>
        <w:r>
          <w:rPr>
            <w:noProof/>
            <w:webHidden/>
          </w:rPr>
        </w:r>
        <w:r>
          <w:rPr>
            <w:noProof/>
            <w:webHidden/>
          </w:rPr>
          <w:fldChar w:fldCharType="separate"/>
        </w:r>
        <w:r>
          <w:rPr>
            <w:noProof/>
            <w:webHidden/>
          </w:rPr>
          <w:t>54</w:t>
        </w:r>
        <w:r>
          <w:rPr>
            <w:noProof/>
            <w:webHidden/>
          </w:rPr>
          <w:fldChar w:fldCharType="end"/>
        </w:r>
      </w:hyperlink>
    </w:p>
    <w:p w:rsidR="00B9006E" w:rsidRDefault="00B9006E" w14:paraId="09826343" w14:textId="1600E0F5">
      <w:pPr>
        <w:pStyle w:val="Verzeichnis3"/>
        <w:rPr>
          <w:rFonts w:asciiTheme="minorHAnsi" w:hAnsiTheme="minorHAnsi" w:eastAsiaTheme="minorEastAsia" w:cstheme="minorBidi"/>
          <w:noProof/>
          <w:sz w:val="22"/>
          <w:szCs w:val="22"/>
          <w:lang w:val="de-DE"/>
        </w:rPr>
      </w:pPr>
      <w:hyperlink w:history="1" w:anchor="_Toc98411928">
        <w:r w:rsidRPr="003D254E">
          <w:rPr>
            <w:rStyle w:val="Hyperlink"/>
            <w:noProof/>
          </w:rPr>
          <w:t>3.3.6</w:t>
        </w:r>
        <w:r>
          <w:rPr>
            <w:rFonts w:asciiTheme="minorHAnsi" w:hAnsiTheme="minorHAnsi" w:eastAsiaTheme="minorEastAsia" w:cstheme="minorBidi"/>
            <w:noProof/>
            <w:sz w:val="22"/>
            <w:szCs w:val="22"/>
            <w:lang w:val="de-DE"/>
          </w:rPr>
          <w:tab/>
        </w:r>
        <w:r w:rsidRPr="003D254E">
          <w:rPr>
            <w:rStyle w:val="Hyperlink"/>
            <w:noProof/>
          </w:rPr>
          <w:t>Table STOX_FINANCIAL_DATA</w:t>
        </w:r>
        <w:r>
          <w:rPr>
            <w:noProof/>
            <w:webHidden/>
          </w:rPr>
          <w:tab/>
        </w:r>
        <w:r>
          <w:rPr>
            <w:noProof/>
            <w:webHidden/>
          </w:rPr>
          <w:fldChar w:fldCharType="begin"/>
        </w:r>
        <w:r>
          <w:rPr>
            <w:noProof/>
            <w:webHidden/>
          </w:rPr>
          <w:instrText xml:space="preserve"> PAGEREF _Toc98411928 \h </w:instrText>
        </w:r>
        <w:r>
          <w:rPr>
            <w:noProof/>
            <w:webHidden/>
          </w:rPr>
        </w:r>
        <w:r>
          <w:rPr>
            <w:noProof/>
            <w:webHidden/>
          </w:rPr>
          <w:fldChar w:fldCharType="separate"/>
        </w:r>
        <w:r>
          <w:rPr>
            <w:noProof/>
            <w:webHidden/>
          </w:rPr>
          <w:t>54</w:t>
        </w:r>
        <w:r>
          <w:rPr>
            <w:noProof/>
            <w:webHidden/>
          </w:rPr>
          <w:fldChar w:fldCharType="end"/>
        </w:r>
      </w:hyperlink>
    </w:p>
    <w:p w:rsidR="00B9006E" w:rsidRDefault="00B9006E" w14:paraId="6A26C9A5" w14:textId="116256B2">
      <w:pPr>
        <w:pStyle w:val="Verzeichnis3"/>
        <w:rPr>
          <w:rFonts w:asciiTheme="minorHAnsi" w:hAnsiTheme="minorHAnsi" w:eastAsiaTheme="minorEastAsia" w:cstheme="minorBidi"/>
          <w:noProof/>
          <w:sz w:val="22"/>
          <w:szCs w:val="22"/>
          <w:lang w:val="de-DE"/>
        </w:rPr>
      </w:pPr>
      <w:hyperlink w:history="1" w:anchor="_Toc98411929">
        <w:r w:rsidRPr="003D254E">
          <w:rPr>
            <w:rStyle w:val="Hyperlink"/>
            <w:noProof/>
          </w:rPr>
          <w:t>3.3.7</w:t>
        </w:r>
        <w:r>
          <w:rPr>
            <w:rFonts w:asciiTheme="minorHAnsi" w:hAnsiTheme="minorHAnsi" w:eastAsiaTheme="minorEastAsia" w:cstheme="minorBidi"/>
            <w:noProof/>
            <w:sz w:val="22"/>
            <w:szCs w:val="22"/>
            <w:lang w:val="de-DE"/>
          </w:rPr>
          <w:tab/>
        </w:r>
        <w:r w:rsidRPr="003D254E">
          <w:rPr>
            <w:rStyle w:val="Hyperlink"/>
            <w:noProof/>
          </w:rPr>
          <w:t>Table STOX_INFO_PAGES</w:t>
        </w:r>
        <w:r>
          <w:rPr>
            <w:noProof/>
            <w:webHidden/>
          </w:rPr>
          <w:tab/>
        </w:r>
        <w:r>
          <w:rPr>
            <w:noProof/>
            <w:webHidden/>
          </w:rPr>
          <w:fldChar w:fldCharType="begin"/>
        </w:r>
        <w:r>
          <w:rPr>
            <w:noProof/>
            <w:webHidden/>
          </w:rPr>
          <w:instrText xml:space="preserve"> PAGEREF _Toc98411929 \h </w:instrText>
        </w:r>
        <w:r>
          <w:rPr>
            <w:noProof/>
            <w:webHidden/>
          </w:rPr>
        </w:r>
        <w:r>
          <w:rPr>
            <w:noProof/>
            <w:webHidden/>
          </w:rPr>
          <w:fldChar w:fldCharType="separate"/>
        </w:r>
        <w:r>
          <w:rPr>
            <w:noProof/>
            <w:webHidden/>
          </w:rPr>
          <w:t>54</w:t>
        </w:r>
        <w:r>
          <w:rPr>
            <w:noProof/>
            <w:webHidden/>
          </w:rPr>
          <w:fldChar w:fldCharType="end"/>
        </w:r>
      </w:hyperlink>
    </w:p>
    <w:p w:rsidR="00B9006E" w:rsidRDefault="00B9006E" w14:paraId="6D12A3A5" w14:textId="07908D19">
      <w:pPr>
        <w:pStyle w:val="Verzeichnis3"/>
        <w:rPr>
          <w:rFonts w:asciiTheme="minorHAnsi" w:hAnsiTheme="minorHAnsi" w:eastAsiaTheme="minorEastAsia" w:cstheme="minorBidi"/>
          <w:noProof/>
          <w:sz w:val="22"/>
          <w:szCs w:val="22"/>
          <w:lang w:val="de-DE"/>
        </w:rPr>
      </w:pPr>
      <w:hyperlink w:history="1" w:anchor="_Toc98411930">
        <w:r w:rsidRPr="003D254E">
          <w:rPr>
            <w:rStyle w:val="Hyperlink"/>
            <w:noProof/>
          </w:rPr>
          <w:t>3.3.8</w:t>
        </w:r>
        <w:r>
          <w:rPr>
            <w:rFonts w:asciiTheme="minorHAnsi" w:hAnsiTheme="minorHAnsi" w:eastAsiaTheme="minorEastAsia" w:cstheme="minorBidi"/>
            <w:noProof/>
            <w:sz w:val="22"/>
            <w:szCs w:val="22"/>
            <w:lang w:val="de-DE"/>
          </w:rPr>
          <w:tab/>
        </w:r>
        <w:r w:rsidRPr="003D254E">
          <w:rPr>
            <w:rStyle w:val="Hyperlink"/>
            <w:noProof/>
          </w:rPr>
          <w:t>Table STOX_LOCAL_SETTINGS</w:t>
        </w:r>
        <w:r>
          <w:rPr>
            <w:noProof/>
            <w:webHidden/>
          </w:rPr>
          <w:tab/>
        </w:r>
        <w:r>
          <w:rPr>
            <w:noProof/>
            <w:webHidden/>
          </w:rPr>
          <w:fldChar w:fldCharType="begin"/>
        </w:r>
        <w:r>
          <w:rPr>
            <w:noProof/>
            <w:webHidden/>
          </w:rPr>
          <w:instrText xml:space="preserve"> PAGEREF _Toc98411930 \h </w:instrText>
        </w:r>
        <w:r>
          <w:rPr>
            <w:noProof/>
            <w:webHidden/>
          </w:rPr>
        </w:r>
        <w:r>
          <w:rPr>
            <w:noProof/>
            <w:webHidden/>
          </w:rPr>
          <w:fldChar w:fldCharType="separate"/>
        </w:r>
        <w:r>
          <w:rPr>
            <w:noProof/>
            <w:webHidden/>
          </w:rPr>
          <w:t>55</w:t>
        </w:r>
        <w:r>
          <w:rPr>
            <w:noProof/>
            <w:webHidden/>
          </w:rPr>
          <w:fldChar w:fldCharType="end"/>
        </w:r>
      </w:hyperlink>
    </w:p>
    <w:p w:rsidR="00B9006E" w:rsidRDefault="00B9006E" w14:paraId="7F1CCF93" w14:textId="0860313A">
      <w:pPr>
        <w:pStyle w:val="Verzeichnis3"/>
        <w:rPr>
          <w:rFonts w:asciiTheme="minorHAnsi" w:hAnsiTheme="minorHAnsi" w:eastAsiaTheme="minorEastAsia" w:cstheme="minorBidi"/>
          <w:noProof/>
          <w:sz w:val="22"/>
          <w:szCs w:val="22"/>
          <w:lang w:val="de-DE"/>
        </w:rPr>
      </w:pPr>
      <w:hyperlink w:history="1" w:anchor="_Toc98411931">
        <w:r w:rsidRPr="003D254E">
          <w:rPr>
            <w:rStyle w:val="Hyperlink"/>
            <w:noProof/>
          </w:rPr>
          <w:t>3.3.9</w:t>
        </w:r>
        <w:r>
          <w:rPr>
            <w:rFonts w:asciiTheme="minorHAnsi" w:hAnsiTheme="minorHAnsi" w:eastAsiaTheme="minorEastAsia" w:cstheme="minorBidi"/>
            <w:noProof/>
            <w:sz w:val="22"/>
            <w:szCs w:val="22"/>
            <w:lang w:val="de-DE"/>
          </w:rPr>
          <w:tab/>
        </w:r>
        <w:r w:rsidRPr="003D254E">
          <w:rPr>
            <w:rStyle w:val="Hyperlink"/>
            <w:noProof/>
          </w:rPr>
          <w:t>Table STOX_ORDER_DETAILS</w:t>
        </w:r>
        <w:r>
          <w:rPr>
            <w:noProof/>
            <w:webHidden/>
          </w:rPr>
          <w:tab/>
        </w:r>
        <w:r>
          <w:rPr>
            <w:noProof/>
            <w:webHidden/>
          </w:rPr>
          <w:fldChar w:fldCharType="begin"/>
        </w:r>
        <w:r>
          <w:rPr>
            <w:noProof/>
            <w:webHidden/>
          </w:rPr>
          <w:instrText xml:space="preserve"> PAGEREF _Toc98411931 \h </w:instrText>
        </w:r>
        <w:r>
          <w:rPr>
            <w:noProof/>
            <w:webHidden/>
          </w:rPr>
        </w:r>
        <w:r>
          <w:rPr>
            <w:noProof/>
            <w:webHidden/>
          </w:rPr>
          <w:fldChar w:fldCharType="separate"/>
        </w:r>
        <w:r>
          <w:rPr>
            <w:noProof/>
            <w:webHidden/>
          </w:rPr>
          <w:t>56</w:t>
        </w:r>
        <w:r>
          <w:rPr>
            <w:noProof/>
            <w:webHidden/>
          </w:rPr>
          <w:fldChar w:fldCharType="end"/>
        </w:r>
      </w:hyperlink>
    </w:p>
    <w:p w:rsidR="00B9006E" w:rsidRDefault="00B9006E" w14:paraId="0F542421" w14:textId="7F0ED067">
      <w:pPr>
        <w:pStyle w:val="Verzeichnis3"/>
        <w:rPr>
          <w:rFonts w:asciiTheme="minorHAnsi" w:hAnsiTheme="minorHAnsi" w:eastAsiaTheme="minorEastAsia" w:cstheme="minorBidi"/>
          <w:noProof/>
          <w:sz w:val="22"/>
          <w:szCs w:val="22"/>
          <w:lang w:val="de-DE"/>
        </w:rPr>
      </w:pPr>
      <w:hyperlink w:history="1" w:anchor="_Toc98411932">
        <w:r w:rsidRPr="003D254E">
          <w:rPr>
            <w:rStyle w:val="Hyperlink"/>
            <w:noProof/>
          </w:rPr>
          <w:t>3.3.10</w:t>
        </w:r>
        <w:r>
          <w:rPr>
            <w:rFonts w:asciiTheme="minorHAnsi" w:hAnsiTheme="minorHAnsi" w:eastAsiaTheme="minorEastAsia" w:cstheme="minorBidi"/>
            <w:noProof/>
            <w:sz w:val="22"/>
            <w:szCs w:val="22"/>
            <w:lang w:val="de-DE"/>
          </w:rPr>
          <w:tab/>
        </w:r>
        <w:r w:rsidRPr="003D254E">
          <w:rPr>
            <w:rStyle w:val="Hyperlink"/>
            <w:noProof/>
          </w:rPr>
          <w:t>Table STOX_ORDERS</w:t>
        </w:r>
        <w:r>
          <w:rPr>
            <w:noProof/>
            <w:webHidden/>
          </w:rPr>
          <w:tab/>
        </w:r>
        <w:r>
          <w:rPr>
            <w:noProof/>
            <w:webHidden/>
          </w:rPr>
          <w:fldChar w:fldCharType="begin"/>
        </w:r>
        <w:r>
          <w:rPr>
            <w:noProof/>
            <w:webHidden/>
          </w:rPr>
          <w:instrText xml:space="preserve"> PAGEREF _Toc98411932 \h </w:instrText>
        </w:r>
        <w:r>
          <w:rPr>
            <w:noProof/>
            <w:webHidden/>
          </w:rPr>
        </w:r>
        <w:r>
          <w:rPr>
            <w:noProof/>
            <w:webHidden/>
          </w:rPr>
          <w:fldChar w:fldCharType="separate"/>
        </w:r>
        <w:r>
          <w:rPr>
            <w:noProof/>
            <w:webHidden/>
          </w:rPr>
          <w:t>57</w:t>
        </w:r>
        <w:r>
          <w:rPr>
            <w:noProof/>
            <w:webHidden/>
          </w:rPr>
          <w:fldChar w:fldCharType="end"/>
        </w:r>
      </w:hyperlink>
    </w:p>
    <w:p w:rsidR="00B9006E" w:rsidRDefault="00B9006E" w14:paraId="29FAC4DB" w14:textId="50972E0B">
      <w:pPr>
        <w:pStyle w:val="Verzeichnis3"/>
        <w:rPr>
          <w:rFonts w:asciiTheme="minorHAnsi" w:hAnsiTheme="minorHAnsi" w:eastAsiaTheme="minorEastAsia" w:cstheme="minorBidi"/>
          <w:noProof/>
          <w:sz w:val="22"/>
          <w:szCs w:val="22"/>
          <w:lang w:val="de-DE"/>
        </w:rPr>
      </w:pPr>
      <w:hyperlink w:history="1" w:anchor="_Toc98411933">
        <w:r w:rsidRPr="003D254E">
          <w:rPr>
            <w:rStyle w:val="Hyperlink"/>
            <w:noProof/>
          </w:rPr>
          <w:t>3.3.11</w:t>
        </w:r>
        <w:r>
          <w:rPr>
            <w:rFonts w:asciiTheme="minorHAnsi" w:hAnsiTheme="minorHAnsi" w:eastAsiaTheme="minorEastAsia" w:cstheme="minorBidi"/>
            <w:noProof/>
            <w:sz w:val="22"/>
            <w:szCs w:val="22"/>
            <w:lang w:val="de-DE"/>
          </w:rPr>
          <w:tab/>
        </w:r>
        <w:r w:rsidRPr="003D254E">
          <w:rPr>
            <w:rStyle w:val="Hyperlink"/>
            <w:noProof/>
          </w:rPr>
          <w:t>Table STOX_PARTS</w:t>
        </w:r>
        <w:r>
          <w:rPr>
            <w:noProof/>
            <w:webHidden/>
          </w:rPr>
          <w:tab/>
        </w:r>
        <w:r>
          <w:rPr>
            <w:noProof/>
            <w:webHidden/>
          </w:rPr>
          <w:fldChar w:fldCharType="begin"/>
        </w:r>
        <w:r>
          <w:rPr>
            <w:noProof/>
            <w:webHidden/>
          </w:rPr>
          <w:instrText xml:space="preserve"> PAGEREF _Toc98411933 \h </w:instrText>
        </w:r>
        <w:r>
          <w:rPr>
            <w:noProof/>
            <w:webHidden/>
          </w:rPr>
        </w:r>
        <w:r>
          <w:rPr>
            <w:noProof/>
            <w:webHidden/>
          </w:rPr>
          <w:fldChar w:fldCharType="separate"/>
        </w:r>
        <w:r>
          <w:rPr>
            <w:noProof/>
            <w:webHidden/>
          </w:rPr>
          <w:t>58</w:t>
        </w:r>
        <w:r>
          <w:rPr>
            <w:noProof/>
            <w:webHidden/>
          </w:rPr>
          <w:fldChar w:fldCharType="end"/>
        </w:r>
      </w:hyperlink>
    </w:p>
    <w:p w:rsidR="00B9006E" w:rsidRDefault="00B9006E" w14:paraId="145EC83F" w14:textId="21D2DFC3">
      <w:pPr>
        <w:pStyle w:val="Verzeichnis3"/>
        <w:rPr>
          <w:rFonts w:asciiTheme="minorHAnsi" w:hAnsiTheme="minorHAnsi" w:eastAsiaTheme="minorEastAsia" w:cstheme="minorBidi"/>
          <w:noProof/>
          <w:sz w:val="22"/>
          <w:szCs w:val="22"/>
          <w:lang w:val="de-DE"/>
        </w:rPr>
      </w:pPr>
      <w:hyperlink w:history="1" w:anchor="_Toc98411934">
        <w:r w:rsidRPr="003D254E">
          <w:rPr>
            <w:rStyle w:val="Hyperlink"/>
            <w:noProof/>
          </w:rPr>
          <w:t>3.3.12</w:t>
        </w:r>
        <w:r>
          <w:rPr>
            <w:rFonts w:asciiTheme="minorHAnsi" w:hAnsiTheme="minorHAnsi" w:eastAsiaTheme="minorEastAsia" w:cstheme="minorBidi"/>
            <w:noProof/>
            <w:sz w:val="22"/>
            <w:szCs w:val="22"/>
            <w:lang w:val="de-DE"/>
          </w:rPr>
          <w:tab/>
        </w:r>
        <w:r w:rsidRPr="003D254E">
          <w:rPr>
            <w:rStyle w:val="Hyperlink"/>
            <w:noProof/>
          </w:rPr>
          <w:t>Table STOX_RESERVATIONS</w:t>
        </w:r>
        <w:r>
          <w:rPr>
            <w:noProof/>
            <w:webHidden/>
          </w:rPr>
          <w:tab/>
        </w:r>
        <w:r>
          <w:rPr>
            <w:noProof/>
            <w:webHidden/>
          </w:rPr>
          <w:fldChar w:fldCharType="begin"/>
        </w:r>
        <w:r>
          <w:rPr>
            <w:noProof/>
            <w:webHidden/>
          </w:rPr>
          <w:instrText xml:space="preserve"> PAGEREF _Toc98411934 \h </w:instrText>
        </w:r>
        <w:r>
          <w:rPr>
            <w:noProof/>
            <w:webHidden/>
          </w:rPr>
        </w:r>
        <w:r>
          <w:rPr>
            <w:noProof/>
            <w:webHidden/>
          </w:rPr>
          <w:fldChar w:fldCharType="separate"/>
        </w:r>
        <w:r>
          <w:rPr>
            <w:noProof/>
            <w:webHidden/>
          </w:rPr>
          <w:t>58</w:t>
        </w:r>
        <w:r>
          <w:rPr>
            <w:noProof/>
            <w:webHidden/>
          </w:rPr>
          <w:fldChar w:fldCharType="end"/>
        </w:r>
      </w:hyperlink>
    </w:p>
    <w:p w:rsidR="00B9006E" w:rsidRDefault="00B9006E" w14:paraId="1334E5B1" w14:textId="17CFDA62">
      <w:pPr>
        <w:pStyle w:val="Verzeichnis3"/>
        <w:rPr>
          <w:rFonts w:asciiTheme="minorHAnsi" w:hAnsiTheme="minorHAnsi" w:eastAsiaTheme="minorEastAsia" w:cstheme="minorBidi"/>
          <w:noProof/>
          <w:sz w:val="22"/>
          <w:szCs w:val="22"/>
          <w:lang w:val="de-DE"/>
        </w:rPr>
      </w:pPr>
      <w:hyperlink w:history="1" w:anchor="_Toc98411935">
        <w:r w:rsidRPr="003D254E">
          <w:rPr>
            <w:rStyle w:val="Hyperlink"/>
            <w:noProof/>
          </w:rPr>
          <w:t>3.3.13</w:t>
        </w:r>
        <w:r>
          <w:rPr>
            <w:rFonts w:asciiTheme="minorHAnsi" w:hAnsiTheme="minorHAnsi" w:eastAsiaTheme="minorEastAsia" w:cstheme="minorBidi"/>
            <w:noProof/>
            <w:sz w:val="22"/>
            <w:szCs w:val="22"/>
            <w:lang w:val="de-DE"/>
          </w:rPr>
          <w:tab/>
        </w:r>
        <w:r w:rsidRPr="003D254E">
          <w:rPr>
            <w:rStyle w:val="Hyperlink"/>
            <w:noProof/>
          </w:rPr>
          <w:t>Table STOX_SHIPPING_MODES</w:t>
        </w:r>
        <w:r>
          <w:rPr>
            <w:noProof/>
            <w:webHidden/>
          </w:rPr>
          <w:tab/>
        </w:r>
        <w:r>
          <w:rPr>
            <w:noProof/>
            <w:webHidden/>
          </w:rPr>
          <w:fldChar w:fldCharType="begin"/>
        </w:r>
        <w:r>
          <w:rPr>
            <w:noProof/>
            <w:webHidden/>
          </w:rPr>
          <w:instrText xml:space="preserve"> PAGEREF _Toc98411935 \h </w:instrText>
        </w:r>
        <w:r>
          <w:rPr>
            <w:noProof/>
            <w:webHidden/>
          </w:rPr>
        </w:r>
        <w:r>
          <w:rPr>
            <w:noProof/>
            <w:webHidden/>
          </w:rPr>
          <w:fldChar w:fldCharType="separate"/>
        </w:r>
        <w:r>
          <w:rPr>
            <w:noProof/>
            <w:webHidden/>
          </w:rPr>
          <w:t>58</w:t>
        </w:r>
        <w:r>
          <w:rPr>
            <w:noProof/>
            <w:webHidden/>
          </w:rPr>
          <w:fldChar w:fldCharType="end"/>
        </w:r>
      </w:hyperlink>
    </w:p>
    <w:p w:rsidR="00B9006E" w:rsidRDefault="00B9006E" w14:paraId="6F5C71BE" w14:textId="167B1143">
      <w:pPr>
        <w:pStyle w:val="Verzeichnis3"/>
        <w:rPr>
          <w:rFonts w:asciiTheme="minorHAnsi" w:hAnsiTheme="minorHAnsi" w:eastAsiaTheme="minorEastAsia" w:cstheme="minorBidi"/>
          <w:noProof/>
          <w:sz w:val="22"/>
          <w:szCs w:val="22"/>
          <w:lang w:val="de-DE"/>
        </w:rPr>
      </w:pPr>
      <w:hyperlink w:history="1" w:anchor="_Toc98411936">
        <w:r w:rsidRPr="003D254E">
          <w:rPr>
            <w:rStyle w:val="Hyperlink"/>
            <w:noProof/>
          </w:rPr>
          <w:t>3.3.14</w:t>
        </w:r>
        <w:r>
          <w:rPr>
            <w:rFonts w:asciiTheme="minorHAnsi" w:hAnsiTheme="minorHAnsi" w:eastAsiaTheme="minorEastAsia" w:cstheme="minorBidi"/>
            <w:noProof/>
            <w:sz w:val="22"/>
            <w:szCs w:val="22"/>
            <w:lang w:val="de-DE"/>
          </w:rPr>
          <w:tab/>
        </w:r>
        <w:r w:rsidRPr="003D254E">
          <w:rPr>
            <w:rStyle w:val="Hyperlink"/>
            <w:noProof/>
          </w:rPr>
          <w:t>Table STOX_SUPPLIER_SHIPPING_MODES</w:t>
        </w:r>
        <w:r>
          <w:rPr>
            <w:noProof/>
            <w:webHidden/>
          </w:rPr>
          <w:tab/>
        </w:r>
        <w:r>
          <w:rPr>
            <w:noProof/>
            <w:webHidden/>
          </w:rPr>
          <w:fldChar w:fldCharType="begin"/>
        </w:r>
        <w:r>
          <w:rPr>
            <w:noProof/>
            <w:webHidden/>
          </w:rPr>
          <w:instrText xml:space="preserve"> PAGEREF _Toc98411936 \h </w:instrText>
        </w:r>
        <w:r>
          <w:rPr>
            <w:noProof/>
            <w:webHidden/>
          </w:rPr>
        </w:r>
        <w:r>
          <w:rPr>
            <w:noProof/>
            <w:webHidden/>
          </w:rPr>
          <w:fldChar w:fldCharType="separate"/>
        </w:r>
        <w:r>
          <w:rPr>
            <w:noProof/>
            <w:webHidden/>
          </w:rPr>
          <w:t>59</w:t>
        </w:r>
        <w:r>
          <w:rPr>
            <w:noProof/>
            <w:webHidden/>
          </w:rPr>
          <w:fldChar w:fldCharType="end"/>
        </w:r>
      </w:hyperlink>
    </w:p>
    <w:p w:rsidR="00B9006E" w:rsidRDefault="00B9006E" w14:paraId="488479F0" w14:textId="51D09932">
      <w:pPr>
        <w:pStyle w:val="Verzeichnis3"/>
        <w:rPr>
          <w:rFonts w:asciiTheme="minorHAnsi" w:hAnsiTheme="minorHAnsi" w:eastAsiaTheme="minorEastAsia" w:cstheme="minorBidi"/>
          <w:noProof/>
          <w:sz w:val="22"/>
          <w:szCs w:val="22"/>
          <w:lang w:val="de-DE"/>
        </w:rPr>
      </w:pPr>
      <w:hyperlink w:history="1" w:anchor="_Toc98411937">
        <w:r w:rsidRPr="003D254E">
          <w:rPr>
            <w:rStyle w:val="Hyperlink"/>
            <w:noProof/>
          </w:rPr>
          <w:t>3.3.15</w:t>
        </w:r>
        <w:r>
          <w:rPr>
            <w:rFonts w:asciiTheme="minorHAnsi" w:hAnsiTheme="minorHAnsi" w:eastAsiaTheme="minorEastAsia" w:cstheme="minorBidi"/>
            <w:noProof/>
            <w:sz w:val="22"/>
            <w:szCs w:val="22"/>
            <w:lang w:val="de-DE"/>
          </w:rPr>
          <w:tab/>
        </w:r>
        <w:r w:rsidRPr="003D254E">
          <w:rPr>
            <w:rStyle w:val="Hyperlink"/>
            <w:noProof/>
          </w:rPr>
          <w:t>Table STOX_DEALER_EXCLUSIONS</w:t>
        </w:r>
        <w:r>
          <w:rPr>
            <w:noProof/>
            <w:webHidden/>
          </w:rPr>
          <w:tab/>
        </w:r>
        <w:r>
          <w:rPr>
            <w:noProof/>
            <w:webHidden/>
          </w:rPr>
          <w:fldChar w:fldCharType="begin"/>
        </w:r>
        <w:r>
          <w:rPr>
            <w:noProof/>
            <w:webHidden/>
          </w:rPr>
          <w:instrText xml:space="preserve"> PAGEREF _Toc98411937 \h </w:instrText>
        </w:r>
        <w:r>
          <w:rPr>
            <w:noProof/>
            <w:webHidden/>
          </w:rPr>
        </w:r>
        <w:r>
          <w:rPr>
            <w:noProof/>
            <w:webHidden/>
          </w:rPr>
          <w:fldChar w:fldCharType="separate"/>
        </w:r>
        <w:r>
          <w:rPr>
            <w:noProof/>
            <w:webHidden/>
          </w:rPr>
          <w:t>59</w:t>
        </w:r>
        <w:r>
          <w:rPr>
            <w:noProof/>
            <w:webHidden/>
          </w:rPr>
          <w:fldChar w:fldCharType="end"/>
        </w:r>
      </w:hyperlink>
    </w:p>
    <w:p w:rsidR="00B9006E" w:rsidRDefault="00B9006E" w14:paraId="1D46C607" w14:textId="4FBECA12">
      <w:pPr>
        <w:pStyle w:val="Verzeichnis3"/>
        <w:rPr>
          <w:rFonts w:asciiTheme="minorHAnsi" w:hAnsiTheme="minorHAnsi" w:eastAsiaTheme="minorEastAsia" w:cstheme="minorBidi"/>
          <w:noProof/>
          <w:sz w:val="22"/>
          <w:szCs w:val="22"/>
          <w:lang w:val="de-DE"/>
        </w:rPr>
      </w:pPr>
      <w:hyperlink w:history="1" w:anchor="_Toc98411938">
        <w:r w:rsidRPr="003D254E">
          <w:rPr>
            <w:rStyle w:val="Hyperlink"/>
            <w:noProof/>
          </w:rPr>
          <w:t>3.3.16</w:t>
        </w:r>
        <w:r>
          <w:rPr>
            <w:rFonts w:asciiTheme="minorHAnsi" w:hAnsiTheme="minorHAnsi" w:eastAsiaTheme="minorEastAsia" w:cstheme="minorBidi"/>
            <w:noProof/>
            <w:sz w:val="22"/>
            <w:szCs w:val="22"/>
            <w:lang w:val="de-DE"/>
          </w:rPr>
          <w:tab/>
        </w:r>
        <w:r w:rsidRPr="003D254E">
          <w:rPr>
            <w:rStyle w:val="Hyperlink"/>
            <w:noProof/>
          </w:rPr>
          <w:t>Table D2D_ORDERS</w:t>
        </w:r>
        <w:r>
          <w:rPr>
            <w:noProof/>
            <w:webHidden/>
          </w:rPr>
          <w:tab/>
        </w:r>
        <w:r>
          <w:rPr>
            <w:noProof/>
            <w:webHidden/>
          </w:rPr>
          <w:fldChar w:fldCharType="begin"/>
        </w:r>
        <w:r>
          <w:rPr>
            <w:noProof/>
            <w:webHidden/>
          </w:rPr>
          <w:instrText xml:space="preserve"> PAGEREF _Toc98411938 \h </w:instrText>
        </w:r>
        <w:r>
          <w:rPr>
            <w:noProof/>
            <w:webHidden/>
          </w:rPr>
        </w:r>
        <w:r>
          <w:rPr>
            <w:noProof/>
            <w:webHidden/>
          </w:rPr>
          <w:fldChar w:fldCharType="separate"/>
        </w:r>
        <w:r>
          <w:rPr>
            <w:noProof/>
            <w:webHidden/>
          </w:rPr>
          <w:t>60</w:t>
        </w:r>
        <w:r>
          <w:rPr>
            <w:noProof/>
            <w:webHidden/>
          </w:rPr>
          <w:fldChar w:fldCharType="end"/>
        </w:r>
      </w:hyperlink>
    </w:p>
    <w:p w:rsidR="00B9006E" w:rsidRDefault="00B9006E" w14:paraId="3F27CC37" w14:textId="5166DB3B">
      <w:pPr>
        <w:pStyle w:val="Verzeichnis3"/>
        <w:rPr>
          <w:rFonts w:asciiTheme="minorHAnsi" w:hAnsiTheme="minorHAnsi" w:eastAsiaTheme="minorEastAsia" w:cstheme="minorBidi"/>
          <w:noProof/>
          <w:sz w:val="22"/>
          <w:szCs w:val="22"/>
          <w:lang w:val="de-DE"/>
        </w:rPr>
      </w:pPr>
      <w:hyperlink w:history="1" w:anchor="_Toc98411939">
        <w:r w:rsidRPr="003D254E">
          <w:rPr>
            <w:rStyle w:val="Hyperlink"/>
            <w:noProof/>
          </w:rPr>
          <w:t>3.3.17</w:t>
        </w:r>
        <w:r>
          <w:rPr>
            <w:rFonts w:asciiTheme="minorHAnsi" w:hAnsiTheme="minorHAnsi" w:eastAsiaTheme="minorEastAsia" w:cstheme="minorBidi"/>
            <w:noProof/>
            <w:sz w:val="22"/>
            <w:szCs w:val="22"/>
            <w:lang w:val="de-DE"/>
          </w:rPr>
          <w:tab/>
        </w:r>
        <w:r w:rsidRPr="003D254E">
          <w:rPr>
            <w:rStyle w:val="Hyperlink"/>
            <w:noProof/>
          </w:rPr>
          <w:t>Table D2D_REQUESTS</w:t>
        </w:r>
        <w:r>
          <w:rPr>
            <w:noProof/>
            <w:webHidden/>
          </w:rPr>
          <w:tab/>
        </w:r>
        <w:r>
          <w:rPr>
            <w:noProof/>
            <w:webHidden/>
          </w:rPr>
          <w:fldChar w:fldCharType="begin"/>
        </w:r>
        <w:r>
          <w:rPr>
            <w:noProof/>
            <w:webHidden/>
          </w:rPr>
          <w:instrText xml:space="preserve"> PAGEREF _Toc98411939 \h </w:instrText>
        </w:r>
        <w:r>
          <w:rPr>
            <w:noProof/>
            <w:webHidden/>
          </w:rPr>
        </w:r>
        <w:r>
          <w:rPr>
            <w:noProof/>
            <w:webHidden/>
          </w:rPr>
          <w:fldChar w:fldCharType="separate"/>
        </w:r>
        <w:r>
          <w:rPr>
            <w:noProof/>
            <w:webHidden/>
          </w:rPr>
          <w:t>61</w:t>
        </w:r>
        <w:r>
          <w:rPr>
            <w:noProof/>
            <w:webHidden/>
          </w:rPr>
          <w:fldChar w:fldCharType="end"/>
        </w:r>
      </w:hyperlink>
    </w:p>
    <w:p w:rsidR="00B9006E" w:rsidRDefault="00B9006E" w14:paraId="74D2335E" w14:textId="74292FCF">
      <w:pPr>
        <w:pStyle w:val="Verzeichnis1"/>
        <w:rPr>
          <w:rFonts w:asciiTheme="minorHAnsi" w:hAnsiTheme="minorHAnsi" w:eastAsiaTheme="minorEastAsia" w:cstheme="minorBidi"/>
          <w:noProof/>
          <w:sz w:val="22"/>
          <w:szCs w:val="22"/>
          <w:lang w:val="de-DE"/>
        </w:rPr>
      </w:pPr>
      <w:hyperlink w:history="1" w:anchor="_Toc98411940">
        <w:r w:rsidRPr="003D254E">
          <w:rPr>
            <w:rStyle w:val="Hyperlink"/>
            <w:noProof/>
          </w:rPr>
          <w:t>4</w:t>
        </w:r>
        <w:r>
          <w:rPr>
            <w:rFonts w:asciiTheme="minorHAnsi" w:hAnsiTheme="minorHAnsi" w:eastAsiaTheme="minorEastAsia" w:cstheme="minorBidi"/>
            <w:noProof/>
            <w:sz w:val="22"/>
            <w:szCs w:val="22"/>
            <w:lang w:val="de-DE"/>
          </w:rPr>
          <w:tab/>
        </w:r>
        <w:r w:rsidRPr="003D254E">
          <w:rPr>
            <w:rStyle w:val="Hyperlink"/>
            <w:noProof/>
          </w:rPr>
          <w:t>Dialogspecification</w:t>
        </w:r>
        <w:r>
          <w:rPr>
            <w:noProof/>
            <w:webHidden/>
          </w:rPr>
          <w:tab/>
        </w:r>
        <w:r>
          <w:rPr>
            <w:noProof/>
            <w:webHidden/>
          </w:rPr>
          <w:fldChar w:fldCharType="begin"/>
        </w:r>
        <w:r>
          <w:rPr>
            <w:noProof/>
            <w:webHidden/>
          </w:rPr>
          <w:instrText xml:space="preserve"> PAGEREF _Toc98411940 \h </w:instrText>
        </w:r>
        <w:r>
          <w:rPr>
            <w:noProof/>
            <w:webHidden/>
          </w:rPr>
        </w:r>
        <w:r>
          <w:rPr>
            <w:noProof/>
            <w:webHidden/>
          </w:rPr>
          <w:fldChar w:fldCharType="separate"/>
        </w:r>
        <w:r>
          <w:rPr>
            <w:noProof/>
            <w:webHidden/>
          </w:rPr>
          <w:t>63</w:t>
        </w:r>
        <w:r>
          <w:rPr>
            <w:noProof/>
            <w:webHidden/>
          </w:rPr>
          <w:fldChar w:fldCharType="end"/>
        </w:r>
      </w:hyperlink>
    </w:p>
    <w:p w:rsidR="00B9006E" w:rsidRDefault="00B9006E" w14:paraId="3F0991BD" w14:textId="0FB4AB40">
      <w:pPr>
        <w:pStyle w:val="Verzeichnis2"/>
        <w:rPr>
          <w:rFonts w:asciiTheme="minorHAnsi" w:hAnsiTheme="minorHAnsi" w:eastAsiaTheme="minorEastAsia" w:cstheme="minorBidi"/>
          <w:noProof/>
          <w:sz w:val="22"/>
          <w:szCs w:val="22"/>
          <w:lang w:val="de-DE"/>
        </w:rPr>
      </w:pPr>
      <w:hyperlink w:history="1" w:anchor="_Toc98411941">
        <w:r w:rsidRPr="003D254E">
          <w:rPr>
            <w:rStyle w:val="Hyperlink"/>
            <w:noProof/>
          </w:rPr>
          <w:t>4.1</w:t>
        </w:r>
        <w:r>
          <w:rPr>
            <w:rFonts w:asciiTheme="minorHAnsi" w:hAnsiTheme="minorHAnsi" w:eastAsiaTheme="minorEastAsia" w:cstheme="minorBidi"/>
            <w:noProof/>
            <w:sz w:val="22"/>
            <w:szCs w:val="22"/>
            <w:lang w:val="de-DE"/>
          </w:rPr>
          <w:tab/>
        </w:r>
        <w:r w:rsidRPr="003D254E">
          <w:rPr>
            <w:rStyle w:val="Hyperlink"/>
            <w:noProof/>
          </w:rPr>
          <w:t>General standards and specifications</w:t>
        </w:r>
        <w:r>
          <w:rPr>
            <w:noProof/>
            <w:webHidden/>
          </w:rPr>
          <w:tab/>
        </w:r>
        <w:r>
          <w:rPr>
            <w:noProof/>
            <w:webHidden/>
          </w:rPr>
          <w:fldChar w:fldCharType="begin"/>
        </w:r>
        <w:r>
          <w:rPr>
            <w:noProof/>
            <w:webHidden/>
          </w:rPr>
          <w:instrText xml:space="preserve"> PAGEREF _Toc98411941 \h </w:instrText>
        </w:r>
        <w:r>
          <w:rPr>
            <w:noProof/>
            <w:webHidden/>
          </w:rPr>
        </w:r>
        <w:r>
          <w:rPr>
            <w:noProof/>
            <w:webHidden/>
          </w:rPr>
          <w:fldChar w:fldCharType="separate"/>
        </w:r>
        <w:r>
          <w:rPr>
            <w:noProof/>
            <w:webHidden/>
          </w:rPr>
          <w:t>63</w:t>
        </w:r>
        <w:r>
          <w:rPr>
            <w:noProof/>
            <w:webHidden/>
          </w:rPr>
          <w:fldChar w:fldCharType="end"/>
        </w:r>
      </w:hyperlink>
    </w:p>
    <w:p w:rsidR="00B9006E" w:rsidRDefault="00B9006E" w14:paraId="6D28CB69" w14:textId="5D34215C">
      <w:pPr>
        <w:pStyle w:val="Verzeichnis3"/>
        <w:rPr>
          <w:rFonts w:asciiTheme="minorHAnsi" w:hAnsiTheme="minorHAnsi" w:eastAsiaTheme="minorEastAsia" w:cstheme="minorBidi"/>
          <w:noProof/>
          <w:sz w:val="22"/>
          <w:szCs w:val="22"/>
          <w:lang w:val="de-DE"/>
        </w:rPr>
      </w:pPr>
      <w:hyperlink w:history="1" w:anchor="_Toc98411942">
        <w:r w:rsidRPr="003D254E">
          <w:rPr>
            <w:rStyle w:val="Hyperlink"/>
            <w:noProof/>
          </w:rPr>
          <w:t>4.1.1</w:t>
        </w:r>
        <w:r>
          <w:rPr>
            <w:rFonts w:asciiTheme="minorHAnsi" w:hAnsiTheme="minorHAnsi" w:eastAsiaTheme="minorEastAsia" w:cstheme="minorBidi"/>
            <w:noProof/>
            <w:sz w:val="22"/>
            <w:szCs w:val="22"/>
            <w:lang w:val="de-DE"/>
          </w:rPr>
          <w:tab/>
        </w:r>
        <w:r w:rsidRPr="003D254E">
          <w:rPr>
            <w:rStyle w:val="Hyperlink"/>
            <w:noProof/>
          </w:rPr>
          <w:t>Surface designations</w:t>
        </w:r>
        <w:r>
          <w:rPr>
            <w:noProof/>
            <w:webHidden/>
          </w:rPr>
          <w:tab/>
        </w:r>
        <w:r>
          <w:rPr>
            <w:noProof/>
            <w:webHidden/>
          </w:rPr>
          <w:fldChar w:fldCharType="begin"/>
        </w:r>
        <w:r>
          <w:rPr>
            <w:noProof/>
            <w:webHidden/>
          </w:rPr>
          <w:instrText xml:space="preserve"> PAGEREF _Toc98411942 \h </w:instrText>
        </w:r>
        <w:r>
          <w:rPr>
            <w:noProof/>
            <w:webHidden/>
          </w:rPr>
        </w:r>
        <w:r>
          <w:rPr>
            <w:noProof/>
            <w:webHidden/>
          </w:rPr>
          <w:fldChar w:fldCharType="separate"/>
        </w:r>
        <w:r>
          <w:rPr>
            <w:noProof/>
            <w:webHidden/>
          </w:rPr>
          <w:t>63</w:t>
        </w:r>
        <w:r>
          <w:rPr>
            <w:noProof/>
            <w:webHidden/>
          </w:rPr>
          <w:fldChar w:fldCharType="end"/>
        </w:r>
      </w:hyperlink>
    </w:p>
    <w:p w:rsidR="00B9006E" w:rsidRDefault="00B9006E" w14:paraId="51106D7C" w14:textId="53B48C8F">
      <w:pPr>
        <w:pStyle w:val="Verzeichnis3"/>
        <w:rPr>
          <w:rFonts w:asciiTheme="minorHAnsi" w:hAnsiTheme="minorHAnsi" w:eastAsiaTheme="minorEastAsia" w:cstheme="minorBidi"/>
          <w:noProof/>
          <w:sz w:val="22"/>
          <w:szCs w:val="22"/>
          <w:lang w:val="de-DE"/>
        </w:rPr>
      </w:pPr>
      <w:hyperlink w:history="1" w:anchor="_Toc98411943">
        <w:r w:rsidRPr="003D254E">
          <w:rPr>
            <w:rStyle w:val="Hyperlink"/>
            <w:noProof/>
            <w:highlight w:val="magenta"/>
          </w:rPr>
          <w:t>4.1.2</w:t>
        </w:r>
        <w:r>
          <w:rPr>
            <w:rFonts w:asciiTheme="minorHAnsi" w:hAnsiTheme="minorHAnsi" w:eastAsiaTheme="minorEastAsia" w:cstheme="minorBidi"/>
            <w:noProof/>
            <w:sz w:val="22"/>
            <w:szCs w:val="22"/>
            <w:lang w:val="de-DE"/>
          </w:rPr>
          <w:tab/>
        </w:r>
        <w:r w:rsidRPr="003D254E">
          <w:rPr>
            <w:rStyle w:val="Hyperlink"/>
            <w:noProof/>
            <w:highlight w:val="magenta"/>
          </w:rPr>
          <w:t>Look and Feel</w:t>
        </w:r>
        <w:r>
          <w:rPr>
            <w:noProof/>
            <w:webHidden/>
          </w:rPr>
          <w:tab/>
        </w:r>
        <w:r>
          <w:rPr>
            <w:noProof/>
            <w:webHidden/>
          </w:rPr>
          <w:fldChar w:fldCharType="begin"/>
        </w:r>
        <w:r>
          <w:rPr>
            <w:noProof/>
            <w:webHidden/>
          </w:rPr>
          <w:instrText xml:space="preserve"> PAGEREF _Toc98411943 \h </w:instrText>
        </w:r>
        <w:r>
          <w:rPr>
            <w:noProof/>
            <w:webHidden/>
          </w:rPr>
        </w:r>
        <w:r>
          <w:rPr>
            <w:noProof/>
            <w:webHidden/>
          </w:rPr>
          <w:fldChar w:fldCharType="separate"/>
        </w:r>
        <w:r>
          <w:rPr>
            <w:noProof/>
            <w:webHidden/>
          </w:rPr>
          <w:t>63</w:t>
        </w:r>
        <w:r>
          <w:rPr>
            <w:noProof/>
            <w:webHidden/>
          </w:rPr>
          <w:fldChar w:fldCharType="end"/>
        </w:r>
      </w:hyperlink>
    </w:p>
    <w:p w:rsidR="00B9006E" w:rsidRDefault="00B9006E" w14:paraId="7E450F13" w14:textId="2409A40F">
      <w:pPr>
        <w:pStyle w:val="Verzeichnis3"/>
        <w:rPr>
          <w:rFonts w:asciiTheme="minorHAnsi" w:hAnsiTheme="minorHAnsi" w:eastAsiaTheme="minorEastAsia" w:cstheme="minorBidi"/>
          <w:noProof/>
          <w:sz w:val="22"/>
          <w:szCs w:val="22"/>
          <w:lang w:val="de-DE"/>
        </w:rPr>
      </w:pPr>
      <w:hyperlink w:history="1" w:anchor="_Toc98411944">
        <w:r w:rsidRPr="003D254E">
          <w:rPr>
            <w:rStyle w:val="Hyperlink"/>
            <w:noProof/>
          </w:rPr>
          <w:t>4.1.3</w:t>
        </w:r>
        <w:r>
          <w:rPr>
            <w:rFonts w:asciiTheme="minorHAnsi" w:hAnsiTheme="minorHAnsi" w:eastAsiaTheme="minorEastAsia" w:cstheme="minorBidi"/>
            <w:noProof/>
            <w:sz w:val="22"/>
            <w:szCs w:val="22"/>
            <w:lang w:val="de-DE"/>
          </w:rPr>
          <w:tab/>
        </w:r>
        <w:r w:rsidRPr="003D254E">
          <w:rPr>
            <w:rStyle w:val="Hyperlink"/>
            <w:noProof/>
          </w:rPr>
          <w:t>General functions of tables</w:t>
        </w:r>
        <w:r>
          <w:rPr>
            <w:noProof/>
            <w:webHidden/>
          </w:rPr>
          <w:tab/>
        </w:r>
        <w:r>
          <w:rPr>
            <w:noProof/>
            <w:webHidden/>
          </w:rPr>
          <w:fldChar w:fldCharType="begin"/>
        </w:r>
        <w:r>
          <w:rPr>
            <w:noProof/>
            <w:webHidden/>
          </w:rPr>
          <w:instrText xml:space="preserve"> PAGEREF _Toc98411944 \h </w:instrText>
        </w:r>
        <w:r>
          <w:rPr>
            <w:noProof/>
            <w:webHidden/>
          </w:rPr>
        </w:r>
        <w:r>
          <w:rPr>
            <w:noProof/>
            <w:webHidden/>
          </w:rPr>
          <w:fldChar w:fldCharType="separate"/>
        </w:r>
        <w:r>
          <w:rPr>
            <w:noProof/>
            <w:webHidden/>
          </w:rPr>
          <w:t>66</w:t>
        </w:r>
        <w:r>
          <w:rPr>
            <w:noProof/>
            <w:webHidden/>
          </w:rPr>
          <w:fldChar w:fldCharType="end"/>
        </w:r>
      </w:hyperlink>
    </w:p>
    <w:p w:rsidR="00B9006E" w:rsidRDefault="00B9006E" w14:paraId="3A6054B9" w14:textId="71E28D6E">
      <w:pPr>
        <w:pStyle w:val="Verzeichnis3"/>
        <w:rPr>
          <w:rFonts w:asciiTheme="minorHAnsi" w:hAnsiTheme="minorHAnsi" w:eastAsiaTheme="minorEastAsia" w:cstheme="minorBidi"/>
          <w:noProof/>
          <w:sz w:val="22"/>
          <w:szCs w:val="22"/>
          <w:lang w:val="de-DE"/>
        </w:rPr>
      </w:pPr>
      <w:hyperlink w:history="1" w:anchor="_Toc98411945">
        <w:r w:rsidRPr="003D254E">
          <w:rPr>
            <w:rStyle w:val="Hyperlink"/>
            <w:noProof/>
          </w:rPr>
          <w:t>4.1.4</w:t>
        </w:r>
        <w:r>
          <w:rPr>
            <w:rFonts w:asciiTheme="minorHAnsi" w:hAnsiTheme="minorHAnsi" w:eastAsiaTheme="minorEastAsia" w:cstheme="minorBidi"/>
            <w:noProof/>
            <w:sz w:val="22"/>
            <w:szCs w:val="22"/>
            <w:lang w:val="de-DE"/>
          </w:rPr>
          <w:tab/>
        </w:r>
        <w:r w:rsidRPr="003D254E">
          <w:rPr>
            <w:rStyle w:val="Hyperlink"/>
            <w:noProof/>
          </w:rPr>
          <w:t>General buttons (Buttons)</w:t>
        </w:r>
        <w:r>
          <w:rPr>
            <w:noProof/>
            <w:webHidden/>
          </w:rPr>
          <w:tab/>
        </w:r>
        <w:r>
          <w:rPr>
            <w:noProof/>
            <w:webHidden/>
          </w:rPr>
          <w:fldChar w:fldCharType="begin"/>
        </w:r>
        <w:r>
          <w:rPr>
            <w:noProof/>
            <w:webHidden/>
          </w:rPr>
          <w:instrText xml:space="preserve"> PAGEREF _Toc98411945 \h </w:instrText>
        </w:r>
        <w:r>
          <w:rPr>
            <w:noProof/>
            <w:webHidden/>
          </w:rPr>
        </w:r>
        <w:r>
          <w:rPr>
            <w:noProof/>
            <w:webHidden/>
          </w:rPr>
          <w:fldChar w:fldCharType="separate"/>
        </w:r>
        <w:r>
          <w:rPr>
            <w:noProof/>
            <w:webHidden/>
          </w:rPr>
          <w:t>67</w:t>
        </w:r>
        <w:r>
          <w:rPr>
            <w:noProof/>
            <w:webHidden/>
          </w:rPr>
          <w:fldChar w:fldCharType="end"/>
        </w:r>
      </w:hyperlink>
    </w:p>
    <w:p w:rsidR="00B9006E" w:rsidRDefault="00B9006E" w14:paraId="1C9F0AC3" w14:textId="432B8FEB">
      <w:pPr>
        <w:pStyle w:val="Verzeichnis2"/>
        <w:rPr>
          <w:rFonts w:asciiTheme="minorHAnsi" w:hAnsiTheme="minorHAnsi" w:eastAsiaTheme="minorEastAsia" w:cstheme="minorBidi"/>
          <w:noProof/>
          <w:sz w:val="22"/>
          <w:szCs w:val="22"/>
          <w:lang w:val="de-DE"/>
        </w:rPr>
      </w:pPr>
      <w:hyperlink w:history="1" w:anchor="_Toc98411946">
        <w:r w:rsidRPr="003D254E">
          <w:rPr>
            <w:rStyle w:val="Hyperlink"/>
            <w:noProof/>
          </w:rPr>
          <w:t>4.2</w:t>
        </w:r>
        <w:r>
          <w:rPr>
            <w:rFonts w:asciiTheme="minorHAnsi" w:hAnsiTheme="minorHAnsi" w:eastAsiaTheme="minorEastAsia" w:cstheme="minorBidi"/>
            <w:noProof/>
            <w:sz w:val="22"/>
            <w:szCs w:val="22"/>
            <w:lang w:val="de-DE"/>
          </w:rPr>
          <w:tab/>
        </w:r>
        <w:r w:rsidRPr="003D254E">
          <w:rPr>
            <w:rStyle w:val="Hyperlink"/>
            <w:noProof/>
          </w:rPr>
          <w:t>Cross-panel functions</w:t>
        </w:r>
        <w:r>
          <w:rPr>
            <w:noProof/>
            <w:webHidden/>
          </w:rPr>
          <w:tab/>
        </w:r>
        <w:r>
          <w:rPr>
            <w:noProof/>
            <w:webHidden/>
          </w:rPr>
          <w:fldChar w:fldCharType="begin"/>
        </w:r>
        <w:r>
          <w:rPr>
            <w:noProof/>
            <w:webHidden/>
          </w:rPr>
          <w:instrText xml:space="preserve"> PAGEREF _Toc98411946 \h </w:instrText>
        </w:r>
        <w:r>
          <w:rPr>
            <w:noProof/>
            <w:webHidden/>
          </w:rPr>
        </w:r>
        <w:r>
          <w:rPr>
            <w:noProof/>
            <w:webHidden/>
          </w:rPr>
          <w:fldChar w:fldCharType="separate"/>
        </w:r>
        <w:r>
          <w:rPr>
            <w:noProof/>
            <w:webHidden/>
          </w:rPr>
          <w:t>68</w:t>
        </w:r>
        <w:r>
          <w:rPr>
            <w:noProof/>
            <w:webHidden/>
          </w:rPr>
          <w:fldChar w:fldCharType="end"/>
        </w:r>
      </w:hyperlink>
    </w:p>
    <w:p w:rsidR="00B9006E" w:rsidRDefault="00B9006E" w14:paraId="1C6C8E3E" w14:textId="3E6E6588">
      <w:pPr>
        <w:pStyle w:val="Verzeichnis3"/>
        <w:rPr>
          <w:rFonts w:asciiTheme="minorHAnsi" w:hAnsiTheme="minorHAnsi" w:eastAsiaTheme="minorEastAsia" w:cstheme="minorBidi"/>
          <w:noProof/>
          <w:sz w:val="22"/>
          <w:szCs w:val="22"/>
          <w:lang w:val="de-DE"/>
        </w:rPr>
      </w:pPr>
      <w:hyperlink w:history="1" w:anchor="_Toc98411947">
        <w:r w:rsidRPr="003D254E">
          <w:rPr>
            <w:rStyle w:val="Hyperlink"/>
            <w:noProof/>
          </w:rPr>
          <w:t>4.2.1</w:t>
        </w:r>
        <w:r>
          <w:rPr>
            <w:rFonts w:asciiTheme="minorHAnsi" w:hAnsiTheme="minorHAnsi" w:eastAsiaTheme="minorEastAsia" w:cstheme="minorBidi"/>
            <w:noProof/>
            <w:sz w:val="22"/>
            <w:szCs w:val="22"/>
            <w:lang w:val="de-DE"/>
          </w:rPr>
          <w:tab/>
        </w:r>
        <w:r w:rsidRPr="003D254E">
          <w:rPr>
            <w:rStyle w:val="Hyperlink"/>
            <w:noProof/>
          </w:rPr>
          <w:t>Setting the 'active' operation</w:t>
        </w:r>
        <w:r>
          <w:rPr>
            <w:noProof/>
            <w:webHidden/>
          </w:rPr>
          <w:tab/>
        </w:r>
        <w:r>
          <w:rPr>
            <w:noProof/>
            <w:webHidden/>
          </w:rPr>
          <w:fldChar w:fldCharType="begin"/>
        </w:r>
        <w:r>
          <w:rPr>
            <w:noProof/>
            <w:webHidden/>
          </w:rPr>
          <w:instrText xml:space="preserve"> PAGEREF _Toc98411947 \h </w:instrText>
        </w:r>
        <w:r>
          <w:rPr>
            <w:noProof/>
            <w:webHidden/>
          </w:rPr>
        </w:r>
        <w:r>
          <w:rPr>
            <w:noProof/>
            <w:webHidden/>
          </w:rPr>
          <w:fldChar w:fldCharType="separate"/>
        </w:r>
        <w:r>
          <w:rPr>
            <w:noProof/>
            <w:webHidden/>
          </w:rPr>
          <w:t>68</w:t>
        </w:r>
        <w:r>
          <w:rPr>
            <w:noProof/>
            <w:webHidden/>
          </w:rPr>
          <w:fldChar w:fldCharType="end"/>
        </w:r>
      </w:hyperlink>
    </w:p>
    <w:p w:rsidR="00B9006E" w:rsidRDefault="00B9006E" w14:paraId="0B99AB3B" w14:textId="5174A847">
      <w:pPr>
        <w:pStyle w:val="Verzeichnis3"/>
        <w:rPr>
          <w:rFonts w:asciiTheme="minorHAnsi" w:hAnsiTheme="minorHAnsi" w:eastAsiaTheme="minorEastAsia" w:cstheme="minorBidi"/>
          <w:noProof/>
          <w:sz w:val="22"/>
          <w:szCs w:val="22"/>
          <w:lang w:val="de-DE"/>
        </w:rPr>
      </w:pPr>
      <w:hyperlink w:history="1" w:anchor="_Toc98411948">
        <w:r w:rsidRPr="003D254E">
          <w:rPr>
            <w:rStyle w:val="Hyperlink"/>
            <w:noProof/>
          </w:rPr>
          <w:t>4.2.2</w:t>
        </w:r>
        <w:r>
          <w:rPr>
            <w:rFonts w:asciiTheme="minorHAnsi" w:hAnsiTheme="minorHAnsi" w:eastAsiaTheme="minorEastAsia" w:cstheme="minorBidi"/>
            <w:noProof/>
            <w:sz w:val="22"/>
            <w:szCs w:val="22"/>
            <w:lang w:val="de-DE"/>
          </w:rPr>
          <w:tab/>
        </w:r>
        <w:r w:rsidRPr="003D254E">
          <w:rPr>
            <w:rStyle w:val="Hyperlink"/>
            <w:noProof/>
          </w:rPr>
          <w:t>Print</w:t>
        </w:r>
        <w:r>
          <w:rPr>
            <w:noProof/>
            <w:webHidden/>
          </w:rPr>
          <w:tab/>
        </w:r>
        <w:r>
          <w:rPr>
            <w:noProof/>
            <w:webHidden/>
          </w:rPr>
          <w:fldChar w:fldCharType="begin"/>
        </w:r>
        <w:r>
          <w:rPr>
            <w:noProof/>
            <w:webHidden/>
          </w:rPr>
          <w:instrText xml:space="preserve"> PAGEREF _Toc98411948 \h </w:instrText>
        </w:r>
        <w:r>
          <w:rPr>
            <w:noProof/>
            <w:webHidden/>
          </w:rPr>
        </w:r>
        <w:r>
          <w:rPr>
            <w:noProof/>
            <w:webHidden/>
          </w:rPr>
          <w:fldChar w:fldCharType="separate"/>
        </w:r>
        <w:r>
          <w:rPr>
            <w:noProof/>
            <w:webHidden/>
          </w:rPr>
          <w:t>69</w:t>
        </w:r>
        <w:r>
          <w:rPr>
            <w:noProof/>
            <w:webHidden/>
          </w:rPr>
          <w:fldChar w:fldCharType="end"/>
        </w:r>
      </w:hyperlink>
    </w:p>
    <w:p w:rsidR="00B9006E" w:rsidRDefault="00B9006E" w14:paraId="214AAD95" w14:textId="5C9448EE">
      <w:pPr>
        <w:pStyle w:val="Verzeichnis2"/>
        <w:rPr>
          <w:rFonts w:asciiTheme="minorHAnsi" w:hAnsiTheme="minorHAnsi" w:eastAsiaTheme="minorEastAsia" w:cstheme="minorBidi"/>
          <w:noProof/>
          <w:sz w:val="22"/>
          <w:szCs w:val="22"/>
          <w:lang w:val="de-DE"/>
        </w:rPr>
      </w:pPr>
      <w:hyperlink w:history="1" w:anchor="_Toc98411949">
        <w:r w:rsidRPr="003D254E">
          <w:rPr>
            <w:rStyle w:val="Hyperlink"/>
            <w:noProof/>
          </w:rPr>
          <w:t>4.3</w:t>
        </w:r>
        <w:r>
          <w:rPr>
            <w:rFonts w:asciiTheme="minorHAnsi" w:hAnsiTheme="minorHAnsi" w:eastAsiaTheme="minorEastAsia" w:cstheme="minorBidi"/>
            <w:noProof/>
            <w:sz w:val="22"/>
            <w:szCs w:val="22"/>
            <w:lang w:val="de-DE"/>
          </w:rPr>
          <w:tab/>
        </w:r>
        <w:r w:rsidRPr="003D254E">
          <w:rPr>
            <w:rStyle w:val="Hyperlink"/>
            <w:noProof/>
          </w:rPr>
          <w:t>Homepage</w:t>
        </w:r>
        <w:r>
          <w:rPr>
            <w:noProof/>
            <w:webHidden/>
          </w:rPr>
          <w:tab/>
        </w:r>
        <w:r>
          <w:rPr>
            <w:noProof/>
            <w:webHidden/>
          </w:rPr>
          <w:fldChar w:fldCharType="begin"/>
        </w:r>
        <w:r>
          <w:rPr>
            <w:noProof/>
            <w:webHidden/>
          </w:rPr>
          <w:instrText xml:space="preserve"> PAGEREF _Toc98411949 \h </w:instrText>
        </w:r>
        <w:r>
          <w:rPr>
            <w:noProof/>
            <w:webHidden/>
          </w:rPr>
        </w:r>
        <w:r>
          <w:rPr>
            <w:noProof/>
            <w:webHidden/>
          </w:rPr>
          <w:fldChar w:fldCharType="separate"/>
        </w:r>
        <w:r>
          <w:rPr>
            <w:noProof/>
            <w:webHidden/>
          </w:rPr>
          <w:t>70</w:t>
        </w:r>
        <w:r>
          <w:rPr>
            <w:noProof/>
            <w:webHidden/>
          </w:rPr>
          <w:fldChar w:fldCharType="end"/>
        </w:r>
      </w:hyperlink>
    </w:p>
    <w:p w:rsidR="00B9006E" w:rsidRDefault="00B9006E" w14:paraId="48F1FAFB" w14:textId="627482A5">
      <w:pPr>
        <w:pStyle w:val="Verzeichnis2"/>
        <w:rPr>
          <w:rFonts w:asciiTheme="minorHAnsi" w:hAnsiTheme="minorHAnsi" w:eastAsiaTheme="minorEastAsia" w:cstheme="minorBidi"/>
          <w:noProof/>
          <w:sz w:val="22"/>
          <w:szCs w:val="22"/>
          <w:lang w:val="de-DE"/>
        </w:rPr>
      </w:pPr>
      <w:hyperlink w:history="1" w:anchor="_Toc98411950">
        <w:r w:rsidRPr="003D254E">
          <w:rPr>
            <w:rStyle w:val="Hyperlink"/>
            <w:noProof/>
            <w:highlight w:val="magenta"/>
          </w:rPr>
          <w:t>4.4</w:t>
        </w:r>
        <w:r>
          <w:rPr>
            <w:rFonts w:asciiTheme="minorHAnsi" w:hAnsiTheme="minorHAnsi" w:eastAsiaTheme="minorEastAsia" w:cstheme="minorBidi"/>
            <w:noProof/>
            <w:sz w:val="22"/>
            <w:szCs w:val="22"/>
            <w:lang w:val="de-DE"/>
          </w:rPr>
          <w:tab/>
        </w:r>
        <w:r w:rsidRPr="003D254E">
          <w:rPr>
            <w:rStyle w:val="Hyperlink"/>
            <w:noProof/>
            <w:highlight w:val="magenta"/>
          </w:rPr>
          <w:t>Order overview</w:t>
        </w:r>
        <w:r>
          <w:rPr>
            <w:noProof/>
            <w:webHidden/>
          </w:rPr>
          <w:tab/>
        </w:r>
        <w:r>
          <w:rPr>
            <w:noProof/>
            <w:webHidden/>
          </w:rPr>
          <w:fldChar w:fldCharType="begin"/>
        </w:r>
        <w:r>
          <w:rPr>
            <w:noProof/>
            <w:webHidden/>
          </w:rPr>
          <w:instrText xml:space="preserve"> PAGEREF _Toc98411950 \h </w:instrText>
        </w:r>
        <w:r>
          <w:rPr>
            <w:noProof/>
            <w:webHidden/>
          </w:rPr>
        </w:r>
        <w:r>
          <w:rPr>
            <w:noProof/>
            <w:webHidden/>
          </w:rPr>
          <w:fldChar w:fldCharType="separate"/>
        </w:r>
        <w:r>
          <w:rPr>
            <w:noProof/>
            <w:webHidden/>
          </w:rPr>
          <w:t>73</w:t>
        </w:r>
        <w:r>
          <w:rPr>
            <w:noProof/>
            <w:webHidden/>
          </w:rPr>
          <w:fldChar w:fldCharType="end"/>
        </w:r>
      </w:hyperlink>
    </w:p>
    <w:p w:rsidR="00B9006E" w:rsidRDefault="00B9006E" w14:paraId="06363E76" w14:textId="638839A2">
      <w:pPr>
        <w:pStyle w:val="Verzeichnis3"/>
        <w:rPr>
          <w:rFonts w:asciiTheme="minorHAnsi" w:hAnsiTheme="minorHAnsi" w:eastAsiaTheme="minorEastAsia" w:cstheme="minorBidi"/>
          <w:noProof/>
          <w:sz w:val="22"/>
          <w:szCs w:val="22"/>
          <w:lang w:val="de-DE"/>
        </w:rPr>
      </w:pPr>
      <w:hyperlink w:history="1" w:anchor="_Toc98411951">
        <w:r w:rsidRPr="003D254E">
          <w:rPr>
            <w:rStyle w:val="Hyperlink"/>
            <w:noProof/>
          </w:rPr>
          <w:t>4.4.1</w:t>
        </w:r>
        <w:r>
          <w:rPr>
            <w:rFonts w:asciiTheme="minorHAnsi" w:hAnsiTheme="minorHAnsi" w:eastAsiaTheme="minorEastAsia" w:cstheme="minorBidi"/>
            <w:noProof/>
            <w:sz w:val="22"/>
            <w:szCs w:val="22"/>
            <w:lang w:val="de-DE"/>
          </w:rPr>
          <w:tab/>
        </w:r>
        <w:r w:rsidRPr="003D254E">
          <w:rPr>
            <w:rStyle w:val="Hyperlink"/>
            <w:noProof/>
          </w:rPr>
          <w:t>Ergebnistabellen</w:t>
        </w:r>
        <w:r>
          <w:rPr>
            <w:noProof/>
            <w:webHidden/>
          </w:rPr>
          <w:tab/>
        </w:r>
        <w:r>
          <w:rPr>
            <w:noProof/>
            <w:webHidden/>
          </w:rPr>
          <w:fldChar w:fldCharType="begin"/>
        </w:r>
        <w:r>
          <w:rPr>
            <w:noProof/>
            <w:webHidden/>
          </w:rPr>
          <w:instrText xml:space="preserve"> PAGEREF _Toc98411951 \h </w:instrText>
        </w:r>
        <w:r>
          <w:rPr>
            <w:noProof/>
            <w:webHidden/>
          </w:rPr>
        </w:r>
        <w:r>
          <w:rPr>
            <w:noProof/>
            <w:webHidden/>
          </w:rPr>
          <w:fldChar w:fldCharType="separate"/>
        </w:r>
        <w:r>
          <w:rPr>
            <w:noProof/>
            <w:webHidden/>
          </w:rPr>
          <w:t>77</w:t>
        </w:r>
        <w:r>
          <w:rPr>
            <w:noProof/>
            <w:webHidden/>
          </w:rPr>
          <w:fldChar w:fldCharType="end"/>
        </w:r>
      </w:hyperlink>
    </w:p>
    <w:p w:rsidR="00B9006E" w:rsidRDefault="00B9006E" w14:paraId="6A06EF16" w14:textId="6E96E3B6">
      <w:pPr>
        <w:pStyle w:val="Verzeichnis3"/>
        <w:rPr>
          <w:rFonts w:asciiTheme="minorHAnsi" w:hAnsiTheme="minorHAnsi" w:eastAsiaTheme="minorEastAsia" w:cstheme="minorBidi"/>
          <w:noProof/>
          <w:sz w:val="22"/>
          <w:szCs w:val="22"/>
          <w:lang w:val="de-DE"/>
        </w:rPr>
      </w:pPr>
      <w:hyperlink w:history="1" w:anchor="_Toc98411952">
        <w:r w:rsidRPr="003D254E">
          <w:rPr>
            <w:rStyle w:val="Hyperlink"/>
            <w:noProof/>
            <w:highlight w:val="magenta"/>
          </w:rPr>
          <w:t>4.4.2</w:t>
        </w:r>
        <w:r>
          <w:rPr>
            <w:rFonts w:asciiTheme="minorHAnsi" w:hAnsiTheme="minorHAnsi" w:eastAsiaTheme="minorEastAsia" w:cstheme="minorBidi"/>
            <w:noProof/>
            <w:sz w:val="22"/>
            <w:szCs w:val="22"/>
            <w:lang w:val="de-DE"/>
          </w:rPr>
          <w:tab/>
        </w:r>
        <w:r w:rsidRPr="003D254E">
          <w:rPr>
            <w:rStyle w:val="Hyperlink"/>
            <w:noProof/>
            <w:highlight w:val="magenta"/>
          </w:rPr>
          <w:t>Order details</w:t>
        </w:r>
        <w:r>
          <w:rPr>
            <w:noProof/>
            <w:webHidden/>
          </w:rPr>
          <w:tab/>
        </w:r>
        <w:r>
          <w:rPr>
            <w:noProof/>
            <w:webHidden/>
          </w:rPr>
          <w:fldChar w:fldCharType="begin"/>
        </w:r>
        <w:r>
          <w:rPr>
            <w:noProof/>
            <w:webHidden/>
          </w:rPr>
          <w:instrText xml:space="preserve"> PAGEREF _Toc98411952 \h </w:instrText>
        </w:r>
        <w:r>
          <w:rPr>
            <w:noProof/>
            <w:webHidden/>
          </w:rPr>
        </w:r>
        <w:r>
          <w:rPr>
            <w:noProof/>
            <w:webHidden/>
          </w:rPr>
          <w:fldChar w:fldCharType="separate"/>
        </w:r>
        <w:r>
          <w:rPr>
            <w:noProof/>
            <w:webHidden/>
          </w:rPr>
          <w:t>88</w:t>
        </w:r>
        <w:r>
          <w:rPr>
            <w:noProof/>
            <w:webHidden/>
          </w:rPr>
          <w:fldChar w:fldCharType="end"/>
        </w:r>
      </w:hyperlink>
    </w:p>
    <w:p w:rsidR="00B9006E" w:rsidRDefault="00B9006E" w14:paraId="270EFE01" w14:textId="025CFBFE">
      <w:pPr>
        <w:pStyle w:val="Verzeichnis2"/>
        <w:rPr>
          <w:rFonts w:asciiTheme="minorHAnsi" w:hAnsiTheme="minorHAnsi" w:eastAsiaTheme="minorEastAsia" w:cstheme="minorBidi"/>
          <w:noProof/>
          <w:sz w:val="22"/>
          <w:szCs w:val="22"/>
          <w:lang w:val="de-DE"/>
        </w:rPr>
      </w:pPr>
      <w:hyperlink w:history="1" w:anchor="_Toc98411953">
        <w:r w:rsidRPr="003D254E">
          <w:rPr>
            <w:rStyle w:val="Hyperlink"/>
            <w:noProof/>
          </w:rPr>
          <w:t>4.5</w:t>
        </w:r>
        <w:r>
          <w:rPr>
            <w:rFonts w:asciiTheme="minorHAnsi" w:hAnsiTheme="minorHAnsi" w:eastAsiaTheme="minorEastAsia" w:cstheme="minorBidi"/>
            <w:noProof/>
            <w:sz w:val="22"/>
            <w:szCs w:val="22"/>
            <w:lang w:val="de-DE"/>
          </w:rPr>
          <w:tab/>
        </w:r>
        <w:r w:rsidRPr="003D254E">
          <w:rPr>
            <w:rStyle w:val="Hyperlink"/>
            <w:noProof/>
          </w:rPr>
          <w:t>Search</w:t>
        </w:r>
        <w:r>
          <w:rPr>
            <w:noProof/>
            <w:webHidden/>
          </w:rPr>
          <w:tab/>
        </w:r>
        <w:r>
          <w:rPr>
            <w:noProof/>
            <w:webHidden/>
          </w:rPr>
          <w:fldChar w:fldCharType="begin"/>
        </w:r>
        <w:r>
          <w:rPr>
            <w:noProof/>
            <w:webHidden/>
          </w:rPr>
          <w:instrText xml:space="preserve"> PAGEREF _Toc98411953 \h </w:instrText>
        </w:r>
        <w:r>
          <w:rPr>
            <w:noProof/>
            <w:webHidden/>
          </w:rPr>
        </w:r>
        <w:r>
          <w:rPr>
            <w:noProof/>
            <w:webHidden/>
          </w:rPr>
          <w:fldChar w:fldCharType="separate"/>
        </w:r>
        <w:r>
          <w:rPr>
            <w:noProof/>
            <w:webHidden/>
          </w:rPr>
          <w:t>103</w:t>
        </w:r>
        <w:r>
          <w:rPr>
            <w:noProof/>
            <w:webHidden/>
          </w:rPr>
          <w:fldChar w:fldCharType="end"/>
        </w:r>
      </w:hyperlink>
    </w:p>
    <w:p w:rsidR="00B9006E" w:rsidRDefault="00B9006E" w14:paraId="05332C22" w14:textId="371E2C8A">
      <w:pPr>
        <w:pStyle w:val="Verzeichnis3"/>
        <w:rPr>
          <w:rFonts w:asciiTheme="minorHAnsi" w:hAnsiTheme="minorHAnsi" w:eastAsiaTheme="minorEastAsia" w:cstheme="minorBidi"/>
          <w:noProof/>
          <w:sz w:val="22"/>
          <w:szCs w:val="22"/>
          <w:lang w:val="de-DE"/>
        </w:rPr>
      </w:pPr>
      <w:hyperlink w:history="1" w:anchor="_Toc98411954">
        <w:r w:rsidRPr="003D254E">
          <w:rPr>
            <w:rStyle w:val="Hyperlink"/>
            <w:noProof/>
          </w:rPr>
          <w:t>4.5.1</w:t>
        </w:r>
        <w:r>
          <w:rPr>
            <w:rFonts w:asciiTheme="minorHAnsi" w:hAnsiTheme="minorHAnsi" w:eastAsiaTheme="minorEastAsia" w:cstheme="minorBidi"/>
            <w:noProof/>
            <w:sz w:val="22"/>
            <w:szCs w:val="22"/>
            <w:lang w:val="de-DE"/>
          </w:rPr>
          <w:tab/>
        </w:r>
        <w:r w:rsidRPr="003D254E">
          <w:rPr>
            <w:rStyle w:val="Hyperlink"/>
            <w:noProof/>
          </w:rPr>
          <w:t>Search criteria</w:t>
        </w:r>
        <w:r>
          <w:rPr>
            <w:noProof/>
            <w:webHidden/>
          </w:rPr>
          <w:tab/>
        </w:r>
        <w:r>
          <w:rPr>
            <w:noProof/>
            <w:webHidden/>
          </w:rPr>
          <w:fldChar w:fldCharType="begin"/>
        </w:r>
        <w:r>
          <w:rPr>
            <w:noProof/>
            <w:webHidden/>
          </w:rPr>
          <w:instrText xml:space="preserve"> PAGEREF _Toc98411954 \h </w:instrText>
        </w:r>
        <w:r>
          <w:rPr>
            <w:noProof/>
            <w:webHidden/>
          </w:rPr>
        </w:r>
        <w:r>
          <w:rPr>
            <w:noProof/>
            <w:webHidden/>
          </w:rPr>
          <w:fldChar w:fldCharType="separate"/>
        </w:r>
        <w:r>
          <w:rPr>
            <w:noProof/>
            <w:webHidden/>
          </w:rPr>
          <w:t>105</w:t>
        </w:r>
        <w:r>
          <w:rPr>
            <w:noProof/>
            <w:webHidden/>
          </w:rPr>
          <w:fldChar w:fldCharType="end"/>
        </w:r>
      </w:hyperlink>
    </w:p>
    <w:p w:rsidR="00B9006E" w:rsidRDefault="00B9006E" w14:paraId="1730B792" w14:textId="4726D50C">
      <w:pPr>
        <w:pStyle w:val="Verzeichnis3"/>
        <w:rPr>
          <w:rFonts w:asciiTheme="minorHAnsi" w:hAnsiTheme="minorHAnsi" w:eastAsiaTheme="minorEastAsia" w:cstheme="minorBidi"/>
          <w:noProof/>
          <w:sz w:val="22"/>
          <w:szCs w:val="22"/>
          <w:lang w:val="de-DE"/>
        </w:rPr>
      </w:pPr>
      <w:hyperlink w:history="1" w:anchor="_Toc98411955">
        <w:r w:rsidRPr="003D254E">
          <w:rPr>
            <w:rStyle w:val="Hyperlink"/>
            <w:noProof/>
          </w:rPr>
          <w:t>4.5.2</w:t>
        </w:r>
        <w:r>
          <w:rPr>
            <w:rFonts w:asciiTheme="minorHAnsi" w:hAnsiTheme="minorHAnsi" w:eastAsiaTheme="minorEastAsia" w:cstheme="minorBidi"/>
            <w:noProof/>
            <w:sz w:val="22"/>
            <w:szCs w:val="22"/>
            <w:lang w:val="de-DE"/>
          </w:rPr>
          <w:tab/>
        </w:r>
        <w:r w:rsidRPr="003D254E">
          <w:rPr>
            <w:rStyle w:val="Hyperlink"/>
            <w:noProof/>
          </w:rPr>
          <w:t>Result presentation DeadStock</w:t>
        </w:r>
        <w:r>
          <w:rPr>
            <w:noProof/>
            <w:webHidden/>
          </w:rPr>
          <w:tab/>
        </w:r>
        <w:r>
          <w:rPr>
            <w:noProof/>
            <w:webHidden/>
          </w:rPr>
          <w:fldChar w:fldCharType="begin"/>
        </w:r>
        <w:r>
          <w:rPr>
            <w:noProof/>
            <w:webHidden/>
          </w:rPr>
          <w:instrText xml:space="preserve"> PAGEREF _Toc98411955 \h </w:instrText>
        </w:r>
        <w:r>
          <w:rPr>
            <w:noProof/>
            <w:webHidden/>
          </w:rPr>
        </w:r>
        <w:r>
          <w:rPr>
            <w:noProof/>
            <w:webHidden/>
          </w:rPr>
          <w:fldChar w:fldCharType="separate"/>
        </w:r>
        <w:r>
          <w:rPr>
            <w:noProof/>
            <w:webHidden/>
          </w:rPr>
          <w:t>115</w:t>
        </w:r>
        <w:r>
          <w:rPr>
            <w:noProof/>
            <w:webHidden/>
          </w:rPr>
          <w:fldChar w:fldCharType="end"/>
        </w:r>
      </w:hyperlink>
    </w:p>
    <w:p w:rsidR="00B9006E" w:rsidRDefault="00B9006E" w14:paraId="42FF1DC0" w14:textId="3DFA07F7">
      <w:pPr>
        <w:pStyle w:val="Verzeichnis3"/>
        <w:rPr>
          <w:rFonts w:asciiTheme="minorHAnsi" w:hAnsiTheme="minorHAnsi" w:eastAsiaTheme="minorEastAsia" w:cstheme="minorBidi"/>
          <w:noProof/>
          <w:sz w:val="22"/>
          <w:szCs w:val="22"/>
          <w:lang w:val="de-DE"/>
        </w:rPr>
      </w:pPr>
      <w:hyperlink w:history="1" w:anchor="_Toc98411956">
        <w:r w:rsidRPr="003D254E">
          <w:rPr>
            <w:rStyle w:val="Hyperlink"/>
            <w:noProof/>
            <w:highlight w:val="magenta"/>
          </w:rPr>
          <w:t>4.5.3</w:t>
        </w:r>
        <w:r>
          <w:rPr>
            <w:rFonts w:asciiTheme="minorHAnsi" w:hAnsiTheme="minorHAnsi" w:eastAsiaTheme="minorEastAsia" w:cstheme="minorBidi"/>
            <w:noProof/>
            <w:sz w:val="22"/>
            <w:szCs w:val="22"/>
            <w:lang w:val="de-DE"/>
          </w:rPr>
          <w:tab/>
        </w:r>
        <w:r w:rsidRPr="003D254E">
          <w:rPr>
            <w:rStyle w:val="Hyperlink"/>
            <w:noProof/>
            <w:highlight w:val="magenta"/>
          </w:rPr>
          <w:t>Result display D2D</w:t>
        </w:r>
        <w:r>
          <w:rPr>
            <w:noProof/>
            <w:webHidden/>
          </w:rPr>
          <w:tab/>
        </w:r>
        <w:r>
          <w:rPr>
            <w:noProof/>
            <w:webHidden/>
          </w:rPr>
          <w:fldChar w:fldCharType="begin"/>
        </w:r>
        <w:r>
          <w:rPr>
            <w:noProof/>
            <w:webHidden/>
          </w:rPr>
          <w:instrText xml:space="preserve"> PAGEREF _Toc98411956 \h </w:instrText>
        </w:r>
        <w:r>
          <w:rPr>
            <w:noProof/>
            <w:webHidden/>
          </w:rPr>
        </w:r>
        <w:r>
          <w:rPr>
            <w:noProof/>
            <w:webHidden/>
          </w:rPr>
          <w:fldChar w:fldCharType="separate"/>
        </w:r>
        <w:r>
          <w:rPr>
            <w:noProof/>
            <w:webHidden/>
          </w:rPr>
          <w:t>121</w:t>
        </w:r>
        <w:r>
          <w:rPr>
            <w:noProof/>
            <w:webHidden/>
          </w:rPr>
          <w:fldChar w:fldCharType="end"/>
        </w:r>
      </w:hyperlink>
    </w:p>
    <w:p w:rsidR="00B9006E" w:rsidRDefault="00B9006E" w14:paraId="5025340D" w14:textId="7C43E24A">
      <w:pPr>
        <w:pStyle w:val="Verzeichnis2"/>
        <w:rPr>
          <w:rFonts w:asciiTheme="minorHAnsi" w:hAnsiTheme="minorHAnsi" w:eastAsiaTheme="minorEastAsia" w:cstheme="minorBidi"/>
          <w:noProof/>
          <w:sz w:val="22"/>
          <w:szCs w:val="22"/>
          <w:lang w:val="de-DE"/>
        </w:rPr>
      </w:pPr>
      <w:hyperlink w:history="1" w:anchor="_Toc98411957">
        <w:r w:rsidRPr="003D254E">
          <w:rPr>
            <w:rStyle w:val="Hyperlink"/>
            <w:noProof/>
            <w:highlight w:val="magenta"/>
          </w:rPr>
          <w:t>4.6</w:t>
        </w:r>
        <w:r>
          <w:rPr>
            <w:rFonts w:asciiTheme="minorHAnsi" w:hAnsiTheme="minorHAnsi" w:eastAsiaTheme="minorEastAsia" w:cstheme="minorBidi"/>
            <w:noProof/>
            <w:sz w:val="22"/>
            <w:szCs w:val="22"/>
            <w:lang w:val="de-DE"/>
          </w:rPr>
          <w:tab/>
        </w:r>
        <w:r w:rsidRPr="003D254E">
          <w:rPr>
            <w:rStyle w:val="Hyperlink"/>
            <w:noProof/>
            <w:highlight w:val="magenta"/>
          </w:rPr>
          <w:t>Shopping cart</w:t>
        </w:r>
        <w:r>
          <w:rPr>
            <w:noProof/>
            <w:webHidden/>
          </w:rPr>
          <w:tab/>
        </w:r>
        <w:r>
          <w:rPr>
            <w:noProof/>
            <w:webHidden/>
          </w:rPr>
          <w:fldChar w:fldCharType="begin"/>
        </w:r>
        <w:r>
          <w:rPr>
            <w:noProof/>
            <w:webHidden/>
          </w:rPr>
          <w:instrText xml:space="preserve"> PAGEREF _Toc98411957 \h </w:instrText>
        </w:r>
        <w:r>
          <w:rPr>
            <w:noProof/>
            <w:webHidden/>
          </w:rPr>
        </w:r>
        <w:r>
          <w:rPr>
            <w:noProof/>
            <w:webHidden/>
          </w:rPr>
          <w:fldChar w:fldCharType="separate"/>
        </w:r>
        <w:r>
          <w:rPr>
            <w:noProof/>
            <w:webHidden/>
          </w:rPr>
          <w:t>130</w:t>
        </w:r>
        <w:r>
          <w:rPr>
            <w:noProof/>
            <w:webHidden/>
          </w:rPr>
          <w:fldChar w:fldCharType="end"/>
        </w:r>
      </w:hyperlink>
    </w:p>
    <w:p w:rsidR="00B9006E" w:rsidRDefault="00B9006E" w14:paraId="3E4AC6BE" w14:textId="11E97F7A">
      <w:pPr>
        <w:pStyle w:val="Verzeichnis2"/>
        <w:rPr>
          <w:rFonts w:asciiTheme="minorHAnsi" w:hAnsiTheme="minorHAnsi" w:eastAsiaTheme="minorEastAsia" w:cstheme="minorBidi"/>
          <w:noProof/>
          <w:sz w:val="22"/>
          <w:szCs w:val="22"/>
          <w:lang w:val="de-DE"/>
        </w:rPr>
      </w:pPr>
      <w:hyperlink w:history="1" w:anchor="_Toc98411958">
        <w:r w:rsidRPr="003D254E">
          <w:rPr>
            <w:rStyle w:val="Hyperlink"/>
            <w:noProof/>
          </w:rPr>
          <w:t>4.7</w:t>
        </w:r>
        <w:r>
          <w:rPr>
            <w:rFonts w:asciiTheme="minorHAnsi" w:hAnsiTheme="minorHAnsi" w:eastAsiaTheme="minorEastAsia" w:cstheme="minorBidi"/>
            <w:noProof/>
            <w:sz w:val="22"/>
            <w:szCs w:val="22"/>
            <w:lang w:val="de-DE"/>
          </w:rPr>
          <w:tab/>
        </w:r>
        <w:r w:rsidRPr="003D254E">
          <w:rPr>
            <w:rStyle w:val="Hyperlink"/>
            <w:noProof/>
          </w:rPr>
          <w:t>Partial trunk</w:t>
        </w:r>
        <w:r>
          <w:rPr>
            <w:noProof/>
            <w:webHidden/>
          </w:rPr>
          <w:tab/>
        </w:r>
        <w:r>
          <w:rPr>
            <w:noProof/>
            <w:webHidden/>
          </w:rPr>
          <w:fldChar w:fldCharType="begin"/>
        </w:r>
        <w:r>
          <w:rPr>
            <w:noProof/>
            <w:webHidden/>
          </w:rPr>
          <w:instrText xml:space="preserve"> PAGEREF _Toc98411958 \h </w:instrText>
        </w:r>
        <w:r>
          <w:rPr>
            <w:noProof/>
            <w:webHidden/>
          </w:rPr>
        </w:r>
        <w:r>
          <w:rPr>
            <w:noProof/>
            <w:webHidden/>
          </w:rPr>
          <w:fldChar w:fldCharType="separate"/>
        </w:r>
        <w:r>
          <w:rPr>
            <w:noProof/>
            <w:webHidden/>
          </w:rPr>
          <w:t>136</w:t>
        </w:r>
        <w:r>
          <w:rPr>
            <w:noProof/>
            <w:webHidden/>
          </w:rPr>
          <w:fldChar w:fldCharType="end"/>
        </w:r>
      </w:hyperlink>
    </w:p>
    <w:p w:rsidR="00B9006E" w:rsidRDefault="00B9006E" w14:paraId="55B72FB4" w14:textId="44135EDC">
      <w:pPr>
        <w:pStyle w:val="Verzeichnis2"/>
        <w:rPr>
          <w:rFonts w:asciiTheme="minorHAnsi" w:hAnsiTheme="minorHAnsi" w:eastAsiaTheme="minorEastAsia" w:cstheme="minorBidi"/>
          <w:noProof/>
          <w:sz w:val="22"/>
          <w:szCs w:val="22"/>
          <w:lang w:val="de-DE"/>
        </w:rPr>
      </w:pPr>
      <w:hyperlink w:history="1" w:anchor="_Toc98411959">
        <w:r w:rsidRPr="003D254E">
          <w:rPr>
            <w:rStyle w:val="Hyperlink"/>
            <w:noProof/>
          </w:rPr>
          <w:t>4.8</w:t>
        </w:r>
        <w:r>
          <w:rPr>
            <w:rFonts w:asciiTheme="minorHAnsi" w:hAnsiTheme="minorHAnsi" w:eastAsiaTheme="minorEastAsia" w:cstheme="minorBidi"/>
            <w:noProof/>
            <w:sz w:val="22"/>
            <w:szCs w:val="22"/>
            <w:lang w:val="de-DE"/>
          </w:rPr>
          <w:tab/>
        </w:r>
        <w:r w:rsidRPr="003D254E">
          <w:rPr>
            <w:rStyle w:val="Hyperlink"/>
            <w:noProof/>
          </w:rPr>
          <w:t>Operating data</w:t>
        </w:r>
        <w:r>
          <w:rPr>
            <w:noProof/>
            <w:webHidden/>
          </w:rPr>
          <w:tab/>
        </w:r>
        <w:r>
          <w:rPr>
            <w:noProof/>
            <w:webHidden/>
          </w:rPr>
          <w:fldChar w:fldCharType="begin"/>
        </w:r>
        <w:r>
          <w:rPr>
            <w:noProof/>
            <w:webHidden/>
          </w:rPr>
          <w:instrText xml:space="preserve"> PAGEREF _Toc98411959 \h </w:instrText>
        </w:r>
        <w:r>
          <w:rPr>
            <w:noProof/>
            <w:webHidden/>
          </w:rPr>
        </w:r>
        <w:r>
          <w:rPr>
            <w:noProof/>
            <w:webHidden/>
          </w:rPr>
          <w:fldChar w:fldCharType="separate"/>
        </w:r>
        <w:r>
          <w:rPr>
            <w:noProof/>
            <w:webHidden/>
          </w:rPr>
          <w:t>140</w:t>
        </w:r>
        <w:r>
          <w:rPr>
            <w:noProof/>
            <w:webHidden/>
          </w:rPr>
          <w:fldChar w:fldCharType="end"/>
        </w:r>
      </w:hyperlink>
    </w:p>
    <w:p w:rsidR="00B9006E" w:rsidRDefault="00B9006E" w14:paraId="6FADED92" w14:textId="4A6A7415">
      <w:pPr>
        <w:pStyle w:val="Verzeichnis3"/>
        <w:rPr>
          <w:rFonts w:asciiTheme="minorHAnsi" w:hAnsiTheme="minorHAnsi" w:eastAsiaTheme="minorEastAsia" w:cstheme="minorBidi"/>
          <w:noProof/>
          <w:sz w:val="22"/>
          <w:szCs w:val="22"/>
          <w:lang w:val="de-DE"/>
        </w:rPr>
      </w:pPr>
      <w:hyperlink w:history="1" w:anchor="_Toc98411960">
        <w:r w:rsidRPr="003D254E">
          <w:rPr>
            <w:rStyle w:val="Hyperlink"/>
            <w:noProof/>
          </w:rPr>
          <w:t>4.8.1</w:t>
        </w:r>
        <w:r>
          <w:rPr>
            <w:rFonts w:asciiTheme="minorHAnsi" w:hAnsiTheme="minorHAnsi" w:eastAsiaTheme="minorEastAsia" w:cstheme="minorBidi"/>
            <w:noProof/>
            <w:sz w:val="22"/>
            <w:szCs w:val="22"/>
            <w:lang w:val="de-DE"/>
          </w:rPr>
          <w:tab/>
        </w:r>
        <w:r w:rsidRPr="003D254E">
          <w:rPr>
            <w:rStyle w:val="Hyperlink"/>
            <w:noProof/>
          </w:rPr>
          <w:t>Search function of the operating data</w:t>
        </w:r>
        <w:r>
          <w:rPr>
            <w:noProof/>
            <w:webHidden/>
          </w:rPr>
          <w:tab/>
        </w:r>
        <w:r>
          <w:rPr>
            <w:noProof/>
            <w:webHidden/>
          </w:rPr>
          <w:fldChar w:fldCharType="begin"/>
        </w:r>
        <w:r>
          <w:rPr>
            <w:noProof/>
            <w:webHidden/>
          </w:rPr>
          <w:instrText xml:space="preserve"> PAGEREF _Toc98411960 \h </w:instrText>
        </w:r>
        <w:r>
          <w:rPr>
            <w:noProof/>
            <w:webHidden/>
          </w:rPr>
        </w:r>
        <w:r>
          <w:rPr>
            <w:noProof/>
            <w:webHidden/>
          </w:rPr>
          <w:fldChar w:fldCharType="separate"/>
        </w:r>
        <w:r>
          <w:rPr>
            <w:noProof/>
            <w:webHidden/>
          </w:rPr>
          <w:t>142</w:t>
        </w:r>
        <w:r>
          <w:rPr>
            <w:noProof/>
            <w:webHidden/>
          </w:rPr>
          <w:fldChar w:fldCharType="end"/>
        </w:r>
      </w:hyperlink>
    </w:p>
    <w:p w:rsidR="00B9006E" w:rsidRDefault="00B9006E" w14:paraId="7E7FEA6E" w14:textId="01E12171">
      <w:pPr>
        <w:pStyle w:val="Verzeichnis2"/>
        <w:rPr>
          <w:rFonts w:asciiTheme="minorHAnsi" w:hAnsiTheme="minorHAnsi" w:eastAsiaTheme="minorEastAsia" w:cstheme="minorBidi"/>
          <w:noProof/>
          <w:sz w:val="22"/>
          <w:szCs w:val="22"/>
          <w:lang w:val="de-DE"/>
        </w:rPr>
      </w:pPr>
      <w:hyperlink w:history="1" w:anchor="_Toc98411961">
        <w:r w:rsidRPr="003D254E">
          <w:rPr>
            <w:rStyle w:val="Hyperlink"/>
            <w:noProof/>
          </w:rPr>
          <w:t>4.9</w:t>
        </w:r>
        <w:r>
          <w:rPr>
            <w:rFonts w:asciiTheme="minorHAnsi" w:hAnsiTheme="minorHAnsi" w:eastAsiaTheme="minorEastAsia" w:cstheme="minorBidi"/>
            <w:noProof/>
            <w:sz w:val="22"/>
            <w:szCs w:val="22"/>
            <w:lang w:val="de-DE"/>
          </w:rPr>
          <w:tab/>
        </w:r>
        <w:r w:rsidRPr="003D254E">
          <w:rPr>
            <w:rStyle w:val="Hyperlink"/>
            <w:noProof/>
          </w:rPr>
          <w:t>Statistics</w:t>
        </w:r>
        <w:r>
          <w:rPr>
            <w:noProof/>
            <w:webHidden/>
          </w:rPr>
          <w:tab/>
        </w:r>
        <w:r>
          <w:rPr>
            <w:noProof/>
            <w:webHidden/>
          </w:rPr>
          <w:fldChar w:fldCharType="begin"/>
        </w:r>
        <w:r>
          <w:rPr>
            <w:noProof/>
            <w:webHidden/>
          </w:rPr>
          <w:instrText xml:space="preserve"> PAGEREF _Toc98411961 \h </w:instrText>
        </w:r>
        <w:r>
          <w:rPr>
            <w:noProof/>
            <w:webHidden/>
          </w:rPr>
        </w:r>
        <w:r>
          <w:rPr>
            <w:noProof/>
            <w:webHidden/>
          </w:rPr>
          <w:fldChar w:fldCharType="separate"/>
        </w:r>
        <w:r>
          <w:rPr>
            <w:noProof/>
            <w:webHidden/>
          </w:rPr>
          <w:t>144</w:t>
        </w:r>
        <w:r>
          <w:rPr>
            <w:noProof/>
            <w:webHidden/>
          </w:rPr>
          <w:fldChar w:fldCharType="end"/>
        </w:r>
      </w:hyperlink>
    </w:p>
    <w:p w:rsidR="00B9006E" w:rsidRDefault="00B9006E" w14:paraId="0C51697D" w14:textId="6C3A77A2">
      <w:pPr>
        <w:pStyle w:val="Verzeichnis2"/>
        <w:rPr>
          <w:rFonts w:asciiTheme="minorHAnsi" w:hAnsiTheme="minorHAnsi" w:eastAsiaTheme="minorEastAsia" w:cstheme="minorBidi"/>
          <w:noProof/>
          <w:sz w:val="22"/>
          <w:szCs w:val="22"/>
          <w:lang w:val="de-DE"/>
        </w:rPr>
      </w:pPr>
      <w:hyperlink w:history="1" w:anchor="_Toc98411962">
        <w:r w:rsidRPr="003D254E">
          <w:rPr>
            <w:rStyle w:val="Hyperlink"/>
            <w:noProof/>
          </w:rPr>
          <w:t>4.10</w:t>
        </w:r>
        <w:r>
          <w:rPr>
            <w:rFonts w:asciiTheme="minorHAnsi" w:hAnsiTheme="minorHAnsi" w:eastAsiaTheme="minorEastAsia" w:cstheme="minorBidi"/>
            <w:noProof/>
            <w:sz w:val="22"/>
            <w:szCs w:val="22"/>
            <w:lang w:val="de-DE"/>
          </w:rPr>
          <w:tab/>
        </w:r>
        <w:r w:rsidRPr="003D254E">
          <w:rPr>
            <w:rStyle w:val="Hyperlink"/>
            <w:noProof/>
          </w:rPr>
          <w:t>Settings</w:t>
        </w:r>
        <w:r>
          <w:rPr>
            <w:noProof/>
            <w:webHidden/>
          </w:rPr>
          <w:tab/>
        </w:r>
        <w:r>
          <w:rPr>
            <w:noProof/>
            <w:webHidden/>
          </w:rPr>
          <w:fldChar w:fldCharType="begin"/>
        </w:r>
        <w:r>
          <w:rPr>
            <w:noProof/>
            <w:webHidden/>
          </w:rPr>
          <w:instrText xml:space="preserve"> PAGEREF _Toc98411962 \h </w:instrText>
        </w:r>
        <w:r>
          <w:rPr>
            <w:noProof/>
            <w:webHidden/>
          </w:rPr>
        </w:r>
        <w:r>
          <w:rPr>
            <w:noProof/>
            <w:webHidden/>
          </w:rPr>
          <w:fldChar w:fldCharType="separate"/>
        </w:r>
        <w:r>
          <w:rPr>
            <w:noProof/>
            <w:webHidden/>
          </w:rPr>
          <w:t>148</w:t>
        </w:r>
        <w:r>
          <w:rPr>
            <w:noProof/>
            <w:webHidden/>
          </w:rPr>
          <w:fldChar w:fldCharType="end"/>
        </w:r>
      </w:hyperlink>
    </w:p>
    <w:p w:rsidR="00B9006E" w:rsidRDefault="00B9006E" w14:paraId="2A4886B3" w14:textId="5EF1691B">
      <w:pPr>
        <w:pStyle w:val="Verzeichnis3"/>
        <w:rPr>
          <w:rFonts w:asciiTheme="minorHAnsi" w:hAnsiTheme="minorHAnsi" w:eastAsiaTheme="minorEastAsia" w:cstheme="minorBidi"/>
          <w:noProof/>
          <w:sz w:val="22"/>
          <w:szCs w:val="22"/>
          <w:lang w:val="de-DE"/>
        </w:rPr>
      </w:pPr>
      <w:hyperlink w:history="1" w:anchor="_Toc98411963">
        <w:r w:rsidRPr="003D254E">
          <w:rPr>
            <w:rStyle w:val="Hyperlink"/>
            <w:noProof/>
            <w:highlight w:val="magenta"/>
          </w:rPr>
          <w:t>4.10.1</w:t>
        </w:r>
        <w:r>
          <w:rPr>
            <w:rFonts w:asciiTheme="minorHAnsi" w:hAnsiTheme="minorHAnsi" w:eastAsiaTheme="minorEastAsia" w:cstheme="minorBidi"/>
            <w:noProof/>
            <w:sz w:val="22"/>
            <w:szCs w:val="22"/>
            <w:lang w:val="de-DE"/>
          </w:rPr>
          <w:tab/>
        </w:r>
        <w:r w:rsidRPr="003D254E">
          <w:rPr>
            <w:rStyle w:val="Hyperlink"/>
            <w:noProof/>
            <w:highlight w:val="magenta"/>
          </w:rPr>
          <w:t>Operating data and user settings</w:t>
        </w:r>
        <w:r>
          <w:rPr>
            <w:noProof/>
            <w:webHidden/>
          </w:rPr>
          <w:tab/>
        </w:r>
        <w:r>
          <w:rPr>
            <w:noProof/>
            <w:webHidden/>
          </w:rPr>
          <w:fldChar w:fldCharType="begin"/>
        </w:r>
        <w:r>
          <w:rPr>
            <w:noProof/>
            <w:webHidden/>
          </w:rPr>
          <w:instrText xml:space="preserve"> PAGEREF _Toc98411963 \h </w:instrText>
        </w:r>
        <w:r>
          <w:rPr>
            <w:noProof/>
            <w:webHidden/>
          </w:rPr>
        </w:r>
        <w:r>
          <w:rPr>
            <w:noProof/>
            <w:webHidden/>
          </w:rPr>
          <w:fldChar w:fldCharType="separate"/>
        </w:r>
        <w:r>
          <w:rPr>
            <w:noProof/>
            <w:webHidden/>
          </w:rPr>
          <w:t>149</w:t>
        </w:r>
        <w:r>
          <w:rPr>
            <w:noProof/>
            <w:webHidden/>
          </w:rPr>
          <w:fldChar w:fldCharType="end"/>
        </w:r>
      </w:hyperlink>
    </w:p>
    <w:p w:rsidR="00B9006E" w:rsidRDefault="00B9006E" w14:paraId="3B6453E6" w14:textId="1151725F">
      <w:pPr>
        <w:pStyle w:val="Verzeichnis3"/>
        <w:rPr>
          <w:rFonts w:asciiTheme="minorHAnsi" w:hAnsiTheme="minorHAnsi" w:eastAsiaTheme="minorEastAsia" w:cstheme="minorBidi"/>
          <w:noProof/>
          <w:sz w:val="22"/>
          <w:szCs w:val="22"/>
          <w:lang w:val="de-DE"/>
        </w:rPr>
      </w:pPr>
      <w:hyperlink w:history="1" w:anchor="_Toc98411964">
        <w:r w:rsidRPr="003D254E">
          <w:rPr>
            <w:rStyle w:val="Hyperlink"/>
            <w:noProof/>
            <w:highlight w:val="magenta"/>
          </w:rPr>
          <w:t>4.10.2</w:t>
        </w:r>
        <w:r>
          <w:rPr>
            <w:rFonts w:asciiTheme="minorHAnsi" w:hAnsiTheme="minorHAnsi" w:eastAsiaTheme="minorEastAsia" w:cstheme="minorBidi"/>
            <w:noProof/>
            <w:sz w:val="22"/>
            <w:szCs w:val="22"/>
            <w:lang w:val="de-DE"/>
          </w:rPr>
          <w:tab/>
        </w:r>
        <w:r w:rsidRPr="003D254E">
          <w:rPr>
            <w:rStyle w:val="Hyperlink"/>
            <w:noProof/>
            <w:highlight w:val="magenta"/>
          </w:rPr>
          <w:t>Buy and sell settings</w:t>
        </w:r>
        <w:r>
          <w:rPr>
            <w:noProof/>
            <w:webHidden/>
          </w:rPr>
          <w:tab/>
        </w:r>
        <w:r>
          <w:rPr>
            <w:noProof/>
            <w:webHidden/>
          </w:rPr>
          <w:fldChar w:fldCharType="begin"/>
        </w:r>
        <w:r>
          <w:rPr>
            <w:noProof/>
            <w:webHidden/>
          </w:rPr>
          <w:instrText xml:space="preserve"> PAGEREF _Toc98411964 \h </w:instrText>
        </w:r>
        <w:r>
          <w:rPr>
            <w:noProof/>
            <w:webHidden/>
          </w:rPr>
        </w:r>
        <w:r>
          <w:rPr>
            <w:noProof/>
            <w:webHidden/>
          </w:rPr>
          <w:fldChar w:fldCharType="separate"/>
        </w:r>
        <w:r>
          <w:rPr>
            <w:noProof/>
            <w:webHidden/>
          </w:rPr>
          <w:t>154</w:t>
        </w:r>
        <w:r>
          <w:rPr>
            <w:noProof/>
            <w:webHidden/>
          </w:rPr>
          <w:fldChar w:fldCharType="end"/>
        </w:r>
      </w:hyperlink>
    </w:p>
    <w:p w:rsidR="00B9006E" w:rsidRDefault="00B9006E" w14:paraId="12F3745A" w14:textId="0BF91CEF">
      <w:pPr>
        <w:pStyle w:val="Verzeichnis3"/>
        <w:rPr>
          <w:rFonts w:asciiTheme="minorHAnsi" w:hAnsiTheme="minorHAnsi" w:eastAsiaTheme="minorEastAsia" w:cstheme="minorBidi"/>
          <w:noProof/>
          <w:sz w:val="22"/>
          <w:szCs w:val="22"/>
          <w:lang w:val="de-DE"/>
        </w:rPr>
      </w:pPr>
      <w:hyperlink w:history="1" w:anchor="_Toc98411965">
        <w:r w:rsidRPr="003D254E">
          <w:rPr>
            <w:rStyle w:val="Hyperlink"/>
            <w:noProof/>
          </w:rPr>
          <w:t>4.10.3</w:t>
        </w:r>
        <w:r>
          <w:rPr>
            <w:rFonts w:asciiTheme="minorHAnsi" w:hAnsiTheme="minorHAnsi" w:eastAsiaTheme="minorEastAsia" w:cstheme="minorBidi"/>
            <w:noProof/>
            <w:sz w:val="22"/>
            <w:szCs w:val="22"/>
            <w:lang w:val="de-DE"/>
          </w:rPr>
          <w:tab/>
        </w:r>
        <w:r w:rsidRPr="003D254E">
          <w:rPr>
            <w:rStyle w:val="Hyperlink"/>
            <w:noProof/>
          </w:rPr>
          <w:t>Criteria Part Scope and RG Matrix</w:t>
        </w:r>
        <w:r>
          <w:rPr>
            <w:noProof/>
            <w:webHidden/>
          </w:rPr>
          <w:tab/>
        </w:r>
        <w:r>
          <w:rPr>
            <w:noProof/>
            <w:webHidden/>
          </w:rPr>
          <w:fldChar w:fldCharType="begin"/>
        </w:r>
        <w:r>
          <w:rPr>
            <w:noProof/>
            <w:webHidden/>
          </w:rPr>
          <w:instrText xml:space="preserve"> PAGEREF _Toc98411965 \h </w:instrText>
        </w:r>
        <w:r>
          <w:rPr>
            <w:noProof/>
            <w:webHidden/>
          </w:rPr>
        </w:r>
        <w:r>
          <w:rPr>
            <w:noProof/>
            <w:webHidden/>
          </w:rPr>
          <w:fldChar w:fldCharType="separate"/>
        </w:r>
        <w:r>
          <w:rPr>
            <w:noProof/>
            <w:webHidden/>
          </w:rPr>
          <w:t>159</w:t>
        </w:r>
        <w:r>
          <w:rPr>
            <w:noProof/>
            <w:webHidden/>
          </w:rPr>
          <w:fldChar w:fldCharType="end"/>
        </w:r>
      </w:hyperlink>
    </w:p>
    <w:p w:rsidR="00B9006E" w:rsidRDefault="00B9006E" w14:paraId="20C35359" w14:textId="5F2C307D">
      <w:pPr>
        <w:pStyle w:val="Verzeichnis3"/>
        <w:rPr>
          <w:rFonts w:asciiTheme="minorHAnsi" w:hAnsiTheme="minorHAnsi" w:eastAsiaTheme="minorEastAsia" w:cstheme="minorBidi"/>
          <w:noProof/>
          <w:sz w:val="22"/>
          <w:szCs w:val="22"/>
          <w:lang w:val="de-DE"/>
        </w:rPr>
      </w:pPr>
      <w:hyperlink w:history="1" w:anchor="_Toc98411966">
        <w:r w:rsidRPr="003D254E">
          <w:rPr>
            <w:rStyle w:val="Hyperlink"/>
            <w:noProof/>
          </w:rPr>
          <w:t>4.10.4</w:t>
        </w:r>
        <w:r>
          <w:rPr>
            <w:rFonts w:asciiTheme="minorHAnsi" w:hAnsiTheme="minorHAnsi" w:eastAsiaTheme="minorEastAsia" w:cstheme="minorBidi"/>
            <w:noProof/>
            <w:sz w:val="22"/>
            <w:szCs w:val="22"/>
            <w:lang w:val="de-DE"/>
          </w:rPr>
          <w:tab/>
        </w:r>
        <w:r w:rsidRPr="003D254E">
          <w:rPr>
            <w:rStyle w:val="Hyperlink"/>
            <w:noProof/>
          </w:rPr>
          <w:t>Administration</w:t>
        </w:r>
        <w:r>
          <w:rPr>
            <w:noProof/>
            <w:webHidden/>
          </w:rPr>
          <w:tab/>
        </w:r>
        <w:r>
          <w:rPr>
            <w:noProof/>
            <w:webHidden/>
          </w:rPr>
          <w:fldChar w:fldCharType="begin"/>
        </w:r>
        <w:r>
          <w:rPr>
            <w:noProof/>
            <w:webHidden/>
          </w:rPr>
          <w:instrText xml:space="preserve"> PAGEREF _Toc98411966 \h </w:instrText>
        </w:r>
        <w:r>
          <w:rPr>
            <w:noProof/>
            <w:webHidden/>
          </w:rPr>
        </w:r>
        <w:r>
          <w:rPr>
            <w:noProof/>
            <w:webHidden/>
          </w:rPr>
          <w:fldChar w:fldCharType="separate"/>
        </w:r>
        <w:r>
          <w:rPr>
            <w:noProof/>
            <w:webHidden/>
          </w:rPr>
          <w:t>167</w:t>
        </w:r>
        <w:r>
          <w:rPr>
            <w:noProof/>
            <w:webHidden/>
          </w:rPr>
          <w:fldChar w:fldCharType="end"/>
        </w:r>
      </w:hyperlink>
    </w:p>
    <w:p w:rsidR="00B9006E" w:rsidRDefault="00B9006E" w14:paraId="00614F15" w14:textId="459138C6">
      <w:pPr>
        <w:pStyle w:val="Verzeichnis3"/>
        <w:rPr>
          <w:rFonts w:asciiTheme="minorHAnsi" w:hAnsiTheme="minorHAnsi" w:eastAsiaTheme="minorEastAsia" w:cstheme="minorBidi"/>
          <w:noProof/>
          <w:sz w:val="22"/>
          <w:szCs w:val="22"/>
          <w:lang w:val="de-DE"/>
        </w:rPr>
      </w:pPr>
      <w:hyperlink w:history="1" w:anchor="_Toc98411967">
        <w:r w:rsidRPr="003D254E">
          <w:rPr>
            <w:rStyle w:val="Hyperlink"/>
            <w:noProof/>
          </w:rPr>
          <w:t>4.10.5</w:t>
        </w:r>
        <w:r>
          <w:rPr>
            <w:rFonts w:asciiTheme="minorHAnsi" w:hAnsiTheme="minorHAnsi" w:eastAsiaTheme="minorEastAsia" w:cstheme="minorBidi"/>
            <w:noProof/>
            <w:sz w:val="22"/>
            <w:szCs w:val="22"/>
            <w:lang w:val="de-DE"/>
          </w:rPr>
          <w:tab/>
        </w:r>
        <w:r w:rsidRPr="003D254E">
          <w:rPr>
            <w:rStyle w:val="Hyperlink"/>
            <w:noProof/>
          </w:rPr>
          <w:t>Maintenance of other settings</w:t>
        </w:r>
        <w:r>
          <w:rPr>
            <w:noProof/>
            <w:webHidden/>
          </w:rPr>
          <w:tab/>
        </w:r>
        <w:r>
          <w:rPr>
            <w:noProof/>
            <w:webHidden/>
          </w:rPr>
          <w:fldChar w:fldCharType="begin"/>
        </w:r>
        <w:r>
          <w:rPr>
            <w:noProof/>
            <w:webHidden/>
          </w:rPr>
          <w:instrText xml:space="preserve"> PAGEREF _Toc98411967 \h </w:instrText>
        </w:r>
        <w:r>
          <w:rPr>
            <w:noProof/>
            <w:webHidden/>
          </w:rPr>
        </w:r>
        <w:r>
          <w:rPr>
            <w:noProof/>
            <w:webHidden/>
          </w:rPr>
          <w:fldChar w:fldCharType="separate"/>
        </w:r>
        <w:r>
          <w:rPr>
            <w:noProof/>
            <w:webHidden/>
          </w:rPr>
          <w:t>170</w:t>
        </w:r>
        <w:r>
          <w:rPr>
            <w:noProof/>
            <w:webHidden/>
          </w:rPr>
          <w:fldChar w:fldCharType="end"/>
        </w:r>
      </w:hyperlink>
    </w:p>
    <w:p w:rsidR="00B9006E" w:rsidRDefault="00B9006E" w14:paraId="302392A0" w14:textId="61EC16D3">
      <w:pPr>
        <w:pStyle w:val="Verzeichnis2"/>
        <w:rPr>
          <w:rFonts w:asciiTheme="minorHAnsi" w:hAnsiTheme="minorHAnsi" w:eastAsiaTheme="minorEastAsia" w:cstheme="minorBidi"/>
          <w:noProof/>
          <w:sz w:val="22"/>
          <w:szCs w:val="22"/>
          <w:lang w:val="de-DE"/>
        </w:rPr>
      </w:pPr>
      <w:hyperlink w:history="1" w:anchor="_Toc98411968">
        <w:r w:rsidRPr="003D254E">
          <w:rPr>
            <w:rStyle w:val="Hyperlink"/>
            <w:noProof/>
          </w:rPr>
          <w:t>4.11</w:t>
        </w:r>
        <w:r>
          <w:rPr>
            <w:rFonts w:asciiTheme="minorHAnsi" w:hAnsiTheme="minorHAnsi" w:eastAsiaTheme="minorEastAsia" w:cstheme="minorBidi"/>
            <w:noProof/>
            <w:sz w:val="22"/>
            <w:szCs w:val="22"/>
            <w:lang w:val="de-DE"/>
          </w:rPr>
          <w:tab/>
        </w:r>
        <w:r w:rsidRPr="003D254E">
          <w:rPr>
            <w:rStyle w:val="Hyperlink"/>
            <w:noProof/>
          </w:rPr>
          <w:t>Adjustments and extensions in SICOS</w:t>
        </w:r>
        <w:r>
          <w:rPr>
            <w:noProof/>
            <w:webHidden/>
          </w:rPr>
          <w:tab/>
        </w:r>
        <w:r>
          <w:rPr>
            <w:noProof/>
            <w:webHidden/>
          </w:rPr>
          <w:fldChar w:fldCharType="begin"/>
        </w:r>
        <w:r>
          <w:rPr>
            <w:noProof/>
            <w:webHidden/>
          </w:rPr>
          <w:instrText xml:space="preserve"> PAGEREF _Toc98411968 \h </w:instrText>
        </w:r>
        <w:r>
          <w:rPr>
            <w:noProof/>
            <w:webHidden/>
          </w:rPr>
        </w:r>
        <w:r>
          <w:rPr>
            <w:noProof/>
            <w:webHidden/>
          </w:rPr>
          <w:fldChar w:fldCharType="separate"/>
        </w:r>
        <w:r>
          <w:rPr>
            <w:noProof/>
            <w:webHidden/>
          </w:rPr>
          <w:t>170</w:t>
        </w:r>
        <w:r>
          <w:rPr>
            <w:noProof/>
            <w:webHidden/>
          </w:rPr>
          <w:fldChar w:fldCharType="end"/>
        </w:r>
      </w:hyperlink>
    </w:p>
    <w:p w:rsidR="00B9006E" w:rsidRDefault="00B9006E" w14:paraId="5FBCCE3B" w14:textId="082D4BE7">
      <w:pPr>
        <w:pStyle w:val="Verzeichnis3"/>
        <w:rPr>
          <w:rFonts w:asciiTheme="minorHAnsi" w:hAnsiTheme="minorHAnsi" w:eastAsiaTheme="minorEastAsia" w:cstheme="minorBidi"/>
          <w:noProof/>
          <w:sz w:val="22"/>
          <w:szCs w:val="22"/>
          <w:lang w:val="de-DE"/>
        </w:rPr>
      </w:pPr>
      <w:hyperlink w:history="1" w:anchor="_Toc98411969">
        <w:r w:rsidRPr="003D254E">
          <w:rPr>
            <w:rStyle w:val="Hyperlink"/>
            <w:noProof/>
          </w:rPr>
          <w:t>4.11.1</w:t>
        </w:r>
        <w:r>
          <w:rPr>
            <w:rFonts w:asciiTheme="minorHAnsi" w:hAnsiTheme="minorHAnsi" w:eastAsiaTheme="minorEastAsia" w:cstheme="minorBidi"/>
            <w:noProof/>
            <w:sz w:val="22"/>
            <w:szCs w:val="22"/>
            <w:lang w:val="de-DE"/>
          </w:rPr>
          <w:tab/>
        </w:r>
        <w:r w:rsidRPr="003D254E">
          <w:rPr>
            <w:rStyle w:val="Hyperlink"/>
            <w:noProof/>
          </w:rPr>
          <w:t>Adjustments assortment analysis</w:t>
        </w:r>
        <w:r>
          <w:rPr>
            <w:noProof/>
            <w:webHidden/>
          </w:rPr>
          <w:tab/>
        </w:r>
        <w:r>
          <w:rPr>
            <w:noProof/>
            <w:webHidden/>
          </w:rPr>
          <w:fldChar w:fldCharType="begin"/>
        </w:r>
        <w:r>
          <w:rPr>
            <w:noProof/>
            <w:webHidden/>
          </w:rPr>
          <w:instrText xml:space="preserve"> PAGEREF _Toc98411969 \h </w:instrText>
        </w:r>
        <w:r>
          <w:rPr>
            <w:noProof/>
            <w:webHidden/>
          </w:rPr>
        </w:r>
        <w:r>
          <w:rPr>
            <w:noProof/>
            <w:webHidden/>
          </w:rPr>
          <w:fldChar w:fldCharType="separate"/>
        </w:r>
        <w:r>
          <w:rPr>
            <w:noProof/>
            <w:webHidden/>
          </w:rPr>
          <w:t>170</w:t>
        </w:r>
        <w:r>
          <w:rPr>
            <w:noProof/>
            <w:webHidden/>
          </w:rPr>
          <w:fldChar w:fldCharType="end"/>
        </w:r>
      </w:hyperlink>
    </w:p>
    <w:p w:rsidR="00B9006E" w:rsidRDefault="00B9006E" w14:paraId="694087F2" w14:textId="330B5D83">
      <w:pPr>
        <w:pStyle w:val="Verzeichnis3"/>
        <w:rPr>
          <w:rFonts w:asciiTheme="minorHAnsi" w:hAnsiTheme="minorHAnsi" w:eastAsiaTheme="minorEastAsia" w:cstheme="minorBidi"/>
          <w:noProof/>
          <w:sz w:val="22"/>
          <w:szCs w:val="22"/>
          <w:lang w:val="de-DE"/>
        </w:rPr>
      </w:pPr>
      <w:hyperlink w:history="1" w:anchor="_Toc98411970">
        <w:r w:rsidRPr="003D254E">
          <w:rPr>
            <w:rStyle w:val="Hyperlink"/>
            <w:noProof/>
          </w:rPr>
          <w:t>4.11.2</w:t>
        </w:r>
        <w:r>
          <w:rPr>
            <w:rFonts w:asciiTheme="minorHAnsi" w:hAnsiTheme="minorHAnsi" w:eastAsiaTheme="minorEastAsia" w:cstheme="minorBidi"/>
            <w:noProof/>
            <w:sz w:val="22"/>
            <w:szCs w:val="22"/>
            <w:lang w:val="de-DE"/>
          </w:rPr>
          <w:tab/>
        </w:r>
        <w:r w:rsidRPr="003D254E">
          <w:rPr>
            <w:rStyle w:val="Hyperlink"/>
            <w:noProof/>
          </w:rPr>
          <w:t>Adjustments SICOS operating data</w:t>
        </w:r>
        <w:r>
          <w:rPr>
            <w:noProof/>
            <w:webHidden/>
          </w:rPr>
          <w:tab/>
        </w:r>
        <w:r>
          <w:rPr>
            <w:noProof/>
            <w:webHidden/>
          </w:rPr>
          <w:fldChar w:fldCharType="begin"/>
        </w:r>
        <w:r>
          <w:rPr>
            <w:noProof/>
            <w:webHidden/>
          </w:rPr>
          <w:instrText xml:space="preserve"> PAGEREF _Toc98411970 \h </w:instrText>
        </w:r>
        <w:r>
          <w:rPr>
            <w:noProof/>
            <w:webHidden/>
          </w:rPr>
        </w:r>
        <w:r>
          <w:rPr>
            <w:noProof/>
            <w:webHidden/>
          </w:rPr>
          <w:fldChar w:fldCharType="separate"/>
        </w:r>
        <w:r>
          <w:rPr>
            <w:noProof/>
            <w:webHidden/>
          </w:rPr>
          <w:t>171</w:t>
        </w:r>
        <w:r>
          <w:rPr>
            <w:noProof/>
            <w:webHidden/>
          </w:rPr>
          <w:fldChar w:fldCharType="end"/>
        </w:r>
      </w:hyperlink>
    </w:p>
    <w:p w:rsidR="00B9006E" w:rsidRDefault="00B9006E" w14:paraId="6BAC38EF" w14:textId="3E661089">
      <w:pPr>
        <w:pStyle w:val="Verzeichnis3"/>
        <w:rPr>
          <w:rFonts w:asciiTheme="minorHAnsi" w:hAnsiTheme="minorHAnsi" w:eastAsiaTheme="minorEastAsia" w:cstheme="minorBidi"/>
          <w:noProof/>
          <w:sz w:val="22"/>
          <w:szCs w:val="22"/>
          <w:lang w:val="de-DE"/>
        </w:rPr>
      </w:pPr>
      <w:hyperlink w:history="1" w:anchor="_Toc98411971">
        <w:r w:rsidRPr="003D254E">
          <w:rPr>
            <w:rStyle w:val="Hyperlink"/>
            <w:noProof/>
          </w:rPr>
          <w:t>4.11.3</w:t>
        </w:r>
        <w:r>
          <w:rPr>
            <w:rFonts w:asciiTheme="minorHAnsi" w:hAnsiTheme="minorHAnsi" w:eastAsiaTheme="minorEastAsia" w:cstheme="minorBidi"/>
            <w:noProof/>
            <w:sz w:val="22"/>
            <w:szCs w:val="22"/>
            <w:lang w:val="de-DE"/>
          </w:rPr>
          <w:tab/>
        </w:r>
        <w:r w:rsidRPr="003D254E">
          <w:rPr>
            <w:rStyle w:val="Hyperlink"/>
            <w:noProof/>
          </w:rPr>
          <w:t>Adjustments SICOS part master</w:t>
        </w:r>
        <w:r>
          <w:rPr>
            <w:noProof/>
            <w:webHidden/>
          </w:rPr>
          <w:tab/>
        </w:r>
        <w:r>
          <w:rPr>
            <w:noProof/>
            <w:webHidden/>
          </w:rPr>
          <w:fldChar w:fldCharType="begin"/>
        </w:r>
        <w:r>
          <w:rPr>
            <w:noProof/>
            <w:webHidden/>
          </w:rPr>
          <w:instrText xml:space="preserve"> PAGEREF _Toc98411971 \h </w:instrText>
        </w:r>
        <w:r>
          <w:rPr>
            <w:noProof/>
            <w:webHidden/>
          </w:rPr>
        </w:r>
        <w:r>
          <w:rPr>
            <w:noProof/>
            <w:webHidden/>
          </w:rPr>
          <w:fldChar w:fldCharType="separate"/>
        </w:r>
        <w:r>
          <w:rPr>
            <w:noProof/>
            <w:webHidden/>
          </w:rPr>
          <w:t>172</w:t>
        </w:r>
        <w:r>
          <w:rPr>
            <w:noProof/>
            <w:webHidden/>
          </w:rPr>
          <w:fldChar w:fldCharType="end"/>
        </w:r>
      </w:hyperlink>
    </w:p>
    <w:p w:rsidR="00B9006E" w:rsidRDefault="00B9006E" w14:paraId="491129DA" w14:textId="3E16A279">
      <w:pPr>
        <w:pStyle w:val="Verzeichnis3"/>
        <w:rPr>
          <w:rFonts w:asciiTheme="minorHAnsi" w:hAnsiTheme="minorHAnsi" w:eastAsiaTheme="minorEastAsia" w:cstheme="minorBidi"/>
          <w:noProof/>
          <w:sz w:val="22"/>
          <w:szCs w:val="22"/>
          <w:lang w:val="de-DE"/>
        </w:rPr>
      </w:pPr>
      <w:hyperlink w:history="1" w:anchor="_Toc98411972">
        <w:r w:rsidRPr="003D254E">
          <w:rPr>
            <w:rStyle w:val="Hyperlink"/>
            <w:noProof/>
          </w:rPr>
          <w:t>4.11.4</w:t>
        </w:r>
        <w:r>
          <w:rPr>
            <w:rFonts w:asciiTheme="minorHAnsi" w:hAnsiTheme="minorHAnsi" w:eastAsiaTheme="minorEastAsia" w:cstheme="minorBidi"/>
            <w:noProof/>
            <w:sz w:val="22"/>
            <w:szCs w:val="22"/>
            <w:lang w:val="de-DE"/>
          </w:rPr>
          <w:tab/>
        </w:r>
        <w:r w:rsidRPr="003D254E">
          <w:rPr>
            <w:rStyle w:val="Hyperlink"/>
            <w:noProof/>
          </w:rPr>
          <w:t>Adjustments operating lists</w:t>
        </w:r>
        <w:r>
          <w:rPr>
            <w:noProof/>
            <w:webHidden/>
          </w:rPr>
          <w:tab/>
        </w:r>
        <w:r>
          <w:rPr>
            <w:noProof/>
            <w:webHidden/>
          </w:rPr>
          <w:fldChar w:fldCharType="begin"/>
        </w:r>
        <w:r>
          <w:rPr>
            <w:noProof/>
            <w:webHidden/>
          </w:rPr>
          <w:instrText xml:space="preserve"> PAGEREF _Toc98411972 \h </w:instrText>
        </w:r>
        <w:r>
          <w:rPr>
            <w:noProof/>
            <w:webHidden/>
          </w:rPr>
        </w:r>
        <w:r>
          <w:rPr>
            <w:noProof/>
            <w:webHidden/>
          </w:rPr>
          <w:fldChar w:fldCharType="separate"/>
        </w:r>
        <w:r>
          <w:rPr>
            <w:noProof/>
            <w:webHidden/>
          </w:rPr>
          <w:t>172</w:t>
        </w:r>
        <w:r>
          <w:rPr>
            <w:noProof/>
            <w:webHidden/>
          </w:rPr>
          <w:fldChar w:fldCharType="end"/>
        </w:r>
      </w:hyperlink>
    </w:p>
    <w:p w:rsidR="00B9006E" w:rsidRDefault="00B9006E" w14:paraId="327F61F1" w14:textId="21133409">
      <w:pPr>
        <w:pStyle w:val="Verzeichnis2"/>
        <w:rPr>
          <w:rFonts w:asciiTheme="minorHAnsi" w:hAnsiTheme="minorHAnsi" w:eastAsiaTheme="minorEastAsia" w:cstheme="minorBidi"/>
          <w:noProof/>
          <w:sz w:val="22"/>
          <w:szCs w:val="22"/>
          <w:lang w:val="de-DE"/>
        </w:rPr>
      </w:pPr>
      <w:hyperlink w:history="1" w:anchor="_Toc98411973">
        <w:r w:rsidRPr="003D254E">
          <w:rPr>
            <w:rStyle w:val="Hyperlink"/>
            <w:noProof/>
          </w:rPr>
          <w:t>4.12</w:t>
        </w:r>
        <w:r>
          <w:rPr>
            <w:rFonts w:asciiTheme="minorHAnsi" w:hAnsiTheme="minorHAnsi" w:eastAsiaTheme="minorEastAsia" w:cstheme="minorBidi"/>
            <w:noProof/>
            <w:sz w:val="22"/>
            <w:szCs w:val="22"/>
            <w:lang w:val="de-DE"/>
          </w:rPr>
          <w:tab/>
        </w:r>
        <w:r w:rsidRPr="003D254E">
          <w:rPr>
            <w:rStyle w:val="Hyperlink"/>
            <w:noProof/>
          </w:rPr>
          <w:t>Adaptations and extensions in DIMS</w:t>
        </w:r>
        <w:r>
          <w:rPr>
            <w:noProof/>
            <w:webHidden/>
          </w:rPr>
          <w:tab/>
        </w:r>
        <w:r>
          <w:rPr>
            <w:noProof/>
            <w:webHidden/>
          </w:rPr>
          <w:fldChar w:fldCharType="begin"/>
        </w:r>
        <w:r>
          <w:rPr>
            <w:noProof/>
            <w:webHidden/>
          </w:rPr>
          <w:instrText xml:space="preserve"> PAGEREF _Toc98411973 \h </w:instrText>
        </w:r>
        <w:r>
          <w:rPr>
            <w:noProof/>
            <w:webHidden/>
          </w:rPr>
        </w:r>
        <w:r>
          <w:rPr>
            <w:noProof/>
            <w:webHidden/>
          </w:rPr>
          <w:fldChar w:fldCharType="separate"/>
        </w:r>
        <w:r>
          <w:rPr>
            <w:noProof/>
            <w:webHidden/>
          </w:rPr>
          <w:t>173</w:t>
        </w:r>
        <w:r>
          <w:rPr>
            <w:noProof/>
            <w:webHidden/>
          </w:rPr>
          <w:fldChar w:fldCharType="end"/>
        </w:r>
      </w:hyperlink>
    </w:p>
    <w:p w:rsidR="00B9006E" w:rsidRDefault="00B9006E" w14:paraId="5BDD3AE8" w14:textId="428A1EFD">
      <w:pPr>
        <w:pStyle w:val="Verzeichnis3"/>
        <w:rPr>
          <w:rFonts w:asciiTheme="minorHAnsi" w:hAnsiTheme="minorHAnsi" w:eastAsiaTheme="minorEastAsia" w:cstheme="minorBidi"/>
          <w:noProof/>
          <w:sz w:val="22"/>
          <w:szCs w:val="22"/>
          <w:lang w:val="de-DE"/>
        </w:rPr>
      </w:pPr>
      <w:hyperlink w:history="1" w:anchor="_Toc98411974">
        <w:r w:rsidRPr="003D254E">
          <w:rPr>
            <w:rStyle w:val="Hyperlink"/>
            <w:noProof/>
          </w:rPr>
          <w:t>4.12.1</w:t>
        </w:r>
        <w:r>
          <w:rPr>
            <w:rFonts w:asciiTheme="minorHAnsi" w:hAnsiTheme="minorHAnsi" w:eastAsiaTheme="minorEastAsia" w:cstheme="minorBidi"/>
            <w:noProof/>
            <w:sz w:val="22"/>
            <w:szCs w:val="22"/>
            <w:lang w:val="de-DE"/>
          </w:rPr>
          <w:tab/>
        </w:r>
        <w:r w:rsidRPr="003D254E">
          <w:rPr>
            <w:rStyle w:val="Hyperlink"/>
            <w:noProof/>
          </w:rPr>
          <w:t>Adjustments DIMS part master</w:t>
        </w:r>
        <w:r>
          <w:rPr>
            <w:noProof/>
            <w:webHidden/>
          </w:rPr>
          <w:tab/>
        </w:r>
        <w:r>
          <w:rPr>
            <w:noProof/>
            <w:webHidden/>
          </w:rPr>
          <w:fldChar w:fldCharType="begin"/>
        </w:r>
        <w:r>
          <w:rPr>
            <w:noProof/>
            <w:webHidden/>
          </w:rPr>
          <w:instrText xml:space="preserve"> PAGEREF _Toc98411974 \h </w:instrText>
        </w:r>
        <w:r>
          <w:rPr>
            <w:noProof/>
            <w:webHidden/>
          </w:rPr>
        </w:r>
        <w:r>
          <w:rPr>
            <w:noProof/>
            <w:webHidden/>
          </w:rPr>
          <w:fldChar w:fldCharType="separate"/>
        </w:r>
        <w:r>
          <w:rPr>
            <w:noProof/>
            <w:webHidden/>
          </w:rPr>
          <w:t>174</w:t>
        </w:r>
        <w:r>
          <w:rPr>
            <w:noProof/>
            <w:webHidden/>
          </w:rPr>
          <w:fldChar w:fldCharType="end"/>
        </w:r>
      </w:hyperlink>
    </w:p>
    <w:p w:rsidR="00B9006E" w:rsidRDefault="00B9006E" w14:paraId="5129C6BF" w14:textId="5BE5EAA0">
      <w:pPr>
        <w:pStyle w:val="Verzeichnis2"/>
        <w:rPr>
          <w:rFonts w:asciiTheme="minorHAnsi" w:hAnsiTheme="minorHAnsi" w:eastAsiaTheme="minorEastAsia" w:cstheme="minorBidi"/>
          <w:noProof/>
          <w:sz w:val="22"/>
          <w:szCs w:val="22"/>
          <w:lang w:val="de-DE"/>
        </w:rPr>
      </w:pPr>
      <w:hyperlink w:history="1" w:anchor="_Toc98411975">
        <w:r w:rsidRPr="003D254E">
          <w:rPr>
            <w:rStyle w:val="Hyperlink"/>
            <w:noProof/>
          </w:rPr>
          <w:t>4.13</w:t>
        </w:r>
        <w:r>
          <w:rPr>
            <w:rFonts w:asciiTheme="minorHAnsi" w:hAnsiTheme="minorHAnsi" w:eastAsiaTheme="minorEastAsia" w:cstheme="minorBidi"/>
            <w:noProof/>
            <w:sz w:val="22"/>
            <w:szCs w:val="22"/>
            <w:lang w:val="de-DE"/>
          </w:rPr>
          <w:tab/>
        </w:r>
        <w:r w:rsidRPr="003D254E">
          <w:rPr>
            <w:rStyle w:val="Hyperlink"/>
            <w:noProof/>
          </w:rPr>
          <w:t>License text</w:t>
        </w:r>
        <w:r>
          <w:rPr>
            <w:noProof/>
            <w:webHidden/>
          </w:rPr>
          <w:tab/>
        </w:r>
        <w:r>
          <w:rPr>
            <w:noProof/>
            <w:webHidden/>
          </w:rPr>
          <w:fldChar w:fldCharType="begin"/>
        </w:r>
        <w:r>
          <w:rPr>
            <w:noProof/>
            <w:webHidden/>
          </w:rPr>
          <w:instrText xml:space="preserve"> PAGEREF _Toc98411975 \h </w:instrText>
        </w:r>
        <w:r>
          <w:rPr>
            <w:noProof/>
            <w:webHidden/>
          </w:rPr>
        </w:r>
        <w:r>
          <w:rPr>
            <w:noProof/>
            <w:webHidden/>
          </w:rPr>
          <w:fldChar w:fldCharType="separate"/>
        </w:r>
        <w:r>
          <w:rPr>
            <w:noProof/>
            <w:webHidden/>
          </w:rPr>
          <w:t>174</w:t>
        </w:r>
        <w:r>
          <w:rPr>
            <w:noProof/>
            <w:webHidden/>
          </w:rPr>
          <w:fldChar w:fldCharType="end"/>
        </w:r>
      </w:hyperlink>
    </w:p>
    <w:p w:rsidR="00B9006E" w:rsidRDefault="00B9006E" w14:paraId="4ABA7FE0" w14:textId="78CDD584">
      <w:pPr>
        <w:pStyle w:val="Verzeichnis2"/>
        <w:rPr>
          <w:rFonts w:asciiTheme="minorHAnsi" w:hAnsiTheme="minorHAnsi" w:eastAsiaTheme="minorEastAsia" w:cstheme="minorBidi"/>
          <w:noProof/>
          <w:sz w:val="22"/>
          <w:szCs w:val="22"/>
          <w:lang w:val="de-DE"/>
        </w:rPr>
      </w:pPr>
      <w:hyperlink w:history="1" w:anchor="_Toc98411976">
        <w:r w:rsidRPr="003D254E">
          <w:rPr>
            <w:rStyle w:val="Hyperlink"/>
            <w:noProof/>
          </w:rPr>
          <w:t>4.14</w:t>
        </w:r>
        <w:r>
          <w:rPr>
            <w:rFonts w:asciiTheme="minorHAnsi" w:hAnsiTheme="minorHAnsi" w:eastAsiaTheme="minorEastAsia" w:cstheme="minorBidi"/>
            <w:noProof/>
            <w:sz w:val="22"/>
            <w:szCs w:val="22"/>
            <w:lang w:val="de-DE"/>
          </w:rPr>
          <w:tab/>
        </w:r>
        <w:r w:rsidRPr="003D254E">
          <w:rPr>
            <w:rStyle w:val="Hyperlink"/>
            <w:noProof/>
          </w:rPr>
          <w:t>Notifications</w:t>
        </w:r>
        <w:r>
          <w:rPr>
            <w:noProof/>
            <w:webHidden/>
          </w:rPr>
          <w:tab/>
        </w:r>
        <w:r>
          <w:rPr>
            <w:noProof/>
            <w:webHidden/>
          </w:rPr>
          <w:fldChar w:fldCharType="begin"/>
        </w:r>
        <w:r>
          <w:rPr>
            <w:noProof/>
            <w:webHidden/>
          </w:rPr>
          <w:instrText xml:space="preserve"> PAGEREF _Toc98411976 \h </w:instrText>
        </w:r>
        <w:r>
          <w:rPr>
            <w:noProof/>
            <w:webHidden/>
          </w:rPr>
        </w:r>
        <w:r>
          <w:rPr>
            <w:noProof/>
            <w:webHidden/>
          </w:rPr>
          <w:fldChar w:fldCharType="separate"/>
        </w:r>
        <w:r>
          <w:rPr>
            <w:noProof/>
            <w:webHidden/>
          </w:rPr>
          <w:t>175</w:t>
        </w:r>
        <w:r>
          <w:rPr>
            <w:noProof/>
            <w:webHidden/>
          </w:rPr>
          <w:fldChar w:fldCharType="end"/>
        </w:r>
      </w:hyperlink>
    </w:p>
    <w:p w:rsidR="00B9006E" w:rsidRDefault="00B9006E" w14:paraId="6FC8A331" w14:textId="2364D1B1">
      <w:pPr>
        <w:pStyle w:val="Verzeichnis3"/>
        <w:rPr>
          <w:rFonts w:asciiTheme="minorHAnsi" w:hAnsiTheme="minorHAnsi" w:eastAsiaTheme="minorEastAsia" w:cstheme="minorBidi"/>
          <w:noProof/>
          <w:sz w:val="22"/>
          <w:szCs w:val="22"/>
          <w:lang w:val="de-DE"/>
        </w:rPr>
      </w:pPr>
      <w:hyperlink w:history="1" w:anchor="_Toc98411977">
        <w:r w:rsidRPr="003D254E">
          <w:rPr>
            <w:rStyle w:val="Hyperlink"/>
            <w:noProof/>
            <w:highlight w:val="magenta"/>
          </w:rPr>
          <w:t>4.14.1</w:t>
        </w:r>
        <w:r>
          <w:rPr>
            <w:rFonts w:asciiTheme="minorHAnsi" w:hAnsiTheme="minorHAnsi" w:eastAsiaTheme="minorEastAsia" w:cstheme="minorBidi"/>
            <w:noProof/>
            <w:sz w:val="22"/>
            <w:szCs w:val="22"/>
            <w:lang w:val="de-DE"/>
          </w:rPr>
          <w:tab/>
        </w:r>
        <w:r w:rsidRPr="003D254E">
          <w:rPr>
            <w:rStyle w:val="Hyperlink"/>
            <w:noProof/>
            <w:highlight w:val="magenta"/>
          </w:rPr>
          <w:t>New order in DeadStock/D2D</w:t>
        </w:r>
        <w:r>
          <w:rPr>
            <w:noProof/>
            <w:webHidden/>
          </w:rPr>
          <w:tab/>
        </w:r>
        <w:r>
          <w:rPr>
            <w:noProof/>
            <w:webHidden/>
          </w:rPr>
          <w:fldChar w:fldCharType="begin"/>
        </w:r>
        <w:r>
          <w:rPr>
            <w:noProof/>
            <w:webHidden/>
          </w:rPr>
          <w:instrText xml:space="preserve"> PAGEREF _Toc98411977 \h </w:instrText>
        </w:r>
        <w:r>
          <w:rPr>
            <w:noProof/>
            <w:webHidden/>
          </w:rPr>
        </w:r>
        <w:r>
          <w:rPr>
            <w:noProof/>
            <w:webHidden/>
          </w:rPr>
          <w:fldChar w:fldCharType="separate"/>
        </w:r>
        <w:r>
          <w:rPr>
            <w:noProof/>
            <w:webHidden/>
          </w:rPr>
          <w:t>175</w:t>
        </w:r>
        <w:r>
          <w:rPr>
            <w:noProof/>
            <w:webHidden/>
          </w:rPr>
          <w:fldChar w:fldCharType="end"/>
        </w:r>
      </w:hyperlink>
    </w:p>
    <w:p w:rsidR="00B9006E" w:rsidRDefault="00B9006E" w14:paraId="7F298170" w14:textId="4A313D88">
      <w:pPr>
        <w:pStyle w:val="Verzeichnis3"/>
        <w:rPr>
          <w:rFonts w:asciiTheme="minorHAnsi" w:hAnsiTheme="minorHAnsi" w:eastAsiaTheme="minorEastAsia" w:cstheme="minorBidi"/>
          <w:noProof/>
          <w:sz w:val="22"/>
          <w:szCs w:val="22"/>
          <w:lang w:val="de-DE"/>
        </w:rPr>
      </w:pPr>
      <w:hyperlink w:history="1" w:anchor="_Toc98411978">
        <w:r w:rsidRPr="003D254E">
          <w:rPr>
            <w:rStyle w:val="Hyperlink"/>
            <w:noProof/>
            <w:highlight w:val="magenta"/>
          </w:rPr>
          <w:t>4.14.2</w:t>
        </w:r>
        <w:r>
          <w:rPr>
            <w:rFonts w:asciiTheme="minorHAnsi" w:hAnsiTheme="minorHAnsi" w:eastAsiaTheme="minorEastAsia" w:cstheme="minorBidi"/>
            <w:noProof/>
            <w:sz w:val="22"/>
            <w:szCs w:val="22"/>
            <w:lang w:val="de-DE"/>
          </w:rPr>
          <w:tab/>
        </w:r>
        <w:r w:rsidRPr="003D254E">
          <w:rPr>
            <w:rStyle w:val="Hyperlink"/>
            <w:noProof/>
            <w:highlight w:val="magenta"/>
          </w:rPr>
          <w:t>Orders with status "In process" in the archive</w:t>
        </w:r>
        <w:r>
          <w:rPr>
            <w:noProof/>
            <w:webHidden/>
          </w:rPr>
          <w:tab/>
        </w:r>
        <w:r>
          <w:rPr>
            <w:noProof/>
            <w:webHidden/>
          </w:rPr>
          <w:fldChar w:fldCharType="begin"/>
        </w:r>
        <w:r>
          <w:rPr>
            <w:noProof/>
            <w:webHidden/>
          </w:rPr>
          <w:instrText xml:space="preserve"> PAGEREF _Toc98411978 \h </w:instrText>
        </w:r>
        <w:r>
          <w:rPr>
            <w:noProof/>
            <w:webHidden/>
          </w:rPr>
        </w:r>
        <w:r>
          <w:rPr>
            <w:noProof/>
            <w:webHidden/>
          </w:rPr>
          <w:fldChar w:fldCharType="separate"/>
        </w:r>
        <w:r>
          <w:rPr>
            <w:noProof/>
            <w:webHidden/>
          </w:rPr>
          <w:t>176</w:t>
        </w:r>
        <w:r>
          <w:rPr>
            <w:noProof/>
            <w:webHidden/>
          </w:rPr>
          <w:fldChar w:fldCharType="end"/>
        </w:r>
      </w:hyperlink>
    </w:p>
    <w:p w:rsidR="00B9006E" w:rsidRDefault="00B9006E" w14:paraId="7657A297" w14:textId="0641CEF9">
      <w:pPr>
        <w:pStyle w:val="Verzeichnis3"/>
        <w:rPr>
          <w:rFonts w:asciiTheme="minorHAnsi" w:hAnsiTheme="minorHAnsi" w:eastAsiaTheme="minorEastAsia" w:cstheme="minorBidi"/>
          <w:noProof/>
          <w:sz w:val="22"/>
          <w:szCs w:val="22"/>
          <w:lang w:val="de-DE"/>
        </w:rPr>
      </w:pPr>
      <w:hyperlink w:history="1" w:anchor="_Toc98411979">
        <w:r w:rsidRPr="003D254E">
          <w:rPr>
            <w:rStyle w:val="Hyperlink"/>
            <w:noProof/>
            <w:highlight w:val="magenta"/>
          </w:rPr>
          <w:t>4.14.3</w:t>
        </w:r>
        <w:r>
          <w:rPr>
            <w:rFonts w:asciiTheme="minorHAnsi" w:hAnsiTheme="minorHAnsi" w:eastAsiaTheme="minorEastAsia" w:cstheme="minorBidi"/>
            <w:noProof/>
            <w:sz w:val="22"/>
            <w:szCs w:val="22"/>
            <w:lang w:val="de-DE"/>
          </w:rPr>
          <w:tab/>
        </w:r>
        <w:r w:rsidRPr="003D254E">
          <w:rPr>
            <w:rStyle w:val="Hyperlink"/>
            <w:noProof/>
            <w:highlight w:val="magenta"/>
          </w:rPr>
          <w:t>Accepted D2DOrder</w:t>
        </w:r>
        <w:r>
          <w:rPr>
            <w:noProof/>
            <w:webHidden/>
          </w:rPr>
          <w:tab/>
        </w:r>
        <w:r>
          <w:rPr>
            <w:noProof/>
            <w:webHidden/>
          </w:rPr>
          <w:fldChar w:fldCharType="begin"/>
        </w:r>
        <w:r>
          <w:rPr>
            <w:noProof/>
            <w:webHidden/>
          </w:rPr>
          <w:instrText xml:space="preserve"> PAGEREF _Toc98411979 \h </w:instrText>
        </w:r>
        <w:r>
          <w:rPr>
            <w:noProof/>
            <w:webHidden/>
          </w:rPr>
        </w:r>
        <w:r>
          <w:rPr>
            <w:noProof/>
            <w:webHidden/>
          </w:rPr>
          <w:fldChar w:fldCharType="separate"/>
        </w:r>
        <w:r>
          <w:rPr>
            <w:noProof/>
            <w:webHidden/>
          </w:rPr>
          <w:t>177</w:t>
        </w:r>
        <w:r>
          <w:rPr>
            <w:noProof/>
            <w:webHidden/>
          </w:rPr>
          <w:fldChar w:fldCharType="end"/>
        </w:r>
      </w:hyperlink>
    </w:p>
    <w:p w:rsidR="00B9006E" w:rsidRDefault="00B9006E" w14:paraId="1B057345" w14:textId="6A30BD0F">
      <w:pPr>
        <w:pStyle w:val="Verzeichnis3"/>
        <w:rPr>
          <w:rFonts w:asciiTheme="minorHAnsi" w:hAnsiTheme="minorHAnsi" w:eastAsiaTheme="minorEastAsia" w:cstheme="minorBidi"/>
          <w:noProof/>
          <w:sz w:val="22"/>
          <w:szCs w:val="22"/>
          <w:lang w:val="de-DE"/>
        </w:rPr>
      </w:pPr>
      <w:hyperlink w:history="1" w:anchor="_Toc98411980">
        <w:r w:rsidRPr="003D254E">
          <w:rPr>
            <w:rStyle w:val="Hyperlink"/>
            <w:noProof/>
            <w:highlight w:val="magenta"/>
          </w:rPr>
          <w:t>4.14.4</w:t>
        </w:r>
        <w:r>
          <w:rPr>
            <w:rFonts w:asciiTheme="minorHAnsi" w:hAnsiTheme="minorHAnsi" w:eastAsiaTheme="minorEastAsia" w:cstheme="minorBidi"/>
            <w:noProof/>
            <w:sz w:val="22"/>
            <w:szCs w:val="22"/>
            <w:lang w:val="de-DE"/>
          </w:rPr>
          <w:tab/>
        </w:r>
        <w:r w:rsidRPr="003D254E">
          <w:rPr>
            <w:rStyle w:val="Hyperlink"/>
            <w:noProof/>
            <w:highlight w:val="magenta"/>
          </w:rPr>
          <w:t>Expired/rejected D2D order</w:t>
        </w:r>
        <w:r>
          <w:rPr>
            <w:noProof/>
            <w:webHidden/>
          </w:rPr>
          <w:tab/>
        </w:r>
        <w:r>
          <w:rPr>
            <w:noProof/>
            <w:webHidden/>
          </w:rPr>
          <w:fldChar w:fldCharType="begin"/>
        </w:r>
        <w:r>
          <w:rPr>
            <w:noProof/>
            <w:webHidden/>
          </w:rPr>
          <w:instrText xml:space="preserve"> PAGEREF _Toc98411980 \h </w:instrText>
        </w:r>
        <w:r>
          <w:rPr>
            <w:noProof/>
            <w:webHidden/>
          </w:rPr>
        </w:r>
        <w:r>
          <w:rPr>
            <w:noProof/>
            <w:webHidden/>
          </w:rPr>
          <w:fldChar w:fldCharType="separate"/>
        </w:r>
        <w:r>
          <w:rPr>
            <w:noProof/>
            <w:webHidden/>
          </w:rPr>
          <w:t>178</w:t>
        </w:r>
        <w:r>
          <w:rPr>
            <w:noProof/>
            <w:webHidden/>
          </w:rPr>
          <w:fldChar w:fldCharType="end"/>
        </w:r>
      </w:hyperlink>
    </w:p>
    <w:p w:rsidR="00B9006E" w:rsidRDefault="00B9006E" w14:paraId="3B23CDA6" w14:textId="28DB1D40">
      <w:pPr>
        <w:pStyle w:val="Verzeichnis3"/>
        <w:rPr>
          <w:rFonts w:asciiTheme="minorHAnsi" w:hAnsiTheme="minorHAnsi" w:eastAsiaTheme="minorEastAsia" w:cstheme="minorBidi"/>
          <w:noProof/>
          <w:sz w:val="22"/>
          <w:szCs w:val="22"/>
          <w:lang w:val="de-DE"/>
        </w:rPr>
      </w:pPr>
      <w:hyperlink w:history="1" w:anchor="_Toc98411981">
        <w:r w:rsidRPr="003D254E">
          <w:rPr>
            <w:rStyle w:val="Hyperlink"/>
            <w:noProof/>
            <w:highlight w:val="magenta"/>
          </w:rPr>
          <w:t>4.14.5</w:t>
        </w:r>
        <w:r>
          <w:rPr>
            <w:rFonts w:asciiTheme="minorHAnsi" w:hAnsiTheme="minorHAnsi" w:eastAsiaTheme="minorEastAsia" w:cstheme="minorBidi"/>
            <w:noProof/>
            <w:sz w:val="22"/>
            <w:szCs w:val="22"/>
            <w:lang w:val="de-DE"/>
          </w:rPr>
          <w:tab/>
        </w:r>
        <w:r w:rsidRPr="003D254E">
          <w:rPr>
            <w:rStyle w:val="Hyperlink"/>
            <w:noProof/>
            <w:highlight w:val="magenta"/>
          </w:rPr>
          <w:t>D2D order not yet shipped</w:t>
        </w:r>
        <w:r>
          <w:rPr>
            <w:noProof/>
            <w:webHidden/>
          </w:rPr>
          <w:tab/>
        </w:r>
        <w:r>
          <w:rPr>
            <w:noProof/>
            <w:webHidden/>
          </w:rPr>
          <w:fldChar w:fldCharType="begin"/>
        </w:r>
        <w:r>
          <w:rPr>
            <w:noProof/>
            <w:webHidden/>
          </w:rPr>
          <w:instrText xml:space="preserve"> PAGEREF _Toc98411981 \h </w:instrText>
        </w:r>
        <w:r>
          <w:rPr>
            <w:noProof/>
            <w:webHidden/>
          </w:rPr>
        </w:r>
        <w:r>
          <w:rPr>
            <w:noProof/>
            <w:webHidden/>
          </w:rPr>
          <w:fldChar w:fldCharType="separate"/>
        </w:r>
        <w:r>
          <w:rPr>
            <w:noProof/>
            <w:webHidden/>
          </w:rPr>
          <w:t>179</w:t>
        </w:r>
        <w:r>
          <w:rPr>
            <w:noProof/>
            <w:webHidden/>
          </w:rPr>
          <w:fldChar w:fldCharType="end"/>
        </w:r>
      </w:hyperlink>
    </w:p>
    <w:p w:rsidR="00B9006E" w:rsidRDefault="00B9006E" w14:paraId="679519E4" w14:textId="79018B92">
      <w:pPr>
        <w:pStyle w:val="Verzeichnis1"/>
        <w:rPr>
          <w:rFonts w:asciiTheme="minorHAnsi" w:hAnsiTheme="minorHAnsi" w:eastAsiaTheme="minorEastAsia" w:cstheme="minorBidi"/>
          <w:noProof/>
          <w:sz w:val="22"/>
          <w:szCs w:val="22"/>
          <w:lang w:val="de-DE"/>
        </w:rPr>
      </w:pPr>
      <w:hyperlink w:history="1" w:anchor="_Toc98411982">
        <w:r w:rsidRPr="003D254E">
          <w:rPr>
            <w:rStyle w:val="Hyperlink"/>
            <w:noProof/>
          </w:rPr>
          <w:t>5</w:t>
        </w:r>
        <w:r>
          <w:rPr>
            <w:rFonts w:asciiTheme="minorHAnsi" w:hAnsiTheme="minorHAnsi" w:eastAsiaTheme="minorEastAsia" w:cstheme="minorBidi"/>
            <w:noProof/>
            <w:sz w:val="22"/>
            <w:szCs w:val="22"/>
            <w:lang w:val="de-DE"/>
          </w:rPr>
          <w:tab/>
        </w:r>
        <w:r w:rsidRPr="003D254E">
          <w:rPr>
            <w:rStyle w:val="Hyperlink"/>
            <w:noProof/>
          </w:rPr>
          <w:t>Print output specification</w:t>
        </w:r>
        <w:r>
          <w:rPr>
            <w:noProof/>
            <w:webHidden/>
          </w:rPr>
          <w:tab/>
        </w:r>
        <w:r>
          <w:rPr>
            <w:noProof/>
            <w:webHidden/>
          </w:rPr>
          <w:fldChar w:fldCharType="begin"/>
        </w:r>
        <w:r>
          <w:rPr>
            <w:noProof/>
            <w:webHidden/>
          </w:rPr>
          <w:instrText xml:space="preserve"> PAGEREF _Toc98411982 \h </w:instrText>
        </w:r>
        <w:r>
          <w:rPr>
            <w:noProof/>
            <w:webHidden/>
          </w:rPr>
        </w:r>
        <w:r>
          <w:rPr>
            <w:noProof/>
            <w:webHidden/>
          </w:rPr>
          <w:fldChar w:fldCharType="separate"/>
        </w:r>
        <w:r>
          <w:rPr>
            <w:noProof/>
            <w:webHidden/>
          </w:rPr>
          <w:t>180</w:t>
        </w:r>
        <w:r>
          <w:rPr>
            <w:noProof/>
            <w:webHidden/>
          </w:rPr>
          <w:fldChar w:fldCharType="end"/>
        </w:r>
      </w:hyperlink>
    </w:p>
    <w:p w:rsidR="00B9006E" w:rsidRDefault="00B9006E" w14:paraId="5E0F2FB2" w14:textId="3941ACDD">
      <w:pPr>
        <w:pStyle w:val="Verzeichnis2"/>
        <w:rPr>
          <w:rFonts w:asciiTheme="minorHAnsi" w:hAnsiTheme="minorHAnsi" w:eastAsiaTheme="minorEastAsia" w:cstheme="minorBidi"/>
          <w:noProof/>
          <w:sz w:val="22"/>
          <w:szCs w:val="22"/>
          <w:lang w:val="de-DE"/>
        </w:rPr>
      </w:pPr>
      <w:hyperlink w:history="1" w:anchor="_Toc98411983">
        <w:r w:rsidRPr="003D254E">
          <w:rPr>
            <w:rStyle w:val="Hyperlink"/>
            <w:noProof/>
          </w:rPr>
          <w:t>5.1</w:t>
        </w:r>
        <w:r>
          <w:rPr>
            <w:rFonts w:asciiTheme="minorHAnsi" w:hAnsiTheme="minorHAnsi" w:eastAsiaTheme="minorEastAsia" w:cstheme="minorBidi"/>
            <w:noProof/>
            <w:sz w:val="22"/>
            <w:szCs w:val="22"/>
            <w:lang w:val="de-DE"/>
          </w:rPr>
          <w:tab/>
        </w:r>
        <w:r w:rsidRPr="003D254E">
          <w:rPr>
            <w:rStyle w:val="Hyperlink"/>
            <w:noProof/>
          </w:rPr>
          <w:t>General requirements</w:t>
        </w:r>
        <w:r>
          <w:rPr>
            <w:noProof/>
            <w:webHidden/>
          </w:rPr>
          <w:tab/>
        </w:r>
        <w:r>
          <w:rPr>
            <w:noProof/>
            <w:webHidden/>
          </w:rPr>
          <w:fldChar w:fldCharType="begin"/>
        </w:r>
        <w:r>
          <w:rPr>
            <w:noProof/>
            <w:webHidden/>
          </w:rPr>
          <w:instrText xml:space="preserve"> PAGEREF _Toc98411983 \h </w:instrText>
        </w:r>
        <w:r>
          <w:rPr>
            <w:noProof/>
            <w:webHidden/>
          </w:rPr>
        </w:r>
        <w:r>
          <w:rPr>
            <w:noProof/>
            <w:webHidden/>
          </w:rPr>
          <w:fldChar w:fldCharType="separate"/>
        </w:r>
        <w:r>
          <w:rPr>
            <w:noProof/>
            <w:webHidden/>
          </w:rPr>
          <w:t>180</w:t>
        </w:r>
        <w:r>
          <w:rPr>
            <w:noProof/>
            <w:webHidden/>
          </w:rPr>
          <w:fldChar w:fldCharType="end"/>
        </w:r>
      </w:hyperlink>
    </w:p>
    <w:p w:rsidR="00B9006E" w:rsidRDefault="00B9006E" w14:paraId="07A5A0C6" w14:textId="43C16587">
      <w:pPr>
        <w:pStyle w:val="Verzeichnis2"/>
        <w:rPr>
          <w:rFonts w:asciiTheme="minorHAnsi" w:hAnsiTheme="minorHAnsi" w:eastAsiaTheme="minorEastAsia" w:cstheme="minorBidi"/>
          <w:noProof/>
          <w:sz w:val="22"/>
          <w:szCs w:val="22"/>
          <w:lang w:val="de-DE"/>
        </w:rPr>
      </w:pPr>
      <w:hyperlink w:history="1" w:anchor="_Toc98411984">
        <w:r w:rsidRPr="003D254E">
          <w:rPr>
            <w:rStyle w:val="Hyperlink"/>
            <w:noProof/>
          </w:rPr>
          <w:t>5.2</w:t>
        </w:r>
        <w:r>
          <w:rPr>
            <w:rFonts w:asciiTheme="minorHAnsi" w:hAnsiTheme="minorHAnsi" w:eastAsiaTheme="minorEastAsia" w:cstheme="minorBidi"/>
            <w:noProof/>
            <w:sz w:val="22"/>
            <w:szCs w:val="22"/>
            <w:lang w:val="de-DE"/>
          </w:rPr>
          <w:tab/>
        </w:r>
        <w:r w:rsidRPr="003D254E">
          <w:rPr>
            <w:rStyle w:val="Hyperlink"/>
            <w:noProof/>
          </w:rPr>
          <w:t>STOX purchase order</w:t>
        </w:r>
        <w:r>
          <w:rPr>
            <w:noProof/>
            <w:webHidden/>
          </w:rPr>
          <w:tab/>
        </w:r>
        <w:r>
          <w:rPr>
            <w:noProof/>
            <w:webHidden/>
          </w:rPr>
          <w:fldChar w:fldCharType="begin"/>
        </w:r>
        <w:r>
          <w:rPr>
            <w:noProof/>
            <w:webHidden/>
          </w:rPr>
          <w:instrText xml:space="preserve"> PAGEREF _Toc98411984 \h </w:instrText>
        </w:r>
        <w:r>
          <w:rPr>
            <w:noProof/>
            <w:webHidden/>
          </w:rPr>
        </w:r>
        <w:r>
          <w:rPr>
            <w:noProof/>
            <w:webHidden/>
          </w:rPr>
          <w:fldChar w:fldCharType="separate"/>
        </w:r>
        <w:r>
          <w:rPr>
            <w:noProof/>
            <w:webHidden/>
          </w:rPr>
          <w:t>180</w:t>
        </w:r>
        <w:r>
          <w:rPr>
            <w:noProof/>
            <w:webHidden/>
          </w:rPr>
          <w:fldChar w:fldCharType="end"/>
        </w:r>
      </w:hyperlink>
    </w:p>
    <w:p w:rsidR="00B9006E" w:rsidRDefault="00B9006E" w14:paraId="78158EFD" w14:textId="1AF62725">
      <w:pPr>
        <w:pStyle w:val="Verzeichnis1"/>
        <w:rPr>
          <w:rFonts w:asciiTheme="minorHAnsi" w:hAnsiTheme="minorHAnsi" w:eastAsiaTheme="minorEastAsia" w:cstheme="minorBidi"/>
          <w:noProof/>
          <w:sz w:val="22"/>
          <w:szCs w:val="22"/>
          <w:lang w:val="de-DE"/>
        </w:rPr>
      </w:pPr>
      <w:hyperlink w:history="1" w:anchor="_Toc98411985">
        <w:r w:rsidRPr="003D254E">
          <w:rPr>
            <w:rStyle w:val="Hyperlink"/>
            <w:noProof/>
          </w:rPr>
          <w:t>6</w:t>
        </w:r>
        <w:r>
          <w:rPr>
            <w:rFonts w:asciiTheme="minorHAnsi" w:hAnsiTheme="minorHAnsi" w:eastAsiaTheme="minorEastAsia" w:cstheme="minorBidi"/>
            <w:noProof/>
            <w:sz w:val="22"/>
            <w:szCs w:val="22"/>
            <w:lang w:val="de-DE"/>
          </w:rPr>
          <w:tab/>
        </w:r>
        <w:r w:rsidRPr="003D254E">
          <w:rPr>
            <w:rStyle w:val="Hyperlink"/>
            <w:noProof/>
          </w:rPr>
          <w:t>Permissions</w:t>
        </w:r>
        <w:r>
          <w:rPr>
            <w:noProof/>
            <w:webHidden/>
          </w:rPr>
          <w:tab/>
        </w:r>
        <w:r>
          <w:rPr>
            <w:noProof/>
            <w:webHidden/>
          </w:rPr>
          <w:fldChar w:fldCharType="begin"/>
        </w:r>
        <w:r>
          <w:rPr>
            <w:noProof/>
            <w:webHidden/>
          </w:rPr>
          <w:instrText xml:space="preserve"> PAGEREF _Toc98411985 \h </w:instrText>
        </w:r>
        <w:r>
          <w:rPr>
            <w:noProof/>
            <w:webHidden/>
          </w:rPr>
        </w:r>
        <w:r>
          <w:rPr>
            <w:noProof/>
            <w:webHidden/>
          </w:rPr>
          <w:fldChar w:fldCharType="separate"/>
        </w:r>
        <w:r>
          <w:rPr>
            <w:noProof/>
            <w:webHidden/>
          </w:rPr>
          <w:t>183</w:t>
        </w:r>
        <w:r>
          <w:rPr>
            <w:noProof/>
            <w:webHidden/>
          </w:rPr>
          <w:fldChar w:fldCharType="end"/>
        </w:r>
      </w:hyperlink>
    </w:p>
    <w:p w:rsidR="00B9006E" w:rsidRDefault="00B9006E" w14:paraId="6E1B6F8D" w14:textId="30FC7A4A">
      <w:pPr>
        <w:pStyle w:val="Verzeichnis3"/>
        <w:rPr>
          <w:rFonts w:asciiTheme="minorHAnsi" w:hAnsiTheme="minorHAnsi" w:eastAsiaTheme="minorEastAsia" w:cstheme="minorBidi"/>
          <w:noProof/>
          <w:sz w:val="22"/>
          <w:szCs w:val="22"/>
          <w:lang w:val="de-DE"/>
        </w:rPr>
      </w:pPr>
      <w:hyperlink w:history="1" w:anchor="_Toc98411986">
        <w:r w:rsidRPr="003D254E">
          <w:rPr>
            <w:rStyle w:val="Hyperlink"/>
            <w:noProof/>
          </w:rPr>
          <w:t>6.1.1</w:t>
        </w:r>
        <w:r>
          <w:rPr>
            <w:rFonts w:asciiTheme="minorHAnsi" w:hAnsiTheme="minorHAnsi" w:eastAsiaTheme="minorEastAsia" w:cstheme="minorBidi"/>
            <w:noProof/>
            <w:sz w:val="22"/>
            <w:szCs w:val="22"/>
            <w:lang w:val="de-DE"/>
          </w:rPr>
          <w:tab/>
        </w:r>
        <w:r w:rsidRPr="003D254E">
          <w:rPr>
            <w:rStyle w:val="Hyperlink"/>
            <w:noProof/>
          </w:rPr>
          <w:t>Parameters: Places STOX</w:t>
        </w:r>
        <w:r>
          <w:rPr>
            <w:noProof/>
            <w:webHidden/>
          </w:rPr>
          <w:tab/>
        </w:r>
        <w:r>
          <w:rPr>
            <w:noProof/>
            <w:webHidden/>
          </w:rPr>
          <w:fldChar w:fldCharType="begin"/>
        </w:r>
        <w:r>
          <w:rPr>
            <w:noProof/>
            <w:webHidden/>
          </w:rPr>
          <w:instrText xml:space="preserve"> PAGEREF _Toc98411986 \h </w:instrText>
        </w:r>
        <w:r>
          <w:rPr>
            <w:noProof/>
            <w:webHidden/>
          </w:rPr>
        </w:r>
        <w:r>
          <w:rPr>
            <w:noProof/>
            <w:webHidden/>
          </w:rPr>
          <w:fldChar w:fldCharType="separate"/>
        </w:r>
        <w:r>
          <w:rPr>
            <w:noProof/>
            <w:webHidden/>
          </w:rPr>
          <w:t>183</w:t>
        </w:r>
        <w:r>
          <w:rPr>
            <w:noProof/>
            <w:webHidden/>
          </w:rPr>
          <w:fldChar w:fldCharType="end"/>
        </w:r>
      </w:hyperlink>
    </w:p>
    <w:p w:rsidR="00B9006E" w:rsidRDefault="00B9006E" w14:paraId="2D9366F0" w14:textId="4B57F82F">
      <w:pPr>
        <w:pStyle w:val="Verzeichnis3"/>
        <w:rPr>
          <w:rFonts w:asciiTheme="minorHAnsi" w:hAnsiTheme="minorHAnsi" w:eastAsiaTheme="minorEastAsia" w:cstheme="minorBidi"/>
          <w:noProof/>
          <w:sz w:val="22"/>
          <w:szCs w:val="22"/>
          <w:lang w:val="de-DE"/>
        </w:rPr>
      </w:pPr>
      <w:hyperlink w:history="1" w:anchor="_Toc98411987">
        <w:r w:rsidRPr="003D254E">
          <w:rPr>
            <w:rStyle w:val="Hyperlink"/>
            <w:noProof/>
          </w:rPr>
          <w:t>6.1.2</w:t>
        </w:r>
        <w:r>
          <w:rPr>
            <w:rFonts w:asciiTheme="minorHAnsi" w:hAnsiTheme="minorHAnsi" w:eastAsiaTheme="minorEastAsia" w:cstheme="minorBidi"/>
            <w:noProof/>
            <w:sz w:val="22"/>
            <w:szCs w:val="22"/>
            <w:lang w:val="de-DE"/>
          </w:rPr>
          <w:tab/>
        </w:r>
        <w:r w:rsidRPr="003D254E">
          <w:rPr>
            <w:rStyle w:val="Hyperlink"/>
            <w:noProof/>
          </w:rPr>
          <w:t>STOX Rollers</w:t>
        </w:r>
        <w:r>
          <w:rPr>
            <w:noProof/>
            <w:webHidden/>
          </w:rPr>
          <w:tab/>
        </w:r>
        <w:r>
          <w:rPr>
            <w:noProof/>
            <w:webHidden/>
          </w:rPr>
          <w:fldChar w:fldCharType="begin"/>
        </w:r>
        <w:r>
          <w:rPr>
            <w:noProof/>
            <w:webHidden/>
          </w:rPr>
          <w:instrText xml:space="preserve"> PAGEREF _Toc98411987 \h </w:instrText>
        </w:r>
        <w:r>
          <w:rPr>
            <w:noProof/>
            <w:webHidden/>
          </w:rPr>
        </w:r>
        <w:r>
          <w:rPr>
            <w:noProof/>
            <w:webHidden/>
          </w:rPr>
          <w:fldChar w:fldCharType="separate"/>
        </w:r>
        <w:r>
          <w:rPr>
            <w:noProof/>
            <w:webHidden/>
          </w:rPr>
          <w:t>183</w:t>
        </w:r>
        <w:r>
          <w:rPr>
            <w:noProof/>
            <w:webHidden/>
          </w:rPr>
          <w:fldChar w:fldCharType="end"/>
        </w:r>
      </w:hyperlink>
    </w:p>
    <w:p w:rsidR="00B9006E" w:rsidRDefault="00B9006E" w14:paraId="0AE0E2A0" w14:textId="329E967F">
      <w:pPr>
        <w:pStyle w:val="Verzeichnis2"/>
        <w:rPr>
          <w:rFonts w:asciiTheme="minorHAnsi" w:hAnsiTheme="minorHAnsi" w:eastAsiaTheme="minorEastAsia" w:cstheme="minorBidi"/>
          <w:noProof/>
          <w:sz w:val="22"/>
          <w:szCs w:val="22"/>
          <w:lang w:val="de-DE"/>
        </w:rPr>
      </w:pPr>
      <w:hyperlink w:history="1" w:anchor="_Toc98411988">
        <w:r w:rsidRPr="003D254E">
          <w:rPr>
            <w:rStyle w:val="Hyperlink"/>
            <w:noProof/>
          </w:rPr>
          <w:t>6.2</w:t>
        </w:r>
        <w:r>
          <w:rPr>
            <w:rFonts w:asciiTheme="minorHAnsi" w:hAnsiTheme="minorHAnsi" w:eastAsiaTheme="minorEastAsia" w:cstheme="minorBidi"/>
            <w:noProof/>
            <w:sz w:val="22"/>
            <w:szCs w:val="22"/>
            <w:lang w:val="de-DE"/>
          </w:rPr>
          <w:tab/>
        </w:r>
        <w:r w:rsidRPr="003D254E">
          <w:rPr>
            <w:rStyle w:val="Hyperlink"/>
            <w:noProof/>
          </w:rPr>
          <w:t>Adjustments rights database</w:t>
        </w:r>
        <w:r>
          <w:rPr>
            <w:noProof/>
            <w:webHidden/>
          </w:rPr>
          <w:tab/>
        </w:r>
        <w:r>
          <w:rPr>
            <w:noProof/>
            <w:webHidden/>
          </w:rPr>
          <w:fldChar w:fldCharType="begin"/>
        </w:r>
        <w:r>
          <w:rPr>
            <w:noProof/>
            <w:webHidden/>
          </w:rPr>
          <w:instrText xml:space="preserve"> PAGEREF _Toc98411988 \h </w:instrText>
        </w:r>
        <w:r>
          <w:rPr>
            <w:noProof/>
            <w:webHidden/>
          </w:rPr>
        </w:r>
        <w:r>
          <w:rPr>
            <w:noProof/>
            <w:webHidden/>
          </w:rPr>
          <w:fldChar w:fldCharType="separate"/>
        </w:r>
        <w:r>
          <w:rPr>
            <w:noProof/>
            <w:webHidden/>
          </w:rPr>
          <w:t>183</w:t>
        </w:r>
        <w:r>
          <w:rPr>
            <w:noProof/>
            <w:webHidden/>
          </w:rPr>
          <w:fldChar w:fldCharType="end"/>
        </w:r>
      </w:hyperlink>
    </w:p>
    <w:p w:rsidR="00B9006E" w:rsidRDefault="00B9006E" w14:paraId="7062DB01" w14:textId="1EC66D31">
      <w:pPr>
        <w:pStyle w:val="Verzeichnis3"/>
        <w:rPr>
          <w:rFonts w:asciiTheme="minorHAnsi" w:hAnsiTheme="minorHAnsi" w:eastAsiaTheme="minorEastAsia" w:cstheme="minorBidi"/>
          <w:noProof/>
          <w:sz w:val="22"/>
          <w:szCs w:val="22"/>
          <w:lang w:val="de-DE"/>
        </w:rPr>
      </w:pPr>
      <w:hyperlink w:history="1" w:anchor="_Toc98411989">
        <w:r w:rsidRPr="003D254E">
          <w:rPr>
            <w:rStyle w:val="Hyperlink"/>
            <w:noProof/>
          </w:rPr>
          <w:t>6.2.1</w:t>
        </w:r>
        <w:r>
          <w:rPr>
            <w:rFonts w:asciiTheme="minorHAnsi" w:hAnsiTheme="minorHAnsi" w:eastAsiaTheme="minorEastAsia" w:cstheme="minorBidi"/>
            <w:noProof/>
            <w:sz w:val="22"/>
            <w:szCs w:val="22"/>
            <w:lang w:val="de-DE"/>
          </w:rPr>
          <w:tab/>
        </w:r>
        <w:r w:rsidRPr="003D254E">
          <w:rPr>
            <w:rStyle w:val="Hyperlink"/>
            <w:noProof/>
          </w:rPr>
          <w:t>Adding the new elements</w:t>
        </w:r>
        <w:r>
          <w:rPr>
            <w:noProof/>
            <w:webHidden/>
          </w:rPr>
          <w:tab/>
        </w:r>
        <w:r>
          <w:rPr>
            <w:noProof/>
            <w:webHidden/>
          </w:rPr>
          <w:fldChar w:fldCharType="begin"/>
        </w:r>
        <w:r>
          <w:rPr>
            <w:noProof/>
            <w:webHidden/>
          </w:rPr>
          <w:instrText xml:space="preserve"> PAGEREF _Toc98411989 \h </w:instrText>
        </w:r>
        <w:r>
          <w:rPr>
            <w:noProof/>
            <w:webHidden/>
          </w:rPr>
        </w:r>
        <w:r>
          <w:rPr>
            <w:noProof/>
            <w:webHidden/>
          </w:rPr>
          <w:fldChar w:fldCharType="separate"/>
        </w:r>
        <w:r>
          <w:rPr>
            <w:noProof/>
            <w:webHidden/>
          </w:rPr>
          <w:t>183</w:t>
        </w:r>
        <w:r>
          <w:rPr>
            <w:noProof/>
            <w:webHidden/>
          </w:rPr>
          <w:fldChar w:fldCharType="end"/>
        </w:r>
      </w:hyperlink>
    </w:p>
    <w:p w:rsidR="00B9006E" w:rsidRDefault="00B9006E" w14:paraId="1B78AF20" w14:textId="414C47EF">
      <w:pPr>
        <w:pStyle w:val="Verzeichnis3"/>
        <w:rPr>
          <w:rFonts w:asciiTheme="minorHAnsi" w:hAnsiTheme="minorHAnsi" w:eastAsiaTheme="minorEastAsia" w:cstheme="minorBidi"/>
          <w:noProof/>
          <w:sz w:val="22"/>
          <w:szCs w:val="22"/>
          <w:lang w:val="de-DE"/>
        </w:rPr>
      </w:pPr>
      <w:hyperlink w:history="1" w:anchor="_Toc98411990">
        <w:r w:rsidRPr="003D254E">
          <w:rPr>
            <w:rStyle w:val="Hyperlink"/>
            <w:noProof/>
          </w:rPr>
          <w:t>6.2.2</w:t>
        </w:r>
        <w:r>
          <w:rPr>
            <w:rFonts w:asciiTheme="minorHAnsi" w:hAnsiTheme="minorHAnsi" w:eastAsiaTheme="minorEastAsia" w:cstheme="minorBidi"/>
            <w:noProof/>
            <w:sz w:val="22"/>
            <w:szCs w:val="22"/>
            <w:lang w:val="de-DE"/>
          </w:rPr>
          <w:tab/>
        </w:r>
        <w:r w:rsidRPr="003D254E">
          <w:rPr>
            <w:rStyle w:val="Hyperlink"/>
            <w:noProof/>
          </w:rPr>
          <w:t>Resources and rights</w:t>
        </w:r>
        <w:r>
          <w:rPr>
            <w:noProof/>
            <w:webHidden/>
          </w:rPr>
          <w:tab/>
        </w:r>
        <w:r>
          <w:rPr>
            <w:noProof/>
            <w:webHidden/>
          </w:rPr>
          <w:fldChar w:fldCharType="begin"/>
        </w:r>
        <w:r>
          <w:rPr>
            <w:noProof/>
            <w:webHidden/>
          </w:rPr>
          <w:instrText xml:space="preserve"> PAGEREF _Toc98411990 \h </w:instrText>
        </w:r>
        <w:r>
          <w:rPr>
            <w:noProof/>
            <w:webHidden/>
          </w:rPr>
        </w:r>
        <w:r>
          <w:rPr>
            <w:noProof/>
            <w:webHidden/>
          </w:rPr>
          <w:fldChar w:fldCharType="separate"/>
        </w:r>
        <w:r>
          <w:rPr>
            <w:noProof/>
            <w:webHidden/>
          </w:rPr>
          <w:t>183</w:t>
        </w:r>
        <w:r>
          <w:rPr>
            <w:noProof/>
            <w:webHidden/>
          </w:rPr>
          <w:fldChar w:fldCharType="end"/>
        </w:r>
      </w:hyperlink>
    </w:p>
    <w:p w:rsidR="00B9006E" w:rsidRDefault="00B9006E" w14:paraId="7FE3188A" w14:textId="1CA793A2">
      <w:pPr>
        <w:pStyle w:val="Verzeichnis3"/>
        <w:rPr>
          <w:rFonts w:asciiTheme="minorHAnsi" w:hAnsiTheme="minorHAnsi" w:eastAsiaTheme="minorEastAsia" w:cstheme="minorBidi"/>
          <w:noProof/>
          <w:sz w:val="22"/>
          <w:szCs w:val="22"/>
          <w:lang w:val="de-DE"/>
        </w:rPr>
      </w:pPr>
      <w:hyperlink w:history="1" w:anchor="_Toc98411991">
        <w:r w:rsidRPr="003D254E">
          <w:rPr>
            <w:rStyle w:val="Hyperlink"/>
            <w:noProof/>
            <w:highlight w:val="magenta"/>
          </w:rPr>
          <w:t>6.2.3</w:t>
        </w:r>
        <w:r>
          <w:rPr>
            <w:rFonts w:asciiTheme="minorHAnsi" w:hAnsiTheme="minorHAnsi" w:eastAsiaTheme="minorEastAsia" w:cstheme="minorBidi"/>
            <w:noProof/>
            <w:sz w:val="22"/>
            <w:szCs w:val="22"/>
            <w:lang w:val="de-DE"/>
          </w:rPr>
          <w:tab/>
        </w:r>
        <w:r w:rsidRPr="003D254E">
          <w:rPr>
            <w:rStyle w:val="Hyperlink"/>
            <w:noProof/>
            <w:highlight w:val="magenta"/>
          </w:rPr>
          <w:t>Extensions for D2D process</w:t>
        </w:r>
        <w:r>
          <w:rPr>
            <w:noProof/>
            <w:webHidden/>
          </w:rPr>
          <w:tab/>
        </w:r>
        <w:r>
          <w:rPr>
            <w:noProof/>
            <w:webHidden/>
          </w:rPr>
          <w:fldChar w:fldCharType="begin"/>
        </w:r>
        <w:r>
          <w:rPr>
            <w:noProof/>
            <w:webHidden/>
          </w:rPr>
          <w:instrText xml:space="preserve"> PAGEREF _Toc98411991 \h </w:instrText>
        </w:r>
        <w:r>
          <w:rPr>
            <w:noProof/>
            <w:webHidden/>
          </w:rPr>
        </w:r>
        <w:r>
          <w:rPr>
            <w:noProof/>
            <w:webHidden/>
          </w:rPr>
          <w:fldChar w:fldCharType="separate"/>
        </w:r>
        <w:r>
          <w:rPr>
            <w:noProof/>
            <w:webHidden/>
          </w:rPr>
          <w:t>184</w:t>
        </w:r>
        <w:r>
          <w:rPr>
            <w:noProof/>
            <w:webHidden/>
          </w:rPr>
          <w:fldChar w:fldCharType="end"/>
        </w:r>
      </w:hyperlink>
    </w:p>
    <w:p w:rsidR="00B9006E" w:rsidRDefault="00B9006E" w14:paraId="463175FF" w14:textId="04178D47">
      <w:pPr>
        <w:pStyle w:val="Verzeichnis1"/>
        <w:rPr>
          <w:rFonts w:asciiTheme="minorHAnsi" w:hAnsiTheme="minorHAnsi" w:eastAsiaTheme="minorEastAsia" w:cstheme="minorBidi"/>
          <w:noProof/>
          <w:sz w:val="22"/>
          <w:szCs w:val="22"/>
          <w:lang w:val="de-DE"/>
        </w:rPr>
      </w:pPr>
      <w:hyperlink w:history="1" w:anchor="_Toc98411992">
        <w:r w:rsidRPr="003D254E">
          <w:rPr>
            <w:rStyle w:val="Hyperlink"/>
            <w:noProof/>
          </w:rPr>
          <w:t>7</w:t>
        </w:r>
        <w:r>
          <w:rPr>
            <w:rFonts w:asciiTheme="minorHAnsi" w:hAnsiTheme="minorHAnsi" w:eastAsiaTheme="minorEastAsia" w:cstheme="minorBidi"/>
            <w:noProof/>
            <w:sz w:val="22"/>
            <w:szCs w:val="22"/>
            <w:lang w:val="de-DE"/>
          </w:rPr>
          <w:tab/>
        </w:r>
        <w:r w:rsidRPr="003D254E">
          <w:rPr>
            <w:rStyle w:val="Hyperlink"/>
            <w:noProof/>
          </w:rPr>
          <w:t>Batch-Spezifikation</w:t>
        </w:r>
        <w:r>
          <w:rPr>
            <w:noProof/>
            <w:webHidden/>
          </w:rPr>
          <w:tab/>
        </w:r>
        <w:r>
          <w:rPr>
            <w:noProof/>
            <w:webHidden/>
          </w:rPr>
          <w:fldChar w:fldCharType="begin"/>
        </w:r>
        <w:r>
          <w:rPr>
            <w:noProof/>
            <w:webHidden/>
          </w:rPr>
          <w:instrText xml:space="preserve"> PAGEREF _Toc98411992 \h </w:instrText>
        </w:r>
        <w:r>
          <w:rPr>
            <w:noProof/>
            <w:webHidden/>
          </w:rPr>
        </w:r>
        <w:r>
          <w:rPr>
            <w:noProof/>
            <w:webHidden/>
          </w:rPr>
          <w:fldChar w:fldCharType="separate"/>
        </w:r>
        <w:r>
          <w:rPr>
            <w:noProof/>
            <w:webHidden/>
          </w:rPr>
          <w:t>188</w:t>
        </w:r>
        <w:r>
          <w:rPr>
            <w:noProof/>
            <w:webHidden/>
          </w:rPr>
          <w:fldChar w:fldCharType="end"/>
        </w:r>
      </w:hyperlink>
    </w:p>
    <w:p w:rsidR="00B9006E" w:rsidRDefault="00B9006E" w14:paraId="728887E2" w14:textId="275C2F88">
      <w:pPr>
        <w:pStyle w:val="Verzeichnis2"/>
        <w:rPr>
          <w:rFonts w:asciiTheme="minorHAnsi" w:hAnsiTheme="minorHAnsi" w:eastAsiaTheme="minorEastAsia" w:cstheme="minorBidi"/>
          <w:noProof/>
          <w:sz w:val="22"/>
          <w:szCs w:val="22"/>
          <w:lang w:val="de-DE"/>
        </w:rPr>
      </w:pPr>
      <w:hyperlink w:history="1" w:anchor="_Toc98411993">
        <w:r w:rsidRPr="003D254E">
          <w:rPr>
            <w:rStyle w:val="Hyperlink"/>
            <w:noProof/>
          </w:rPr>
          <w:t>7.1</w:t>
        </w:r>
        <w:r>
          <w:rPr>
            <w:rFonts w:asciiTheme="minorHAnsi" w:hAnsiTheme="minorHAnsi" w:eastAsiaTheme="minorEastAsia" w:cstheme="minorBidi"/>
            <w:noProof/>
            <w:sz w:val="22"/>
            <w:szCs w:val="22"/>
            <w:lang w:val="de-DE"/>
          </w:rPr>
          <w:tab/>
        </w:r>
        <w:r w:rsidRPr="003D254E">
          <w:rPr>
            <w:rStyle w:val="Hyperlink"/>
            <w:noProof/>
          </w:rPr>
          <w:t>Ermittlung und Aktualisierung des DeadStock-Sortiments</w:t>
        </w:r>
        <w:r>
          <w:rPr>
            <w:noProof/>
            <w:webHidden/>
          </w:rPr>
          <w:tab/>
        </w:r>
        <w:r>
          <w:rPr>
            <w:noProof/>
            <w:webHidden/>
          </w:rPr>
          <w:fldChar w:fldCharType="begin"/>
        </w:r>
        <w:r>
          <w:rPr>
            <w:noProof/>
            <w:webHidden/>
          </w:rPr>
          <w:instrText xml:space="preserve"> PAGEREF _Toc98411993 \h </w:instrText>
        </w:r>
        <w:r>
          <w:rPr>
            <w:noProof/>
            <w:webHidden/>
          </w:rPr>
        </w:r>
        <w:r>
          <w:rPr>
            <w:noProof/>
            <w:webHidden/>
          </w:rPr>
          <w:fldChar w:fldCharType="separate"/>
        </w:r>
        <w:r>
          <w:rPr>
            <w:noProof/>
            <w:webHidden/>
          </w:rPr>
          <w:t>188</w:t>
        </w:r>
        <w:r>
          <w:rPr>
            <w:noProof/>
            <w:webHidden/>
          </w:rPr>
          <w:fldChar w:fldCharType="end"/>
        </w:r>
      </w:hyperlink>
    </w:p>
    <w:p w:rsidR="00B9006E" w:rsidRDefault="00B9006E" w14:paraId="7AD1D78B" w14:textId="779B4A55">
      <w:pPr>
        <w:pStyle w:val="Verzeichnis3"/>
        <w:rPr>
          <w:rFonts w:asciiTheme="minorHAnsi" w:hAnsiTheme="minorHAnsi" w:eastAsiaTheme="minorEastAsia" w:cstheme="minorBidi"/>
          <w:noProof/>
          <w:sz w:val="22"/>
          <w:szCs w:val="22"/>
          <w:lang w:val="de-DE"/>
        </w:rPr>
      </w:pPr>
      <w:hyperlink w:history="1" w:anchor="_Toc98411994">
        <w:r w:rsidRPr="003D254E">
          <w:rPr>
            <w:rStyle w:val="Hyperlink"/>
            <w:noProof/>
          </w:rPr>
          <w:t>7.1.1</w:t>
        </w:r>
        <w:r>
          <w:rPr>
            <w:rFonts w:asciiTheme="minorHAnsi" w:hAnsiTheme="minorHAnsi" w:eastAsiaTheme="minorEastAsia" w:cstheme="minorBidi"/>
            <w:noProof/>
            <w:sz w:val="22"/>
            <w:szCs w:val="22"/>
            <w:lang w:val="de-DE"/>
          </w:rPr>
          <w:tab/>
        </w:r>
        <w:r w:rsidRPr="003D254E">
          <w:rPr>
            <w:rStyle w:val="Hyperlink"/>
            <w:noProof/>
          </w:rPr>
          <w:t>Ablauf</w:t>
        </w:r>
        <w:r>
          <w:rPr>
            <w:noProof/>
            <w:webHidden/>
          </w:rPr>
          <w:tab/>
        </w:r>
        <w:r>
          <w:rPr>
            <w:noProof/>
            <w:webHidden/>
          </w:rPr>
          <w:fldChar w:fldCharType="begin"/>
        </w:r>
        <w:r>
          <w:rPr>
            <w:noProof/>
            <w:webHidden/>
          </w:rPr>
          <w:instrText xml:space="preserve"> PAGEREF _Toc98411994 \h </w:instrText>
        </w:r>
        <w:r>
          <w:rPr>
            <w:noProof/>
            <w:webHidden/>
          </w:rPr>
        </w:r>
        <w:r>
          <w:rPr>
            <w:noProof/>
            <w:webHidden/>
          </w:rPr>
          <w:fldChar w:fldCharType="separate"/>
        </w:r>
        <w:r>
          <w:rPr>
            <w:noProof/>
            <w:webHidden/>
          </w:rPr>
          <w:t>188</w:t>
        </w:r>
        <w:r>
          <w:rPr>
            <w:noProof/>
            <w:webHidden/>
          </w:rPr>
          <w:fldChar w:fldCharType="end"/>
        </w:r>
      </w:hyperlink>
    </w:p>
    <w:p w:rsidR="00B9006E" w:rsidRDefault="00B9006E" w14:paraId="5F46E5CE" w14:textId="41CE0DB9">
      <w:pPr>
        <w:pStyle w:val="Verzeichnis3"/>
        <w:rPr>
          <w:rFonts w:asciiTheme="minorHAnsi" w:hAnsiTheme="minorHAnsi" w:eastAsiaTheme="minorEastAsia" w:cstheme="minorBidi"/>
          <w:noProof/>
          <w:sz w:val="22"/>
          <w:szCs w:val="22"/>
          <w:lang w:val="de-DE"/>
        </w:rPr>
      </w:pPr>
      <w:hyperlink w:history="1" w:anchor="_Toc98411995">
        <w:r w:rsidRPr="003D254E">
          <w:rPr>
            <w:rStyle w:val="Hyperlink"/>
            <w:noProof/>
          </w:rPr>
          <w:t>7.1.2</w:t>
        </w:r>
        <w:r>
          <w:rPr>
            <w:rFonts w:asciiTheme="minorHAnsi" w:hAnsiTheme="minorHAnsi" w:eastAsiaTheme="minorEastAsia" w:cstheme="minorBidi"/>
            <w:noProof/>
            <w:sz w:val="22"/>
            <w:szCs w:val="22"/>
            <w:lang w:val="de-DE"/>
          </w:rPr>
          <w:tab/>
        </w:r>
        <w:r w:rsidRPr="003D254E">
          <w:rPr>
            <w:rStyle w:val="Hyperlink"/>
            <w:noProof/>
          </w:rPr>
          <w:t>Priorities</w:t>
        </w:r>
        <w:r>
          <w:rPr>
            <w:noProof/>
            <w:webHidden/>
          </w:rPr>
          <w:tab/>
        </w:r>
        <w:r>
          <w:rPr>
            <w:noProof/>
            <w:webHidden/>
          </w:rPr>
          <w:fldChar w:fldCharType="begin"/>
        </w:r>
        <w:r>
          <w:rPr>
            <w:noProof/>
            <w:webHidden/>
          </w:rPr>
          <w:instrText xml:space="preserve"> PAGEREF _Toc98411995 \h </w:instrText>
        </w:r>
        <w:r>
          <w:rPr>
            <w:noProof/>
            <w:webHidden/>
          </w:rPr>
        </w:r>
        <w:r>
          <w:rPr>
            <w:noProof/>
            <w:webHidden/>
          </w:rPr>
          <w:fldChar w:fldCharType="separate"/>
        </w:r>
        <w:r>
          <w:rPr>
            <w:noProof/>
            <w:webHidden/>
          </w:rPr>
          <w:t>191</w:t>
        </w:r>
        <w:r>
          <w:rPr>
            <w:noProof/>
            <w:webHidden/>
          </w:rPr>
          <w:fldChar w:fldCharType="end"/>
        </w:r>
      </w:hyperlink>
    </w:p>
    <w:p w:rsidR="00B9006E" w:rsidRDefault="00B9006E" w14:paraId="3DEB08D8" w14:textId="58A1B26B">
      <w:pPr>
        <w:pStyle w:val="Verzeichnis3"/>
        <w:rPr>
          <w:rFonts w:asciiTheme="minorHAnsi" w:hAnsiTheme="minorHAnsi" w:eastAsiaTheme="minorEastAsia" w:cstheme="minorBidi"/>
          <w:noProof/>
          <w:sz w:val="22"/>
          <w:szCs w:val="22"/>
          <w:lang w:val="de-DE"/>
        </w:rPr>
      </w:pPr>
      <w:hyperlink w:history="1" w:anchor="_Toc98411996">
        <w:r w:rsidRPr="003D254E">
          <w:rPr>
            <w:rStyle w:val="Hyperlink"/>
            <w:noProof/>
          </w:rPr>
          <w:t>7.1.3</w:t>
        </w:r>
        <w:r>
          <w:rPr>
            <w:rFonts w:asciiTheme="minorHAnsi" w:hAnsiTheme="minorHAnsi" w:eastAsiaTheme="minorEastAsia" w:cstheme="minorBidi"/>
            <w:noProof/>
            <w:sz w:val="22"/>
            <w:szCs w:val="22"/>
            <w:lang w:val="de-DE"/>
          </w:rPr>
          <w:tab/>
        </w:r>
        <w:r w:rsidRPr="003D254E">
          <w:rPr>
            <w:rStyle w:val="Hyperlink"/>
            <w:noProof/>
          </w:rPr>
          <w:t>Configuration</w:t>
        </w:r>
        <w:r>
          <w:rPr>
            <w:noProof/>
            <w:webHidden/>
          </w:rPr>
          <w:tab/>
        </w:r>
        <w:r>
          <w:rPr>
            <w:noProof/>
            <w:webHidden/>
          </w:rPr>
          <w:fldChar w:fldCharType="begin"/>
        </w:r>
        <w:r>
          <w:rPr>
            <w:noProof/>
            <w:webHidden/>
          </w:rPr>
          <w:instrText xml:space="preserve"> PAGEREF _Toc98411996 \h </w:instrText>
        </w:r>
        <w:r>
          <w:rPr>
            <w:noProof/>
            <w:webHidden/>
          </w:rPr>
        </w:r>
        <w:r>
          <w:rPr>
            <w:noProof/>
            <w:webHidden/>
          </w:rPr>
          <w:fldChar w:fldCharType="separate"/>
        </w:r>
        <w:r>
          <w:rPr>
            <w:noProof/>
            <w:webHidden/>
          </w:rPr>
          <w:t>191</w:t>
        </w:r>
        <w:r>
          <w:rPr>
            <w:noProof/>
            <w:webHidden/>
          </w:rPr>
          <w:fldChar w:fldCharType="end"/>
        </w:r>
      </w:hyperlink>
    </w:p>
    <w:p w:rsidR="00B9006E" w:rsidRDefault="00B9006E" w14:paraId="7CBF2DB7" w14:textId="32B2F1F5">
      <w:pPr>
        <w:pStyle w:val="Verzeichnis3"/>
        <w:rPr>
          <w:rFonts w:asciiTheme="minorHAnsi" w:hAnsiTheme="minorHAnsi" w:eastAsiaTheme="minorEastAsia" w:cstheme="minorBidi"/>
          <w:noProof/>
          <w:sz w:val="22"/>
          <w:szCs w:val="22"/>
          <w:lang w:val="de-DE"/>
        </w:rPr>
      </w:pPr>
      <w:hyperlink w:history="1" w:anchor="_Toc98411997">
        <w:r w:rsidRPr="003D254E">
          <w:rPr>
            <w:rStyle w:val="Hyperlink"/>
            <w:noProof/>
          </w:rPr>
          <w:t>7.1.4</w:t>
        </w:r>
        <w:r>
          <w:rPr>
            <w:rFonts w:asciiTheme="minorHAnsi" w:hAnsiTheme="minorHAnsi" w:eastAsiaTheme="minorEastAsia" w:cstheme="minorBidi"/>
            <w:noProof/>
            <w:sz w:val="22"/>
            <w:szCs w:val="22"/>
            <w:lang w:val="de-DE"/>
          </w:rPr>
          <w:tab/>
        </w:r>
        <w:r w:rsidRPr="003D254E">
          <w:rPr>
            <w:rStyle w:val="Hyperlink"/>
            <w:noProof/>
          </w:rPr>
          <w:t>Mail information</w:t>
        </w:r>
        <w:r>
          <w:rPr>
            <w:noProof/>
            <w:webHidden/>
          </w:rPr>
          <w:tab/>
        </w:r>
        <w:r>
          <w:rPr>
            <w:noProof/>
            <w:webHidden/>
          </w:rPr>
          <w:fldChar w:fldCharType="begin"/>
        </w:r>
        <w:r>
          <w:rPr>
            <w:noProof/>
            <w:webHidden/>
          </w:rPr>
          <w:instrText xml:space="preserve"> PAGEREF _Toc98411997 \h </w:instrText>
        </w:r>
        <w:r>
          <w:rPr>
            <w:noProof/>
            <w:webHidden/>
          </w:rPr>
        </w:r>
        <w:r>
          <w:rPr>
            <w:noProof/>
            <w:webHidden/>
          </w:rPr>
          <w:fldChar w:fldCharType="separate"/>
        </w:r>
        <w:r>
          <w:rPr>
            <w:noProof/>
            <w:webHidden/>
          </w:rPr>
          <w:t>192</w:t>
        </w:r>
        <w:r>
          <w:rPr>
            <w:noProof/>
            <w:webHidden/>
          </w:rPr>
          <w:fldChar w:fldCharType="end"/>
        </w:r>
      </w:hyperlink>
    </w:p>
    <w:p w:rsidR="00B9006E" w:rsidRDefault="00B9006E" w14:paraId="4D49D139" w14:textId="4B06F882">
      <w:pPr>
        <w:pStyle w:val="Verzeichnis2"/>
        <w:rPr>
          <w:rFonts w:asciiTheme="minorHAnsi" w:hAnsiTheme="minorHAnsi" w:eastAsiaTheme="minorEastAsia" w:cstheme="minorBidi"/>
          <w:noProof/>
          <w:sz w:val="22"/>
          <w:szCs w:val="22"/>
          <w:lang w:val="de-DE"/>
        </w:rPr>
      </w:pPr>
      <w:hyperlink w:history="1" w:anchor="_Toc98411998">
        <w:r w:rsidRPr="003D254E">
          <w:rPr>
            <w:rStyle w:val="Hyperlink"/>
            <w:noProof/>
          </w:rPr>
          <w:t>7.2</w:t>
        </w:r>
        <w:r>
          <w:rPr>
            <w:rFonts w:asciiTheme="minorHAnsi" w:hAnsiTheme="minorHAnsi" w:eastAsiaTheme="minorEastAsia" w:cstheme="minorBidi"/>
            <w:noProof/>
            <w:sz w:val="22"/>
            <w:szCs w:val="22"/>
            <w:lang w:val="de-DE"/>
          </w:rPr>
          <w:tab/>
        </w:r>
        <w:r w:rsidRPr="003D254E">
          <w:rPr>
            <w:rStyle w:val="Hyperlink"/>
            <w:noProof/>
          </w:rPr>
          <w:t>Deletion of unauthorized part numbers from the DeadStock assortment</w:t>
        </w:r>
        <w:r>
          <w:rPr>
            <w:noProof/>
            <w:webHidden/>
          </w:rPr>
          <w:tab/>
        </w:r>
        <w:r>
          <w:rPr>
            <w:noProof/>
            <w:webHidden/>
          </w:rPr>
          <w:fldChar w:fldCharType="begin"/>
        </w:r>
        <w:r>
          <w:rPr>
            <w:noProof/>
            <w:webHidden/>
          </w:rPr>
          <w:instrText xml:space="preserve"> PAGEREF _Toc98411998 \h </w:instrText>
        </w:r>
        <w:r>
          <w:rPr>
            <w:noProof/>
            <w:webHidden/>
          </w:rPr>
        </w:r>
        <w:r>
          <w:rPr>
            <w:noProof/>
            <w:webHidden/>
          </w:rPr>
          <w:fldChar w:fldCharType="separate"/>
        </w:r>
        <w:r>
          <w:rPr>
            <w:noProof/>
            <w:webHidden/>
          </w:rPr>
          <w:t>195</w:t>
        </w:r>
        <w:r>
          <w:rPr>
            <w:noProof/>
            <w:webHidden/>
          </w:rPr>
          <w:fldChar w:fldCharType="end"/>
        </w:r>
      </w:hyperlink>
    </w:p>
    <w:p w:rsidR="00B9006E" w:rsidRDefault="00B9006E" w14:paraId="23EC4868" w14:textId="0BD48E8D">
      <w:pPr>
        <w:pStyle w:val="Verzeichnis2"/>
        <w:rPr>
          <w:rFonts w:asciiTheme="minorHAnsi" w:hAnsiTheme="minorHAnsi" w:eastAsiaTheme="minorEastAsia" w:cstheme="minorBidi"/>
          <w:noProof/>
          <w:sz w:val="22"/>
          <w:szCs w:val="22"/>
          <w:lang w:val="de-DE"/>
        </w:rPr>
      </w:pPr>
      <w:hyperlink w:history="1" w:anchor="_Toc98411999">
        <w:r w:rsidRPr="003D254E">
          <w:rPr>
            <w:rStyle w:val="Hyperlink"/>
            <w:noProof/>
            <w:highlight w:val="cyan"/>
          </w:rPr>
          <w:t>7.3</w:t>
        </w:r>
        <w:r>
          <w:rPr>
            <w:rFonts w:asciiTheme="minorHAnsi" w:hAnsiTheme="minorHAnsi" w:eastAsiaTheme="minorEastAsia" w:cstheme="minorBidi"/>
            <w:noProof/>
            <w:sz w:val="22"/>
            <w:szCs w:val="22"/>
            <w:lang w:val="de-DE"/>
          </w:rPr>
          <w:tab/>
        </w:r>
        <w:r w:rsidRPr="003D254E">
          <w:rPr>
            <w:rStyle w:val="Hyperlink"/>
            <w:noProof/>
            <w:highlight w:val="cyan"/>
          </w:rPr>
          <w:t>Updating the stock / Goods receipt</w:t>
        </w:r>
        <w:r>
          <w:rPr>
            <w:noProof/>
            <w:webHidden/>
          </w:rPr>
          <w:tab/>
        </w:r>
        <w:r>
          <w:rPr>
            <w:noProof/>
            <w:webHidden/>
          </w:rPr>
          <w:fldChar w:fldCharType="begin"/>
        </w:r>
        <w:r>
          <w:rPr>
            <w:noProof/>
            <w:webHidden/>
          </w:rPr>
          <w:instrText xml:space="preserve"> PAGEREF _Toc98411999 \h </w:instrText>
        </w:r>
        <w:r>
          <w:rPr>
            <w:noProof/>
            <w:webHidden/>
          </w:rPr>
        </w:r>
        <w:r>
          <w:rPr>
            <w:noProof/>
            <w:webHidden/>
          </w:rPr>
          <w:fldChar w:fldCharType="separate"/>
        </w:r>
        <w:r>
          <w:rPr>
            <w:noProof/>
            <w:webHidden/>
          </w:rPr>
          <w:t>196</w:t>
        </w:r>
        <w:r>
          <w:rPr>
            <w:noProof/>
            <w:webHidden/>
          </w:rPr>
          <w:fldChar w:fldCharType="end"/>
        </w:r>
      </w:hyperlink>
    </w:p>
    <w:p w:rsidR="00B9006E" w:rsidRDefault="00B9006E" w14:paraId="3AA2894F" w14:textId="240CEDAC">
      <w:pPr>
        <w:pStyle w:val="Verzeichnis2"/>
        <w:rPr>
          <w:rFonts w:asciiTheme="minorHAnsi" w:hAnsiTheme="minorHAnsi" w:eastAsiaTheme="minorEastAsia" w:cstheme="minorBidi"/>
          <w:noProof/>
          <w:sz w:val="22"/>
          <w:szCs w:val="22"/>
          <w:lang w:val="de-DE"/>
        </w:rPr>
      </w:pPr>
      <w:hyperlink w:history="1" w:anchor="_Toc98412000">
        <w:r w:rsidRPr="003D254E">
          <w:rPr>
            <w:rStyle w:val="Hyperlink"/>
            <w:noProof/>
          </w:rPr>
          <w:t>7.4</w:t>
        </w:r>
        <w:r>
          <w:rPr>
            <w:rFonts w:asciiTheme="minorHAnsi" w:hAnsiTheme="minorHAnsi" w:eastAsiaTheme="minorEastAsia" w:cstheme="minorBidi"/>
            <w:noProof/>
            <w:sz w:val="22"/>
            <w:szCs w:val="22"/>
            <w:lang w:val="de-DE"/>
          </w:rPr>
          <w:tab/>
        </w:r>
        <w:r w:rsidRPr="003D254E">
          <w:rPr>
            <w:rStyle w:val="Hyperlink"/>
            <w:noProof/>
          </w:rPr>
          <w:t>Dissolution of the reserved stocks</w:t>
        </w:r>
        <w:r>
          <w:rPr>
            <w:noProof/>
            <w:webHidden/>
          </w:rPr>
          <w:tab/>
        </w:r>
        <w:r>
          <w:rPr>
            <w:noProof/>
            <w:webHidden/>
          </w:rPr>
          <w:fldChar w:fldCharType="begin"/>
        </w:r>
        <w:r>
          <w:rPr>
            <w:noProof/>
            <w:webHidden/>
          </w:rPr>
          <w:instrText xml:space="preserve"> PAGEREF _Toc98412000 \h </w:instrText>
        </w:r>
        <w:r>
          <w:rPr>
            <w:noProof/>
            <w:webHidden/>
          </w:rPr>
        </w:r>
        <w:r>
          <w:rPr>
            <w:noProof/>
            <w:webHidden/>
          </w:rPr>
          <w:fldChar w:fldCharType="separate"/>
        </w:r>
        <w:r>
          <w:rPr>
            <w:noProof/>
            <w:webHidden/>
          </w:rPr>
          <w:t>197</w:t>
        </w:r>
        <w:r>
          <w:rPr>
            <w:noProof/>
            <w:webHidden/>
          </w:rPr>
          <w:fldChar w:fldCharType="end"/>
        </w:r>
      </w:hyperlink>
    </w:p>
    <w:p w:rsidR="00B9006E" w:rsidRDefault="00B9006E" w14:paraId="087A7923" w14:textId="725581D6">
      <w:pPr>
        <w:pStyle w:val="Verzeichnis3"/>
        <w:rPr>
          <w:rFonts w:asciiTheme="minorHAnsi" w:hAnsiTheme="minorHAnsi" w:eastAsiaTheme="minorEastAsia" w:cstheme="minorBidi"/>
          <w:noProof/>
          <w:sz w:val="22"/>
          <w:szCs w:val="22"/>
          <w:lang w:val="de-DE"/>
        </w:rPr>
      </w:pPr>
      <w:hyperlink w:history="1" w:anchor="_Toc98412001">
        <w:r w:rsidRPr="003D254E">
          <w:rPr>
            <w:rStyle w:val="Hyperlink"/>
            <w:noProof/>
          </w:rPr>
          <w:t>7.4.1</w:t>
        </w:r>
        <w:r>
          <w:rPr>
            <w:rFonts w:asciiTheme="minorHAnsi" w:hAnsiTheme="minorHAnsi" w:eastAsiaTheme="minorEastAsia" w:cstheme="minorBidi"/>
            <w:noProof/>
            <w:sz w:val="22"/>
            <w:szCs w:val="22"/>
            <w:lang w:val="de-DE"/>
          </w:rPr>
          <w:tab/>
        </w:r>
        <w:r w:rsidRPr="003D254E">
          <w:rPr>
            <w:rStyle w:val="Hyperlink"/>
            <w:noProof/>
          </w:rPr>
          <w:t>Resolution of the reservation in DeadStock</w:t>
        </w:r>
        <w:r>
          <w:rPr>
            <w:noProof/>
            <w:webHidden/>
          </w:rPr>
          <w:tab/>
        </w:r>
        <w:r>
          <w:rPr>
            <w:noProof/>
            <w:webHidden/>
          </w:rPr>
          <w:fldChar w:fldCharType="begin"/>
        </w:r>
        <w:r>
          <w:rPr>
            <w:noProof/>
            <w:webHidden/>
          </w:rPr>
          <w:instrText xml:space="preserve"> PAGEREF _Toc98412001 \h </w:instrText>
        </w:r>
        <w:r>
          <w:rPr>
            <w:noProof/>
            <w:webHidden/>
          </w:rPr>
        </w:r>
        <w:r>
          <w:rPr>
            <w:noProof/>
            <w:webHidden/>
          </w:rPr>
          <w:fldChar w:fldCharType="separate"/>
        </w:r>
        <w:r>
          <w:rPr>
            <w:noProof/>
            <w:webHidden/>
          </w:rPr>
          <w:t>197</w:t>
        </w:r>
        <w:r>
          <w:rPr>
            <w:noProof/>
            <w:webHidden/>
          </w:rPr>
          <w:fldChar w:fldCharType="end"/>
        </w:r>
      </w:hyperlink>
    </w:p>
    <w:p w:rsidR="00B9006E" w:rsidRDefault="00B9006E" w14:paraId="5D85FA98" w14:textId="612B0716">
      <w:pPr>
        <w:pStyle w:val="Verzeichnis3"/>
        <w:rPr>
          <w:rFonts w:asciiTheme="minorHAnsi" w:hAnsiTheme="minorHAnsi" w:eastAsiaTheme="minorEastAsia" w:cstheme="minorBidi"/>
          <w:noProof/>
          <w:sz w:val="22"/>
          <w:szCs w:val="22"/>
          <w:lang w:val="de-DE"/>
        </w:rPr>
      </w:pPr>
      <w:hyperlink w:history="1" w:anchor="_Toc98412002">
        <w:r w:rsidRPr="003D254E">
          <w:rPr>
            <w:rStyle w:val="Hyperlink"/>
            <w:noProof/>
          </w:rPr>
          <w:t>7.4.2</w:t>
        </w:r>
        <w:r>
          <w:rPr>
            <w:rFonts w:asciiTheme="minorHAnsi" w:hAnsiTheme="minorHAnsi" w:eastAsiaTheme="minorEastAsia" w:cstheme="minorBidi"/>
            <w:noProof/>
            <w:sz w:val="22"/>
            <w:szCs w:val="22"/>
            <w:lang w:val="de-DE"/>
          </w:rPr>
          <w:tab/>
        </w:r>
        <w:r w:rsidRPr="003D254E">
          <w:rPr>
            <w:rStyle w:val="Hyperlink"/>
            <w:noProof/>
          </w:rPr>
          <w:t>Resolution of the reservation in D2D</w:t>
        </w:r>
        <w:r>
          <w:rPr>
            <w:noProof/>
            <w:webHidden/>
          </w:rPr>
          <w:tab/>
        </w:r>
        <w:r>
          <w:rPr>
            <w:noProof/>
            <w:webHidden/>
          </w:rPr>
          <w:fldChar w:fldCharType="begin"/>
        </w:r>
        <w:r>
          <w:rPr>
            <w:noProof/>
            <w:webHidden/>
          </w:rPr>
          <w:instrText xml:space="preserve"> PAGEREF _Toc98412002 \h </w:instrText>
        </w:r>
        <w:r>
          <w:rPr>
            <w:noProof/>
            <w:webHidden/>
          </w:rPr>
        </w:r>
        <w:r>
          <w:rPr>
            <w:noProof/>
            <w:webHidden/>
          </w:rPr>
          <w:fldChar w:fldCharType="separate"/>
        </w:r>
        <w:r>
          <w:rPr>
            <w:noProof/>
            <w:webHidden/>
          </w:rPr>
          <w:t>198</w:t>
        </w:r>
        <w:r>
          <w:rPr>
            <w:noProof/>
            <w:webHidden/>
          </w:rPr>
          <w:fldChar w:fldCharType="end"/>
        </w:r>
      </w:hyperlink>
    </w:p>
    <w:p w:rsidR="00B9006E" w:rsidRDefault="00B9006E" w14:paraId="77EB92F9" w14:textId="3A0A47FB">
      <w:pPr>
        <w:pStyle w:val="Verzeichnis2"/>
        <w:rPr>
          <w:rFonts w:asciiTheme="minorHAnsi" w:hAnsiTheme="minorHAnsi" w:eastAsiaTheme="minorEastAsia" w:cstheme="minorBidi"/>
          <w:noProof/>
          <w:sz w:val="22"/>
          <w:szCs w:val="22"/>
          <w:lang w:val="de-DE"/>
        </w:rPr>
      </w:pPr>
      <w:hyperlink w:history="1" w:anchor="_Toc98412003">
        <w:r w:rsidRPr="003D254E">
          <w:rPr>
            <w:rStyle w:val="Hyperlink"/>
            <w:noProof/>
          </w:rPr>
          <w:t>7.5</w:t>
        </w:r>
        <w:r>
          <w:rPr>
            <w:rFonts w:asciiTheme="minorHAnsi" w:hAnsiTheme="minorHAnsi" w:eastAsiaTheme="minorEastAsia" w:cstheme="minorBidi"/>
            <w:noProof/>
            <w:sz w:val="22"/>
            <w:szCs w:val="22"/>
            <w:lang w:val="de-DE"/>
          </w:rPr>
          <w:tab/>
        </w:r>
        <w:r w:rsidRPr="003D254E">
          <w:rPr>
            <w:rStyle w:val="Hyperlink"/>
            <w:noProof/>
          </w:rPr>
          <w:t>Archiving</w:t>
        </w:r>
        <w:r>
          <w:rPr>
            <w:noProof/>
            <w:webHidden/>
          </w:rPr>
          <w:tab/>
        </w:r>
        <w:r>
          <w:rPr>
            <w:noProof/>
            <w:webHidden/>
          </w:rPr>
          <w:fldChar w:fldCharType="begin"/>
        </w:r>
        <w:r>
          <w:rPr>
            <w:noProof/>
            <w:webHidden/>
          </w:rPr>
          <w:instrText xml:space="preserve"> PAGEREF _Toc98412003 \h </w:instrText>
        </w:r>
        <w:r>
          <w:rPr>
            <w:noProof/>
            <w:webHidden/>
          </w:rPr>
        </w:r>
        <w:r>
          <w:rPr>
            <w:noProof/>
            <w:webHidden/>
          </w:rPr>
          <w:fldChar w:fldCharType="separate"/>
        </w:r>
        <w:r>
          <w:rPr>
            <w:noProof/>
            <w:webHidden/>
          </w:rPr>
          <w:t>199</w:t>
        </w:r>
        <w:r>
          <w:rPr>
            <w:noProof/>
            <w:webHidden/>
          </w:rPr>
          <w:fldChar w:fldCharType="end"/>
        </w:r>
      </w:hyperlink>
    </w:p>
    <w:p w:rsidR="00B9006E" w:rsidRDefault="00B9006E" w14:paraId="23726108" w14:textId="5CA89F1A">
      <w:pPr>
        <w:pStyle w:val="Verzeichnis2"/>
        <w:rPr>
          <w:rFonts w:asciiTheme="minorHAnsi" w:hAnsiTheme="minorHAnsi" w:eastAsiaTheme="minorEastAsia" w:cstheme="minorBidi"/>
          <w:noProof/>
          <w:sz w:val="22"/>
          <w:szCs w:val="22"/>
          <w:lang w:val="de-DE"/>
        </w:rPr>
      </w:pPr>
      <w:hyperlink w:history="1" w:anchor="_Toc98412004">
        <w:r w:rsidRPr="003D254E">
          <w:rPr>
            <w:rStyle w:val="Hyperlink"/>
            <w:noProof/>
          </w:rPr>
          <w:t>7.6</w:t>
        </w:r>
        <w:r>
          <w:rPr>
            <w:rFonts w:asciiTheme="minorHAnsi" w:hAnsiTheme="minorHAnsi" w:eastAsiaTheme="minorEastAsia" w:cstheme="minorBidi"/>
            <w:noProof/>
            <w:sz w:val="22"/>
            <w:szCs w:val="22"/>
            <w:lang w:val="de-DE"/>
          </w:rPr>
          <w:tab/>
        </w:r>
        <w:r w:rsidRPr="003D254E">
          <w:rPr>
            <w:rStyle w:val="Hyperlink"/>
            <w:noProof/>
          </w:rPr>
          <w:t>Statistics</w:t>
        </w:r>
        <w:r>
          <w:rPr>
            <w:noProof/>
            <w:webHidden/>
          </w:rPr>
          <w:tab/>
        </w:r>
        <w:r>
          <w:rPr>
            <w:noProof/>
            <w:webHidden/>
          </w:rPr>
          <w:fldChar w:fldCharType="begin"/>
        </w:r>
        <w:r>
          <w:rPr>
            <w:noProof/>
            <w:webHidden/>
          </w:rPr>
          <w:instrText xml:space="preserve"> PAGEREF _Toc98412004 \h </w:instrText>
        </w:r>
        <w:r>
          <w:rPr>
            <w:noProof/>
            <w:webHidden/>
          </w:rPr>
        </w:r>
        <w:r>
          <w:rPr>
            <w:noProof/>
            <w:webHidden/>
          </w:rPr>
          <w:fldChar w:fldCharType="separate"/>
        </w:r>
        <w:r>
          <w:rPr>
            <w:noProof/>
            <w:webHidden/>
          </w:rPr>
          <w:t>199</w:t>
        </w:r>
        <w:r>
          <w:rPr>
            <w:noProof/>
            <w:webHidden/>
          </w:rPr>
          <w:fldChar w:fldCharType="end"/>
        </w:r>
      </w:hyperlink>
    </w:p>
    <w:p w:rsidR="00B9006E" w:rsidRDefault="00B9006E" w14:paraId="76012C12" w14:textId="3C3E5539">
      <w:pPr>
        <w:pStyle w:val="Verzeichnis2"/>
        <w:rPr>
          <w:rFonts w:asciiTheme="minorHAnsi" w:hAnsiTheme="minorHAnsi" w:eastAsiaTheme="minorEastAsia" w:cstheme="minorBidi"/>
          <w:noProof/>
          <w:sz w:val="22"/>
          <w:szCs w:val="22"/>
          <w:lang w:val="de-DE"/>
        </w:rPr>
      </w:pPr>
      <w:hyperlink w:history="1" w:anchor="_Toc98412005">
        <w:r w:rsidRPr="003D254E">
          <w:rPr>
            <w:rStyle w:val="Hyperlink"/>
            <w:noProof/>
          </w:rPr>
          <w:t>7.7</w:t>
        </w:r>
        <w:r>
          <w:rPr>
            <w:rFonts w:asciiTheme="minorHAnsi" w:hAnsiTheme="minorHAnsi" w:eastAsiaTheme="minorEastAsia" w:cstheme="minorBidi"/>
            <w:noProof/>
            <w:sz w:val="22"/>
            <w:szCs w:val="22"/>
            <w:lang w:val="de-DE"/>
          </w:rPr>
          <w:tab/>
        </w:r>
        <w:r w:rsidRPr="003D254E">
          <w:rPr>
            <w:rStyle w:val="Hyperlink"/>
            <w:noProof/>
          </w:rPr>
          <w:t>GSSN Synchronization</w:t>
        </w:r>
        <w:r>
          <w:rPr>
            <w:noProof/>
            <w:webHidden/>
          </w:rPr>
          <w:tab/>
        </w:r>
        <w:r>
          <w:rPr>
            <w:noProof/>
            <w:webHidden/>
          </w:rPr>
          <w:fldChar w:fldCharType="begin"/>
        </w:r>
        <w:r>
          <w:rPr>
            <w:noProof/>
            <w:webHidden/>
          </w:rPr>
          <w:instrText xml:space="preserve"> PAGEREF _Toc98412005 \h </w:instrText>
        </w:r>
        <w:r>
          <w:rPr>
            <w:noProof/>
            <w:webHidden/>
          </w:rPr>
        </w:r>
        <w:r>
          <w:rPr>
            <w:noProof/>
            <w:webHidden/>
          </w:rPr>
          <w:fldChar w:fldCharType="separate"/>
        </w:r>
        <w:r>
          <w:rPr>
            <w:noProof/>
            <w:webHidden/>
          </w:rPr>
          <w:t>202</w:t>
        </w:r>
        <w:r>
          <w:rPr>
            <w:noProof/>
            <w:webHidden/>
          </w:rPr>
          <w:fldChar w:fldCharType="end"/>
        </w:r>
      </w:hyperlink>
    </w:p>
    <w:p w:rsidR="00B9006E" w:rsidRDefault="00B9006E" w14:paraId="2604A946" w14:textId="075D0C86">
      <w:pPr>
        <w:pStyle w:val="Verzeichnis2"/>
        <w:rPr>
          <w:rFonts w:asciiTheme="minorHAnsi" w:hAnsiTheme="minorHAnsi" w:eastAsiaTheme="minorEastAsia" w:cstheme="minorBidi"/>
          <w:noProof/>
          <w:sz w:val="22"/>
          <w:szCs w:val="22"/>
          <w:lang w:val="de-DE"/>
        </w:rPr>
      </w:pPr>
      <w:hyperlink w:history="1" w:anchor="_Toc98412006">
        <w:r w:rsidRPr="003D254E">
          <w:rPr>
            <w:rStyle w:val="Hyperlink"/>
            <w:noProof/>
          </w:rPr>
          <w:t>7.8</w:t>
        </w:r>
        <w:r>
          <w:rPr>
            <w:rFonts w:asciiTheme="minorHAnsi" w:hAnsiTheme="minorHAnsi" w:eastAsiaTheme="minorEastAsia" w:cstheme="minorBidi"/>
            <w:noProof/>
            <w:sz w:val="22"/>
            <w:szCs w:val="22"/>
            <w:lang w:val="de-DE"/>
          </w:rPr>
          <w:tab/>
        </w:r>
        <w:r w:rsidRPr="003D254E">
          <w:rPr>
            <w:rStyle w:val="Hyperlink"/>
            <w:noProof/>
          </w:rPr>
          <w:t>GPS import</w:t>
        </w:r>
        <w:r>
          <w:rPr>
            <w:noProof/>
            <w:webHidden/>
          </w:rPr>
          <w:tab/>
        </w:r>
        <w:r>
          <w:rPr>
            <w:noProof/>
            <w:webHidden/>
          </w:rPr>
          <w:fldChar w:fldCharType="begin"/>
        </w:r>
        <w:r>
          <w:rPr>
            <w:noProof/>
            <w:webHidden/>
          </w:rPr>
          <w:instrText xml:space="preserve"> PAGEREF _Toc98412006 \h </w:instrText>
        </w:r>
        <w:r>
          <w:rPr>
            <w:noProof/>
            <w:webHidden/>
          </w:rPr>
        </w:r>
        <w:r>
          <w:rPr>
            <w:noProof/>
            <w:webHidden/>
          </w:rPr>
          <w:fldChar w:fldCharType="separate"/>
        </w:r>
        <w:r>
          <w:rPr>
            <w:noProof/>
            <w:webHidden/>
          </w:rPr>
          <w:t>202</w:t>
        </w:r>
        <w:r>
          <w:rPr>
            <w:noProof/>
            <w:webHidden/>
          </w:rPr>
          <w:fldChar w:fldCharType="end"/>
        </w:r>
      </w:hyperlink>
    </w:p>
    <w:p w:rsidR="00B9006E" w:rsidRDefault="00B9006E" w14:paraId="1BDEAA4A" w14:textId="4B183822">
      <w:pPr>
        <w:pStyle w:val="Verzeichnis2"/>
        <w:rPr>
          <w:rFonts w:asciiTheme="minorHAnsi" w:hAnsiTheme="minorHAnsi" w:eastAsiaTheme="minorEastAsia" w:cstheme="minorBidi"/>
          <w:noProof/>
          <w:sz w:val="22"/>
          <w:szCs w:val="22"/>
          <w:lang w:val="de-DE"/>
        </w:rPr>
      </w:pPr>
      <w:hyperlink w:history="1" w:anchor="_Toc98412007">
        <w:r w:rsidRPr="003D254E">
          <w:rPr>
            <w:rStyle w:val="Hyperlink"/>
            <w:noProof/>
          </w:rPr>
          <w:t>7.9</w:t>
        </w:r>
        <w:r>
          <w:rPr>
            <w:rFonts w:asciiTheme="minorHAnsi" w:hAnsiTheme="minorHAnsi" w:eastAsiaTheme="minorEastAsia" w:cstheme="minorBidi"/>
            <w:noProof/>
            <w:sz w:val="22"/>
            <w:szCs w:val="22"/>
            <w:lang w:val="de-DE"/>
          </w:rPr>
          <w:tab/>
        </w:r>
        <w:r w:rsidRPr="003D254E">
          <w:rPr>
            <w:rStyle w:val="Hyperlink"/>
            <w:noProof/>
          </w:rPr>
          <w:t>Reset shopping cart</w:t>
        </w:r>
        <w:r>
          <w:rPr>
            <w:noProof/>
            <w:webHidden/>
          </w:rPr>
          <w:tab/>
        </w:r>
        <w:r>
          <w:rPr>
            <w:noProof/>
            <w:webHidden/>
          </w:rPr>
          <w:fldChar w:fldCharType="begin"/>
        </w:r>
        <w:r>
          <w:rPr>
            <w:noProof/>
            <w:webHidden/>
          </w:rPr>
          <w:instrText xml:space="preserve"> PAGEREF _Toc98412007 \h </w:instrText>
        </w:r>
        <w:r>
          <w:rPr>
            <w:noProof/>
            <w:webHidden/>
          </w:rPr>
        </w:r>
        <w:r>
          <w:rPr>
            <w:noProof/>
            <w:webHidden/>
          </w:rPr>
          <w:fldChar w:fldCharType="separate"/>
        </w:r>
        <w:r>
          <w:rPr>
            <w:noProof/>
            <w:webHidden/>
          </w:rPr>
          <w:t>202</w:t>
        </w:r>
        <w:r>
          <w:rPr>
            <w:noProof/>
            <w:webHidden/>
          </w:rPr>
          <w:fldChar w:fldCharType="end"/>
        </w:r>
      </w:hyperlink>
    </w:p>
    <w:p w:rsidR="00B9006E" w:rsidRDefault="00B9006E" w14:paraId="483793C7" w14:textId="36A7AC63">
      <w:pPr>
        <w:pStyle w:val="Verzeichnis2"/>
        <w:rPr>
          <w:rFonts w:asciiTheme="minorHAnsi" w:hAnsiTheme="minorHAnsi" w:eastAsiaTheme="minorEastAsia" w:cstheme="minorBidi"/>
          <w:noProof/>
          <w:sz w:val="22"/>
          <w:szCs w:val="22"/>
          <w:lang w:val="de-DE"/>
        </w:rPr>
      </w:pPr>
      <w:hyperlink w:history="1" w:anchor="_Toc98412008">
        <w:r w:rsidRPr="003D254E">
          <w:rPr>
            <w:rStyle w:val="Hyperlink"/>
            <w:noProof/>
          </w:rPr>
          <w:t>7.10</w:t>
        </w:r>
        <w:r>
          <w:rPr>
            <w:rFonts w:asciiTheme="minorHAnsi" w:hAnsiTheme="minorHAnsi" w:eastAsiaTheme="minorEastAsia" w:cstheme="minorBidi"/>
            <w:noProof/>
            <w:sz w:val="22"/>
            <w:szCs w:val="22"/>
            <w:lang w:val="de-DE"/>
          </w:rPr>
          <w:tab/>
        </w:r>
        <w:r w:rsidRPr="003D254E">
          <w:rPr>
            <w:rStyle w:val="Hyperlink"/>
            <w:noProof/>
          </w:rPr>
          <w:t>Renumberingsprocesses</w:t>
        </w:r>
        <w:r>
          <w:rPr>
            <w:noProof/>
            <w:webHidden/>
          </w:rPr>
          <w:tab/>
        </w:r>
        <w:r>
          <w:rPr>
            <w:noProof/>
            <w:webHidden/>
          </w:rPr>
          <w:fldChar w:fldCharType="begin"/>
        </w:r>
        <w:r>
          <w:rPr>
            <w:noProof/>
            <w:webHidden/>
          </w:rPr>
          <w:instrText xml:space="preserve"> PAGEREF _Toc98412008 \h </w:instrText>
        </w:r>
        <w:r>
          <w:rPr>
            <w:noProof/>
            <w:webHidden/>
          </w:rPr>
        </w:r>
        <w:r>
          <w:rPr>
            <w:noProof/>
            <w:webHidden/>
          </w:rPr>
          <w:fldChar w:fldCharType="separate"/>
        </w:r>
        <w:r>
          <w:rPr>
            <w:noProof/>
            <w:webHidden/>
          </w:rPr>
          <w:t>203</w:t>
        </w:r>
        <w:r>
          <w:rPr>
            <w:noProof/>
            <w:webHidden/>
          </w:rPr>
          <w:fldChar w:fldCharType="end"/>
        </w:r>
      </w:hyperlink>
    </w:p>
    <w:p w:rsidR="00B9006E" w:rsidRDefault="00B9006E" w14:paraId="172D0A4B" w14:textId="3855BB4A">
      <w:pPr>
        <w:pStyle w:val="Verzeichnis3"/>
        <w:rPr>
          <w:rFonts w:asciiTheme="minorHAnsi" w:hAnsiTheme="minorHAnsi" w:eastAsiaTheme="minorEastAsia" w:cstheme="minorBidi"/>
          <w:noProof/>
          <w:sz w:val="22"/>
          <w:szCs w:val="22"/>
          <w:lang w:val="de-DE"/>
        </w:rPr>
      </w:pPr>
      <w:hyperlink w:history="1" w:anchor="_Toc98412009">
        <w:r w:rsidRPr="003D254E">
          <w:rPr>
            <w:rStyle w:val="Hyperlink"/>
            <w:noProof/>
            <w:highlight w:val="magenta"/>
          </w:rPr>
          <w:t>7.10.1</w:t>
        </w:r>
        <w:r>
          <w:rPr>
            <w:rFonts w:asciiTheme="minorHAnsi" w:hAnsiTheme="minorHAnsi" w:eastAsiaTheme="minorEastAsia" w:cstheme="minorBidi"/>
            <w:noProof/>
            <w:sz w:val="22"/>
            <w:szCs w:val="22"/>
            <w:lang w:val="de-DE"/>
          </w:rPr>
          <w:tab/>
        </w:r>
        <w:r w:rsidRPr="003D254E">
          <w:rPr>
            <w:rStyle w:val="Hyperlink"/>
            <w:noProof/>
            <w:highlight w:val="magenta"/>
          </w:rPr>
          <w:t>Renumbering</w:t>
        </w:r>
        <w:r>
          <w:rPr>
            <w:noProof/>
            <w:webHidden/>
          </w:rPr>
          <w:tab/>
        </w:r>
        <w:r>
          <w:rPr>
            <w:noProof/>
            <w:webHidden/>
          </w:rPr>
          <w:fldChar w:fldCharType="begin"/>
        </w:r>
        <w:r>
          <w:rPr>
            <w:noProof/>
            <w:webHidden/>
          </w:rPr>
          <w:instrText xml:space="preserve"> PAGEREF _Toc98412009 \h </w:instrText>
        </w:r>
        <w:r>
          <w:rPr>
            <w:noProof/>
            <w:webHidden/>
          </w:rPr>
        </w:r>
        <w:r>
          <w:rPr>
            <w:noProof/>
            <w:webHidden/>
          </w:rPr>
          <w:fldChar w:fldCharType="separate"/>
        </w:r>
        <w:r>
          <w:rPr>
            <w:noProof/>
            <w:webHidden/>
          </w:rPr>
          <w:t>203</w:t>
        </w:r>
        <w:r>
          <w:rPr>
            <w:noProof/>
            <w:webHidden/>
          </w:rPr>
          <w:fldChar w:fldCharType="end"/>
        </w:r>
      </w:hyperlink>
    </w:p>
    <w:p w:rsidR="00B9006E" w:rsidRDefault="00B9006E" w14:paraId="35F0A049" w14:textId="1D8588DF">
      <w:pPr>
        <w:pStyle w:val="Verzeichnis3"/>
        <w:rPr>
          <w:rFonts w:asciiTheme="minorHAnsi" w:hAnsiTheme="minorHAnsi" w:eastAsiaTheme="minorEastAsia" w:cstheme="minorBidi"/>
          <w:noProof/>
          <w:sz w:val="22"/>
          <w:szCs w:val="22"/>
          <w:lang w:val="de-DE"/>
        </w:rPr>
      </w:pPr>
      <w:hyperlink w:history="1" w:anchor="_Toc98412010">
        <w:r w:rsidRPr="003D254E">
          <w:rPr>
            <w:rStyle w:val="Hyperlink"/>
            <w:noProof/>
          </w:rPr>
          <w:t>7.10.2</w:t>
        </w:r>
        <w:r>
          <w:rPr>
            <w:rFonts w:asciiTheme="minorHAnsi" w:hAnsiTheme="minorHAnsi" w:eastAsiaTheme="minorEastAsia" w:cstheme="minorBidi"/>
            <w:noProof/>
            <w:sz w:val="22"/>
            <w:szCs w:val="22"/>
            <w:lang w:val="de-DE"/>
          </w:rPr>
          <w:tab/>
        </w:r>
        <w:r w:rsidRPr="003D254E">
          <w:rPr>
            <w:rStyle w:val="Hyperlink"/>
            <w:noProof/>
          </w:rPr>
          <w:t>Separation</w:t>
        </w:r>
        <w:r>
          <w:rPr>
            <w:noProof/>
            <w:webHidden/>
          </w:rPr>
          <w:tab/>
        </w:r>
        <w:r>
          <w:rPr>
            <w:noProof/>
            <w:webHidden/>
          </w:rPr>
          <w:fldChar w:fldCharType="begin"/>
        </w:r>
        <w:r>
          <w:rPr>
            <w:noProof/>
            <w:webHidden/>
          </w:rPr>
          <w:instrText xml:space="preserve"> PAGEREF _Toc98412010 \h </w:instrText>
        </w:r>
        <w:r>
          <w:rPr>
            <w:noProof/>
            <w:webHidden/>
          </w:rPr>
        </w:r>
        <w:r>
          <w:rPr>
            <w:noProof/>
            <w:webHidden/>
          </w:rPr>
          <w:fldChar w:fldCharType="separate"/>
        </w:r>
        <w:r>
          <w:rPr>
            <w:noProof/>
            <w:webHidden/>
          </w:rPr>
          <w:t>204</w:t>
        </w:r>
        <w:r>
          <w:rPr>
            <w:noProof/>
            <w:webHidden/>
          </w:rPr>
          <w:fldChar w:fldCharType="end"/>
        </w:r>
      </w:hyperlink>
    </w:p>
    <w:p w:rsidR="00B9006E" w:rsidRDefault="00B9006E" w14:paraId="6B41DD78" w14:textId="62BD6E8A">
      <w:pPr>
        <w:pStyle w:val="Verzeichnis3"/>
        <w:rPr>
          <w:rFonts w:asciiTheme="minorHAnsi" w:hAnsiTheme="minorHAnsi" w:eastAsiaTheme="minorEastAsia" w:cstheme="minorBidi"/>
          <w:noProof/>
          <w:sz w:val="22"/>
          <w:szCs w:val="22"/>
          <w:lang w:val="de-DE"/>
        </w:rPr>
      </w:pPr>
      <w:hyperlink w:history="1" w:anchor="_Toc98412011">
        <w:r w:rsidRPr="003D254E">
          <w:rPr>
            <w:rStyle w:val="Hyperlink"/>
            <w:noProof/>
          </w:rPr>
          <w:t>7.10.3</w:t>
        </w:r>
        <w:r>
          <w:rPr>
            <w:rFonts w:asciiTheme="minorHAnsi" w:hAnsiTheme="minorHAnsi" w:eastAsiaTheme="minorEastAsia" w:cstheme="minorBidi"/>
            <w:noProof/>
            <w:sz w:val="22"/>
            <w:szCs w:val="22"/>
            <w:lang w:val="de-DE"/>
          </w:rPr>
          <w:tab/>
        </w:r>
        <w:r w:rsidRPr="003D254E">
          <w:rPr>
            <w:rStyle w:val="Hyperlink"/>
            <w:noProof/>
          </w:rPr>
          <w:t>Merge</w:t>
        </w:r>
        <w:r>
          <w:rPr>
            <w:noProof/>
            <w:webHidden/>
          </w:rPr>
          <w:tab/>
        </w:r>
        <w:r>
          <w:rPr>
            <w:noProof/>
            <w:webHidden/>
          </w:rPr>
          <w:fldChar w:fldCharType="begin"/>
        </w:r>
        <w:r>
          <w:rPr>
            <w:noProof/>
            <w:webHidden/>
          </w:rPr>
          <w:instrText xml:space="preserve"> PAGEREF _Toc98412011 \h </w:instrText>
        </w:r>
        <w:r>
          <w:rPr>
            <w:noProof/>
            <w:webHidden/>
          </w:rPr>
        </w:r>
        <w:r>
          <w:rPr>
            <w:noProof/>
            <w:webHidden/>
          </w:rPr>
          <w:fldChar w:fldCharType="separate"/>
        </w:r>
        <w:r>
          <w:rPr>
            <w:noProof/>
            <w:webHidden/>
          </w:rPr>
          <w:t>204</w:t>
        </w:r>
        <w:r>
          <w:rPr>
            <w:noProof/>
            <w:webHidden/>
          </w:rPr>
          <w:fldChar w:fldCharType="end"/>
        </w:r>
      </w:hyperlink>
    </w:p>
    <w:p w:rsidR="00B9006E" w:rsidRDefault="00B9006E" w14:paraId="58DA3356" w14:textId="62C51667">
      <w:pPr>
        <w:pStyle w:val="Verzeichnis2"/>
        <w:rPr>
          <w:rFonts w:asciiTheme="minorHAnsi" w:hAnsiTheme="minorHAnsi" w:eastAsiaTheme="minorEastAsia" w:cstheme="minorBidi"/>
          <w:noProof/>
          <w:sz w:val="22"/>
          <w:szCs w:val="22"/>
          <w:lang w:val="de-DE"/>
        </w:rPr>
      </w:pPr>
      <w:hyperlink w:history="1" w:anchor="_Toc98412012">
        <w:r w:rsidRPr="003D254E">
          <w:rPr>
            <w:rStyle w:val="Hyperlink"/>
            <w:noProof/>
          </w:rPr>
          <w:t>7.11</w:t>
        </w:r>
        <w:r>
          <w:rPr>
            <w:rFonts w:asciiTheme="minorHAnsi" w:hAnsiTheme="minorHAnsi" w:eastAsiaTheme="minorEastAsia" w:cstheme="minorBidi"/>
            <w:noProof/>
            <w:sz w:val="22"/>
            <w:szCs w:val="22"/>
            <w:lang w:val="de-DE"/>
          </w:rPr>
          <w:tab/>
        </w:r>
        <w:r w:rsidRPr="003D254E">
          <w:rPr>
            <w:rStyle w:val="Hyperlink"/>
            <w:noProof/>
          </w:rPr>
          <w:t>Training environment</w:t>
        </w:r>
        <w:r>
          <w:rPr>
            <w:noProof/>
            <w:webHidden/>
          </w:rPr>
          <w:tab/>
        </w:r>
        <w:r>
          <w:rPr>
            <w:noProof/>
            <w:webHidden/>
          </w:rPr>
          <w:fldChar w:fldCharType="begin"/>
        </w:r>
        <w:r>
          <w:rPr>
            <w:noProof/>
            <w:webHidden/>
          </w:rPr>
          <w:instrText xml:space="preserve"> PAGEREF _Toc98412012 \h </w:instrText>
        </w:r>
        <w:r>
          <w:rPr>
            <w:noProof/>
            <w:webHidden/>
          </w:rPr>
        </w:r>
        <w:r>
          <w:rPr>
            <w:noProof/>
            <w:webHidden/>
          </w:rPr>
          <w:fldChar w:fldCharType="separate"/>
        </w:r>
        <w:r>
          <w:rPr>
            <w:noProof/>
            <w:webHidden/>
          </w:rPr>
          <w:t>206</w:t>
        </w:r>
        <w:r>
          <w:rPr>
            <w:noProof/>
            <w:webHidden/>
          </w:rPr>
          <w:fldChar w:fldCharType="end"/>
        </w:r>
      </w:hyperlink>
    </w:p>
    <w:p w:rsidR="00B9006E" w:rsidRDefault="00B9006E" w14:paraId="45F05610" w14:textId="20E2D1BC">
      <w:pPr>
        <w:pStyle w:val="Verzeichnis3"/>
        <w:rPr>
          <w:rFonts w:asciiTheme="minorHAnsi" w:hAnsiTheme="minorHAnsi" w:eastAsiaTheme="minorEastAsia" w:cstheme="minorBidi"/>
          <w:noProof/>
          <w:sz w:val="22"/>
          <w:szCs w:val="22"/>
          <w:lang w:val="de-DE"/>
        </w:rPr>
      </w:pPr>
      <w:hyperlink w:history="1" w:anchor="_Toc98412013">
        <w:r w:rsidRPr="003D254E">
          <w:rPr>
            <w:rStyle w:val="Hyperlink"/>
            <w:noProof/>
          </w:rPr>
          <w:t>7.11.1</w:t>
        </w:r>
        <w:r>
          <w:rPr>
            <w:rFonts w:asciiTheme="minorHAnsi" w:hAnsiTheme="minorHAnsi" w:eastAsiaTheme="minorEastAsia" w:cstheme="minorBidi"/>
            <w:noProof/>
            <w:sz w:val="22"/>
            <w:szCs w:val="22"/>
            <w:lang w:val="de-DE"/>
          </w:rPr>
          <w:tab/>
        </w:r>
        <w:r w:rsidRPr="003D254E">
          <w:rPr>
            <w:rStyle w:val="Hyperlink"/>
            <w:noProof/>
          </w:rPr>
          <w:t>Operating master data</w:t>
        </w:r>
        <w:r>
          <w:rPr>
            <w:noProof/>
            <w:webHidden/>
          </w:rPr>
          <w:tab/>
        </w:r>
        <w:r>
          <w:rPr>
            <w:noProof/>
            <w:webHidden/>
          </w:rPr>
          <w:fldChar w:fldCharType="begin"/>
        </w:r>
        <w:r>
          <w:rPr>
            <w:noProof/>
            <w:webHidden/>
          </w:rPr>
          <w:instrText xml:space="preserve"> PAGEREF _Toc98412013 \h </w:instrText>
        </w:r>
        <w:r>
          <w:rPr>
            <w:noProof/>
            <w:webHidden/>
          </w:rPr>
        </w:r>
        <w:r>
          <w:rPr>
            <w:noProof/>
            <w:webHidden/>
          </w:rPr>
          <w:fldChar w:fldCharType="separate"/>
        </w:r>
        <w:r>
          <w:rPr>
            <w:noProof/>
            <w:webHidden/>
          </w:rPr>
          <w:t>206</w:t>
        </w:r>
        <w:r>
          <w:rPr>
            <w:noProof/>
            <w:webHidden/>
          </w:rPr>
          <w:fldChar w:fldCharType="end"/>
        </w:r>
      </w:hyperlink>
    </w:p>
    <w:p w:rsidR="00B9006E" w:rsidRDefault="00B9006E" w14:paraId="30228C44" w14:textId="68DDC65C">
      <w:pPr>
        <w:pStyle w:val="Verzeichnis3"/>
        <w:rPr>
          <w:rFonts w:asciiTheme="minorHAnsi" w:hAnsiTheme="minorHAnsi" w:eastAsiaTheme="minorEastAsia" w:cstheme="minorBidi"/>
          <w:noProof/>
          <w:sz w:val="22"/>
          <w:szCs w:val="22"/>
          <w:lang w:val="de-DE"/>
        </w:rPr>
      </w:pPr>
      <w:hyperlink w:history="1" w:anchor="_Toc98412014">
        <w:r w:rsidRPr="003D254E">
          <w:rPr>
            <w:rStyle w:val="Hyperlink"/>
            <w:noProof/>
          </w:rPr>
          <w:t>7.11.2</w:t>
        </w:r>
        <w:r>
          <w:rPr>
            <w:rFonts w:asciiTheme="minorHAnsi" w:hAnsiTheme="minorHAnsi" w:eastAsiaTheme="minorEastAsia" w:cstheme="minorBidi"/>
            <w:noProof/>
            <w:sz w:val="22"/>
            <w:szCs w:val="22"/>
            <w:lang w:val="de-DE"/>
          </w:rPr>
          <w:tab/>
        </w:r>
        <w:r w:rsidRPr="003D254E">
          <w:rPr>
            <w:rStyle w:val="Hyperlink"/>
            <w:noProof/>
          </w:rPr>
          <w:t>Central parts master data</w:t>
        </w:r>
        <w:r>
          <w:rPr>
            <w:noProof/>
            <w:webHidden/>
          </w:rPr>
          <w:tab/>
        </w:r>
        <w:r>
          <w:rPr>
            <w:noProof/>
            <w:webHidden/>
          </w:rPr>
          <w:fldChar w:fldCharType="begin"/>
        </w:r>
        <w:r>
          <w:rPr>
            <w:noProof/>
            <w:webHidden/>
          </w:rPr>
          <w:instrText xml:space="preserve"> PAGEREF _Toc98412014 \h </w:instrText>
        </w:r>
        <w:r>
          <w:rPr>
            <w:noProof/>
            <w:webHidden/>
          </w:rPr>
        </w:r>
        <w:r>
          <w:rPr>
            <w:noProof/>
            <w:webHidden/>
          </w:rPr>
          <w:fldChar w:fldCharType="separate"/>
        </w:r>
        <w:r>
          <w:rPr>
            <w:noProof/>
            <w:webHidden/>
          </w:rPr>
          <w:t>206</w:t>
        </w:r>
        <w:r>
          <w:rPr>
            <w:noProof/>
            <w:webHidden/>
          </w:rPr>
          <w:fldChar w:fldCharType="end"/>
        </w:r>
      </w:hyperlink>
    </w:p>
    <w:p w:rsidR="00B9006E" w:rsidRDefault="00B9006E" w14:paraId="386BC81F" w14:textId="2BCAC832">
      <w:pPr>
        <w:pStyle w:val="Verzeichnis3"/>
        <w:rPr>
          <w:rFonts w:asciiTheme="minorHAnsi" w:hAnsiTheme="minorHAnsi" w:eastAsiaTheme="minorEastAsia" w:cstheme="minorBidi"/>
          <w:noProof/>
          <w:sz w:val="22"/>
          <w:szCs w:val="22"/>
          <w:lang w:val="de-DE"/>
        </w:rPr>
      </w:pPr>
      <w:hyperlink w:history="1" w:anchor="_Toc98412015">
        <w:r w:rsidRPr="003D254E">
          <w:rPr>
            <w:rStyle w:val="Hyperlink"/>
            <w:noProof/>
          </w:rPr>
          <w:t>7.11.3</w:t>
        </w:r>
        <w:r>
          <w:rPr>
            <w:rFonts w:asciiTheme="minorHAnsi" w:hAnsiTheme="minorHAnsi" w:eastAsiaTheme="minorEastAsia" w:cstheme="minorBidi"/>
            <w:noProof/>
            <w:sz w:val="22"/>
            <w:szCs w:val="22"/>
            <w:lang w:val="de-DE"/>
          </w:rPr>
          <w:tab/>
        </w:r>
        <w:r w:rsidRPr="003D254E">
          <w:rPr>
            <w:rStyle w:val="Hyperlink"/>
            <w:noProof/>
          </w:rPr>
          <w:t>Transfer of current production data</w:t>
        </w:r>
        <w:r>
          <w:rPr>
            <w:noProof/>
            <w:webHidden/>
          </w:rPr>
          <w:tab/>
        </w:r>
        <w:r>
          <w:rPr>
            <w:noProof/>
            <w:webHidden/>
          </w:rPr>
          <w:fldChar w:fldCharType="begin"/>
        </w:r>
        <w:r>
          <w:rPr>
            <w:noProof/>
            <w:webHidden/>
          </w:rPr>
          <w:instrText xml:space="preserve"> PAGEREF _Toc98412015 \h </w:instrText>
        </w:r>
        <w:r>
          <w:rPr>
            <w:noProof/>
            <w:webHidden/>
          </w:rPr>
        </w:r>
        <w:r>
          <w:rPr>
            <w:noProof/>
            <w:webHidden/>
          </w:rPr>
          <w:fldChar w:fldCharType="separate"/>
        </w:r>
        <w:r>
          <w:rPr>
            <w:noProof/>
            <w:webHidden/>
          </w:rPr>
          <w:t>206</w:t>
        </w:r>
        <w:r>
          <w:rPr>
            <w:noProof/>
            <w:webHidden/>
          </w:rPr>
          <w:fldChar w:fldCharType="end"/>
        </w:r>
      </w:hyperlink>
    </w:p>
    <w:p w:rsidR="00B9006E" w:rsidRDefault="00B9006E" w14:paraId="19E928AD" w14:textId="79EFE167">
      <w:pPr>
        <w:pStyle w:val="Verzeichnis3"/>
        <w:rPr>
          <w:rFonts w:asciiTheme="minorHAnsi" w:hAnsiTheme="minorHAnsi" w:eastAsiaTheme="minorEastAsia" w:cstheme="minorBidi"/>
          <w:noProof/>
          <w:sz w:val="22"/>
          <w:szCs w:val="22"/>
          <w:lang w:val="de-DE"/>
        </w:rPr>
      </w:pPr>
      <w:hyperlink w:history="1" w:anchor="_Toc98412016">
        <w:r w:rsidRPr="003D254E">
          <w:rPr>
            <w:rStyle w:val="Hyperlink"/>
            <w:noProof/>
          </w:rPr>
          <w:t>7.11.4</w:t>
        </w:r>
        <w:r>
          <w:rPr>
            <w:rFonts w:asciiTheme="minorHAnsi" w:hAnsiTheme="minorHAnsi" w:eastAsiaTheme="minorEastAsia" w:cstheme="minorBidi"/>
            <w:noProof/>
            <w:sz w:val="22"/>
            <w:szCs w:val="22"/>
            <w:lang w:val="de-DE"/>
          </w:rPr>
          <w:tab/>
        </w:r>
        <w:r w:rsidRPr="003D254E">
          <w:rPr>
            <w:rStyle w:val="Hyperlink"/>
            <w:noProof/>
          </w:rPr>
          <w:t>Fixed default values</w:t>
        </w:r>
        <w:r>
          <w:rPr>
            <w:noProof/>
            <w:webHidden/>
          </w:rPr>
          <w:tab/>
        </w:r>
        <w:r>
          <w:rPr>
            <w:noProof/>
            <w:webHidden/>
          </w:rPr>
          <w:fldChar w:fldCharType="begin"/>
        </w:r>
        <w:r>
          <w:rPr>
            <w:noProof/>
            <w:webHidden/>
          </w:rPr>
          <w:instrText xml:space="preserve"> PAGEREF _Toc98412016 \h </w:instrText>
        </w:r>
        <w:r>
          <w:rPr>
            <w:noProof/>
            <w:webHidden/>
          </w:rPr>
        </w:r>
        <w:r>
          <w:rPr>
            <w:noProof/>
            <w:webHidden/>
          </w:rPr>
          <w:fldChar w:fldCharType="separate"/>
        </w:r>
        <w:r>
          <w:rPr>
            <w:noProof/>
            <w:webHidden/>
          </w:rPr>
          <w:t>207</w:t>
        </w:r>
        <w:r>
          <w:rPr>
            <w:noProof/>
            <w:webHidden/>
          </w:rPr>
          <w:fldChar w:fldCharType="end"/>
        </w:r>
      </w:hyperlink>
    </w:p>
    <w:p w:rsidR="00B9006E" w:rsidRDefault="00B9006E" w14:paraId="20CA3F67" w14:textId="230C7E81">
      <w:pPr>
        <w:pStyle w:val="Verzeichnis3"/>
        <w:rPr>
          <w:rFonts w:asciiTheme="minorHAnsi" w:hAnsiTheme="minorHAnsi" w:eastAsiaTheme="minorEastAsia" w:cstheme="minorBidi"/>
          <w:noProof/>
          <w:sz w:val="22"/>
          <w:szCs w:val="22"/>
          <w:lang w:val="de-DE"/>
        </w:rPr>
      </w:pPr>
      <w:hyperlink w:history="1" w:anchor="_Toc98412017">
        <w:r w:rsidRPr="003D254E">
          <w:rPr>
            <w:rStyle w:val="Hyperlink"/>
            <w:noProof/>
          </w:rPr>
          <w:t>7.11.5</w:t>
        </w:r>
        <w:r>
          <w:rPr>
            <w:rFonts w:asciiTheme="minorHAnsi" w:hAnsiTheme="minorHAnsi" w:eastAsiaTheme="minorEastAsia" w:cstheme="minorBidi"/>
            <w:noProof/>
            <w:sz w:val="22"/>
            <w:szCs w:val="22"/>
            <w:lang w:val="de-DE"/>
          </w:rPr>
          <w:tab/>
        </w:r>
        <w:r w:rsidRPr="003D254E">
          <w:rPr>
            <w:rStyle w:val="Hyperlink"/>
            <w:noProof/>
          </w:rPr>
          <w:t>DeadStock assortment</w:t>
        </w:r>
        <w:r>
          <w:rPr>
            <w:noProof/>
            <w:webHidden/>
          </w:rPr>
          <w:tab/>
        </w:r>
        <w:r>
          <w:rPr>
            <w:noProof/>
            <w:webHidden/>
          </w:rPr>
          <w:fldChar w:fldCharType="begin"/>
        </w:r>
        <w:r>
          <w:rPr>
            <w:noProof/>
            <w:webHidden/>
          </w:rPr>
          <w:instrText xml:space="preserve"> PAGEREF _Toc98412017 \h </w:instrText>
        </w:r>
        <w:r>
          <w:rPr>
            <w:noProof/>
            <w:webHidden/>
          </w:rPr>
        </w:r>
        <w:r>
          <w:rPr>
            <w:noProof/>
            <w:webHidden/>
          </w:rPr>
          <w:fldChar w:fldCharType="separate"/>
        </w:r>
        <w:r>
          <w:rPr>
            <w:noProof/>
            <w:webHidden/>
          </w:rPr>
          <w:t>207</w:t>
        </w:r>
        <w:r>
          <w:rPr>
            <w:noProof/>
            <w:webHidden/>
          </w:rPr>
          <w:fldChar w:fldCharType="end"/>
        </w:r>
      </w:hyperlink>
    </w:p>
    <w:p w:rsidR="00B9006E" w:rsidRDefault="00B9006E" w14:paraId="09EF21FF" w14:textId="50A5A595">
      <w:pPr>
        <w:pStyle w:val="Verzeichnis3"/>
        <w:rPr>
          <w:rFonts w:asciiTheme="minorHAnsi" w:hAnsiTheme="minorHAnsi" w:eastAsiaTheme="minorEastAsia" w:cstheme="minorBidi"/>
          <w:noProof/>
          <w:sz w:val="22"/>
          <w:szCs w:val="22"/>
          <w:lang w:val="de-DE"/>
        </w:rPr>
      </w:pPr>
      <w:hyperlink w:history="1" w:anchor="_Toc98412018">
        <w:r w:rsidRPr="003D254E">
          <w:rPr>
            <w:rStyle w:val="Hyperlink"/>
            <w:noProof/>
          </w:rPr>
          <w:t>7.11.6</w:t>
        </w:r>
        <w:r>
          <w:rPr>
            <w:rFonts w:asciiTheme="minorHAnsi" w:hAnsiTheme="minorHAnsi" w:eastAsiaTheme="minorEastAsia" w:cstheme="minorBidi"/>
            <w:noProof/>
            <w:sz w:val="22"/>
            <w:szCs w:val="22"/>
            <w:lang w:val="de-DE"/>
          </w:rPr>
          <w:tab/>
        </w:r>
        <w:r w:rsidRPr="003D254E">
          <w:rPr>
            <w:rStyle w:val="Hyperlink"/>
            <w:noProof/>
          </w:rPr>
          <w:t>Order archive and statistics</w:t>
        </w:r>
        <w:r>
          <w:rPr>
            <w:noProof/>
            <w:webHidden/>
          </w:rPr>
          <w:tab/>
        </w:r>
        <w:r>
          <w:rPr>
            <w:noProof/>
            <w:webHidden/>
          </w:rPr>
          <w:fldChar w:fldCharType="begin"/>
        </w:r>
        <w:r>
          <w:rPr>
            <w:noProof/>
            <w:webHidden/>
          </w:rPr>
          <w:instrText xml:space="preserve"> PAGEREF _Toc98412018 \h </w:instrText>
        </w:r>
        <w:r>
          <w:rPr>
            <w:noProof/>
            <w:webHidden/>
          </w:rPr>
        </w:r>
        <w:r>
          <w:rPr>
            <w:noProof/>
            <w:webHidden/>
          </w:rPr>
          <w:fldChar w:fldCharType="separate"/>
        </w:r>
        <w:r>
          <w:rPr>
            <w:noProof/>
            <w:webHidden/>
          </w:rPr>
          <w:t>208</w:t>
        </w:r>
        <w:r>
          <w:rPr>
            <w:noProof/>
            <w:webHidden/>
          </w:rPr>
          <w:fldChar w:fldCharType="end"/>
        </w:r>
      </w:hyperlink>
    </w:p>
    <w:p w:rsidR="00B9006E" w:rsidRDefault="00B9006E" w14:paraId="35F7E35E" w14:textId="1D6B98E6">
      <w:pPr>
        <w:pStyle w:val="Verzeichnis3"/>
        <w:rPr>
          <w:rFonts w:asciiTheme="minorHAnsi" w:hAnsiTheme="minorHAnsi" w:eastAsiaTheme="minorEastAsia" w:cstheme="minorBidi"/>
          <w:noProof/>
          <w:sz w:val="22"/>
          <w:szCs w:val="22"/>
          <w:lang w:val="de-DE"/>
        </w:rPr>
      </w:pPr>
      <w:hyperlink w:history="1" w:anchor="_Toc98412019">
        <w:r w:rsidRPr="003D254E">
          <w:rPr>
            <w:rStyle w:val="Hyperlink"/>
            <w:noProof/>
          </w:rPr>
          <w:t>7.11.7</w:t>
        </w:r>
        <w:r>
          <w:rPr>
            <w:rFonts w:asciiTheme="minorHAnsi" w:hAnsiTheme="minorHAnsi" w:eastAsiaTheme="minorEastAsia" w:cstheme="minorBidi"/>
            <w:noProof/>
            <w:sz w:val="22"/>
            <w:szCs w:val="22"/>
            <w:lang w:val="de-DE"/>
          </w:rPr>
          <w:tab/>
        </w:r>
        <w:r w:rsidRPr="003D254E">
          <w:rPr>
            <w:rStyle w:val="Hyperlink"/>
            <w:noProof/>
          </w:rPr>
          <w:t>Batch processes and mail dispatch</w:t>
        </w:r>
        <w:r>
          <w:rPr>
            <w:noProof/>
            <w:webHidden/>
          </w:rPr>
          <w:tab/>
        </w:r>
        <w:r>
          <w:rPr>
            <w:noProof/>
            <w:webHidden/>
          </w:rPr>
          <w:fldChar w:fldCharType="begin"/>
        </w:r>
        <w:r>
          <w:rPr>
            <w:noProof/>
            <w:webHidden/>
          </w:rPr>
          <w:instrText xml:space="preserve"> PAGEREF _Toc98412019 \h </w:instrText>
        </w:r>
        <w:r>
          <w:rPr>
            <w:noProof/>
            <w:webHidden/>
          </w:rPr>
        </w:r>
        <w:r>
          <w:rPr>
            <w:noProof/>
            <w:webHidden/>
          </w:rPr>
          <w:fldChar w:fldCharType="separate"/>
        </w:r>
        <w:r>
          <w:rPr>
            <w:noProof/>
            <w:webHidden/>
          </w:rPr>
          <w:t>208</w:t>
        </w:r>
        <w:r>
          <w:rPr>
            <w:noProof/>
            <w:webHidden/>
          </w:rPr>
          <w:fldChar w:fldCharType="end"/>
        </w:r>
      </w:hyperlink>
    </w:p>
    <w:p w:rsidR="00B9006E" w:rsidRDefault="00B9006E" w14:paraId="01DA5BAD" w14:textId="3DF14918">
      <w:pPr>
        <w:pStyle w:val="Verzeichnis3"/>
        <w:rPr>
          <w:rFonts w:asciiTheme="minorHAnsi" w:hAnsiTheme="minorHAnsi" w:eastAsiaTheme="minorEastAsia" w:cstheme="minorBidi"/>
          <w:noProof/>
          <w:sz w:val="22"/>
          <w:szCs w:val="22"/>
          <w:lang w:val="de-DE"/>
        </w:rPr>
      </w:pPr>
      <w:hyperlink w:history="1" w:anchor="_Toc98412020">
        <w:r w:rsidRPr="003D254E">
          <w:rPr>
            <w:rStyle w:val="Hyperlink"/>
            <w:noProof/>
          </w:rPr>
          <w:t>7.11.8</w:t>
        </w:r>
        <w:r>
          <w:rPr>
            <w:rFonts w:asciiTheme="minorHAnsi" w:hAnsiTheme="minorHAnsi" w:eastAsiaTheme="minorEastAsia" w:cstheme="minorBidi"/>
            <w:noProof/>
            <w:sz w:val="22"/>
            <w:szCs w:val="22"/>
            <w:lang w:val="de-DE"/>
          </w:rPr>
          <w:tab/>
        </w:r>
        <w:r w:rsidRPr="003D254E">
          <w:rPr>
            <w:rStyle w:val="Hyperlink"/>
            <w:noProof/>
          </w:rPr>
          <w:t>Training procedure</w:t>
        </w:r>
        <w:r>
          <w:rPr>
            <w:noProof/>
            <w:webHidden/>
          </w:rPr>
          <w:tab/>
        </w:r>
        <w:r>
          <w:rPr>
            <w:noProof/>
            <w:webHidden/>
          </w:rPr>
          <w:fldChar w:fldCharType="begin"/>
        </w:r>
        <w:r>
          <w:rPr>
            <w:noProof/>
            <w:webHidden/>
          </w:rPr>
          <w:instrText xml:space="preserve"> PAGEREF _Toc98412020 \h </w:instrText>
        </w:r>
        <w:r>
          <w:rPr>
            <w:noProof/>
            <w:webHidden/>
          </w:rPr>
        </w:r>
        <w:r>
          <w:rPr>
            <w:noProof/>
            <w:webHidden/>
          </w:rPr>
          <w:fldChar w:fldCharType="separate"/>
        </w:r>
        <w:r>
          <w:rPr>
            <w:noProof/>
            <w:webHidden/>
          </w:rPr>
          <w:t>209</w:t>
        </w:r>
        <w:r>
          <w:rPr>
            <w:noProof/>
            <w:webHidden/>
          </w:rPr>
          <w:fldChar w:fldCharType="end"/>
        </w:r>
      </w:hyperlink>
    </w:p>
    <w:p w:rsidR="00B9006E" w:rsidRDefault="00B9006E" w14:paraId="30FBBD1D" w14:textId="31BF49D6">
      <w:pPr>
        <w:pStyle w:val="Verzeichnis3"/>
        <w:rPr>
          <w:rFonts w:asciiTheme="minorHAnsi" w:hAnsiTheme="minorHAnsi" w:eastAsiaTheme="minorEastAsia" w:cstheme="minorBidi"/>
          <w:noProof/>
          <w:sz w:val="22"/>
          <w:szCs w:val="22"/>
          <w:lang w:val="de-DE"/>
        </w:rPr>
      </w:pPr>
      <w:hyperlink w:history="1" w:anchor="_Toc98412021">
        <w:r w:rsidRPr="003D254E">
          <w:rPr>
            <w:rStyle w:val="Hyperlink"/>
            <w:noProof/>
          </w:rPr>
          <w:t>7.11.9</w:t>
        </w:r>
        <w:r>
          <w:rPr>
            <w:rFonts w:asciiTheme="minorHAnsi" w:hAnsiTheme="minorHAnsi" w:eastAsiaTheme="minorEastAsia" w:cstheme="minorBidi"/>
            <w:noProof/>
            <w:sz w:val="22"/>
            <w:szCs w:val="22"/>
            <w:lang w:val="de-DE"/>
          </w:rPr>
          <w:tab/>
        </w:r>
        <w:r w:rsidRPr="003D254E">
          <w:rPr>
            <w:rStyle w:val="Hyperlink"/>
            <w:noProof/>
          </w:rPr>
          <w:t>Restrictions</w:t>
        </w:r>
        <w:r>
          <w:rPr>
            <w:noProof/>
            <w:webHidden/>
          </w:rPr>
          <w:tab/>
        </w:r>
        <w:r>
          <w:rPr>
            <w:noProof/>
            <w:webHidden/>
          </w:rPr>
          <w:fldChar w:fldCharType="begin"/>
        </w:r>
        <w:r>
          <w:rPr>
            <w:noProof/>
            <w:webHidden/>
          </w:rPr>
          <w:instrText xml:space="preserve"> PAGEREF _Toc98412021 \h </w:instrText>
        </w:r>
        <w:r>
          <w:rPr>
            <w:noProof/>
            <w:webHidden/>
          </w:rPr>
        </w:r>
        <w:r>
          <w:rPr>
            <w:noProof/>
            <w:webHidden/>
          </w:rPr>
          <w:fldChar w:fldCharType="separate"/>
        </w:r>
        <w:r>
          <w:rPr>
            <w:noProof/>
            <w:webHidden/>
          </w:rPr>
          <w:t>209</w:t>
        </w:r>
        <w:r>
          <w:rPr>
            <w:noProof/>
            <w:webHidden/>
          </w:rPr>
          <w:fldChar w:fldCharType="end"/>
        </w:r>
      </w:hyperlink>
    </w:p>
    <w:p w:rsidR="00B9006E" w:rsidRDefault="00B9006E" w14:paraId="4492BD08" w14:textId="7103ADB4">
      <w:pPr>
        <w:pStyle w:val="Verzeichnis2"/>
        <w:rPr>
          <w:rFonts w:asciiTheme="minorHAnsi" w:hAnsiTheme="minorHAnsi" w:eastAsiaTheme="minorEastAsia" w:cstheme="minorBidi"/>
          <w:noProof/>
          <w:sz w:val="22"/>
          <w:szCs w:val="22"/>
          <w:lang w:val="de-DE"/>
        </w:rPr>
      </w:pPr>
      <w:hyperlink w:history="1" w:anchor="_Toc98412022">
        <w:r w:rsidRPr="003D254E">
          <w:rPr>
            <w:rStyle w:val="Hyperlink"/>
            <w:noProof/>
          </w:rPr>
          <w:t>7.12</w:t>
        </w:r>
        <w:r>
          <w:rPr>
            <w:rFonts w:asciiTheme="minorHAnsi" w:hAnsiTheme="minorHAnsi" w:eastAsiaTheme="minorEastAsia" w:cstheme="minorBidi"/>
            <w:noProof/>
            <w:sz w:val="22"/>
            <w:szCs w:val="22"/>
            <w:lang w:val="de-DE"/>
          </w:rPr>
          <w:tab/>
        </w:r>
        <w:r w:rsidRPr="003D254E">
          <w:rPr>
            <w:rStyle w:val="Hyperlink"/>
            <w:noProof/>
          </w:rPr>
          <w:t>Automatic cleaning of the business partner lists</w:t>
        </w:r>
        <w:r>
          <w:rPr>
            <w:noProof/>
            <w:webHidden/>
          </w:rPr>
          <w:tab/>
        </w:r>
        <w:r>
          <w:rPr>
            <w:noProof/>
            <w:webHidden/>
          </w:rPr>
          <w:fldChar w:fldCharType="begin"/>
        </w:r>
        <w:r>
          <w:rPr>
            <w:noProof/>
            <w:webHidden/>
          </w:rPr>
          <w:instrText xml:space="preserve"> PAGEREF _Toc98412022 \h </w:instrText>
        </w:r>
        <w:r>
          <w:rPr>
            <w:noProof/>
            <w:webHidden/>
          </w:rPr>
        </w:r>
        <w:r>
          <w:rPr>
            <w:noProof/>
            <w:webHidden/>
          </w:rPr>
          <w:fldChar w:fldCharType="separate"/>
        </w:r>
        <w:r>
          <w:rPr>
            <w:noProof/>
            <w:webHidden/>
          </w:rPr>
          <w:t>210</w:t>
        </w:r>
        <w:r>
          <w:rPr>
            <w:noProof/>
            <w:webHidden/>
          </w:rPr>
          <w:fldChar w:fldCharType="end"/>
        </w:r>
      </w:hyperlink>
    </w:p>
    <w:p w:rsidR="00B9006E" w:rsidRDefault="00B9006E" w14:paraId="4C6AAEED" w14:textId="5821B9C8">
      <w:pPr>
        <w:pStyle w:val="Verzeichnis2"/>
        <w:rPr>
          <w:rFonts w:asciiTheme="minorHAnsi" w:hAnsiTheme="minorHAnsi" w:eastAsiaTheme="minorEastAsia" w:cstheme="minorBidi"/>
          <w:noProof/>
          <w:sz w:val="22"/>
          <w:szCs w:val="22"/>
          <w:lang w:val="de-DE"/>
        </w:rPr>
      </w:pPr>
      <w:hyperlink w:history="1" w:anchor="_Toc98412023">
        <w:r w:rsidRPr="003D254E">
          <w:rPr>
            <w:rStyle w:val="Hyperlink"/>
            <w:noProof/>
          </w:rPr>
          <w:t>7.13</w:t>
        </w:r>
        <w:r>
          <w:rPr>
            <w:rFonts w:asciiTheme="minorHAnsi" w:hAnsiTheme="minorHAnsi" w:eastAsiaTheme="minorEastAsia" w:cstheme="minorBidi"/>
            <w:noProof/>
            <w:sz w:val="22"/>
            <w:szCs w:val="22"/>
            <w:lang w:val="de-DE"/>
          </w:rPr>
          <w:tab/>
        </w:r>
        <w:r w:rsidRPr="003D254E">
          <w:rPr>
            <w:rStyle w:val="Hyperlink"/>
            <w:noProof/>
          </w:rPr>
          <w:t>D2D Checkorders and delivery requests</w:t>
        </w:r>
        <w:r>
          <w:rPr>
            <w:noProof/>
            <w:webHidden/>
          </w:rPr>
          <w:tab/>
        </w:r>
        <w:r>
          <w:rPr>
            <w:noProof/>
            <w:webHidden/>
          </w:rPr>
          <w:fldChar w:fldCharType="begin"/>
        </w:r>
        <w:r>
          <w:rPr>
            <w:noProof/>
            <w:webHidden/>
          </w:rPr>
          <w:instrText xml:space="preserve"> PAGEREF _Toc98412023 \h </w:instrText>
        </w:r>
        <w:r>
          <w:rPr>
            <w:noProof/>
            <w:webHidden/>
          </w:rPr>
        </w:r>
        <w:r>
          <w:rPr>
            <w:noProof/>
            <w:webHidden/>
          </w:rPr>
          <w:fldChar w:fldCharType="separate"/>
        </w:r>
        <w:r>
          <w:rPr>
            <w:noProof/>
            <w:webHidden/>
          </w:rPr>
          <w:t>210</w:t>
        </w:r>
        <w:r>
          <w:rPr>
            <w:noProof/>
            <w:webHidden/>
          </w:rPr>
          <w:fldChar w:fldCharType="end"/>
        </w:r>
      </w:hyperlink>
    </w:p>
    <w:p w:rsidR="00B9006E" w:rsidRDefault="00B9006E" w14:paraId="33C59DD4" w14:textId="6FC14B11">
      <w:pPr>
        <w:pStyle w:val="Verzeichnis1"/>
        <w:rPr>
          <w:rFonts w:asciiTheme="minorHAnsi" w:hAnsiTheme="minorHAnsi" w:eastAsiaTheme="minorEastAsia" w:cstheme="minorBidi"/>
          <w:noProof/>
          <w:sz w:val="22"/>
          <w:szCs w:val="22"/>
          <w:lang w:val="de-DE"/>
        </w:rPr>
      </w:pPr>
      <w:hyperlink w:history="1" w:anchor="_Toc98412024">
        <w:r w:rsidRPr="003D254E">
          <w:rPr>
            <w:rStyle w:val="Hyperlink"/>
            <w:noProof/>
          </w:rPr>
          <w:t>8</w:t>
        </w:r>
        <w:r>
          <w:rPr>
            <w:rFonts w:asciiTheme="minorHAnsi" w:hAnsiTheme="minorHAnsi" w:eastAsiaTheme="minorEastAsia" w:cstheme="minorBidi"/>
            <w:noProof/>
            <w:sz w:val="22"/>
            <w:szCs w:val="22"/>
            <w:lang w:val="de-DE"/>
          </w:rPr>
          <w:tab/>
        </w:r>
        <w:r w:rsidRPr="003D254E">
          <w:rPr>
            <w:rStyle w:val="Hyperlink"/>
            <w:noProof/>
          </w:rPr>
          <w:t>Specification of the system interfaces</w:t>
        </w:r>
        <w:r>
          <w:rPr>
            <w:noProof/>
            <w:webHidden/>
          </w:rPr>
          <w:tab/>
        </w:r>
        <w:r>
          <w:rPr>
            <w:noProof/>
            <w:webHidden/>
          </w:rPr>
          <w:fldChar w:fldCharType="begin"/>
        </w:r>
        <w:r>
          <w:rPr>
            <w:noProof/>
            <w:webHidden/>
          </w:rPr>
          <w:instrText xml:space="preserve"> PAGEREF _Toc98412024 \h </w:instrText>
        </w:r>
        <w:r>
          <w:rPr>
            <w:noProof/>
            <w:webHidden/>
          </w:rPr>
        </w:r>
        <w:r>
          <w:rPr>
            <w:noProof/>
            <w:webHidden/>
          </w:rPr>
          <w:fldChar w:fldCharType="separate"/>
        </w:r>
        <w:r>
          <w:rPr>
            <w:noProof/>
            <w:webHidden/>
          </w:rPr>
          <w:t>211</w:t>
        </w:r>
        <w:r>
          <w:rPr>
            <w:noProof/>
            <w:webHidden/>
          </w:rPr>
          <w:fldChar w:fldCharType="end"/>
        </w:r>
      </w:hyperlink>
    </w:p>
    <w:p w:rsidR="00B9006E" w:rsidRDefault="00B9006E" w14:paraId="3F449ECA" w14:textId="29FFA721">
      <w:pPr>
        <w:pStyle w:val="Verzeichnis2"/>
        <w:rPr>
          <w:rFonts w:asciiTheme="minorHAnsi" w:hAnsiTheme="minorHAnsi" w:eastAsiaTheme="minorEastAsia" w:cstheme="minorBidi"/>
          <w:noProof/>
          <w:sz w:val="22"/>
          <w:szCs w:val="22"/>
          <w:lang w:val="de-DE"/>
        </w:rPr>
      </w:pPr>
      <w:hyperlink w:history="1" w:anchor="_Toc98412025">
        <w:r w:rsidRPr="003D254E">
          <w:rPr>
            <w:rStyle w:val="Hyperlink"/>
            <w:noProof/>
          </w:rPr>
          <w:t>8.1</w:t>
        </w:r>
        <w:r>
          <w:rPr>
            <w:rFonts w:asciiTheme="minorHAnsi" w:hAnsiTheme="minorHAnsi" w:eastAsiaTheme="minorEastAsia" w:cstheme="minorBidi"/>
            <w:noProof/>
            <w:sz w:val="22"/>
            <w:szCs w:val="22"/>
            <w:lang w:val="de-DE"/>
          </w:rPr>
          <w:tab/>
        </w:r>
        <w:r w:rsidRPr="003D254E">
          <w:rPr>
            <w:rStyle w:val="Hyperlink"/>
            <w:noProof/>
          </w:rPr>
          <w:t>Input interfaces</w:t>
        </w:r>
        <w:r>
          <w:rPr>
            <w:noProof/>
            <w:webHidden/>
          </w:rPr>
          <w:tab/>
        </w:r>
        <w:r>
          <w:rPr>
            <w:noProof/>
            <w:webHidden/>
          </w:rPr>
          <w:fldChar w:fldCharType="begin"/>
        </w:r>
        <w:r>
          <w:rPr>
            <w:noProof/>
            <w:webHidden/>
          </w:rPr>
          <w:instrText xml:space="preserve"> PAGEREF _Toc98412025 \h </w:instrText>
        </w:r>
        <w:r>
          <w:rPr>
            <w:noProof/>
            <w:webHidden/>
          </w:rPr>
        </w:r>
        <w:r>
          <w:rPr>
            <w:noProof/>
            <w:webHidden/>
          </w:rPr>
          <w:fldChar w:fldCharType="separate"/>
        </w:r>
        <w:r>
          <w:rPr>
            <w:noProof/>
            <w:webHidden/>
          </w:rPr>
          <w:t>211</w:t>
        </w:r>
        <w:r>
          <w:rPr>
            <w:noProof/>
            <w:webHidden/>
          </w:rPr>
          <w:fldChar w:fldCharType="end"/>
        </w:r>
      </w:hyperlink>
    </w:p>
    <w:p w:rsidR="00B9006E" w:rsidRDefault="00B9006E" w14:paraId="468C7DE1" w14:textId="0113331A">
      <w:pPr>
        <w:pStyle w:val="Verzeichnis2"/>
        <w:rPr>
          <w:rFonts w:asciiTheme="minorHAnsi" w:hAnsiTheme="minorHAnsi" w:eastAsiaTheme="minorEastAsia" w:cstheme="minorBidi"/>
          <w:noProof/>
          <w:sz w:val="22"/>
          <w:szCs w:val="22"/>
          <w:lang w:val="de-DE"/>
        </w:rPr>
      </w:pPr>
      <w:hyperlink w:history="1" w:anchor="_Toc98412026">
        <w:r w:rsidRPr="003D254E">
          <w:rPr>
            <w:rStyle w:val="Hyperlink"/>
            <w:noProof/>
          </w:rPr>
          <w:t>8.2</w:t>
        </w:r>
        <w:r>
          <w:rPr>
            <w:rFonts w:asciiTheme="minorHAnsi" w:hAnsiTheme="minorHAnsi" w:eastAsiaTheme="minorEastAsia" w:cstheme="minorBidi"/>
            <w:noProof/>
            <w:sz w:val="22"/>
            <w:szCs w:val="22"/>
            <w:lang w:val="de-DE"/>
          </w:rPr>
          <w:tab/>
        </w:r>
        <w:r w:rsidRPr="003D254E">
          <w:rPr>
            <w:rStyle w:val="Hyperlink"/>
            <w:noProof/>
          </w:rPr>
          <w:t>Output interfaces</w:t>
        </w:r>
        <w:r>
          <w:rPr>
            <w:noProof/>
            <w:webHidden/>
          </w:rPr>
          <w:tab/>
        </w:r>
        <w:r>
          <w:rPr>
            <w:noProof/>
            <w:webHidden/>
          </w:rPr>
          <w:fldChar w:fldCharType="begin"/>
        </w:r>
        <w:r>
          <w:rPr>
            <w:noProof/>
            <w:webHidden/>
          </w:rPr>
          <w:instrText xml:space="preserve"> PAGEREF _Toc98412026 \h </w:instrText>
        </w:r>
        <w:r>
          <w:rPr>
            <w:noProof/>
            <w:webHidden/>
          </w:rPr>
        </w:r>
        <w:r>
          <w:rPr>
            <w:noProof/>
            <w:webHidden/>
          </w:rPr>
          <w:fldChar w:fldCharType="separate"/>
        </w:r>
        <w:r>
          <w:rPr>
            <w:noProof/>
            <w:webHidden/>
          </w:rPr>
          <w:t>211</w:t>
        </w:r>
        <w:r>
          <w:rPr>
            <w:noProof/>
            <w:webHidden/>
          </w:rPr>
          <w:fldChar w:fldCharType="end"/>
        </w:r>
      </w:hyperlink>
    </w:p>
    <w:p w:rsidR="00B9006E" w:rsidRDefault="00B9006E" w14:paraId="16C5FA0E" w14:textId="0E761EC8">
      <w:pPr>
        <w:pStyle w:val="Verzeichnis3"/>
        <w:rPr>
          <w:rFonts w:asciiTheme="minorHAnsi" w:hAnsiTheme="minorHAnsi" w:eastAsiaTheme="minorEastAsia" w:cstheme="minorBidi"/>
          <w:noProof/>
          <w:sz w:val="22"/>
          <w:szCs w:val="22"/>
          <w:lang w:val="de-DE"/>
        </w:rPr>
      </w:pPr>
      <w:hyperlink w:history="1" w:anchor="_Toc98412027">
        <w:r w:rsidRPr="003D254E">
          <w:rPr>
            <w:rStyle w:val="Hyperlink"/>
            <w:noProof/>
          </w:rPr>
          <w:t>8.2.1</w:t>
        </w:r>
        <w:r>
          <w:rPr>
            <w:rFonts w:asciiTheme="minorHAnsi" w:hAnsiTheme="minorHAnsi" w:eastAsiaTheme="minorEastAsia" w:cstheme="minorBidi"/>
            <w:noProof/>
            <w:sz w:val="22"/>
            <w:szCs w:val="22"/>
            <w:lang w:val="de-DE"/>
          </w:rPr>
          <w:tab/>
        </w:r>
        <w:r w:rsidRPr="003D254E">
          <w:rPr>
            <w:rStyle w:val="Hyperlink"/>
            <w:noProof/>
          </w:rPr>
          <w:t>UPS interface (MBVD partner store)</w:t>
        </w:r>
        <w:r>
          <w:rPr>
            <w:noProof/>
            <w:webHidden/>
          </w:rPr>
          <w:tab/>
        </w:r>
        <w:r>
          <w:rPr>
            <w:noProof/>
            <w:webHidden/>
          </w:rPr>
          <w:fldChar w:fldCharType="begin"/>
        </w:r>
        <w:r>
          <w:rPr>
            <w:noProof/>
            <w:webHidden/>
          </w:rPr>
          <w:instrText xml:space="preserve"> PAGEREF _Toc98412027 \h </w:instrText>
        </w:r>
        <w:r>
          <w:rPr>
            <w:noProof/>
            <w:webHidden/>
          </w:rPr>
        </w:r>
        <w:r>
          <w:rPr>
            <w:noProof/>
            <w:webHidden/>
          </w:rPr>
          <w:fldChar w:fldCharType="separate"/>
        </w:r>
        <w:r>
          <w:rPr>
            <w:noProof/>
            <w:webHidden/>
          </w:rPr>
          <w:t>211</w:t>
        </w:r>
        <w:r>
          <w:rPr>
            <w:noProof/>
            <w:webHidden/>
          </w:rPr>
          <w:fldChar w:fldCharType="end"/>
        </w:r>
      </w:hyperlink>
    </w:p>
    <w:p w:rsidR="00B9006E" w:rsidRDefault="00B9006E" w14:paraId="4416B258" w14:textId="42BBE840">
      <w:pPr>
        <w:pStyle w:val="Verzeichnis1"/>
        <w:rPr>
          <w:rFonts w:asciiTheme="minorHAnsi" w:hAnsiTheme="minorHAnsi" w:eastAsiaTheme="minorEastAsia" w:cstheme="minorBidi"/>
          <w:noProof/>
          <w:sz w:val="22"/>
          <w:szCs w:val="22"/>
          <w:lang w:val="de-DE"/>
        </w:rPr>
      </w:pPr>
      <w:hyperlink w:history="1" w:anchor="_Toc98412028">
        <w:r w:rsidRPr="003D254E">
          <w:rPr>
            <w:rStyle w:val="Hyperlink"/>
            <w:noProof/>
          </w:rPr>
          <w:t>9</w:t>
        </w:r>
        <w:r>
          <w:rPr>
            <w:rFonts w:asciiTheme="minorHAnsi" w:hAnsiTheme="minorHAnsi" w:eastAsiaTheme="minorEastAsia" w:cstheme="minorBidi"/>
            <w:noProof/>
            <w:sz w:val="22"/>
            <w:szCs w:val="22"/>
            <w:lang w:val="de-DE"/>
          </w:rPr>
          <w:tab/>
        </w:r>
        <w:r w:rsidRPr="003D254E">
          <w:rPr>
            <w:rStyle w:val="Hyperlink"/>
            <w:noProof/>
          </w:rPr>
          <w:t>Data migration specification</w:t>
        </w:r>
        <w:r>
          <w:rPr>
            <w:noProof/>
            <w:webHidden/>
          </w:rPr>
          <w:tab/>
        </w:r>
        <w:r>
          <w:rPr>
            <w:noProof/>
            <w:webHidden/>
          </w:rPr>
          <w:fldChar w:fldCharType="begin"/>
        </w:r>
        <w:r>
          <w:rPr>
            <w:noProof/>
            <w:webHidden/>
          </w:rPr>
          <w:instrText xml:space="preserve"> PAGEREF _Toc98412028 \h </w:instrText>
        </w:r>
        <w:r>
          <w:rPr>
            <w:noProof/>
            <w:webHidden/>
          </w:rPr>
        </w:r>
        <w:r>
          <w:rPr>
            <w:noProof/>
            <w:webHidden/>
          </w:rPr>
          <w:fldChar w:fldCharType="separate"/>
        </w:r>
        <w:r>
          <w:rPr>
            <w:noProof/>
            <w:webHidden/>
          </w:rPr>
          <w:t>214</w:t>
        </w:r>
        <w:r>
          <w:rPr>
            <w:noProof/>
            <w:webHidden/>
          </w:rPr>
          <w:fldChar w:fldCharType="end"/>
        </w:r>
      </w:hyperlink>
    </w:p>
    <w:p w:rsidR="00B9006E" w:rsidRDefault="00B9006E" w14:paraId="35C4A9D8" w14:textId="4B2CF2C0">
      <w:pPr>
        <w:pStyle w:val="Verzeichnis2"/>
        <w:rPr>
          <w:rFonts w:asciiTheme="minorHAnsi" w:hAnsiTheme="minorHAnsi" w:eastAsiaTheme="minorEastAsia" w:cstheme="minorBidi"/>
          <w:noProof/>
          <w:sz w:val="22"/>
          <w:szCs w:val="22"/>
          <w:lang w:val="de-DE"/>
        </w:rPr>
      </w:pPr>
      <w:hyperlink w:history="1" w:anchor="_Toc98412029">
        <w:r w:rsidRPr="003D254E">
          <w:rPr>
            <w:rStyle w:val="Hyperlink"/>
            <w:noProof/>
          </w:rPr>
          <w:t>9.1</w:t>
        </w:r>
        <w:r>
          <w:rPr>
            <w:rFonts w:asciiTheme="minorHAnsi" w:hAnsiTheme="minorHAnsi" w:eastAsiaTheme="minorEastAsia" w:cstheme="minorBidi"/>
            <w:noProof/>
            <w:sz w:val="22"/>
            <w:szCs w:val="22"/>
            <w:lang w:val="de-DE"/>
          </w:rPr>
          <w:tab/>
        </w:r>
        <w:r w:rsidRPr="003D254E">
          <w:rPr>
            <w:rStyle w:val="Hyperlink"/>
            <w:noProof/>
          </w:rPr>
          <w:t>Initialization of the part number in the input format</w:t>
        </w:r>
        <w:r>
          <w:rPr>
            <w:noProof/>
            <w:webHidden/>
          </w:rPr>
          <w:tab/>
        </w:r>
        <w:r>
          <w:rPr>
            <w:noProof/>
            <w:webHidden/>
          </w:rPr>
          <w:fldChar w:fldCharType="begin"/>
        </w:r>
        <w:r>
          <w:rPr>
            <w:noProof/>
            <w:webHidden/>
          </w:rPr>
          <w:instrText xml:space="preserve"> PAGEREF _Toc98412029 \h </w:instrText>
        </w:r>
        <w:r>
          <w:rPr>
            <w:noProof/>
            <w:webHidden/>
          </w:rPr>
        </w:r>
        <w:r>
          <w:rPr>
            <w:noProof/>
            <w:webHidden/>
          </w:rPr>
          <w:fldChar w:fldCharType="separate"/>
        </w:r>
        <w:r>
          <w:rPr>
            <w:noProof/>
            <w:webHidden/>
          </w:rPr>
          <w:t>214</w:t>
        </w:r>
        <w:r>
          <w:rPr>
            <w:noProof/>
            <w:webHidden/>
          </w:rPr>
          <w:fldChar w:fldCharType="end"/>
        </w:r>
      </w:hyperlink>
    </w:p>
    <w:p w:rsidR="00B9006E" w:rsidRDefault="00B9006E" w14:paraId="54B48F12" w14:textId="5BBAD6F0">
      <w:pPr>
        <w:pStyle w:val="Verzeichnis2"/>
        <w:rPr>
          <w:rFonts w:asciiTheme="minorHAnsi" w:hAnsiTheme="minorHAnsi" w:eastAsiaTheme="minorEastAsia" w:cstheme="minorBidi"/>
          <w:noProof/>
          <w:sz w:val="22"/>
          <w:szCs w:val="22"/>
          <w:lang w:val="de-DE"/>
        </w:rPr>
      </w:pPr>
      <w:hyperlink w:history="1" w:anchor="_Toc98412030">
        <w:r w:rsidRPr="003D254E">
          <w:rPr>
            <w:rStyle w:val="Hyperlink"/>
            <w:noProof/>
          </w:rPr>
          <w:t>9.2</w:t>
        </w:r>
        <w:r>
          <w:rPr>
            <w:rFonts w:asciiTheme="minorHAnsi" w:hAnsiTheme="minorHAnsi" w:eastAsiaTheme="minorEastAsia" w:cstheme="minorBidi"/>
            <w:noProof/>
            <w:sz w:val="22"/>
            <w:szCs w:val="22"/>
            <w:lang w:val="de-DE"/>
          </w:rPr>
          <w:tab/>
        </w:r>
        <w:r w:rsidRPr="003D254E">
          <w:rPr>
            <w:rStyle w:val="Hyperlink"/>
            <w:noProof/>
          </w:rPr>
          <w:t>Initialization of the PSG customer number</w:t>
        </w:r>
        <w:r>
          <w:rPr>
            <w:noProof/>
            <w:webHidden/>
          </w:rPr>
          <w:tab/>
        </w:r>
        <w:r>
          <w:rPr>
            <w:noProof/>
            <w:webHidden/>
          </w:rPr>
          <w:fldChar w:fldCharType="begin"/>
        </w:r>
        <w:r>
          <w:rPr>
            <w:noProof/>
            <w:webHidden/>
          </w:rPr>
          <w:instrText xml:space="preserve"> PAGEREF _Toc98412030 \h </w:instrText>
        </w:r>
        <w:r>
          <w:rPr>
            <w:noProof/>
            <w:webHidden/>
          </w:rPr>
        </w:r>
        <w:r>
          <w:rPr>
            <w:noProof/>
            <w:webHidden/>
          </w:rPr>
          <w:fldChar w:fldCharType="separate"/>
        </w:r>
        <w:r>
          <w:rPr>
            <w:noProof/>
            <w:webHidden/>
          </w:rPr>
          <w:t>214</w:t>
        </w:r>
        <w:r>
          <w:rPr>
            <w:noProof/>
            <w:webHidden/>
          </w:rPr>
          <w:fldChar w:fldCharType="end"/>
        </w:r>
      </w:hyperlink>
    </w:p>
    <w:p w:rsidR="00B9006E" w:rsidRDefault="00B9006E" w14:paraId="2DE189F2" w14:textId="3DD4BB89">
      <w:pPr>
        <w:pStyle w:val="Verzeichnis2"/>
        <w:rPr>
          <w:rFonts w:asciiTheme="minorHAnsi" w:hAnsiTheme="minorHAnsi" w:eastAsiaTheme="minorEastAsia" w:cstheme="minorBidi"/>
          <w:noProof/>
          <w:sz w:val="22"/>
          <w:szCs w:val="22"/>
          <w:lang w:val="de-DE"/>
        </w:rPr>
      </w:pPr>
      <w:hyperlink w:history="1" w:anchor="_Toc98412031">
        <w:r w:rsidRPr="003D254E">
          <w:rPr>
            <w:rStyle w:val="Hyperlink"/>
            <w:noProof/>
          </w:rPr>
          <w:t>9.3</w:t>
        </w:r>
        <w:r>
          <w:rPr>
            <w:rFonts w:asciiTheme="minorHAnsi" w:hAnsiTheme="minorHAnsi" w:eastAsiaTheme="minorEastAsia" w:cstheme="minorBidi"/>
            <w:noProof/>
            <w:sz w:val="22"/>
            <w:szCs w:val="22"/>
            <w:lang w:val="de-DE"/>
          </w:rPr>
          <w:tab/>
        </w:r>
        <w:r w:rsidRPr="003D254E">
          <w:rPr>
            <w:rStyle w:val="Hyperlink"/>
            <w:noProof/>
          </w:rPr>
          <w:t>D2D process</w:t>
        </w:r>
        <w:r>
          <w:rPr>
            <w:noProof/>
            <w:webHidden/>
          </w:rPr>
          <w:tab/>
        </w:r>
        <w:r>
          <w:rPr>
            <w:noProof/>
            <w:webHidden/>
          </w:rPr>
          <w:fldChar w:fldCharType="begin"/>
        </w:r>
        <w:r>
          <w:rPr>
            <w:noProof/>
            <w:webHidden/>
          </w:rPr>
          <w:instrText xml:space="preserve"> PAGEREF _Toc98412031 \h </w:instrText>
        </w:r>
        <w:r>
          <w:rPr>
            <w:noProof/>
            <w:webHidden/>
          </w:rPr>
        </w:r>
        <w:r>
          <w:rPr>
            <w:noProof/>
            <w:webHidden/>
          </w:rPr>
          <w:fldChar w:fldCharType="separate"/>
        </w:r>
        <w:r>
          <w:rPr>
            <w:noProof/>
            <w:webHidden/>
          </w:rPr>
          <w:t>214</w:t>
        </w:r>
        <w:r>
          <w:rPr>
            <w:noProof/>
            <w:webHidden/>
          </w:rPr>
          <w:fldChar w:fldCharType="end"/>
        </w:r>
      </w:hyperlink>
    </w:p>
    <w:p w:rsidR="00B9006E" w:rsidRDefault="00B9006E" w14:paraId="4075CBAD" w14:textId="1A25CD9F">
      <w:pPr>
        <w:pStyle w:val="Verzeichnis1"/>
        <w:rPr>
          <w:rFonts w:asciiTheme="minorHAnsi" w:hAnsiTheme="minorHAnsi" w:eastAsiaTheme="minorEastAsia" w:cstheme="minorBidi"/>
          <w:noProof/>
          <w:sz w:val="22"/>
          <w:szCs w:val="22"/>
          <w:lang w:val="de-DE"/>
        </w:rPr>
      </w:pPr>
      <w:hyperlink w:history="1" w:anchor="_Toc98412032">
        <w:r w:rsidRPr="003D254E">
          <w:rPr>
            <w:rStyle w:val="Hyperlink"/>
            <w:noProof/>
          </w:rPr>
          <w:t>A</w:t>
        </w:r>
        <w:r>
          <w:rPr>
            <w:rFonts w:asciiTheme="minorHAnsi" w:hAnsiTheme="minorHAnsi" w:eastAsiaTheme="minorEastAsia" w:cstheme="minorBidi"/>
            <w:noProof/>
            <w:sz w:val="22"/>
            <w:szCs w:val="22"/>
            <w:lang w:val="de-DE"/>
          </w:rPr>
          <w:tab/>
        </w:r>
        <w:r w:rsidRPr="003D254E">
          <w:rPr>
            <w:rStyle w:val="Hyperlink"/>
            <w:noProof/>
          </w:rPr>
          <w:t>Extensions for further levels</w:t>
        </w:r>
        <w:r>
          <w:rPr>
            <w:noProof/>
            <w:webHidden/>
          </w:rPr>
          <w:tab/>
        </w:r>
        <w:r>
          <w:rPr>
            <w:noProof/>
            <w:webHidden/>
          </w:rPr>
          <w:fldChar w:fldCharType="begin"/>
        </w:r>
        <w:r>
          <w:rPr>
            <w:noProof/>
            <w:webHidden/>
          </w:rPr>
          <w:instrText xml:space="preserve"> PAGEREF _Toc98412032 \h </w:instrText>
        </w:r>
        <w:r>
          <w:rPr>
            <w:noProof/>
            <w:webHidden/>
          </w:rPr>
        </w:r>
        <w:r>
          <w:rPr>
            <w:noProof/>
            <w:webHidden/>
          </w:rPr>
          <w:fldChar w:fldCharType="separate"/>
        </w:r>
        <w:r>
          <w:rPr>
            <w:noProof/>
            <w:webHidden/>
          </w:rPr>
          <w:t>215</w:t>
        </w:r>
        <w:r>
          <w:rPr>
            <w:noProof/>
            <w:webHidden/>
          </w:rPr>
          <w:fldChar w:fldCharType="end"/>
        </w:r>
      </w:hyperlink>
    </w:p>
    <w:p w:rsidR="00B9006E" w:rsidRDefault="00B9006E" w14:paraId="02137F9F" w14:textId="5C378E1C">
      <w:pPr>
        <w:pStyle w:val="Verzeichnis1"/>
        <w:rPr>
          <w:rFonts w:asciiTheme="minorHAnsi" w:hAnsiTheme="minorHAnsi" w:eastAsiaTheme="minorEastAsia" w:cstheme="minorBidi"/>
          <w:noProof/>
          <w:sz w:val="22"/>
          <w:szCs w:val="22"/>
          <w:lang w:val="de-DE"/>
        </w:rPr>
      </w:pPr>
      <w:hyperlink w:history="1" w:anchor="_Toc98412033">
        <w:r w:rsidRPr="003D254E">
          <w:rPr>
            <w:rStyle w:val="Hyperlink"/>
            <w:noProof/>
          </w:rPr>
          <w:t>B</w:t>
        </w:r>
        <w:r>
          <w:rPr>
            <w:rFonts w:asciiTheme="minorHAnsi" w:hAnsiTheme="minorHAnsi" w:eastAsiaTheme="minorEastAsia" w:cstheme="minorBidi"/>
            <w:noProof/>
            <w:sz w:val="22"/>
            <w:szCs w:val="22"/>
            <w:lang w:val="de-DE"/>
          </w:rPr>
          <w:tab/>
        </w:r>
        <w:r w:rsidRPr="003D254E">
          <w:rPr>
            <w:rStyle w:val="Hyperlink"/>
            <w:noProof/>
          </w:rPr>
          <w:t>Supplied documents</w:t>
        </w:r>
        <w:r>
          <w:rPr>
            <w:noProof/>
            <w:webHidden/>
          </w:rPr>
          <w:tab/>
        </w:r>
        <w:r>
          <w:rPr>
            <w:noProof/>
            <w:webHidden/>
          </w:rPr>
          <w:fldChar w:fldCharType="begin"/>
        </w:r>
        <w:r>
          <w:rPr>
            <w:noProof/>
            <w:webHidden/>
          </w:rPr>
          <w:instrText xml:space="preserve"> PAGEREF _Toc98412033 \h </w:instrText>
        </w:r>
        <w:r>
          <w:rPr>
            <w:noProof/>
            <w:webHidden/>
          </w:rPr>
        </w:r>
        <w:r>
          <w:rPr>
            <w:noProof/>
            <w:webHidden/>
          </w:rPr>
          <w:fldChar w:fldCharType="separate"/>
        </w:r>
        <w:r>
          <w:rPr>
            <w:noProof/>
            <w:webHidden/>
          </w:rPr>
          <w:t>217</w:t>
        </w:r>
        <w:r>
          <w:rPr>
            <w:noProof/>
            <w:webHidden/>
          </w:rPr>
          <w:fldChar w:fldCharType="end"/>
        </w:r>
      </w:hyperlink>
    </w:p>
    <w:p w:rsidRPr="00EA156F" w:rsidR="00EA156F" w:rsidP="00410214" w:rsidRDefault="002B5CB6" w14:paraId="5276F08F" w14:textId="4113AD16">
      <w:r w:rsidRPr="009241C1">
        <w:rPr>
          <w:sz w:val="20"/>
        </w:rPr>
        <w:fldChar w:fldCharType="end"/>
      </w:r>
    </w:p>
    <w:p w:rsidRPr="00B9006E" w:rsidR="00F30557" w:rsidRDefault="00D00C37" w14:paraId="7889C15E" w14:textId="77777777">
      <w:pPr>
        <w:pStyle w:val="TOCHeading1"/>
        <w:rPr>
          <w:color w:val="auto"/>
        </w:rPr>
      </w:pPr>
      <w:bookmarkStart w:name="_Toc255471085" w:id="16"/>
      <w:r w:rsidRPr="00B9006E">
        <w:rPr>
          <w:color w:val="auto"/>
        </w:rPr>
        <w:lastRenderedPageBreak/>
        <w:t>List of Figures</w:t>
      </w:r>
      <w:bookmarkEnd w:id="16"/>
    </w:p>
    <w:p w:rsidRPr="00B9006E" w:rsidR="00B9006E" w:rsidRDefault="002B5CB6" w14:paraId="27BDAA46" w14:textId="2DCC7121">
      <w:pPr>
        <w:pStyle w:val="Abbildungsverzeichnis"/>
        <w:tabs>
          <w:tab w:val="right" w:leader="dot" w:pos="9338"/>
        </w:tabs>
        <w:rPr>
          <w:rFonts w:asciiTheme="minorHAnsi" w:hAnsiTheme="minorHAnsi" w:eastAsiaTheme="minorEastAsia" w:cstheme="minorBidi"/>
          <w:noProof/>
          <w:sz w:val="22"/>
          <w:szCs w:val="22"/>
        </w:rPr>
      </w:pPr>
      <w:r w:rsidRPr="009241C1">
        <w:fldChar w:fldCharType="begin"/>
      </w:r>
      <w:r w:rsidRPr="00B9006E" w:rsidR="002C1776">
        <w:instrText xml:space="preserve"> TOC \c "Abbildung" </w:instrText>
      </w:r>
      <w:r w:rsidRPr="009241C1">
        <w:fldChar w:fldCharType="separate"/>
      </w:r>
      <w:r w:rsidR="00B9006E">
        <w:rPr>
          <w:noProof/>
        </w:rPr>
        <w:t>Figure 1</w:t>
      </w:r>
      <w:r w:rsidR="00B9006E">
        <w:rPr>
          <w:noProof/>
        </w:rPr>
        <w:noBreakHyphen/>
        <w:t>1 - Assortment breakdown</w:t>
      </w:r>
      <w:r w:rsidR="00B9006E">
        <w:rPr>
          <w:noProof/>
        </w:rPr>
        <w:tab/>
      </w:r>
      <w:r w:rsidR="00B9006E">
        <w:rPr>
          <w:noProof/>
        </w:rPr>
        <w:fldChar w:fldCharType="begin"/>
      </w:r>
      <w:r w:rsidR="00B9006E">
        <w:rPr>
          <w:noProof/>
        </w:rPr>
        <w:instrText xml:space="preserve"> PAGEREF _Toc98411863 \h </w:instrText>
      </w:r>
      <w:r w:rsidR="00B9006E">
        <w:rPr>
          <w:noProof/>
        </w:rPr>
      </w:r>
      <w:r w:rsidR="00B9006E">
        <w:rPr>
          <w:noProof/>
        </w:rPr>
        <w:fldChar w:fldCharType="separate"/>
      </w:r>
      <w:r w:rsidR="00B9006E">
        <w:rPr>
          <w:noProof/>
        </w:rPr>
        <w:t>13</w:t>
      </w:r>
      <w:r w:rsidR="00B9006E">
        <w:rPr>
          <w:noProof/>
        </w:rPr>
        <w:fldChar w:fldCharType="end"/>
      </w:r>
    </w:p>
    <w:p w:rsidRPr="00B9006E" w:rsidR="00B9006E" w:rsidRDefault="00B9006E" w14:paraId="323A1A65" w14:textId="655E84E9">
      <w:pPr>
        <w:pStyle w:val="Abbildungsverzeichnis"/>
        <w:tabs>
          <w:tab w:val="right" w:leader="dot" w:pos="9338"/>
        </w:tabs>
        <w:rPr>
          <w:rFonts w:asciiTheme="minorHAnsi" w:hAnsiTheme="minorHAnsi" w:eastAsiaTheme="minorEastAsia" w:cstheme="minorBidi"/>
          <w:noProof/>
          <w:sz w:val="22"/>
          <w:szCs w:val="22"/>
        </w:rPr>
      </w:pPr>
      <w:r>
        <w:rPr>
          <w:noProof/>
        </w:rPr>
        <w:t>Figure 1</w:t>
      </w:r>
      <w:r>
        <w:rPr>
          <w:noProof/>
        </w:rPr>
        <w:noBreakHyphen/>
        <w:t>2 - Assortment determination</w:t>
      </w:r>
      <w:r>
        <w:rPr>
          <w:noProof/>
        </w:rPr>
        <w:tab/>
      </w:r>
      <w:r>
        <w:rPr>
          <w:noProof/>
        </w:rPr>
        <w:fldChar w:fldCharType="begin"/>
      </w:r>
      <w:r>
        <w:rPr>
          <w:noProof/>
        </w:rPr>
        <w:instrText xml:space="preserve"> PAGEREF _Toc98411864 \h </w:instrText>
      </w:r>
      <w:r>
        <w:rPr>
          <w:noProof/>
        </w:rPr>
      </w:r>
      <w:r>
        <w:rPr>
          <w:noProof/>
        </w:rPr>
        <w:fldChar w:fldCharType="separate"/>
      </w:r>
      <w:r>
        <w:rPr>
          <w:noProof/>
        </w:rPr>
        <w:t>14</w:t>
      </w:r>
      <w:r>
        <w:rPr>
          <w:noProof/>
        </w:rPr>
        <w:fldChar w:fldCharType="end"/>
      </w:r>
    </w:p>
    <w:p w:rsidRPr="00B9006E" w:rsidR="00B9006E" w:rsidRDefault="00B9006E" w14:paraId="7A13696F" w14:textId="78EB393C">
      <w:pPr>
        <w:pStyle w:val="Abbildungsverzeichnis"/>
        <w:tabs>
          <w:tab w:val="right" w:leader="dot" w:pos="9338"/>
        </w:tabs>
        <w:rPr>
          <w:rFonts w:asciiTheme="minorHAnsi" w:hAnsiTheme="minorHAnsi" w:eastAsiaTheme="minorEastAsia" w:cstheme="minorBidi"/>
          <w:noProof/>
          <w:sz w:val="22"/>
          <w:szCs w:val="22"/>
        </w:rPr>
      </w:pPr>
      <w:r>
        <w:rPr>
          <w:noProof/>
        </w:rPr>
        <w:t>Figure 1</w:t>
      </w:r>
      <w:r>
        <w:rPr>
          <w:noProof/>
        </w:rPr>
        <w:noBreakHyphen/>
        <w:t>3 - D2D order creation</w:t>
      </w:r>
      <w:r>
        <w:rPr>
          <w:noProof/>
        </w:rPr>
        <w:tab/>
      </w:r>
      <w:r>
        <w:rPr>
          <w:noProof/>
        </w:rPr>
        <w:fldChar w:fldCharType="begin"/>
      </w:r>
      <w:r>
        <w:rPr>
          <w:noProof/>
        </w:rPr>
        <w:instrText xml:space="preserve"> PAGEREF _Toc98411865 \h </w:instrText>
      </w:r>
      <w:r>
        <w:rPr>
          <w:noProof/>
        </w:rPr>
      </w:r>
      <w:r>
        <w:rPr>
          <w:noProof/>
        </w:rPr>
        <w:fldChar w:fldCharType="separate"/>
      </w:r>
      <w:r>
        <w:rPr>
          <w:noProof/>
        </w:rPr>
        <w:t>33</w:t>
      </w:r>
      <w:r>
        <w:rPr>
          <w:noProof/>
        </w:rPr>
        <w:fldChar w:fldCharType="end"/>
      </w:r>
    </w:p>
    <w:p w:rsidRPr="00B9006E" w:rsidR="00B9006E" w:rsidRDefault="00B9006E" w14:paraId="55C0B1DF" w14:textId="08818F1A">
      <w:pPr>
        <w:pStyle w:val="Abbildungsverzeichnis"/>
        <w:tabs>
          <w:tab w:val="right" w:leader="dot" w:pos="9338"/>
        </w:tabs>
        <w:rPr>
          <w:rFonts w:asciiTheme="minorHAnsi" w:hAnsiTheme="minorHAnsi" w:eastAsiaTheme="minorEastAsia" w:cstheme="minorBidi"/>
          <w:noProof/>
          <w:sz w:val="22"/>
          <w:szCs w:val="22"/>
        </w:rPr>
      </w:pPr>
      <w:r>
        <w:rPr>
          <w:noProof/>
        </w:rPr>
        <w:t>Figure 1</w:t>
      </w:r>
      <w:r>
        <w:rPr>
          <w:noProof/>
        </w:rPr>
        <w:noBreakHyphen/>
        <w:t>4 - Order and Request Status (DeadStock and D2D)</w:t>
      </w:r>
      <w:r>
        <w:rPr>
          <w:noProof/>
        </w:rPr>
        <w:tab/>
      </w:r>
      <w:r>
        <w:rPr>
          <w:noProof/>
        </w:rPr>
        <w:fldChar w:fldCharType="begin"/>
      </w:r>
      <w:r>
        <w:rPr>
          <w:noProof/>
        </w:rPr>
        <w:instrText xml:space="preserve"> PAGEREF _Toc98411866 \h </w:instrText>
      </w:r>
      <w:r>
        <w:rPr>
          <w:noProof/>
        </w:rPr>
      </w:r>
      <w:r>
        <w:rPr>
          <w:noProof/>
        </w:rPr>
        <w:fldChar w:fldCharType="separate"/>
      </w:r>
      <w:r>
        <w:rPr>
          <w:noProof/>
        </w:rPr>
        <w:t>38</w:t>
      </w:r>
      <w:r>
        <w:rPr>
          <w:noProof/>
        </w:rPr>
        <w:fldChar w:fldCharType="end"/>
      </w:r>
    </w:p>
    <w:p w:rsidRPr="00B9006E" w:rsidR="00B9006E" w:rsidRDefault="00B9006E" w14:paraId="5C749D3D" w14:textId="5379FC75">
      <w:pPr>
        <w:pStyle w:val="Abbildungsverzeichnis"/>
        <w:tabs>
          <w:tab w:val="right" w:leader="dot" w:pos="9338"/>
        </w:tabs>
        <w:rPr>
          <w:rFonts w:asciiTheme="minorHAnsi" w:hAnsiTheme="minorHAnsi" w:eastAsiaTheme="minorEastAsia" w:cstheme="minorBidi"/>
          <w:noProof/>
          <w:sz w:val="22"/>
          <w:szCs w:val="22"/>
        </w:rPr>
      </w:pPr>
      <w:r>
        <w:rPr>
          <w:noProof/>
        </w:rPr>
        <w:t>Figure 2</w:t>
      </w:r>
      <w:r>
        <w:rPr>
          <w:noProof/>
        </w:rPr>
        <w:noBreakHyphen/>
        <w:t>1 - Overview UseCases D2D Part Search and D2D Order Processing</w:t>
      </w:r>
      <w:r>
        <w:rPr>
          <w:noProof/>
        </w:rPr>
        <w:tab/>
      </w:r>
      <w:r>
        <w:rPr>
          <w:noProof/>
        </w:rPr>
        <w:fldChar w:fldCharType="begin"/>
      </w:r>
      <w:r>
        <w:rPr>
          <w:noProof/>
        </w:rPr>
        <w:instrText xml:space="preserve"> PAGEREF _Toc98411867 \h </w:instrText>
      </w:r>
      <w:r>
        <w:rPr>
          <w:noProof/>
        </w:rPr>
      </w:r>
      <w:r>
        <w:rPr>
          <w:noProof/>
        </w:rPr>
        <w:fldChar w:fldCharType="separate"/>
      </w:r>
      <w:r>
        <w:rPr>
          <w:noProof/>
        </w:rPr>
        <w:t>46</w:t>
      </w:r>
      <w:r>
        <w:rPr>
          <w:noProof/>
        </w:rPr>
        <w:fldChar w:fldCharType="end"/>
      </w:r>
    </w:p>
    <w:p w:rsidRPr="00B9006E" w:rsidR="00B9006E" w:rsidRDefault="00B9006E" w14:paraId="00C11637" w14:textId="17B690AA">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1 - Main dialogs in STOX</w:t>
      </w:r>
      <w:r>
        <w:rPr>
          <w:noProof/>
        </w:rPr>
        <w:tab/>
      </w:r>
      <w:r>
        <w:rPr>
          <w:noProof/>
        </w:rPr>
        <w:fldChar w:fldCharType="begin"/>
      </w:r>
      <w:r>
        <w:rPr>
          <w:noProof/>
        </w:rPr>
        <w:instrText xml:space="preserve"> PAGEREF _Toc98411868 \h </w:instrText>
      </w:r>
      <w:r>
        <w:rPr>
          <w:noProof/>
        </w:rPr>
      </w:r>
      <w:r>
        <w:rPr>
          <w:noProof/>
        </w:rPr>
        <w:fldChar w:fldCharType="separate"/>
      </w:r>
      <w:r>
        <w:rPr>
          <w:noProof/>
        </w:rPr>
        <w:t>63</w:t>
      </w:r>
      <w:r>
        <w:rPr>
          <w:noProof/>
        </w:rPr>
        <w:fldChar w:fldCharType="end"/>
      </w:r>
    </w:p>
    <w:p w:rsidRPr="00B9006E" w:rsidR="00B9006E" w:rsidRDefault="00B9006E" w14:paraId="0A7DE26C" w14:textId="401BD360">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2 - Entering the date via the calendar</w:t>
      </w:r>
      <w:r>
        <w:rPr>
          <w:noProof/>
        </w:rPr>
        <w:tab/>
      </w:r>
      <w:r>
        <w:rPr>
          <w:noProof/>
        </w:rPr>
        <w:fldChar w:fldCharType="begin"/>
      </w:r>
      <w:r>
        <w:rPr>
          <w:noProof/>
        </w:rPr>
        <w:instrText xml:space="preserve"> PAGEREF _Toc98411869 \h </w:instrText>
      </w:r>
      <w:r>
        <w:rPr>
          <w:noProof/>
        </w:rPr>
      </w:r>
      <w:r>
        <w:rPr>
          <w:noProof/>
        </w:rPr>
        <w:fldChar w:fldCharType="separate"/>
      </w:r>
      <w:r>
        <w:rPr>
          <w:noProof/>
        </w:rPr>
        <w:t>65</w:t>
      </w:r>
      <w:r>
        <w:rPr>
          <w:noProof/>
        </w:rPr>
        <w:fldChar w:fldCharType="end"/>
      </w:r>
    </w:p>
    <w:p w:rsidRPr="00B9006E" w:rsidR="00B9006E" w:rsidRDefault="00B9006E" w14:paraId="1A6403AF" w14:textId="2B43693F">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3 - Table Header Context Menu</w:t>
      </w:r>
      <w:r>
        <w:rPr>
          <w:noProof/>
        </w:rPr>
        <w:tab/>
      </w:r>
      <w:r>
        <w:rPr>
          <w:noProof/>
        </w:rPr>
        <w:fldChar w:fldCharType="begin"/>
      </w:r>
      <w:r>
        <w:rPr>
          <w:noProof/>
        </w:rPr>
        <w:instrText xml:space="preserve"> PAGEREF _Toc98411870 \h </w:instrText>
      </w:r>
      <w:r>
        <w:rPr>
          <w:noProof/>
        </w:rPr>
      </w:r>
      <w:r>
        <w:rPr>
          <w:noProof/>
        </w:rPr>
        <w:fldChar w:fldCharType="separate"/>
      </w:r>
      <w:r>
        <w:rPr>
          <w:noProof/>
        </w:rPr>
        <w:t>66</w:t>
      </w:r>
      <w:r>
        <w:rPr>
          <w:noProof/>
        </w:rPr>
        <w:fldChar w:fldCharType="end"/>
      </w:r>
    </w:p>
    <w:p w:rsidRPr="00B9006E" w:rsidR="00B9006E" w:rsidRDefault="00B9006E" w14:paraId="09EE0344" w14:textId="137E4C4E">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4 - Table context menu</w:t>
      </w:r>
      <w:r>
        <w:rPr>
          <w:noProof/>
        </w:rPr>
        <w:tab/>
      </w:r>
      <w:r>
        <w:rPr>
          <w:noProof/>
        </w:rPr>
        <w:fldChar w:fldCharType="begin"/>
      </w:r>
      <w:r>
        <w:rPr>
          <w:noProof/>
        </w:rPr>
        <w:instrText xml:space="preserve"> PAGEREF _Toc98411871 \h </w:instrText>
      </w:r>
      <w:r>
        <w:rPr>
          <w:noProof/>
        </w:rPr>
      </w:r>
      <w:r>
        <w:rPr>
          <w:noProof/>
        </w:rPr>
        <w:fldChar w:fldCharType="separate"/>
      </w:r>
      <w:r>
        <w:rPr>
          <w:noProof/>
        </w:rPr>
        <w:t>66</w:t>
      </w:r>
      <w:r>
        <w:rPr>
          <w:noProof/>
        </w:rPr>
        <w:fldChar w:fldCharType="end"/>
      </w:r>
    </w:p>
    <w:p w:rsidRPr="00B9006E" w:rsidR="00B9006E" w:rsidRDefault="00B9006E" w14:paraId="0B0009C2" w14:textId="023E2818">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5 - Panel Start</w:t>
      </w:r>
      <w:r>
        <w:rPr>
          <w:noProof/>
        </w:rPr>
        <w:tab/>
      </w:r>
      <w:r>
        <w:rPr>
          <w:noProof/>
        </w:rPr>
        <w:fldChar w:fldCharType="begin"/>
      </w:r>
      <w:r>
        <w:rPr>
          <w:noProof/>
        </w:rPr>
        <w:instrText xml:space="preserve"> PAGEREF _Toc98411872 \h </w:instrText>
      </w:r>
      <w:r>
        <w:rPr>
          <w:noProof/>
        </w:rPr>
      </w:r>
      <w:r>
        <w:rPr>
          <w:noProof/>
        </w:rPr>
        <w:fldChar w:fldCharType="separate"/>
      </w:r>
      <w:r>
        <w:rPr>
          <w:noProof/>
        </w:rPr>
        <w:t>70</w:t>
      </w:r>
      <w:r>
        <w:rPr>
          <w:noProof/>
        </w:rPr>
        <w:fldChar w:fldCharType="end"/>
      </w:r>
    </w:p>
    <w:p w:rsidRPr="00B9006E" w:rsidR="00B9006E" w:rsidRDefault="00B9006E" w14:paraId="1B82FC3B" w14:textId="258FC89D">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6 - Order overview panel: Sell</w:t>
      </w:r>
      <w:r>
        <w:rPr>
          <w:noProof/>
        </w:rPr>
        <w:tab/>
      </w:r>
      <w:r>
        <w:rPr>
          <w:noProof/>
        </w:rPr>
        <w:fldChar w:fldCharType="begin"/>
      </w:r>
      <w:r>
        <w:rPr>
          <w:noProof/>
        </w:rPr>
        <w:instrText xml:space="preserve"> PAGEREF _Toc98411873 \h </w:instrText>
      </w:r>
      <w:r>
        <w:rPr>
          <w:noProof/>
        </w:rPr>
      </w:r>
      <w:r>
        <w:rPr>
          <w:noProof/>
        </w:rPr>
        <w:fldChar w:fldCharType="separate"/>
      </w:r>
      <w:r>
        <w:rPr>
          <w:noProof/>
        </w:rPr>
        <w:t>74</w:t>
      </w:r>
      <w:r>
        <w:rPr>
          <w:noProof/>
        </w:rPr>
        <w:fldChar w:fldCharType="end"/>
      </w:r>
    </w:p>
    <w:p w:rsidRPr="00B9006E" w:rsidR="00B9006E" w:rsidRDefault="00B9006E" w14:paraId="0B132DBB" w14:textId="6F666857">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7 - Order overview panel: Buy</w:t>
      </w:r>
      <w:r>
        <w:rPr>
          <w:noProof/>
        </w:rPr>
        <w:tab/>
      </w:r>
      <w:r>
        <w:rPr>
          <w:noProof/>
        </w:rPr>
        <w:fldChar w:fldCharType="begin"/>
      </w:r>
      <w:r>
        <w:rPr>
          <w:noProof/>
        </w:rPr>
        <w:instrText xml:space="preserve"> PAGEREF _Toc98411874 \h </w:instrText>
      </w:r>
      <w:r>
        <w:rPr>
          <w:noProof/>
        </w:rPr>
      </w:r>
      <w:r>
        <w:rPr>
          <w:noProof/>
        </w:rPr>
        <w:fldChar w:fldCharType="separate"/>
      </w:r>
      <w:r>
        <w:rPr>
          <w:noProof/>
        </w:rPr>
        <w:t>81</w:t>
      </w:r>
      <w:r>
        <w:rPr>
          <w:noProof/>
        </w:rPr>
        <w:fldChar w:fldCharType="end"/>
      </w:r>
    </w:p>
    <w:p w:rsidRPr="00B9006E" w:rsidR="00B9006E" w:rsidRDefault="00B9006E" w14:paraId="79CE02EF" w14:textId="64689043">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8 - Order details panel</w:t>
      </w:r>
      <w:r>
        <w:rPr>
          <w:noProof/>
        </w:rPr>
        <w:tab/>
      </w:r>
      <w:r>
        <w:rPr>
          <w:noProof/>
        </w:rPr>
        <w:fldChar w:fldCharType="begin"/>
      </w:r>
      <w:r>
        <w:rPr>
          <w:noProof/>
        </w:rPr>
        <w:instrText xml:space="preserve"> PAGEREF _Toc98411875 \h </w:instrText>
      </w:r>
      <w:r>
        <w:rPr>
          <w:noProof/>
        </w:rPr>
      </w:r>
      <w:r>
        <w:rPr>
          <w:noProof/>
        </w:rPr>
        <w:fldChar w:fldCharType="separate"/>
      </w:r>
      <w:r>
        <w:rPr>
          <w:noProof/>
        </w:rPr>
        <w:t>88</w:t>
      </w:r>
      <w:r>
        <w:rPr>
          <w:noProof/>
        </w:rPr>
        <w:fldChar w:fldCharType="end"/>
      </w:r>
    </w:p>
    <w:p w:rsidRPr="00B9006E" w:rsidR="00B9006E" w:rsidRDefault="00B9006E" w14:paraId="6F538285" w14:textId="0158B2C2">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9 - Panel Search: Presentation of results General overview</w:t>
      </w:r>
      <w:r>
        <w:rPr>
          <w:noProof/>
        </w:rPr>
        <w:tab/>
      </w:r>
      <w:r>
        <w:rPr>
          <w:noProof/>
        </w:rPr>
        <w:fldChar w:fldCharType="begin"/>
      </w:r>
      <w:r>
        <w:rPr>
          <w:noProof/>
        </w:rPr>
        <w:instrText xml:space="preserve"> PAGEREF _Toc98411876 \h </w:instrText>
      </w:r>
      <w:r>
        <w:rPr>
          <w:noProof/>
        </w:rPr>
      </w:r>
      <w:r>
        <w:rPr>
          <w:noProof/>
        </w:rPr>
        <w:fldChar w:fldCharType="separate"/>
      </w:r>
      <w:r>
        <w:rPr>
          <w:noProof/>
        </w:rPr>
        <w:t>104</w:t>
      </w:r>
      <w:r>
        <w:rPr>
          <w:noProof/>
        </w:rPr>
        <w:fldChar w:fldCharType="end"/>
      </w:r>
    </w:p>
    <w:p w:rsidRPr="00B9006E" w:rsidR="00B9006E" w:rsidRDefault="00B9006E" w14:paraId="71C31BEE" w14:textId="2C9944A0">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10 - Panel Search: Multiple entry of part numbers</w:t>
      </w:r>
      <w:r>
        <w:rPr>
          <w:noProof/>
        </w:rPr>
        <w:tab/>
      </w:r>
      <w:r>
        <w:rPr>
          <w:noProof/>
        </w:rPr>
        <w:fldChar w:fldCharType="begin"/>
      </w:r>
      <w:r>
        <w:rPr>
          <w:noProof/>
        </w:rPr>
        <w:instrText xml:space="preserve"> PAGEREF _Toc98411877 \h </w:instrText>
      </w:r>
      <w:r>
        <w:rPr>
          <w:noProof/>
        </w:rPr>
      </w:r>
      <w:r>
        <w:rPr>
          <w:noProof/>
        </w:rPr>
        <w:fldChar w:fldCharType="separate"/>
      </w:r>
      <w:r>
        <w:rPr>
          <w:noProof/>
        </w:rPr>
        <w:t>110</w:t>
      </w:r>
      <w:r>
        <w:rPr>
          <w:noProof/>
        </w:rPr>
        <w:fldChar w:fldCharType="end"/>
      </w:r>
    </w:p>
    <w:p w:rsidRPr="00B9006E" w:rsidR="00B9006E" w:rsidRDefault="00B9006E" w14:paraId="65135DCA" w14:textId="78A9A9FA">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11 - File selection dialog multiple search</w:t>
      </w:r>
      <w:r>
        <w:rPr>
          <w:noProof/>
        </w:rPr>
        <w:tab/>
      </w:r>
      <w:r>
        <w:rPr>
          <w:noProof/>
        </w:rPr>
        <w:fldChar w:fldCharType="begin"/>
      </w:r>
      <w:r>
        <w:rPr>
          <w:noProof/>
        </w:rPr>
        <w:instrText xml:space="preserve"> PAGEREF _Toc98411878 \h </w:instrText>
      </w:r>
      <w:r>
        <w:rPr>
          <w:noProof/>
        </w:rPr>
      </w:r>
      <w:r>
        <w:rPr>
          <w:noProof/>
        </w:rPr>
        <w:fldChar w:fldCharType="separate"/>
      </w:r>
      <w:r>
        <w:rPr>
          <w:noProof/>
        </w:rPr>
        <w:t>112</w:t>
      </w:r>
      <w:r>
        <w:rPr>
          <w:noProof/>
        </w:rPr>
        <w:fldChar w:fldCharType="end"/>
      </w:r>
    </w:p>
    <w:p w:rsidRPr="00B9006E" w:rsidR="00B9006E" w:rsidRDefault="00B9006E" w14:paraId="3301F09D" w14:textId="55A48441">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12 - Part search panel: Optimized search.</w:t>
      </w:r>
      <w:r>
        <w:rPr>
          <w:noProof/>
        </w:rPr>
        <w:tab/>
      </w:r>
      <w:r>
        <w:rPr>
          <w:noProof/>
        </w:rPr>
        <w:fldChar w:fldCharType="begin"/>
      </w:r>
      <w:r>
        <w:rPr>
          <w:noProof/>
        </w:rPr>
        <w:instrText xml:space="preserve"> PAGEREF _Toc98411879 \h </w:instrText>
      </w:r>
      <w:r>
        <w:rPr>
          <w:noProof/>
        </w:rPr>
      </w:r>
      <w:r>
        <w:rPr>
          <w:noProof/>
        </w:rPr>
        <w:fldChar w:fldCharType="separate"/>
      </w:r>
      <w:r>
        <w:rPr>
          <w:noProof/>
        </w:rPr>
        <w:t>121</w:t>
      </w:r>
      <w:r>
        <w:rPr>
          <w:noProof/>
        </w:rPr>
        <w:fldChar w:fldCharType="end"/>
      </w:r>
    </w:p>
    <w:p w:rsidRPr="00B9006E" w:rsidR="00B9006E" w:rsidRDefault="00B9006E" w14:paraId="6C7895E4" w14:textId="243C7E00">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13 - Shopping cart panel</w:t>
      </w:r>
      <w:r>
        <w:rPr>
          <w:noProof/>
        </w:rPr>
        <w:tab/>
      </w:r>
      <w:r>
        <w:rPr>
          <w:noProof/>
        </w:rPr>
        <w:fldChar w:fldCharType="begin"/>
      </w:r>
      <w:r>
        <w:rPr>
          <w:noProof/>
        </w:rPr>
        <w:instrText xml:space="preserve"> PAGEREF _Toc98411880 \h </w:instrText>
      </w:r>
      <w:r>
        <w:rPr>
          <w:noProof/>
        </w:rPr>
      </w:r>
      <w:r>
        <w:rPr>
          <w:noProof/>
        </w:rPr>
        <w:fldChar w:fldCharType="separate"/>
      </w:r>
      <w:r>
        <w:rPr>
          <w:noProof/>
        </w:rPr>
        <w:t>131</w:t>
      </w:r>
      <w:r>
        <w:rPr>
          <w:noProof/>
        </w:rPr>
        <w:fldChar w:fldCharType="end"/>
      </w:r>
    </w:p>
    <w:p w:rsidRPr="00B9006E" w:rsidR="00B9006E" w:rsidRDefault="00B9006E" w14:paraId="691B4A61" w14:textId="22D47CF2">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14 - Part master panel</w:t>
      </w:r>
      <w:r>
        <w:rPr>
          <w:noProof/>
        </w:rPr>
        <w:tab/>
      </w:r>
      <w:r>
        <w:rPr>
          <w:noProof/>
        </w:rPr>
        <w:fldChar w:fldCharType="begin"/>
      </w:r>
      <w:r>
        <w:rPr>
          <w:noProof/>
        </w:rPr>
        <w:instrText xml:space="preserve"> PAGEREF _Toc98411881 \h </w:instrText>
      </w:r>
      <w:r>
        <w:rPr>
          <w:noProof/>
        </w:rPr>
      </w:r>
      <w:r>
        <w:rPr>
          <w:noProof/>
        </w:rPr>
        <w:fldChar w:fldCharType="separate"/>
      </w:r>
      <w:r>
        <w:rPr>
          <w:noProof/>
        </w:rPr>
        <w:t>137</w:t>
      </w:r>
      <w:r>
        <w:rPr>
          <w:noProof/>
        </w:rPr>
        <w:fldChar w:fldCharType="end"/>
      </w:r>
    </w:p>
    <w:p w:rsidRPr="00B9006E" w:rsidR="00B9006E" w:rsidRDefault="00B9006E" w14:paraId="5701637F" w14:textId="095B46E5">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15 - Additional note for manual exclusion by rejection in the order</w:t>
      </w:r>
      <w:r>
        <w:rPr>
          <w:noProof/>
        </w:rPr>
        <w:tab/>
      </w:r>
      <w:r>
        <w:rPr>
          <w:noProof/>
        </w:rPr>
        <w:fldChar w:fldCharType="begin"/>
      </w:r>
      <w:r>
        <w:rPr>
          <w:noProof/>
        </w:rPr>
        <w:instrText xml:space="preserve"> PAGEREF _Toc98411882 \h </w:instrText>
      </w:r>
      <w:r>
        <w:rPr>
          <w:noProof/>
        </w:rPr>
      </w:r>
      <w:r>
        <w:rPr>
          <w:noProof/>
        </w:rPr>
        <w:fldChar w:fldCharType="separate"/>
      </w:r>
      <w:r>
        <w:rPr>
          <w:noProof/>
        </w:rPr>
        <w:t>138</w:t>
      </w:r>
      <w:r>
        <w:rPr>
          <w:noProof/>
        </w:rPr>
        <w:fldChar w:fldCharType="end"/>
      </w:r>
    </w:p>
    <w:p w:rsidRPr="00B9006E" w:rsidR="00B9006E" w:rsidRDefault="00B9006E" w14:paraId="6B52ED6E" w14:textId="7BE54F7A">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16 - Operating data panel: Adjustments operating master data</w:t>
      </w:r>
      <w:r>
        <w:rPr>
          <w:noProof/>
        </w:rPr>
        <w:tab/>
      </w:r>
      <w:r>
        <w:rPr>
          <w:noProof/>
        </w:rPr>
        <w:fldChar w:fldCharType="begin"/>
      </w:r>
      <w:r>
        <w:rPr>
          <w:noProof/>
        </w:rPr>
        <w:instrText xml:space="preserve"> PAGEREF _Toc98411883 \h </w:instrText>
      </w:r>
      <w:r>
        <w:rPr>
          <w:noProof/>
        </w:rPr>
      </w:r>
      <w:r>
        <w:rPr>
          <w:noProof/>
        </w:rPr>
        <w:fldChar w:fldCharType="separate"/>
      </w:r>
      <w:r>
        <w:rPr>
          <w:noProof/>
        </w:rPr>
        <w:t>140</w:t>
      </w:r>
      <w:r>
        <w:rPr>
          <w:noProof/>
        </w:rPr>
        <w:fldChar w:fldCharType="end"/>
      </w:r>
    </w:p>
    <w:p w:rsidRPr="00B9006E" w:rsidR="00B9006E" w:rsidRDefault="00B9006E" w14:paraId="676B7D2F" w14:textId="38038C84">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17 - Operating data panel: Supplement subpanel contact person</w:t>
      </w:r>
      <w:r>
        <w:rPr>
          <w:noProof/>
        </w:rPr>
        <w:tab/>
      </w:r>
      <w:r>
        <w:rPr>
          <w:noProof/>
        </w:rPr>
        <w:fldChar w:fldCharType="begin"/>
      </w:r>
      <w:r>
        <w:rPr>
          <w:noProof/>
        </w:rPr>
        <w:instrText xml:space="preserve"> PAGEREF _Toc98411884 \h </w:instrText>
      </w:r>
      <w:r>
        <w:rPr>
          <w:noProof/>
        </w:rPr>
      </w:r>
      <w:r>
        <w:rPr>
          <w:noProof/>
        </w:rPr>
        <w:fldChar w:fldCharType="separate"/>
      </w:r>
      <w:r>
        <w:rPr>
          <w:noProof/>
        </w:rPr>
        <w:t>142</w:t>
      </w:r>
      <w:r>
        <w:rPr>
          <w:noProof/>
        </w:rPr>
        <w:fldChar w:fldCharType="end"/>
      </w:r>
    </w:p>
    <w:p w:rsidRPr="00B9006E" w:rsidR="00B9006E" w:rsidRDefault="00B9006E" w14:paraId="21AE6764" w14:textId="2D55A708">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18 - Operating data panel: Search extension</w:t>
      </w:r>
      <w:r>
        <w:rPr>
          <w:noProof/>
        </w:rPr>
        <w:tab/>
      </w:r>
      <w:r>
        <w:rPr>
          <w:noProof/>
        </w:rPr>
        <w:fldChar w:fldCharType="begin"/>
      </w:r>
      <w:r>
        <w:rPr>
          <w:noProof/>
        </w:rPr>
        <w:instrText xml:space="preserve"> PAGEREF _Toc98411885 \h </w:instrText>
      </w:r>
      <w:r>
        <w:rPr>
          <w:noProof/>
        </w:rPr>
      </w:r>
      <w:r>
        <w:rPr>
          <w:noProof/>
        </w:rPr>
        <w:fldChar w:fldCharType="separate"/>
      </w:r>
      <w:r>
        <w:rPr>
          <w:noProof/>
        </w:rPr>
        <w:t>143</w:t>
      </w:r>
      <w:r>
        <w:rPr>
          <w:noProof/>
        </w:rPr>
        <w:fldChar w:fldCharType="end"/>
      </w:r>
    </w:p>
    <w:p w:rsidRPr="00B9006E" w:rsidR="00B9006E" w:rsidRDefault="00B9006E" w14:paraId="3AC12FB6" w14:textId="1B6E61B1">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19 - Panel Statistics</w:t>
      </w:r>
      <w:r>
        <w:rPr>
          <w:noProof/>
        </w:rPr>
        <w:tab/>
      </w:r>
      <w:r>
        <w:rPr>
          <w:noProof/>
        </w:rPr>
        <w:fldChar w:fldCharType="begin"/>
      </w:r>
      <w:r>
        <w:rPr>
          <w:noProof/>
        </w:rPr>
        <w:instrText xml:space="preserve"> PAGEREF _Toc98411886 \h </w:instrText>
      </w:r>
      <w:r>
        <w:rPr>
          <w:noProof/>
        </w:rPr>
      </w:r>
      <w:r>
        <w:rPr>
          <w:noProof/>
        </w:rPr>
        <w:fldChar w:fldCharType="separate"/>
      </w:r>
      <w:r>
        <w:rPr>
          <w:noProof/>
        </w:rPr>
        <w:t>145</w:t>
      </w:r>
      <w:r>
        <w:rPr>
          <w:noProof/>
        </w:rPr>
        <w:fldChar w:fldCharType="end"/>
      </w:r>
    </w:p>
    <w:p w:rsidRPr="00B9006E" w:rsidR="00B9006E" w:rsidRDefault="00B9006E" w14:paraId="20501E6E" w14:textId="101CB589">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20 - Panel settings: Operating data and user settings</w:t>
      </w:r>
      <w:r>
        <w:rPr>
          <w:noProof/>
        </w:rPr>
        <w:tab/>
      </w:r>
      <w:r>
        <w:rPr>
          <w:noProof/>
        </w:rPr>
        <w:fldChar w:fldCharType="begin"/>
      </w:r>
      <w:r>
        <w:rPr>
          <w:noProof/>
        </w:rPr>
        <w:instrText xml:space="preserve"> PAGEREF _Toc98411887 \h </w:instrText>
      </w:r>
      <w:r>
        <w:rPr>
          <w:noProof/>
        </w:rPr>
      </w:r>
      <w:r>
        <w:rPr>
          <w:noProof/>
        </w:rPr>
        <w:fldChar w:fldCharType="separate"/>
      </w:r>
      <w:r>
        <w:rPr>
          <w:noProof/>
        </w:rPr>
        <w:t>150</w:t>
      </w:r>
      <w:r>
        <w:rPr>
          <w:noProof/>
        </w:rPr>
        <w:fldChar w:fldCharType="end"/>
      </w:r>
    </w:p>
    <w:p w:rsidRPr="00B9006E" w:rsidR="00B9006E" w:rsidRDefault="00B9006E" w14:paraId="3CAC161D" w14:textId="69C48034">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21 - Panel settings: Different billing address</w:t>
      </w:r>
      <w:r>
        <w:rPr>
          <w:noProof/>
        </w:rPr>
        <w:tab/>
      </w:r>
      <w:r>
        <w:rPr>
          <w:noProof/>
        </w:rPr>
        <w:fldChar w:fldCharType="begin"/>
      </w:r>
      <w:r>
        <w:rPr>
          <w:noProof/>
        </w:rPr>
        <w:instrText xml:space="preserve"> PAGEREF _Toc98411888 \h </w:instrText>
      </w:r>
      <w:r>
        <w:rPr>
          <w:noProof/>
        </w:rPr>
      </w:r>
      <w:r>
        <w:rPr>
          <w:noProof/>
        </w:rPr>
        <w:fldChar w:fldCharType="separate"/>
      </w:r>
      <w:r>
        <w:rPr>
          <w:noProof/>
        </w:rPr>
        <w:t>152</w:t>
      </w:r>
      <w:r>
        <w:rPr>
          <w:noProof/>
        </w:rPr>
        <w:fldChar w:fldCharType="end"/>
      </w:r>
    </w:p>
    <w:p w:rsidRPr="00B9006E" w:rsidR="00B9006E" w:rsidRDefault="00B9006E" w14:paraId="30D91A32" w14:textId="13397BF6">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22 - Panel settings: Buy and sell settings</w:t>
      </w:r>
      <w:r>
        <w:rPr>
          <w:noProof/>
        </w:rPr>
        <w:tab/>
      </w:r>
      <w:r>
        <w:rPr>
          <w:noProof/>
        </w:rPr>
        <w:fldChar w:fldCharType="begin"/>
      </w:r>
      <w:r>
        <w:rPr>
          <w:noProof/>
        </w:rPr>
        <w:instrText xml:space="preserve"> PAGEREF _Toc98411889 \h </w:instrText>
      </w:r>
      <w:r>
        <w:rPr>
          <w:noProof/>
        </w:rPr>
      </w:r>
      <w:r>
        <w:rPr>
          <w:noProof/>
        </w:rPr>
        <w:fldChar w:fldCharType="separate"/>
      </w:r>
      <w:r>
        <w:rPr>
          <w:noProof/>
        </w:rPr>
        <w:t>155</w:t>
      </w:r>
      <w:r>
        <w:rPr>
          <w:noProof/>
        </w:rPr>
        <w:fldChar w:fldCharType="end"/>
      </w:r>
    </w:p>
    <w:p w:rsidRPr="00B9006E" w:rsidR="00B9006E" w:rsidRDefault="00B9006E" w14:paraId="13CECAD5" w14:textId="59D2A6AA">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23 - Panel settings: Criteria part scope</w:t>
      </w:r>
      <w:r>
        <w:rPr>
          <w:noProof/>
        </w:rPr>
        <w:tab/>
      </w:r>
      <w:r>
        <w:rPr>
          <w:noProof/>
        </w:rPr>
        <w:fldChar w:fldCharType="begin"/>
      </w:r>
      <w:r>
        <w:rPr>
          <w:noProof/>
        </w:rPr>
        <w:instrText xml:space="preserve"> PAGEREF _Toc98411890 \h </w:instrText>
      </w:r>
      <w:r>
        <w:rPr>
          <w:noProof/>
        </w:rPr>
      </w:r>
      <w:r>
        <w:rPr>
          <w:noProof/>
        </w:rPr>
        <w:fldChar w:fldCharType="separate"/>
      </w:r>
      <w:r>
        <w:rPr>
          <w:noProof/>
        </w:rPr>
        <w:t>159</w:t>
      </w:r>
      <w:r>
        <w:rPr>
          <w:noProof/>
        </w:rPr>
        <w:fldChar w:fldCharType="end"/>
      </w:r>
    </w:p>
    <w:p w:rsidRPr="00B9006E" w:rsidR="00B9006E" w:rsidRDefault="00B9006E" w14:paraId="7F47F89C" w14:textId="67745BFA">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24 - Panel settings: Administration</w:t>
      </w:r>
      <w:r>
        <w:rPr>
          <w:noProof/>
        </w:rPr>
        <w:tab/>
      </w:r>
      <w:r>
        <w:rPr>
          <w:noProof/>
        </w:rPr>
        <w:fldChar w:fldCharType="begin"/>
      </w:r>
      <w:r>
        <w:rPr>
          <w:noProof/>
        </w:rPr>
        <w:instrText xml:space="preserve"> PAGEREF _Toc98411891 \h </w:instrText>
      </w:r>
      <w:r>
        <w:rPr>
          <w:noProof/>
        </w:rPr>
      </w:r>
      <w:r>
        <w:rPr>
          <w:noProof/>
        </w:rPr>
        <w:fldChar w:fldCharType="separate"/>
      </w:r>
      <w:r>
        <w:rPr>
          <w:noProof/>
        </w:rPr>
        <w:t>167</w:t>
      </w:r>
      <w:r>
        <w:rPr>
          <w:noProof/>
        </w:rPr>
        <w:fldChar w:fldCharType="end"/>
      </w:r>
    </w:p>
    <w:p w:rsidRPr="00B9006E" w:rsidR="00B9006E" w:rsidRDefault="00B9006E" w14:paraId="07197176" w14:textId="4F6473A7">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25 - DeadStock extension in SICOS part master panel</w:t>
      </w:r>
      <w:r>
        <w:rPr>
          <w:noProof/>
        </w:rPr>
        <w:tab/>
      </w:r>
      <w:r>
        <w:rPr>
          <w:noProof/>
        </w:rPr>
        <w:fldChar w:fldCharType="begin"/>
      </w:r>
      <w:r>
        <w:rPr>
          <w:noProof/>
        </w:rPr>
        <w:instrText xml:space="preserve"> PAGEREF _Toc98411892 \h </w:instrText>
      </w:r>
      <w:r>
        <w:rPr>
          <w:noProof/>
        </w:rPr>
      </w:r>
      <w:r>
        <w:rPr>
          <w:noProof/>
        </w:rPr>
        <w:fldChar w:fldCharType="separate"/>
      </w:r>
      <w:r>
        <w:rPr>
          <w:noProof/>
        </w:rPr>
        <w:t>172</w:t>
      </w:r>
      <w:r>
        <w:rPr>
          <w:noProof/>
        </w:rPr>
        <w:fldChar w:fldCharType="end"/>
      </w:r>
    </w:p>
    <w:p w:rsidRPr="00B9006E" w:rsidR="00B9006E" w:rsidRDefault="00B9006E" w14:paraId="762267D9" w14:textId="62B5CAD0">
      <w:pPr>
        <w:pStyle w:val="Abbildungsverzeichnis"/>
        <w:tabs>
          <w:tab w:val="right" w:leader="dot" w:pos="9338"/>
        </w:tabs>
        <w:rPr>
          <w:rFonts w:asciiTheme="minorHAnsi" w:hAnsiTheme="minorHAnsi" w:eastAsiaTheme="minorEastAsia" w:cstheme="minorBidi"/>
          <w:noProof/>
          <w:sz w:val="22"/>
          <w:szCs w:val="22"/>
        </w:rPr>
      </w:pPr>
      <w:r>
        <w:rPr>
          <w:noProof/>
        </w:rPr>
        <w:t>Figure 4</w:t>
      </w:r>
      <w:r>
        <w:rPr>
          <w:noProof/>
        </w:rPr>
        <w:noBreakHyphen/>
        <w:t>26 - Panel operation lists: Extensions</w:t>
      </w:r>
      <w:r>
        <w:rPr>
          <w:noProof/>
        </w:rPr>
        <w:tab/>
      </w:r>
      <w:r>
        <w:rPr>
          <w:noProof/>
        </w:rPr>
        <w:fldChar w:fldCharType="begin"/>
      </w:r>
      <w:r>
        <w:rPr>
          <w:noProof/>
        </w:rPr>
        <w:instrText xml:space="preserve"> PAGEREF _Toc98411893 \h </w:instrText>
      </w:r>
      <w:r>
        <w:rPr>
          <w:noProof/>
        </w:rPr>
      </w:r>
      <w:r>
        <w:rPr>
          <w:noProof/>
        </w:rPr>
        <w:fldChar w:fldCharType="separate"/>
      </w:r>
      <w:r>
        <w:rPr>
          <w:noProof/>
        </w:rPr>
        <w:t>173</w:t>
      </w:r>
      <w:r>
        <w:rPr>
          <w:noProof/>
        </w:rPr>
        <w:fldChar w:fldCharType="end"/>
      </w:r>
    </w:p>
    <w:p w:rsidRPr="00B9006E" w:rsidR="00B9006E" w:rsidRDefault="00B9006E" w14:paraId="20F6E193" w14:textId="1193F529">
      <w:pPr>
        <w:pStyle w:val="Abbildungsverzeichnis"/>
        <w:tabs>
          <w:tab w:val="right" w:leader="dot" w:pos="9338"/>
        </w:tabs>
        <w:rPr>
          <w:rFonts w:asciiTheme="minorHAnsi" w:hAnsiTheme="minorHAnsi" w:eastAsiaTheme="minorEastAsia" w:cstheme="minorBidi"/>
          <w:noProof/>
          <w:sz w:val="22"/>
          <w:szCs w:val="22"/>
        </w:rPr>
      </w:pPr>
      <w:r>
        <w:rPr>
          <w:noProof/>
        </w:rPr>
        <w:t>Figure 5</w:t>
      </w:r>
      <w:r>
        <w:rPr>
          <w:noProof/>
        </w:rPr>
        <w:noBreakHyphen/>
        <w:t>1 - Template for printing an order in seller view</w:t>
      </w:r>
      <w:r>
        <w:rPr>
          <w:noProof/>
        </w:rPr>
        <w:tab/>
      </w:r>
      <w:r>
        <w:rPr>
          <w:noProof/>
        </w:rPr>
        <w:fldChar w:fldCharType="begin"/>
      </w:r>
      <w:r>
        <w:rPr>
          <w:noProof/>
        </w:rPr>
        <w:instrText xml:space="preserve"> PAGEREF _Toc98411894 \h </w:instrText>
      </w:r>
      <w:r>
        <w:rPr>
          <w:noProof/>
        </w:rPr>
      </w:r>
      <w:r>
        <w:rPr>
          <w:noProof/>
        </w:rPr>
        <w:fldChar w:fldCharType="separate"/>
      </w:r>
      <w:r>
        <w:rPr>
          <w:noProof/>
        </w:rPr>
        <w:t>181</w:t>
      </w:r>
      <w:r>
        <w:rPr>
          <w:noProof/>
        </w:rPr>
        <w:fldChar w:fldCharType="end"/>
      </w:r>
    </w:p>
    <w:p w:rsidRPr="00B9006E" w:rsidR="00B9006E" w:rsidRDefault="00B9006E" w14:paraId="3A38940D" w14:textId="5B0972EB">
      <w:pPr>
        <w:pStyle w:val="Abbildungsverzeichnis"/>
        <w:tabs>
          <w:tab w:val="right" w:leader="dot" w:pos="9338"/>
        </w:tabs>
        <w:rPr>
          <w:rFonts w:asciiTheme="minorHAnsi" w:hAnsiTheme="minorHAnsi" w:eastAsiaTheme="minorEastAsia" w:cstheme="minorBidi"/>
          <w:noProof/>
          <w:sz w:val="22"/>
          <w:szCs w:val="22"/>
        </w:rPr>
      </w:pPr>
      <w:r>
        <w:rPr>
          <w:noProof/>
        </w:rPr>
        <w:t>Figure 7</w:t>
      </w:r>
      <w:r>
        <w:rPr>
          <w:noProof/>
        </w:rPr>
        <w:noBreakHyphen/>
        <w:t>1 - Batch Process DeadStock Assortment Determination</w:t>
      </w:r>
      <w:r>
        <w:rPr>
          <w:noProof/>
        </w:rPr>
        <w:tab/>
      </w:r>
      <w:r>
        <w:rPr>
          <w:noProof/>
        </w:rPr>
        <w:fldChar w:fldCharType="begin"/>
      </w:r>
      <w:r>
        <w:rPr>
          <w:noProof/>
        </w:rPr>
        <w:instrText xml:space="preserve"> PAGEREF _Toc98411895 \h </w:instrText>
      </w:r>
      <w:r>
        <w:rPr>
          <w:noProof/>
        </w:rPr>
      </w:r>
      <w:r>
        <w:rPr>
          <w:noProof/>
        </w:rPr>
        <w:fldChar w:fldCharType="separate"/>
      </w:r>
      <w:r>
        <w:rPr>
          <w:noProof/>
        </w:rPr>
        <w:t>190</w:t>
      </w:r>
      <w:r>
        <w:rPr>
          <w:noProof/>
        </w:rPr>
        <w:fldChar w:fldCharType="end"/>
      </w:r>
    </w:p>
    <w:p w:rsidRPr="00B9006E" w:rsidR="00B9006E" w:rsidRDefault="00B9006E" w14:paraId="279493C9" w14:textId="1A74FF76">
      <w:pPr>
        <w:pStyle w:val="Abbildungsverzeichnis"/>
        <w:tabs>
          <w:tab w:val="right" w:leader="dot" w:pos="9338"/>
        </w:tabs>
        <w:rPr>
          <w:rFonts w:asciiTheme="minorHAnsi" w:hAnsiTheme="minorHAnsi" w:eastAsiaTheme="minorEastAsia" w:cstheme="minorBidi"/>
          <w:noProof/>
          <w:sz w:val="22"/>
          <w:szCs w:val="22"/>
        </w:rPr>
      </w:pPr>
      <w:r w:rsidRPr="00FA0C3E">
        <w:rPr>
          <w:noProof/>
          <w:highlight w:val="cyan"/>
        </w:rPr>
        <w:t>Figure 7</w:t>
      </w:r>
      <w:r w:rsidRPr="00FA0C3E">
        <w:rPr>
          <w:noProof/>
          <w:highlight w:val="cyan"/>
        </w:rPr>
        <w:noBreakHyphen/>
        <w:t>2 - Trigger inventory update</w:t>
      </w:r>
      <w:r>
        <w:rPr>
          <w:noProof/>
        </w:rPr>
        <w:tab/>
      </w:r>
      <w:r>
        <w:rPr>
          <w:noProof/>
        </w:rPr>
        <w:fldChar w:fldCharType="begin"/>
      </w:r>
      <w:r>
        <w:rPr>
          <w:noProof/>
        </w:rPr>
        <w:instrText xml:space="preserve"> PAGEREF _Toc98411896 \h </w:instrText>
      </w:r>
      <w:r>
        <w:rPr>
          <w:noProof/>
        </w:rPr>
      </w:r>
      <w:r>
        <w:rPr>
          <w:noProof/>
        </w:rPr>
        <w:fldChar w:fldCharType="separate"/>
      </w:r>
      <w:r>
        <w:rPr>
          <w:noProof/>
        </w:rPr>
        <w:t>196</w:t>
      </w:r>
      <w:r>
        <w:rPr>
          <w:noProof/>
        </w:rPr>
        <w:fldChar w:fldCharType="end"/>
      </w:r>
    </w:p>
    <w:p w:rsidRPr="00B9006E" w:rsidR="00977382" w:rsidP="00410214" w:rsidRDefault="002B5CB6" w14:paraId="5BCB92B3" w14:textId="09F6506D">
      <w:pPr>
        <w:pStyle w:val="Abbildungsverzeichnis"/>
        <w:tabs>
          <w:tab w:val="right" w:leader="dot" w:pos="8771"/>
          <w:tab w:val="right" w:leader="dot" w:pos="8840"/>
        </w:tabs>
        <w:ind w:left="0" w:firstLine="0"/>
      </w:pPr>
      <w:r w:rsidRPr="009241C1">
        <w:fldChar w:fldCharType="end"/>
      </w:r>
    </w:p>
    <w:p w:rsidRPr="009241C1" w:rsidR="00F30557" w:rsidP="002C1776" w:rsidRDefault="00341C73" w14:paraId="2BC7C002" w14:textId="77777777">
      <w:pPr>
        <w:pStyle w:val="TOCHeading1"/>
        <w:ind w:right="791"/>
        <w:rPr>
          <w:color w:val="auto"/>
        </w:rPr>
      </w:pPr>
      <w:bookmarkStart w:name="_Toc255471086" w:id="17"/>
      <w:r>
        <w:rPr>
          <w:color w:val="auto"/>
        </w:rPr>
        <w:lastRenderedPageBreak/>
        <w:t>List of tables</w:t>
      </w:r>
      <w:bookmarkEnd w:id="17"/>
    </w:p>
    <w:bookmarkStart w:name="_Toc193704094" w:id="18"/>
    <w:p w:rsidRPr="000058D5" w:rsidR="000058D5" w:rsidRDefault="002B5CB6" w14:paraId="4D499C17" w14:textId="320F2531">
      <w:pPr>
        <w:pStyle w:val="Abbildungsverzeichnis"/>
        <w:tabs>
          <w:tab w:val="right" w:leader="dot" w:pos="9338"/>
        </w:tabs>
        <w:rPr>
          <w:rFonts w:asciiTheme="minorHAnsi" w:hAnsiTheme="minorHAnsi" w:eastAsiaTheme="minorEastAsia" w:cstheme="minorBidi"/>
          <w:noProof/>
          <w:sz w:val="22"/>
          <w:szCs w:val="22"/>
        </w:rPr>
      </w:pPr>
      <w:r w:rsidRPr="009241C1">
        <w:fldChar w:fldCharType="begin"/>
      </w:r>
      <w:r w:rsidRPr="009241C1" w:rsidR="002C1776">
        <w:instrText xml:space="preserve"> TOC \c "Tabelle" </w:instrText>
      </w:r>
      <w:r w:rsidRPr="009241C1">
        <w:fldChar w:fldCharType="separate"/>
      </w:r>
      <w:r w:rsidR="000058D5">
        <w:rPr>
          <w:noProof/>
        </w:rPr>
        <w:t>Table 1</w:t>
      </w:r>
      <w:r w:rsidR="000058D5">
        <w:rPr>
          <w:noProof/>
        </w:rPr>
        <w:noBreakHyphen/>
        <w:t>1 - Example assortment</w:t>
      </w:r>
      <w:r w:rsidR="000058D5">
        <w:rPr>
          <w:noProof/>
        </w:rPr>
        <w:tab/>
      </w:r>
      <w:r w:rsidR="000058D5">
        <w:rPr>
          <w:noProof/>
        </w:rPr>
        <w:fldChar w:fldCharType="begin"/>
      </w:r>
      <w:r w:rsidR="000058D5">
        <w:rPr>
          <w:noProof/>
        </w:rPr>
        <w:instrText xml:space="preserve"> PAGEREF _Toc98411799 \h </w:instrText>
      </w:r>
      <w:r w:rsidR="000058D5">
        <w:rPr>
          <w:noProof/>
        </w:rPr>
      </w:r>
      <w:r w:rsidR="000058D5">
        <w:rPr>
          <w:noProof/>
        </w:rPr>
        <w:fldChar w:fldCharType="separate"/>
      </w:r>
      <w:r w:rsidR="000058D5">
        <w:rPr>
          <w:noProof/>
        </w:rPr>
        <w:t>12</w:t>
      </w:r>
      <w:r w:rsidR="000058D5">
        <w:rPr>
          <w:noProof/>
        </w:rPr>
        <w:fldChar w:fldCharType="end"/>
      </w:r>
    </w:p>
    <w:p w:rsidRPr="000058D5" w:rsidR="000058D5" w:rsidRDefault="000058D5" w14:paraId="1BF60C34" w14:textId="7BA831F4">
      <w:pPr>
        <w:pStyle w:val="Abbildungsverzeichnis"/>
        <w:tabs>
          <w:tab w:val="right" w:leader="dot" w:pos="9338"/>
        </w:tabs>
        <w:rPr>
          <w:rFonts w:asciiTheme="minorHAnsi" w:hAnsiTheme="minorHAnsi" w:eastAsiaTheme="minorEastAsia" w:cstheme="minorBidi"/>
          <w:noProof/>
          <w:sz w:val="22"/>
          <w:szCs w:val="22"/>
        </w:rPr>
      </w:pPr>
      <w:r>
        <w:rPr>
          <w:noProof/>
        </w:rPr>
        <w:t>Table 1</w:t>
      </w:r>
      <w:r>
        <w:rPr>
          <w:noProof/>
        </w:rPr>
        <w:noBreakHyphen/>
        <w:t>2 - Farms with GPS coordinates</w:t>
      </w:r>
      <w:r>
        <w:rPr>
          <w:noProof/>
        </w:rPr>
        <w:tab/>
      </w:r>
      <w:r>
        <w:rPr>
          <w:noProof/>
        </w:rPr>
        <w:fldChar w:fldCharType="begin"/>
      </w:r>
      <w:r>
        <w:rPr>
          <w:noProof/>
        </w:rPr>
        <w:instrText xml:space="preserve"> PAGEREF _Toc98411800 \h </w:instrText>
      </w:r>
      <w:r>
        <w:rPr>
          <w:noProof/>
        </w:rPr>
      </w:r>
      <w:r>
        <w:rPr>
          <w:noProof/>
        </w:rPr>
        <w:fldChar w:fldCharType="separate"/>
      </w:r>
      <w:r>
        <w:rPr>
          <w:noProof/>
        </w:rPr>
        <w:t>22</w:t>
      </w:r>
      <w:r>
        <w:rPr>
          <w:noProof/>
        </w:rPr>
        <w:fldChar w:fldCharType="end"/>
      </w:r>
    </w:p>
    <w:p w:rsidRPr="000058D5" w:rsidR="000058D5" w:rsidRDefault="000058D5" w14:paraId="493EE54E" w14:textId="50122602">
      <w:pPr>
        <w:pStyle w:val="Abbildungsverzeichnis"/>
        <w:tabs>
          <w:tab w:val="right" w:leader="dot" w:pos="9338"/>
        </w:tabs>
        <w:rPr>
          <w:rFonts w:asciiTheme="minorHAnsi" w:hAnsiTheme="minorHAnsi" w:eastAsiaTheme="minorEastAsia" w:cstheme="minorBidi"/>
          <w:noProof/>
          <w:sz w:val="22"/>
          <w:szCs w:val="22"/>
        </w:rPr>
      </w:pPr>
      <w:r>
        <w:rPr>
          <w:noProof/>
        </w:rPr>
        <w:t>Table 1</w:t>
      </w:r>
      <w:r>
        <w:rPr>
          <w:noProof/>
        </w:rPr>
        <w:noBreakHyphen/>
        <w:t>3 - distance table</w:t>
      </w:r>
      <w:r>
        <w:rPr>
          <w:noProof/>
        </w:rPr>
        <w:tab/>
      </w:r>
      <w:r>
        <w:rPr>
          <w:noProof/>
        </w:rPr>
        <w:fldChar w:fldCharType="begin"/>
      </w:r>
      <w:r>
        <w:rPr>
          <w:noProof/>
        </w:rPr>
        <w:instrText xml:space="preserve"> PAGEREF _Toc98411801 \h </w:instrText>
      </w:r>
      <w:r>
        <w:rPr>
          <w:noProof/>
        </w:rPr>
      </w:r>
      <w:r>
        <w:rPr>
          <w:noProof/>
        </w:rPr>
        <w:fldChar w:fldCharType="separate"/>
      </w:r>
      <w:r>
        <w:rPr>
          <w:noProof/>
        </w:rPr>
        <w:t>22</w:t>
      </w:r>
      <w:r>
        <w:rPr>
          <w:noProof/>
        </w:rPr>
        <w:fldChar w:fldCharType="end"/>
      </w:r>
    </w:p>
    <w:p w:rsidRPr="000058D5" w:rsidR="000058D5" w:rsidRDefault="000058D5" w14:paraId="0CEFC6F1" w14:textId="47F21780">
      <w:pPr>
        <w:pStyle w:val="Abbildungsverzeichnis"/>
        <w:tabs>
          <w:tab w:val="right" w:leader="dot" w:pos="9338"/>
        </w:tabs>
        <w:rPr>
          <w:rFonts w:asciiTheme="minorHAnsi" w:hAnsiTheme="minorHAnsi" w:eastAsiaTheme="minorEastAsia" w:cstheme="minorBidi"/>
          <w:noProof/>
          <w:sz w:val="22"/>
          <w:szCs w:val="22"/>
        </w:rPr>
      </w:pPr>
      <w:r>
        <w:rPr>
          <w:noProof/>
        </w:rPr>
        <w:t>Table 4 - Parameters for controlling requests</w:t>
      </w:r>
      <w:r>
        <w:rPr>
          <w:noProof/>
        </w:rPr>
        <w:tab/>
      </w:r>
      <w:r>
        <w:rPr>
          <w:noProof/>
        </w:rPr>
        <w:fldChar w:fldCharType="begin"/>
      </w:r>
      <w:r>
        <w:rPr>
          <w:noProof/>
        </w:rPr>
        <w:instrText xml:space="preserve"> PAGEREF _Toc98411802 \h </w:instrText>
      </w:r>
      <w:r>
        <w:rPr>
          <w:noProof/>
        </w:rPr>
      </w:r>
      <w:r>
        <w:rPr>
          <w:noProof/>
        </w:rPr>
        <w:fldChar w:fldCharType="separate"/>
      </w:r>
      <w:r>
        <w:rPr>
          <w:noProof/>
        </w:rPr>
        <w:t>35</w:t>
      </w:r>
      <w:r>
        <w:rPr>
          <w:noProof/>
        </w:rPr>
        <w:fldChar w:fldCharType="end"/>
      </w:r>
    </w:p>
    <w:p w:rsidRPr="000058D5" w:rsidR="000058D5" w:rsidRDefault="000058D5" w14:paraId="65AFCAB7" w14:textId="6C16A8F5">
      <w:pPr>
        <w:pStyle w:val="Abbildungsverzeichnis"/>
        <w:tabs>
          <w:tab w:val="right" w:leader="dot" w:pos="9338"/>
        </w:tabs>
        <w:rPr>
          <w:rFonts w:asciiTheme="minorHAnsi" w:hAnsiTheme="minorHAnsi" w:eastAsiaTheme="minorEastAsia" w:cstheme="minorBidi"/>
          <w:noProof/>
          <w:sz w:val="22"/>
          <w:szCs w:val="22"/>
        </w:rPr>
      </w:pPr>
      <w:r>
        <w:rPr>
          <w:noProof/>
        </w:rPr>
        <w:t>Table 2</w:t>
      </w:r>
      <w:r>
        <w:rPr>
          <w:noProof/>
        </w:rPr>
        <w:noBreakHyphen/>
        <w:t>1 - System use case: Search single part</w:t>
      </w:r>
      <w:r>
        <w:rPr>
          <w:noProof/>
        </w:rPr>
        <w:tab/>
      </w:r>
      <w:r>
        <w:rPr>
          <w:noProof/>
        </w:rPr>
        <w:fldChar w:fldCharType="begin"/>
      </w:r>
      <w:r>
        <w:rPr>
          <w:noProof/>
        </w:rPr>
        <w:instrText xml:space="preserve"> PAGEREF _Toc98411803 \h </w:instrText>
      </w:r>
      <w:r>
        <w:rPr>
          <w:noProof/>
        </w:rPr>
      </w:r>
      <w:r>
        <w:rPr>
          <w:noProof/>
        </w:rPr>
        <w:fldChar w:fldCharType="separate"/>
      </w:r>
      <w:r>
        <w:rPr>
          <w:noProof/>
        </w:rPr>
        <w:t>42</w:t>
      </w:r>
      <w:r>
        <w:rPr>
          <w:noProof/>
        </w:rPr>
        <w:fldChar w:fldCharType="end"/>
      </w:r>
    </w:p>
    <w:p w:rsidRPr="000058D5" w:rsidR="000058D5" w:rsidRDefault="000058D5" w14:paraId="2400AD0B" w14:textId="4C4AA214">
      <w:pPr>
        <w:pStyle w:val="Abbildungsverzeichnis"/>
        <w:tabs>
          <w:tab w:val="right" w:leader="dot" w:pos="9338"/>
        </w:tabs>
        <w:rPr>
          <w:rFonts w:asciiTheme="minorHAnsi" w:hAnsiTheme="minorHAnsi" w:eastAsiaTheme="minorEastAsia" w:cstheme="minorBidi"/>
          <w:noProof/>
          <w:sz w:val="22"/>
          <w:szCs w:val="22"/>
        </w:rPr>
      </w:pPr>
      <w:r>
        <w:rPr>
          <w:noProof/>
        </w:rPr>
        <w:t>Table 2</w:t>
      </w:r>
      <w:r>
        <w:rPr>
          <w:noProof/>
        </w:rPr>
        <w:noBreakHyphen/>
        <w:t>2 - System use case: Search multiple parts</w:t>
      </w:r>
      <w:r>
        <w:rPr>
          <w:noProof/>
        </w:rPr>
        <w:tab/>
      </w:r>
      <w:r>
        <w:rPr>
          <w:noProof/>
        </w:rPr>
        <w:fldChar w:fldCharType="begin"/>
      </w:r>
      <w:r>
        <w:rPr>
          <w:noProof/>
        </w:rPr>
        <w:instrText xml:space="preserve"> PAGEREF _Toc98411804 \h </w:instrText>
      </w:r>
      <w:r>
        <w:rPr>
          <w:noProof/>
        </w:rPr>
      </w:r>
      <w:r>
        <w:rPr>
          <w:noProof/>
        </w:rPr>
        <w:fldChar w:fldCharType="separate"/>
      </w:r>
      <w:r>
        <w:rPr>
          <w:noProof/>
        </w:rPr>
        <w:t>44</w:t>
      </w:r>
      <w:r>
        <w:rPr>
          <w:noProof/>
        </w:rPr>
        <w:fldChar w:fldCharType="end"/>
      </w:r>
    </w:p>
    <w:p w:rsidRPr="000058D5" w:rsidR="000058D5" w:rsidRDefault="000058D5" w14:paraId="48FB3B50" w14:textId="1EDE3A5A">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1 - General overview of buttons</w:t>
      </w:r>
      <w:r>
        <w:rPr>
          <w:noProof/>
        </w:rPr>
        <w:tab/>
      </w:r>
      <w:r>
        <w:rPr>
          <w:noProof/>
        </w:rPr>
        <w:fldChar w:fldCharType="begin"/>
      </w:r>
      <w:r>
        <w:rPr>
          <w:noProof/>
        </w:rPr>
        <w:instrText xml:space="preserve"> PAGEREF _Toc98411805 \h </w:instrText>
      </w:r>
      <w:r>
        <w:rPr>
          <w:noProof/>
        </w:rPr>
      </w:r>
      <w:r>
        <w:rPr>
          <w:noProof/>
        </w:rPr>
        <w:fldChar w:fldCharType="separate"/>
      </w:r>
      <w:r>
        <w:rPr>
          <w:noProof/>
        </w:rPr>
        <w:t>68</w:t>
      </w:r>
      <w:r>
        <w:rPr>
          <w:noProof/>
        </w:rPr>
        <w:fldChar w:fldCharType="end"/>
      </w:r>
    </w:p>
    <w:p w:rsidRPr="000058D5" w:rsidR="000058D5" w:rsidRDefault="000058D5" w14:paraId="691F4E5E" w14:textId="252F07CC">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2 - Panel Start: Field description</w:t>
      </w:r>
      <w:r>
        <w:rPr>
          <w:noProof/>
        </w:rPr>
        <w:tab/>
      </w:r>
      <w:r>
        <w:rPr>
          <w:noProof/>
        </w:rPr>
        <w:fldChar w:fldCharType="begin"/>
      </w:r>
      <w:r>
        <w:rPr>
          <w:noProof/>
        </w:rPr>
        <w:instrText xml:space="preserve"> PAGEREF _Toc98411806 \h </w:instrText>
      </w:r>
      <w:r>
        <w:rPr>
          <w:noProof/>
        </w:rPr>
      </w:r>
      <w:r>
        <w:rPr>
          <w:noProof/>
        </w:rPr>
        <w:fldChar w:fldCharType="separate"/>
      </w:r>
      <w:r>
        <w:rPr>
          <w:noProof/>
        </w:rPr>
        <w:t>72</w:t>
      </w:r>
      <w:r>
        <w:rPr>
          <w:noProof/>
        </w:rPr>
        <w:fldChar w:fldCharType="end"/>
      </w:r>
    </w:p>
    <w:p w:rsidRPr="000058D5" w:rsidR="000058D5" w:rsidRDefault="000058D5" w14:paraId="710E51F9" w14:textId="2618CF69">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3 - Panel Start: Selection criteria when jumping to the Order Overview panel</w:t>
      </w:r>
      <w:r>
        <w:rPr>
          <w:noProof/>
        </w:rPr>
        <w:tab/>
      </w:r>
      <w:r>
        <w:rPr>
          <w:noProof/>
        </w:rPr>
        <w:fldChar w:fldCharType="begin"/>
      </w:r>
      <w:r>
        <w:rPr>
          <w:noProof/>
        </w:rPr>
        <w:instrText xml:space="preserve"> PAGEREF _Toc98411807 \h </w:instrText>
      </w:r>
      <w:r>
        <w:rPr>
          <w:noProof/>
        </w:rPr>
      </w:r>
      <w:r>
        <w:rPr>
          <w:noProof/>
        </w:rPr>
        <w:fldChar w:fldCharType="separate"/>
      </w:r>
      <w:r>
        <w:rPr>
          <w:noProof/>
        </w:rPr>
        <w:t>73</w:t>
      </w:r>
      <w:r>
        <w:rPr>
          <w:noProof/>
        </w:rPr>
        <w:fldChar w:fldCharType="end"/>
      </w:r>
    </w:p>
    <w:p w:rsidRPr="000058D5" w:rsidR="000058D5" w:rsidRDefault="000058D5" w14:paraId="4D6BB7E4" w14:textId="2130AB6F">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4 - Panel Start: Buttons</w:t>
      </w:r>
      <w:r>
        <w:rPr>
          <w:noProof/>
        </w:rPr>
        <w:tab/>
      </w:r>
      <w:r>
        <w:rPr>
          <w:noProof/>
        </w:rPr>
        <w:fldChar w:fldCharType="begin"/>
      </w:r>
      <w:r>
        <w:rPr>
          <w:noProof/>
        </w:rPr>
        <w:instrText xml:space="preserve"> PAGEREF _Toc98411808 \h </w:instrText>
      </w:r>
      <w:r>
        <w:rPr>
          <w:noProof/>
        </w:rPr>
      </w:r>
      <w:r>
        <w:rPr>
          <w:noProof/>
        </w:rPr>
        <w:fldChar w:fldCharType="separate"/>
      </w:r>
      <w:r>
        <w:rPr>
          <w:noProof/>
        </w:rPr>
        <w:t>73</w:t>
      </w:r>
      <w:r>
        <w:rPr>
          <w:noProof/>
        </w:rPr>
        <w:fldChar w:fldCharType="end"/>
      </w:r>
    </w:p>
    <w:p w:rsidRPr="000058D5" w:rsidR="000058D5" w:rsidRDefault="000058D5" w14:paraId="387A782D" w14:textId="718D654C">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5 - Order overview panel: Buttons in the Filter Criteria area</w:t>
      </w:r>
      <w:r>
        <w:rPr>
          <w:noProof/>
        </w:rPr>
        <w:tab/>
      </w:r>
      <w:r>
        <w:rPr>
          <w:noProof/>
        </w:rPr>
        <w:fldChar w:fldCharType="begin"/>
      </w:r>
      <w:r>
        <w:rPr>
          <w:noProof/>
        </w:rPr>
        <w:instrText xml:space="preserve"> PAGEREF _Toc98411809 \h </w:instrText>
      </w:r>
      <w:r>
        <w:rPr>
          <w:noProof/>
        </w:rPr>
      </w:r>
      <w:r>
        <w:rPr>
          <w:noProof/>
        </w:rPr>
        <w:fldChar w:fldCharType="separate"/>
      </w:r>
      <w:r>
        <w:rPr>
          <w:noProof/>
        </w:rPr>
        <w:t>74</w:t>
      </w:r>
      <w:r>
        <w:rPr>
          <w:noProof/>
        </w:rPr>
        <w:fldChar w:fldCharType="end"/>
      </w:r>
    </w:p>
    <w:p w:rsidR="000058D5" w:rsidRDefault="000058D5" w14:paraId="4D6121BA" w14:textId="762B0B38">
      <w:pPr>
        <w:pStyle w:val="Abbildungsverzeichnis"/>
        <w:tabs>
          <w:tab w:val="right" w:leader="dot" w:pos="9338"/>
        </w:tabs>
        <w:rPr>
          <w:rFonts w:asciiTheme="minorHAnsi" w:hAnsiTheme="minorHAnsi" w:eastAsiaTheme="minorEastAsia" w:cstheme="minorBidi"/>
          <w:noProof/>
          <w:sz w:val="22"/>
          <w:szCs w:val="22"/>
          <w:lang w:val="de-DE"/>
        </w:rPr>
      </w:pPr>
      <w:r w:rsidRPr="000058D5">
        <w:rPr>
          <w:noProof/>
          <w:lang w:val="de-DE"/>
        </w:rPr>
        <w:t>Tabelle 4</w:t>
      </w:r>
      <w:r w:rsidRPr="000058D5">
        <w:rPr>
          <w:noProof/>
          <w:lang w:val="de-DE"/>
        </w:rPr>
        <w:noBreakHyphen/>
        <w:t>6 - Filterkriterien im Panel Auftragsübersicht</w:t>
      </w:r>
      <w:r w:rsidRPr="000058D5">
        <w:rPr>
          <w:noProof/>
          <w:lang w:val="de-DE"/>
        </w:rPr>
        <w:tab/>
      </w:r>
      <w:r>
        <w:rPr>
          <w:noProof/>
        </w:rPr>
        <w:fldChar w:fldCharType="begin"/>
      </w:r>
      <w:r w:rsidRPr="000058D5">
        <w:rPr>
          <w:noProof/>
          <w:lang w:val="de-DE"/>
        </w:rPr>
        <w:instrText xml:space="preserve"> PAGEREF _Toc98411810 \h </w:instrText>
      </w:r>
      <w:r>
        <w:rPr>
          <w:noProof/>
        </w:rPr>
      </w:r>
      <w:r>
        <w:rPr>
          <w:noProof/>
        </w:rPr>
        <w:fldChar w:fldCharType="separate"/>
      </w:r>
      <w:r w:rsidRPr="000058D5">
        <w:rPr>
          <w:noProof/>
          <w:lang w:val="de-DE"/>
        </w:rPr>
        <w:t>76</w:t>
      </w:r>
      <w:r>
        <w:rPr>
          <w:noProof/>
        </w:rPr>
        <w:fldChar w:fldCharType="end"/>
      </w:r>
    </w:p>
    <w:p w:rsidRPr="00B9006E" w:rsidR="000058D5" w:rsidRDefault="000058D5" w14:paraId="2257AC12" w14:textId="555924FC">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7 - table order overview selling: Column description</w:t>
      </w:r>
      <w:r>
        <w:rPr>
          <w:noProof/>
        </w:rPr>
        <w:tab/>
      </w:r>
      <w:r>
        <w:rPr>
          <w:noProof/>
        </w:rPr>
        <w:fldChar w:fldCharType="begin"/>
      </w:r>
      <w:r>
        <w:rPr>
          <w:noProof/>
        </w:rPr>
        <w:instrText xml:space="preserve"> PAGEREF _Toc98411811 \h </w:instrText>
      </w:r>
      <w:r>
        <w:rPr>
          <w:noProof/>
        </w:rPr>
      </w:r>
      <w:r>
        <w:rPr>
          <w:noProof/>
        </w:rPr>
        <w:fldChar w:fldCharType="separate"/>
      </w:r>
      <w:r>
        <w:rPr>
          <w:noProof/>
        </w:rPr>
        <w:t>79</w:t>
      </w:r>
      <w:r>
        <w:rPr>
          <w:noProof/>
        </w:rPr>
        <w:fldChar w:fldCharType="end"/>
      </w:r>
    </w:p>
    <w:p w:rsidRPr="00B9006E" w:rsidR="000058D5" w:rsidRDefault="000058D5" w14:paraId="1870FDAB" w14:textId="06EC15A8">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8 - Order overview panel: Buttons of the Sell table</w:t>
      </w:r>
      <w:r>
        <w:rPr>
          <w:noProof/>
        </w:rPr>
        <w:tab/>
      </w:r>
      <w:r>
        <w:rPr>
          <w:noProof/>
        </w:rPr>
        <w:fldChar w:fldCharType="begin"/>
      </w:r>
      <w:r>
        <w:rPr>
          <w:noProof/>
        </w:rPr>
        <w:instrText xml:space="preserve"> PAGEREF _Toc98411812 \h </w:instrText>
      </w:r>
      <w:r>
        <w:rPr>
          <w:noProof/>
        </w:rPr>
      </w:r>
      <w:r>
        <w:rPr>
          <w:noProof/>
        </w:rPr>
        <w:fldChar w:fldCharType="separate"/>
      </w:r>
      <w:r>
        <w:rPr>
          <w:noProof/>
        </w:rPr>
        <w:t>80</w:t>
      </w:r>
      <w:r>
        <w:rPr>
          <w:noProof/>
        </w:rPr>
        <w:fldChar w:fldCharType="end"/>
      </w:r>
    </w:p>
    <w:p w:rsidRPr="00B9006E" w:rsidR="000058D5" w:rsidRDefault="000058D5" w14:paraId="41C03567" w14:textId="6CD3F021">
      <w:pPr>
        <w:pStyle w:val="Abbildungsverzeichnis"/>
        <w:tabs>
          <w:tab w:val="right" w:leader="dot" w:pos="9338"/>
        </w:tabs>
        <w:rPr>
          <w:rFonts w:asciiTheme="minorHAnsi" w:hAnsiTheme="minorHAnsi" w:eastAsiaTheme="minorEastAsia" w:cstheme="minorBidi"/>
          <w:noProof/>
          <w:sz w:val="22"/>
          <w:szCs w:val="22"/>
        </w:rPr>
      </w:pPr>
      <w:r w:rsidRPr="00C71388">
        <w:rPr>
          <w:noProof/>
          <w:highlight w:val="magenta"/>
        </w:rPr>
        <w:t>Table 4</w:t>
      </w:r>
      <w:r w:rsidRPr="00C71388">
        <w:rPr>
          <w:noProof/>
          <w:highlight w:val="magenta"/>
        </w:rPr>
        <w:noBreakHyphen/>
        <w:t>9 - Table order overview Buy: Column description</w:t>
      </w:r>
      <w:r>
        <w:rPr>
          <w:noProof/>
        </w:rPr>
        <w:tab/>
      </w:r>
      <w:r>
        <w:rPr>
          <w:noProof/>
        </w:rPr>
        <w:fldChar w:fldCharType="begin"/>
      </w:r>
      <w:r>
        <w:rPr>
          <w:noProof/>
        </w:rPr>
        <w:instrText xml:space="preserve"> PAGEREF _Toc98411813 \h </w:instrText>
      </w:r>
      <w:r>
        <w:rPr>
          <w:noProof/>
        </w:rPr>
      </w:r>
      <w:r>
        <w:rPr>
          <w:noProof/>
        </w:rPr>
        <w:fldChar w:fldCharType="separate"/>
      </w:r>
      <w:r>
        <w:rPr>
          <w:noProof/>
        </w:rPr>
        <w:t>82</w:t>
      </w:r>
      <w:r>
        <w:rPr>
          <w:noProof/>
        </w:rPr>
        <w:fldChar w:fldCharType="end"/>
      </w:r>
    </w:p>
    <w:p w:rsidRPr="00B9006E" w:rsidR="000058D5" w:rsidRDefault="000058D5" w14:paraId="05CD97AC" w14:textId="181261FE">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10 - Order overview panel: Buttons of the Buy table</w:t>
      </w:r>
      <w:r>
        <w:rPr>
          <w:noProof/>
        </w:rPr>
        <w:tab/>
      </w:r>
      <w:r>
        <w:rPr>
          <w:noProof/>
        </w:rPr>
        <w:fldChar w:fldCharType="begin"/>
      </w:r>
      <w:r>
        <w:rPr>
          <w:noProof/>
        </w:rPr>
        <w:instrText xml:space="preserve"> PAGEREF _Toc98411814 \h </w:instrText>
      </w:r>
      <w:r>
        <w:rPr>
          <w:noProof/>
        </w:rPr>
      </w:r>
      <w:r>
        <w:rPr>
          <w:noProof/>
        </w:rPr>
        <w:fldChar w:fldCharType="separate"/>
      </w:r>
      <w:r>
        <w:rPr>
          <w:noProof/>
        </w:rPr>
        <w:t>86</w:t>
      </w:r>
      <w:r>
        <w:rPr>
          <w:noProof/>
        </w:rPr>
        <w:fldChar w:fldCharType="end"/>
      </w:r>
    </w:p>
    <w:p w:rsidRPr="00B9006E" w:rsidR="000058D5" w:rsidRDefault="000058D5" w14:paraId="3B406080" w14:textId="5E000D80">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11 - Table order overview archive: Column description</w:t>
      </w:r>
      <w:r>
        <w:rPr>
          <w:noProof/>
        </w:rPr>
        <w:tab/>
      </w:r>
      <w:r>
        <w:rPr>
          <w:noProof/>
        </w:rPr>
        <w:fldChar w:fldCharType="begin"/>
      </w:r>
      <w:r>
        <w:rPr>
          <w:noProof/>
        </w:rPr>
        <w:instrText xml:space="preserve"> PAGEREF _Toc98411815 \h </w:instrText>
      </w:r>
      <w:r>
        <w:rPr>
          <w:noProof/>
        </w:rPr>
      </w:r>
      <w:r>
        <w:rPr>
          <w:noProof/>
        </w:rPr>
        <w:fldChar w:fldCharType="separate"/>
      </w:r>
      <w:r>
        <w:rPr>
          <w:noProof/>
        </w:rPr>
        <w:t>87</w:t>
      </w:r>
      <w:r>
        <w:rPr>
          <w:noProof/>
        </w:rPr>
        <w:fldChar w:fldCharType="end"/>
      </w:r>
    </w:p>
    <w:p w:rsidRPr="00B9006E" w:rsidR="000058D5" w:rsidRDefault="000058D5" w14:paraId="2FC2DF20" w14:textId="23964984">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12 - Order overview panel: Buttons of the archive table</w:t>
      </w:r>
      <w:r>
        <w:rPr>
          <w:noProof/>
        </w:rPr>
        <w:tab/>
      </w:r>
      <w:r>
        <w:rPr>
          <w:noProof/>
        </w:rPr>
        <w:fldChar w:fldCharType="begin"/>
      </w:r>
      <w:r>
        <w:rPr>
          <w:noProof/>
        </w:rPr>
        <w:instrText xml:space="preserve"> PAGEREF _Toc98411816 \h </w:instrText>
      </w:r>
      <w:r>
        <w:rPr>
          <w:noProof/>
        </w:rPr>
      </w:r>
      <w:r>
        <w:rPr>
          <w:noProof/>
        </w:rPr>
        <w:fldChar w:fldCharType="separate"/>
      </w:r>
      <w:r>
        <w:rPr>
          <w:noProof/>
        </w:rPr>
        <w:t>88</w:t>
      </w:r>
      <w:r>
        <w:rPr>
          <w:noProof/>
        </w:rPr>
        <w:fldChar w:fldCharType="end"/>
      </w:r>
    </w:p>
    <w:p w:rsidRPr="00B9006E" w:rsidR="000058D5" w:rsidRDefault="000058D5" w14:paraId="61F6932F" w14:textId="15C581DB">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13 - Panel order details: Actions as seller (status dependent) (DeadStock)</w:t>
      </w:r>
      <w:r>
        <w:rPr>
          <w:noProof/>
        </w:rPr>
        <w:tab/>
      </w:r>
      <w:r>
        <w:rPr>
          <w:noProof/>
        </w:rPr>
        <w:fldChar w:fldCharType="begin"/>
      </w:r>
      <w:r>
        <w:rPr>
          <w:noProof/>
        </w:rPr>
        <w:instrText xml:space="preserve"> PAGEREF _Toc98411817 \h </w:instrText>
      </w:r>
      <w:r>
        <w:rPr>
          <w:noProof/>
        </w:rPr>
      </w:r>
      <w:r>
        <w:rPr>
          <w:noProof/>
        </w:rPr>
        <w:fldChar w:fldCharType="separate"/>
      </w:r>
      <w:r>
        <w:rPr>
          <w:noProof/>
        </w:rPr>
        <w:t>89</w:t>
      </w:r>
      <w:r>
        <w:rPr>
          <w:noProof/>
        </w:rPr>
        <w:fldChar w:fldCharType="end"/>
      </w:r>
    </w:p>
    <w:p w:rsidRPr="00B9006E" w:rsidR="000058D5" w:rsidRDefault="000058D5" w14:paraId="4B7953A1" w14:textId="1592F8DF">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14 - Panel order details: Actions as a seller (status-dependent) (D2D)</w:t>
      </w:r>
      <w:r>
        <w:rPr>
          <w:noProof/>
        </w:rPr>
        <w:tab/>
      </w:r>
      <w:r>
        <w:rPr>
          <w:noProof/>
        </w:rPr>
        <w:fldChar w:fldCharType="begin"/>
      </w:r>
      <w:r>
        <w:rPr>
          <w:noProof/>
        </w:rPr>
        <w:instrText xml:space="preserve"> PAGEREF _Toc98411818 \h </w:instrText>
      </w:r>
      <w:r>
        <w:rPr>
          <w:noProof/>
        </w:rPr>
      </w:r>
      <w:r>
        <w:rPr>
          <w:noProof/>
        </w:rPr>
        <w:fldChar w:fldCharType="separate"/>
      </w:r>
      <w:r>
        <w:rPr>
          <w:noProof/>
        </w:rPr>
        <w:t>89</w:t>
      </w:r>
      <w:r>
        <w:rPr>
          <w:noProof/>
        </w:rPr>
        <w:fldChar w:fldCharType="end"/>
      </w:r>
    </w:p>
    <w:p w:rsidRPr="00B9006E" w:rsidR="000058D5" w:rsidRDefault="000058D5" w14:paraId="088A345D" w14:textId="5A22BE95">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15 - Panel order details: Actions as buyer (status dependent) (DeadStock)</w:t>
      </w:r>
      <w:r>
        <w:rPr>
          <w:noProof/>
        </w:rPr>
        <w:tab/>
      </w:r>
      <w:r>
        <w:rPr>
          <w:noProof/>
        </w:rPr>
        <w:fldChar w:fldCharType="begin"/>
      </w:r>
      <w:r>
        <w:rPr>
          <w:noProof/>
        </w:rPr>
        <w:instrText xml:space="preserve"> PAGEREF _Toc98411819 \h </w:instrText>
      </w:r>
      <w:r>
        <w:rPr>
          <w:noProof/>
        </w:rPr>
      </w:r>
      <w:r>
        <w:rPr>
          <w:noProof/>
        </w:rPr>
        <w:fldChar w:fldCharType="separate"/>
      </w:r>
      <w:r>
        <w:rPr>
          <w:noProof/>
        </w:rPr>
        <w:t>90</w:t>
      </w:r>
      <w:r>
        <w:rPr>
          <w:noProof/>
        </w:rPr>
        <w:fldChar w:fldCharType="end"/>
      </w:r>
    </w:p>
    <w:p w:rsidRPr="00B9006E" w:rsidR="000058D5" w:rsidRDefault="000058D5" w14:paraId="39078457" w14:textId="736BF85D">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16 - Panel order details: Actions as a buyer (status-dependent) (D2D)</w:t>
      </w:r>
      <w:r>
        <w:rPr>
          <w:noProof/>
        </w:rPr>
        <w:tab/>
      </w:r>
      <w:r>
        <w:rPr>
          <w:noProof/>
        </w:rPr>
        <w:fldChar w:fldCharType="begin"/>
      </w:r>
      <w:r>
        <w:rPr>
          <w:noProof/>
        </w:rPr>
        <w:instrText xml:space="preserve"> PAGEREF _Toc98411820 \h </w:instrText>
      </w:r>
      <w:r>
        <w:rPr>
          <w:noProof/>
        </w:rPr>
      </w:r>
      <w:r>
        <w:rPr>
          <w:noProof/>
        </w:rPr>
        <w:fldChar w:fldCharType="separate"/>
      </w:r>
      <w:r>
        <w:rPr>
          <w:noProof/>
        </w:rPr>
        <w:t>90</w:t>
      </w:r>
      <w:r>
        <w:rPr>
          <w:noProof/>
        </w:rPr>
        <w:fldChar w:fldCharType="end"/>
      </w:r>
    </w:p>
    <w:p w:rsidRPr="00B9006E" w:rsidR="000058D5" w:rsidRDefault="000058D5" w14:paraId="706CCC0E" w14:textId="575B87B9">
      <w:pPr>
        <w:pStyle w:val="Abbildungsverzeichnis"/>
        <w:tabs>
          <w:tab w:val="right" w:leader="dot" w:pos="9338"/>
        </w:tabs>
        <w:rPr>
          <w:rFonts w:asciiTheme="minorHAnsi" w:hAnsiTheme="minorHAnsi" w:eastAsiaTheme="minorEastAsia" w:cstheme="minorBidi"/>
          <w:noProof/>
          <w:sz w:val="22"/>
          <w:szCs w:val="22"/>
        </w:rPr>
      </w:pPr>
      <w:r w:rsidRPr="00C71388">
        <w:rPr>
          <w:noProof/>
          <w:highlight w:val="magenta"/>
        </w:rPr>
        <w:t>Table 4</w:t>
      </w:r>
      <w:r w:rsidRPr="00C71388">
        <w:rPr>
          <w:noProof/>
          <w:highlight w:val="magenta"/>
        </w:rPr>
        <w:noBreakHyphen/>
        <w:t>17 - Panel order details: Description of the displayed fields</w:t>
      </w:r>
      <w:r>
        <w:rPr>
          <w:noProof/>
        </w:rPr>
        <w:tab/>
      </w:r>
      <w:r>
        <w:rPr>
          <w:noProof/>
        </w:rPr>
        <w:fldChar w:fldCharType="begin"/>
      </w:r>
      <w:r>
        <w:rPr>
          <w:noProof/>
        </w:rPr>
        <w:instrText xml:space="preserve"> PAGEREF _Toc98411821 \h </w:instrText>
      </w:r>
      <w:r>
        <w:rPr>
          <w:noProof/>
        </w:rPr>
      </w:r>
      <w:r>
        <w:rPr>
          <w:noProof/>
        </w:rPr>
        <w:fldChar w:fldCharType="separate"/>
      </w:r>
      <w:r>
        <w:rPr>
          <w:noProof/>
        </w:rPr>
        <w:t>93</w:t>
      </w:r>
      <w:r>
        <w:rPr>
          <w:noProof/>
        </w:rPr>
        <w:fldChar w:fldCharType="end"/>
      </w:r>
    </w:p>
    <w:p w:rsidRPr="00B9006E" w:rsidR="000058D5" w:rsidRDefault="000058D5" w14:paraId="18DD15BF" w14:textId="6CB70044">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18 - Order items table: Column description</w:t>
      </w:r>
      <w:r>
        <w:rPr>
          <w:noProof/>
        </w:rPr>
        <w:tab/>
      </w:r>
      <w:r>
        <w:rPr>
          <w:noProof/>
        </w:rPr>
        <w:fldChar w:fldCharType="begin"/>
      </w:r>
      <w:r>
        <w:rPr>
          <w:noProof/>
        </w:rPr>
        <w:instrText xml:space="preserve"> PAGEREF _Toc98411822 \h </w:instrText>
      </w:r>
      <w:r>
        <w:rPr>
          <w:noProof/>
        </w:rPr>
      </w:r>
      <w:r>
        <w:rPr>
          <w:noProof/>
        </w:rPr>
        <w:fldChar w:fldCharType="separate"/>
      </w:r>
      <w:r>
        <w:rPr>
          <w:noProof/>
        </w:rPr>
        <w:t>95</w:t>
      </w:r>
      <w:r>
        <w:rPr>
          <w:noProof/>
        </w:rPr>
        <w:fldChar w:fldCharType="end"/>
      </w:r>
    </w:p>
    <w:p w:rsidRPr="00B9006E" w:rsidR="000058D5" w:rsidRDefault="000058D5" w14:paraId="74980026" w14:textId="70A79590">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19 - Panel order details: Button descriptions</w:t>
      </w:r>
      <w:r>
        <w:rPr>
          <w:noProof/>
        </w:rPr>
        <w:tab/>
      </w:r>
      <w:r>
        <w:rPr>
          <w:noProof/>
        </w:rPr>
        <w:fldChar w:fldCharType="begin"/>
      </w:r>
      <w:r>
        <w:rPr>
          <w:noProof/>
        </w:rPr>
        <w:instrText xml:space="preserve"> PAGEREF _Toc98411823 \h </w:instrText>
      </w:r>
      <w:r>
        <w:rPr>
          <w:noProof/>
        </w:rPr>
      </w:r>
      <w:r>
        <w:rPr>
          <w:noProof/>
        </w:rPr>
        <w:fldChar w:fldCharType="separate"/>
      </w:r>
      <w:r>
        <w:rPr>
          <w:noProof/>
        </w:rPr>
        <w:t>98</w:t>
      </w:r>
      <w:r>
        <w:rPr>
          <w:noProof/>
        </w:rPr>
        <w:fldChar w:fldCharType="end"/>
      </w:r>
    </w:p>
    <w:p w:rsidRPr="00B9006E" w:rsidR="000058D5" w:rsidRDefault="000058D5" w14:paraId="064AA1C0" w14:textId="63D59657">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20 - Panel order details: Buttons depending on status</w:t>
      </w:r>
      <w:r>
        <w:rPr>
          <w:noProof/>
        </w:rPr>
        <w:tab/>
      </w:r>
      <w:r>
        <w:rPr>
          <w:noProof/>
        </w:rPr>
        <w:fldChar w:fldCharType="begin"/>
      </w:r>
      <w:r>
        <w:rPr>
          <w:noProof/>
        </w:rPr>
        <w:instrText xml:space="preserve"> PAGEREF _Toc98411824 \h </w:instrText>
      </w:r>
      <w:r>
        <w:rPr>
          <w:noProof/>
        </w:rPr>
      </w:r>
      <w:r>
        <w:rPr>
          <w:noProof/>
        </w:rPr>
        <w:fldChar w:fldCharType="separate"/>
      </w:r>
      <w:r>
        <w:rPr>
          <w:noProof/>
        </w:rPr>
        <w:t>99</w:t>
      </w:r>
      <w:r>
        <w:rPr>
          <w:noProof/>
        </w:rPr>
        <w:fldChar w:fldCharType="end"/>
      </w:r>
    </w:p>
    <w:p w:rsidRPr="00B9006E" w:rsidR="000058D5" w:rsidRDefault="000058D5" w14:paraId="782C049C" w14:textId="59327133">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21 - Panel Search: Overview search criteria</w:t>
      </w:r>
      <w:r>
        <w:rPr>
          <w:noProof/>
        </w:rPr>
        <w:tab/>
      </w:r>
      <w:r>
        <w:rPr>
          <w:noProof/>
        </w:rPr>
        <w:fldChar w:fldCharType="begin"/>
      </w:r>
      <w:r>
        <w:rPr>
          <w:noProof/>
        </w:rPr>
        <w:instrText xml:space="preserve"> PAGEREF _Toc98411825 \h </w:instrText>
      </w:r>
      <w:r>
        <w:rPr>
          <w:noProof/>
        </w:rPr>
      </w:r>
      <w:r>
        <w:rPr>
          <w:noProof/>
        </w:rPr>
        <w:fldChar w:fldCharType="separate"/>
      </w:r>
      <w:r>
        <w:rPr>
          <w:noProof/>
        </w:rPr>
        <w:t>106</w:t>
      </w:r>
      <w:r>
        <w:rPr>
          <w:noProof/>
        </w:rPr>
        <w:fldChar w:fldCharType="end"/>
      </w:r>
    </w:p>
    <w:p w:rsidRPr="00B9006E" w:rsidR="000058D5" w:rsidRDefault="000058D5" w14:paraId="4BB9C7E9" w14:textId="13B191C6">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22 - Panel Search: Overview search criteria D2D</w:t>
      </w:r>
      <w:r>
        <w:rPr>
          <w:noProof/>
        </w:rPr>
        <w:tab/>
      </w:r>
      <w:r>
        <w:rPr>
          <w:noProof/>
        </w:rPr>
        <w:fldChar w:fldCharType="begin"/>
      </w:r>
      <w:r>
        <w:rPr>
          <w:noProof/>
        </w:rPr>
        <w:instrText xml:space="preserve"> PAGEREF _Toc98411826 \h </w:instrText>
      </w:r>
      <w:r>
        <w:rPr>
          <w:noProof/>
        </w:rPr>
      </w:r>
      <w:r>
        <w:rPr>
          <w:noProof/>
        </w:rPr>
        <w:fldChar w:fldCharType="separate"/>
      </w:r>
      <w:r>
        <w:rPr>
          <w:noProof/>
        </w:rPr>
        <w:t>108</w:t>
      </w:r>
      <w:r>
        <w:rPr>
          <w:noProof/>
        </w:rPr>
        <w:fldChar w:fldCharType="end"/>
      </w:r>
    </w:p>
    <w:p w:rsidRPr="00B9006E" w:rsidR="000058D5" w:rsidRDefault="000058D5" w14:paraId="31371D92" w14:textId="4D386767">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23 - Panel part search: Buttons in the Filter Criteria area</w:t>
      </w:r>
      <w:r>
        <w:rPr>
          <w:noProof/>
        </w:rPr>
        <w:tab/>
      </w:r>
      <w:r>
        <w:rPr>
          <w:noProof/>
        </w:rPr>
        <w:fldChar w:fldCharType="begin"/>
      </w:r>
      <w:r>
        <w:rPr>
          <w:noProof/>
        </w:rPr>
        <w:instrText xml:space="preserve"> PAGEREF _Toc98411827 \h </w:instrText>
      </w:r>
      <w:r>
        <w:rPr>
          <w:noProof/>
        </w:rPr>
      </w:r>
      <w:r>
        <w:rPr>
          <w:noProof/>
        </w:rPr>
        <w:fldChar w:fldCharType="separate"/>
      </w:r>
      <w:r>
        <w:rPr>
          <w:noProof/>
        </w:rPr>
        <w:t>109</w:t>
      </w:r>
      <w:r>
        <w:rPr>
          <w:noProof/>
        </w:rPr>
        <w:fldChar w:fldCharType="end"/>
      </w:r>
    </w:p>
    <w:p w:rsidRPr="00B9006E" w:rsidR="000058D5" w:rsidRDefault="000058D5" w14:paraId="2A764168" w14:textId="1A8701F1">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24 - Panel multiple input: Column description</w:t>
      </w:r>
      <w:r>
        <w:rPr>
          <w:noProof/>
        </w:rPr>
        <w:tab/>
      </w:r>
      <w:r>
        <w:rPr>
          <w:noProof/>
        </w:rPr>
        <w:fldChar w:fldCharType="begin"/>
      </w:r>
      <w:r>
        <w:rPr>
          <w:noProof/>
        </w:rPr>
        <w:instrText xml:space="preserve"> PAGEREF _Toc98411828 \h </w:instrText>
      </w:r>
      <w:r>
        <w:rPr>
          <w:noProof/>
        </w:rPr>
      </w:r>
      <w:r>
        <w:rPr>
          <w:noProof/>
        </w:rPr>
        <w:fldChar w:fldCharType="separate"/>
      </w:r>
      <w:r>
        <w:rPr>
          <w:noProof/>
        </w:rPr>
        <w:t>114</w:t>
      </w:r>
      <w:r>
        <w:rPr>
          <w:noProof/>
        </w:rPr>
        <w:fldChar w:fldCharType="end"/>
      </w:r>
    </w:p>
    <w:p w:rsidRPr="00B9006E" w:rsidR="000058D5" w:rsidRDefault="000058D5" w14:paraId="15B804AE" w14:textId="64184E92">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25 - Panel multiple input: Buttons</w:t>
      </w:r>
      <w:r>
        <w:rPr>
          <w:noProof/>
        </w:rPr>
        <w:tab/>
      </w:r>
      <w:r>
        <w:rPr>
          <w:noProof/>
        </w:rPr>
        <w:fldChar w:fldCharType="begin"/>
      </w:r>
      <w:r>
        <w:rPr>
          <w:noProof/>
        </w:rPr>
        <w:instrText xml:space="preserve"> PAGEREF _Toc98411829 \h </w:instrText>
      </w:r>
      <w:r>
        <w:rPr>
          <w:noProof/>
        </w:rPr>
      </w:r>
      <w:r>
        <w:rPr>
          <w:noProof/>
        </w:rPr>
        <w:fldChar w:fldCharType="separate"/>
      </w:r>
      <w:r>
        <w:rPr>
          <w:noProof/>
        </w:rPr>
        <w:t>114</w:t>
      </w:r>
      <w:r>
        <w:rPr>
          <w:noProof/>
        </w:rPr>
        <w:fldChar w:fldCharType="end"/>
      </w:r>
    </w:p>
    <w:p w:rsidRPr="00B9006E" w:rsidR="000058D5" w:rsidRDefault="000058D5" w14:paraId="4F984F24" w14:textId="49F7A94C">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26 - Representation of the seller</w:t>
      </w:r>
      <w:r>
        <w:rPr>
          <w:noProof/>
        </w:rPr>
        <w:tab/>
      </w:r>
      <w:r>
        <w:rPr>
          <w:noProof/>
        </w:rPr>
        <w:fldChar w:fldCharType="begin"/>
      </w:r>
      <w:r>
        <w:rPr>
          <w:noProof/>
        </w:rPr>
        <w:instrText xml:space="preserve"> PAGEREF _Toc98411830 \h </w:instrText>
      </w:r>
      <w:r>
        <w:rPr>
          <w:noProof/>
        </w:rPr>
      </w:r>
      <w:r>
        <w:rPr>
          <w:noProof/>
        </w:rPr>
        <w:fldChar w:fldCharType="separate"/>
      </w:r>
      <w:r>
        <w:rPr>
          <w:noProof/>
        </w:rPr>
        <w:t>116</w:t>
      </w:r>
      <w:r>
        <w:rPr>
          <w:noProof/>
        </w:rPr>
        <w:fldChar w:fldCharType="end"/>
      </w:r>
    </w:p>
    <w:p w:rsidRPr="00B9006E" w:rsidR="000058D5" w:rsidRDefault="000058D5" w14:paraId="2121004E" w14:textId="28DD44DD">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27 - Panel Part Search DeadStock: Button overview</w:t>
      </w:r>
      <w:r>
        <w:rPr>
          <w:noProof/>
        </w:rPr>
        <w:tab/>
      </w:r>
      <w:r>
        <w:rPr>
          <w:noProof/>
        </w:rPr>
        <w:fldChar w:fldCharType="begin"/>
      </w:r>
      <w:r>
        <w:rPr>
          <w:noProof/>
        </w:rPr>
        <w:instrText xml:space="preserve"> PAGEREF _Toc98411831 \h </w:instrText>
      </w:r>
      <w:r>
        <w:rPr>
          <w:noProof/>
        </w:rPr>
      </w:r>
      <w:r>
        <w:rPr>
          <w:noProof/>
        </w:rPr>
        <w:fldChar w:fldCharType="separate"/>
      </w:r>
      <w:r>
        <w:rPr>
          <w:noProof/>
        </w:rPr>
        <w:t>117</w:t>
      </w:r>
      <w:r>
        <w:rPr>
          <w:noProof/>
        </w:rPr>
        <w:fldChar w:fldCharType="end"/>
      </w:r>
    </w:p>
    <w:p w:rsidRPr="00B9006E" w:rsidR="000058D5" w:rsidRDefault="000058D5" w14:paraId="0A157D37" w14:textId="1A481C79">
      <w:pPr>
        <w:pStyle w:val="Abbildungsverzeichnis"/>
        <w:tabs>
          <w:tab w:val="right" w:leader="dot" w:pos="9338"/>
        </w:tabs>
        <w:rPr>
          <w:rFonts w:asciiTheme="minorHAnsi" w:hAnsiTheme="minorHAnsi" w:eastAsiaTheme="minorEastAsia" w:cstheme="minorBidi"/>
          <w:noProof/>
          <w:sz w:val="22"/>
          <w:szCs w:val="22"/>
        </w:rPr>
      </w:pPr>
      <w:r w:rsidRPr="00C71388">
        <w:rPr>
          <w:noProof/>
          <w:highlight w:val="magenta"/>
        </w:rPr>
        <w:t>Table 4</w:t>
      </w:r>
      <w:r w:rsidRPr="00C71388">
        <w:rPr>
          <w:noProof/>
          <w:highlight w:val="magenta"/>
        </w:rPr>
        <w:noBreakHyphen/>
        <w:t>28 - Panel part search: Columns General view of results</w:t>
      </w:r>
      <w:r>
        <w:rPr>
          <w:noProof/>
        </w:rPr>
        <w:tab/>
      </w:r>
      <w:r>
        <w:rPr>
          <w:noProof/>
        </w:rPr>
        <w:fldChar w:fldCharType="begin"/>
      </w:r>
      <w:r>
        <w:rPr>
          <w:noProof/>
        </w:rPr>
        <w:instrText xml:space="preserve"> PAGEREF _Toc98411832 \h </w:instrText>
      </w:r>
      <w:r>
        <w:rPr>
          <w:noProof/>
        </w:rPr>
      </w:r>
      <w:r>
        <w:rPr>
          <w:noProof/>
        </w:rPr>
        <w:fldChar w:fldCharType="separate"/>
      </w:r>
      <w:r>
        <w:rPr>
          <w:noProof/>
        </w:rPr>
        <w:t>118</w:t>
      </w:r>
      <w:r>
        <w:rPr>
          <w:noProof/>
        </w:rPr>
        <w:fldChar w:fldCharType="end"/>
      </w:r>
    </w:p>
    <w:p w:rsidRPr="00B9006E" w:rsidR="000058D5" w:rsidRDefault="000058D5" w14:paraId="75716864" w14:textId="0B9BE137">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29 - Elements of the main branch</w:t>
      </w:r>
      <w:r>
        <w:rPr>
          <w:noProof/>
        </w:rPr>
        <w:tab/>
      </w:r>
      <w:r>
        <w:rPr>
          <w:noProof/>
        </w:rPr>
        <w:fldChar w:fldCharType="begin"/>
      </w:r>
      <w:r>
        <w:rPr>
          <w:noProof/>
        </w:rPr>
        <w:instrText xml:space="preserve"> PAGEREF _Toc98411833 \h </w:instrText>
      </w:r>
      <w:r>
        <w:rPr>
          <w:noProof/>
        </w:rPr>
      </w:r>
      <w:r>
        <w:rPr>
          <w:noProof/>
        </w:rPr>
        <w:fldChar w:fldCharType="separate"/>
      </w:r>
      <w:r>
        <w:rPr>
          <w:noProof/>
        </w:rPr>
        <w:t>119</w:t>
      </w:r>
      <w:r>
        <w:rPr>
          <w:noProof/>
        </w:rPr>
        <w:fldChar w:fldCharType="end"/>
      </w:r>
    </w:p>
    <w:p w:rsidRPr="00B9006E" w:rsidR="000058D5" w:rsidRDefault="000058D5" w14:paraId="1ABEB420" w14:textId="5053D8B3">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30 - Sub-branch elements</w:t>
      </w:r>
      <w:r>
        <w:rPr>
          <w:noProof/>
        </w:rPr>
        <w:tab/>
      </w:r>
      <w:r>
        <w:rPr>
          <w:noProof/>
        </w:rPr>
        <w:fldChar w:fldCharType="begin"/>
      </w:r>
      <w:r>
        <w:rPr>
          <w:noProof/>
        </w:rPr>
        <w:instrText xml:space="preserve"> PAGEREF _Toc98411834 \h </w:instrText>
      </w:r>
      <w:r>
        <w:rPr>
          <w:noProof/>
        </w:rPr>
      </w:r>
      <w:r>
        <w:rPr>
          <w:noProof/>
        </w:rPr>
        <w:fldChar w:fldCharType="separate"/>
      </w:r>
      <w:r>
        <w:rPr>
          <w:noProof/>
        </w:rPr>
        <w:t>120</w:t>
      </w:r>
      <w:r>
        <w:rPr>
          <w:noProof/>
        </w:rPr>
        <w:fldChar w:fldCharType="end"/>
      </w:r>
    </w:p>
    <w:p w:rsidRPr="00B9006E" w:rsidR="000058D5" w:rsidRDefault="000058D5" w14:paraId="2110E367" w14:textId="03C23C6C">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31 - Panel part search D2D: Button overview</w:t>
      </w:r>
      <w:r>
        <w:rPr>
          <w:noProof/>
        </w:rPr>
        <w:tab/>
      </w:r>
      <w:r>
        <w:rPr>
          <w:noProof/>
        </w:rPr>
        <w:fldChar w:fldCharType="begin"/>
      </w:r>
      <w:r>
        <w:rPr>
          <w:noProof/>
        </w:rPr>
        <w:instrText xml:space="preserve"> PAGEREF _Toc98411835 \h </w:instrText>
      </w:r>
      <w:r>
        <w:rPr>
          <w:noProof/>
        </w:rPr>
      </w:r>
      <w:r>
        <w:rPr>
          <w:noProof/>
        </w:rPr>
        <w:fldChar w:fldCharType="separate"/>
      </w:r>
      <w:r>
        <w:rPr>
          <w:noProof/>
        </w:rPr>
        <w:t>122</w:t>
      </w:r>
      <w:r>
        <w:rPr>
          <w:noProof/>
        </w:rPr>
        <w:fldChar w:fldCharType="end"/>
      </w:r>
    </w:p>
    <w:p w:rsidRPr="00B9006E" w:rsidR="000058D5" w:rsidRDefault="000058D5" w14:paraId="1FF0AD9A" w14:textId="5E8B66E5">
      <w:pPr>
        <w:pStyle w:val="Abbildungsverzeichnis"/>
        <w:tabs>
          <w:tab w:val="right" w:leader="dot" w:pos="9338"/>
        </w:tabs>
        <w:rPr>
          <w:rFonts w:asciiTheme="minorHAnsi" w:hAnsiTheme="minorHAnsi" w:eastAsiaTheme="minorEastAsia" w:cstheme="minorBidi"/>
          <w:noProof/>
          <w:sz w:val="22"/>
          <w:szCs w:val="22"/>
        </w:rPr>
      </w:pPr>
      <w:r w:rsidRPr="00C71388">
        <w:rPr>
          <w:noProof/>
          <w:highlight w:val="magenta"/>
        </w:rPr>
        <w:t>Table 4</w:t>
      </w:r>
      <w:r w:rsidRPr="00C71388">
        <w:rPr>
          <w:noProof/>
          <w:highlight w:val="magenta"/>
        </w:rPr>
        <w:noBreakHyphen/>
        <w:t>32 - Panel part search: Columns search result D2D</w:t>
      </w:r>
      <w:r>
        <w:rPr>
          <w:noProof/>
        </w:rPr>
        <w:tab/>
      </w:r>
      <w:r>
        <w:rPr>
          <w:noProof/>
        </w:rPr>
        <w:fldChar w:fldCharType="begin"/>
      </w:r>
      <w:r>
        <w:rPr>
          <w:noProof/>
        </w:rPr>
        <w:instrText xml:space="preserve"> PAGEREF _Toc98411836 \h </w:instrText>
      </w:r>
      <w:r>
        <w:rPr>
          <w:noProof/>
        </w:rPr>
      </w:r>
      <w:r>
        <w:rPr>
          <w:noProof/>
        </w:rPr>
        <w:fldChar w:fldCharType="separate"/>
      </w:r>
      <w:r>
        <w:rPr>
          <w:noProof/>
        </w:rPr>
        <w:t>124</w:t>
      </w:r>
      <w:r>
        <w:rPr>
          <w:noProof/>
        </w:rPr>
        <w:fldChar w:fldCharType="end"/>
      </w:r>
    </w:p>
    <w:p w:rsidRPr="00B9006E" w:rsidR="000058D5" w:rsidRDefault="000058D5" w14:paraId="6F40B5D9" w14:textId="193572C0">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33 - Shopping cart: Elements of the main branch</w:t>
      </w:r>
      <w:r>
        <w:rPr>
          <w:noProof/>
        </w:rPr>
        <w:tab/>
      </w:r>
      <w:r>
        <w:rPr>
          <w:noProof/>
        </w:rPr>
        <w:fldChar w:fldCharType="begin"/>
      </w:r>
      <w:r>
        <w:rPr>
          <w:noProof/>
        </w:rPr>
        <w:instrText xml:space="preserve"> PAGEREF _Toc98411837 \h </w:instrText>
      </w:r>
      <w:r>
        <w:rPr>
          <w:noProof/>
        </w:rPr>
      </w:r>
      <w:r>
        <w:rPr>
          <w:noProof/>
        </w:rPr>
        <w:fldChar w:fldCharType="separate"/>
      </w:r>
      <w:r>
        <w:rPr>
          <w:noProof/>
        </w:rPr>
        <w:t>132</w:t>
      </w:r>
      <w:r>
        <w:rPr>
          <w:noProof/>
        </w:rPr>
        <w:fldChar w:fldCharType="end"/>
      </w:r>
    </w:p>
    <w:p w:rsidRPr="00B9006E" w:rsidR="000058D5" w:rsidRDefault="000058D5" w14:paraId="208D3BEC" w14:textId="36236345">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34 - Shopping cart: Elements of the sub-branch</w:t>
      </w:r>
      <w:r>
        <w:rPr>
          <w:noProof/>
        </w:rPr>
        <w:tab/>
      </w:r>
      <w:r>
        <w:rPr>
          <w:noProof/>
        </w:rPr>
        <w:fldChar w:fldCharType="begin"/>
      </w:r>
      <w:r>
        <w:rPr>
          <w:noProof/>
        </w:rPr>
        <w:instrText xml:space="preserve"> PAGEREF _Toc98411838 \h </w:instrText>
      </w:r>
      <w:r>
        <w:rPr>
          <w:noProof/>
        </w:rPr>
      </w:r>
      <w:r>
        <w:rPr>
          <w:noProof/>
        </w:rPr>
        <w:fldChar w:fldCharType="separate"/>
      </w:r>
      <w:r>
        <w:rPr>
          <w:noProof/>
        </w:rPr>
        <w:t>133</w:t>
      </w:r>
      <w:r>
        <w:rPr>
          <w:noProof/>
        </w:rPr>
        <w:fldChar w:fldCharType="end"/>
      </w:r>
    </w:p>
    <w:p w:rsidRPr="00B9006E" w:rsidR="000058D5" w:rsidRDefault="000058D5" w14:paraId="65408A66" w14:textId="47C32A16">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35 - Panel shopping cart: Buttons</w:t>
      </w:r>
      <w:r>
        <w:rPr>
          <w:noProof/>
        </w:rPr>
        <w:tab/>
      </w:r>
      <w:r>
        <w:rPr>
          <w:noProof/>
        </w:rPr>
        <w:fldChar w:fldCharType="begin"/>
      </w:r>
      <w:r>
        <w:rPr>
          <w:noProof/>
        </w:rPr>
        <w:instrText xml:space="preserve"> PAGEREF _Toc98411839 \h </w:instrText>
      </w:r>
      <w:r>
        <w:rPr>
          <w:noProof/>
        </w:rPr>
      </w:r>
      <w:r>
        <w:rPr>
          <w:noProof/>
        </w:rPr>
        <w:fldChar w:fldCharType="separate"/>
      </w:r>
      <w:r>
        <w:rPr>
          <w:noProof/>
        </w:rPr>
        <w:t>136</w:t>
      </w:r>
      <w:r>
        <w:rPr>
          <w:noProof/>
        </w:rPr>
        <w:fldChar w:fldCharType="end"/>
      </w:r>
    </w:p>
    <w:p w:rsidRPr="00B9006E" w:rsidR="000058D5" w:rsidRDefault="000058D5" w14:paraId="780A57B3" w14:textId="6071C75E">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36 - Panel Part Master: New DeadStock fields</w:t>
      </w:r>
      <w:r>
        <w:rPr>
          <w:noProof/>
        </w:rPr>
        <w:tab/>
      </w:r>
      <w:r>
        <w:rPr>
          <w:noProof/>
        </w:rPr>
        <w:fldChar w:fldCharType="begin"/>
      </w:r>
      <w:r>
        <w:rPr>
          <w:noProof/>
        </w:rPr>
        <w:instrText xml:space="preserve"> PAGEREF _Toc98411840 \h </w:instrText>
      </w:r>
      <w:r>
        <w:rPr>
          <w:noProof/>
        </w:rPr>
      </w:r>
      <w:r>
        <w:rPr>
          <w:noProof/>
        </w:rPr>
        <w:fldChar w:fldCharType="separate"/>
      </w:r>
      <w:r>
        <w:rPr>
          <w:noProof/>
        </w:rPr>
        <w:t>138</w:t>
      </w:r>
      <w:r>
        <w:rPr>
          <w:noProof/>
        </w:rPr>
        <w:fldChar w:fldCharType="end"/>
      </w:r>
    </w:p>
    <w:p w:rsidRPr="00B9006E" w:rsidR="000058D5" w:rsidRDefault="000058D5" w14:paraId="3FD35667" w14:textId="24C621CF">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37 - Panel Part Master: Editability of the DeadStock fields</w:t>
      </w:r>
      <w:r>
        <w:rPr>
          <w:noProof/>
        </w:rPr>
        <w:tab/>
      </w:r>
      <w:r>
        <w:rPr>
          <w:noProof/>
        </w:rPr>
        <w:fldChar w:fldCharType="begin"/>
      </w:r>
      <w:r>
        <w:rPr>
          <w:noProof/>
        </w:rPr>
        <w:instrText xml:space="preserve"> PAGEREF _Toc98411841 \h </w:instrText>
      </w:r>
      <w:r>
        <w:rPr>
          <w:noProof/>
        </w:rPr>
      </w:r>
      <w:r>
        <w:rPr>
          <w:noProof/>
        </w:rPr>
        <w:fldChar w:fldCharType="separate"/>
      </w:r>
      <w:r>
        <w:rPr>
          <w:noProof/>
        </w:rPr>
        <w:t>139</w:t>
      </w:r>
      <w:r>
        <w:rPr>
          <w:noProof/>
        </w:rPr>
        <w:fldChar w:fldCharType="end"/>
      </w:r>
    </w:p>
    <w:p w:rsidRPr="00B9006E" w:rsidR="000058D5" w:rsidRDefault="000058D5" w14:paraId="29A6884F" w14:textId="42936E15">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38 - Panel Part Master: Button overview</w:t>
      </w:r>
      <w:r>
        <w:rPr>
          <w:noProof/>
        </w:rPr>
        <w:tab/>
      </w:r>
      <w:r>
        <w:rPr>
          <w:noProof/>
        </w:rPr>
        <w:fldChar w:fldCharType="begin"/>
      </w:r>
      <w:r>
        <w:rPr>
          <w:noProof/>
        </w:rPr>
        <w:instrText xml:space="preserve"> PAGEREF _Toc98411842 \h </w:instrText>
      </w:r>
      <w:r>
        <w:rPr>
          <w:noProof/>
        </w:rPr>
      </w:r>
      <w:r>
        <w:rPr>
          <w:noProof/>
        </w:rPr>
        <w:fldChar w:fldCharType="separate"/>
      </w:r>
      <w:r>
        <w:rPr>
          <w:noProof/>
        </w:rPr>
        <w:t>139</w:t>
      </w:r>
      <w:r>
        <w:rPr>
          <w:noProof/>
        </w:rPr>
        <w:fldChar w:fldCharType="end"/>
      </w:r>
    </w:p>
    <w:p w:rsidRPr="00B9006E" w:rsidR="000058D5" w:rsidRDefault="000058D5" w14:paraId="74C7FED6" w14:textId="3B2733D9">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39 - Panel Statistics: Filter criteria</w:t>
      </w:r>
      <w:r>
        <w:rPr>
          <w:noProof/>
        </w:rPr>
        <w:tab/>
      </w:r>
      <w:r>
        <w:rPr>
          <w:noProof/>
        </w:rPr>
        <w:fldChar w:fldCharType="begin"/>
      </w:r>
      <w:r>
        <w:rPr>
          <w:noProof/>
        </w:rPr>
        <w:instrText xml:space="preserve"> PAGEREF _Toc98411843 \h </w:instrText>
      </w:r>
      <w:r>
        <w:rPr>
          <w:noProof/>
        </w:rPr>
      </w:r>
      <w:r>
        <w:rPr>
          <w:noProof/>
        </w:rPr>
        <w:fldChar w:fldCharType="separate"/>
      </w:r>
      <w:r>
        <w:rPr>
          <w:noProof/>
        </w:rPr>
        <w:t>145</w:t>
      </w:r>
      <w:r>
        <w:rPr>
          <w:noProof/>
        </w:rPr>
        <w:fldChar w:fldCharType="end"/>
      </w:r>
    </w:p>
    <w:p w:rsidRPr="00B9006E" w:rsidR="000058D5" w:rsidRDefault="000058D5" w14:paraId="3788442A" w14:textId="649266D5">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40 - Panel Statistics: Buttons</w:t>
      </w:r>
      <w:r>
        <w:rPr>
          <w:noProof/>
        </w:rPr>
        <w:tab/>
      </w:r>
      <w:r>
        <w:rPr>
          <w:noProof/>
        </w:rPr>
        <w:fldChar w:fldCharType="begin"/>
      </w:r>
      <w:r>
        <w:rPr>
          <w:noProof/>
        </w:rPr>
        <w:instrText xml:space="preserve"> PAGEREF _Toc98411844 \h </w:instrText>
      </w:r>
      <w:r>
        <w:rPr>
          <w:noProof/>
        </w:rPr>
      </w:r>
      <w:r>
        <w:rPr>
          <w:noProof/>
        </w:rPr>
        <w:fldChar w:fldCharType="separate"/>
      </w:r>
      <w:r>
        <w:rPr>
          <w:noProof/>
        </w:rPr>
        <w:t>146</w:t>
      </w:r>
      <w:r>
        <w:rPr>
          <w:noProof/>
        </w:rPr>
        <w:fldChar w:fldCharType="end"/>
      </w:r>
    </w:p>
    <w:p w:rsidRPr="00B9006E" w:rsidR="000058D5" w:rsidRDefault="000058D5" w14:paraId="01ABD2CF" w14:textId="2F71A5B5">
      <w:pPr>
        <w:pStyle w:val="Abbildungsverzeichnis"/>
        <w:tabs>
          <w:tab w:val="right" w:leader="dot" w:pos="9338"/>
        </w:tabs>
        <w:rPr>
          <w:rFonts w:asciiTheme="minorHAnsi" w:hAnsiTheme="minorHAnsi" w:eastAsiaTheme="minorEastAsia" w:cstheme="minorBidi"/>
          <w:noProof/>
          <w:sz w:val="22"/>
          <w:szCs w:val="22"/>
        </w:rPr>
      </w:pPr>
      <w:r>
        <w:rPr>
          <w:noProof/>
        </w:rPr>
        <w:lastRenderedPageBreak/>
        <w:t>Table 4</w:t>
      </w:r>
      <w:r>
        <w:rPr>
          <w:noProof/>
        </w:rPr>
        <w:noBreakHyphen/>
        <w:t>41 - Panel Statistics: Field Overview DeadStock</w:t>
      </w:r>
      <w:r>
        <w:rPr>
          <w:noProof/>
        </w:rPr>
        <w:tab/>
      </w:r>
      <w:r>
        <w:rPr>
          <w:noProof/>
        </w:rPr>
        <w:fldChar w:fldCharType="begin"/>
      </w:r>
      <w:r>
        <w:rPr>
          <w:noProof/>
        </w:rPr>
        <w:instrText xml:space="preserve"> PAGEREF _Toc98411845 \h </w:instrText>
      </w:r>
      <w:r>
        <w:rPr>
          <w:noProof/>
        </w:rPr>
      </w:r>
      <w:r>
        <w:rPr>
          <w:noProof/>
        </w:rPr>
        <w:fldChar w:fldCharType="separate"/>
      </w:r>
      <w:r>
        <w:rPr>
          <w:noProof/>
        </w:rPr>
        <w:t>147</w:t>
      </w:r>
      <w:r>
        <w:rPr>
          <w:noProof/>
        </w:rPr>
        <w:fldChar w:fldCharType="end"/>
      </w:r>
    </w:p>
    <w:p w:rsidRPr="00B9006E" w:rsidR="000058D5" w:rsidRDefault="000058D5" w14:paraId="37C2F09E" w14:textId="5236A276">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42 - Panel Statistics: Field overview D2D</w:t>
      </w:r>
      <w:r>
        <w:rPr>
          <w:noProof/>
        </w:rPr>
        <w:tab/>
      </w:r>
      <w:r>
        <w:rPr>
          <w:noProof/>
        </w:rPr>
        <w:fldChar w:fldCharType="begin"/>
      </w:r>
      <w:r>
        <w:rPr>
          <w:noProof/>
        </w:rPr>
        <w:instrText xml:space="preserve"> PAGEREF _Toc98411846 \h </w:instrText>
      </w:r>
      <w:r>
        <w:rPr>
          <w:noProof/>
        </w:rPr>
      </w:r>
      <w:r>
        <w:rPr>
          <w:noProof/>
        </w:rPr>
        <w:fldChar w:fldCharType="separate"/>
      </w:r>
      <w:r>
        <w:rPr>
          <w:noProof/>
        </w:rPr>
        <w:t>148</w:t>
      </w:r>
      <w:r>
        <w:rPr>
          <w:noProof/>
        </w:rPr>
        <w:fldChar w:fldCharType="end"/>
      </w:r>
    </w:p>
    <w:p w:rsidRPr="00B9006E" w:rsidR="000058D5" w:rsidRDefault="000058D5" w14:paraId="4C95B7B0" w14:textId="1E657E34">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43 - Panel settings: Subpanels in dependence of the rolls</w:t>
      </w:r>
      <w:r>
        <w:rPr>
          <w:noProof/>
        </w:rPr>
        <w:tab/>
      </w:r>
      <w:r>
        <w:rPr>
          <w:noProof/>
        </w:rPr>
        <w:fldChar w:fldCharType="begin"/>
      </w:r>
      <w:r>
        <w:rPr>
          <w:noProof/>
        </w:rPr>
        <w:instrText xml:space="preserve"> PAGEREF _Toc98411847 \h </w:instrText>
      </w:r>
      <w:r>
        <w:rPr>
          <w:noProof/>
        </w:rPr>
      </w:r>
      <w:r>
        <w:rPr>
          <w:noProof/>
        </w:rPr>
        <w:fldChar w:fldCharType="separate"/>
      </w:r>
      <w:r>
        <w:rPr>
          <w:noProof/>
        </w:rPr>
        <w:t>149</w:t>
      </w:r>
      <w:r>
        <w:rPr>
          <w:noProof/>
        </w:rPr>
        <w:fldChar w:fldCharType="end"/>
      </w:r>
    </w:p>
    <w:p w:rsidRPr="00B9006E" w:rsidR="000058D5" w:rsidRDefault="000058D5" w14:paraId="26B4C710" w14:textId="3D7004A9">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44 - Panel settings: Overview fields operating data and user settings</w:t>
      </w:r>
      <w:r>
        <w:rPr>
          <w:noProof/>
        </w:rPr>
        <w:tab/>
      </w:r>
      <w:r>
        <w:rPr>
          <w:noProof/>
        </w:rPr>
        <w:fldChar w:fldCharType="begin"/>
      </w:r>
      <w:r>
        <w:rPr>
          <w:noProof/>
        </w:rPr>
        <w:instrText xml:space="preserve"> PAGEREF _Toc98411848 \h </w:instrText>
      </w:r>
      <w:r>
        <w:rPr>
          <w:noProof/>
        </w:rPr>
      </w:r>
      <w:r>
        <w:rPr>
          <w:noProof/>
        </w:rPr>
        <w:fldChar w:fldCharType="separate"/>
      </w:r>
      <w:r>
        <w:rPr>
          <w:noProof/>
        </w:rPr>
        <w:t>151</w:t>
      </w:r>
      <w:r>
        <w:rPr>
          <w:noProof/>
        </w:rPr>
        <w:fldChar w:fldCharType="end"/>
      </w:r>
    </w:p>
    <w:p w:rsidRPr="00B9006E" w:rsidR="000058D5" w:rsidRDefault="000058D5" w14:paraId="0045686A" w14:textId="2482EFCA">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45 - Panel settings: Default values Operating data and user settings</w:t>
      </w:r>
      <w:r>
        <w:rPr>
          <w:noProof/>
        </w:rPr>
        <w:tab/>
      </w:r>
      <w:r>
        <w:rPr>
          <w:noProof/>
        </w:rPr>
        <w:fldChar w:fldCharType="begin"/>
      </w:r>
      <w:r>
        <w:rPr>
          <w:noProof/>
        </w:rPr>
        <w:instrText xml:space="preserve"> PAGEREF _Toc98411849 \h </w:instrText>
      </w:r>
      <w:r>
        <w:rPr>
          <w:noProof/>
        </w:rPr>
      </w:r>
      <w:r>
        <w:rPr>
          <w:noProof/>
        </w:rPr>
        <w:fldChar w:fldCharType="separate"/>
      </w:r>
      <w:r>
        <w:rPr>
          <w:noProof/>
        </w:rPr>
        <w:t>154</w:t>
      </w:r>
      <w:r>
        <w:rPr>
          <w:noProof/>
        </w:rPr>
        <w:fldChar w:fldCharType="end"/>
      </w:r>
    </w:p>
    <w:p w:rsidRPr="00B9006E" w:rsidR="000058D5" w:rsidRDefault="000058D5" w14:paraId="01C35572" w14:textId="6A6A9D8B">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46 - Order overview panel: Buttons of the Buy table</w:t>
      </w:r>
      <w:r>
        <w:rPr>
          <w:noProof/>
        </w:rPr>
        <w:tab/>
      </w:r>
      <w:r>
        <w:rPr>
          <w:noProof/>
        </w:rPr>
        <w:fldChar w:fldCharType="begin"/>
      </w:r>
      <w:r>
        <w:rPr>
          <w:noProof/>
        </w:rPr>
        <w:instrText xml:space="preserve"> PAGEREF _Toc98411850 \h </w:instrText>
      </w:r>
      <w:r>
        <w:rPr>
          <w:noProof/>
        </w:rPr>
      </w:r>
      <w:r>
        <w:rPr>
          <w:noProof/>
        </w:rPr>
        <w:fldChar w:fldCharType="separate"/>
      </w:r>
      <w:r>
        <w:rPr>
          <w:noProof/>
        </w:rPr>
        <w:t>154</w:t>
      </w:r>
      <w:r>
        <w:rPr>
          <w:noProof/>
        </w:rPr>
        <w:fldChar w:fldCharType="end"/>
      </w:r>
    </w:p>
    <w:p w:rsidRPr="00B9006E" w:rsidR="000058D5" w:rsidRDefault="000058D5" w14:paraId="3DB1ACF7" w14:textId="1F4E5D46">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47 - Panel settings: Overview fields operating data and user settings</w:t>
      </w:r>
      <w:r>
        <w:rPr>
          <w:noProof/>
        </w:rPr>
        <w:tab/>
      </w:r>
      <w:r>
        <w:rPr>
          <w:noProof/>
        </w:rPr>
        <w:fldChar w:fldCharType="begin"/>
      </w:r>
      <w:r>
        <w:rPr>
          <w:noProof/>
        </w:rPr>
        <w:instrText xml:space="preserve"> PAGEREF _Toc98411851 \h </w:instrText>
      </w:r>
      <w:r>
        <w:rPr>
          <w:noProof/>
        </w:rPr>
      </w:r>
      <w:r>
        <w:rPr>
          <w:noProof/>
        </w:rPr>
        <w:fldChar w:fldCharType="separate"/>
      </w:r>
      <w:r>
        <w:rPr>
          <w:noProof/>
        </w:rPr>
        <w:t>156</w:t>
      </w:r>
      <w:r>
        <w:rPr>
          <w:noProof/>
        </w:rPr>
        <w:fldChar w:fldCharType="end"/>
      </w:r>
    </w:p>
    <w:p w:rsidRPr="00B9006E" w:rsidR="000058D5" w:rsidRDefault="000058D5" w14:paraId="64454A92" w14:textId="25A77395">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48 - Panel settings: Default values purchase and sale settings</w:t>
      </w:r>
      <w:r>
        <w:rPr>
          <w:noProof/>
        </w:rPr>
        <w:tab/>
      </w:r>
      <w:r>
        <w:rPr>
          <w:noProof/>
        </w:rPr>
        <w:fldChar w:fldCharType="begin"/>
      </w:r>
      <w:r>
        <w:rPr>
          <w:noProof/>
        </w:rPr>
        <w:instrText xml:space="preserve"> PAGEREF _Toc98411852 \h </w:instrText>
      </w:r>
      <w:r>
        <w:rPr>
          <w:noProof/>
        </w:rPr>
      </w:r>
      <w:r>
        <w:rPr>
          <w:noProof/>
        </w:rPr>
        <w:fldChar w:fldCharType="separate"/>
      </w:r>
      <w:r>
        <w:rPr>
          <w:noProof/>
        </w:rPr>
        <w:t>158</w:t>
      </w:r>
      <w:r>
        <w:rPr>
          <w:noProof/>
        </w:rPr>
        <w:fldChar w:fldCharType="end"/>
      </w:r>
    </w:p>
    <w:p w:rsidRPr="00B9006E" w:rsidR="000058D5" w:rsidRDefault="000058D5" w14:paraId="514AAE8F" w14:textId="5A371C44">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49 - Panel settings: Buttons of the Verification/Purchase Settingssubpanel</w:t>
      </w:r>
      <w:r>
        <w:rPr>
          <w:noProof/>
        </w:rPr>
        <w:tab/>
      </w:r>
      <w:r>
        <w:rPr>
          <w:noProof/>
        </w:rPr>
        <w:fldChar w:fldCharType="begin"/>
      </w:r>
      <w:r>
        <w:rPr>
          <w:noProof/>
        </w:rPr>
        <w:instrText xml:space="preserve"> PAGEREF _Toc98411853 \h </w:instrText>
      </w:r>
      <w:r>
        <w:rPr>
          <w:noProof/>
        </w:rPr>
      </w:r>
      <w:r>
        <w:rPr>
          <w:noProof/>
        </w:rPr>
        <w:fldChar w:fldCharType="separate"/>
      </w:r>
      <w:r>
        <w:rPr>
          <w:noProof/>
        </w:rPr>
        <w:t>158</w:t>
      </w:r>
      <w:r>
        <w:rPr>
          <w:noProof/>
        </w:rPr>
        <w:fldChar w:fldCharType="end"/>
      </w:r>
    </w:p>
    <w:p w:rsidRPr="00B9006E" w:rsidR="000058D5" w:rsidRDefault="000058D5" w14:paraId="391796E4" w14:textId="4E70A567">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50 - Panel settings: Fields Overview Subpanel Part Scope</w:t>
      </w:r>
      <w:r>
        <w:rPr>
          <w:noProof/>
        </w:rPr>
        <w:tab/>
      </w:r>
      <w:r>
        <w:rPr>
          <w:noProof/>
        </w:rPr>
        <w:fldChar w:fldCharType="begin"/>
      </w:r>
      <w:r>
        <w:rPr>
          <w:noProof/>
        </w:rPr>
        <w:instrText xml:space="preserve"> PAGEREF _Toc98411854 \h </w:instrText>
      </w:r>
      <w:r>
        <w:rPr>
          <w:noProof/>
        </w:rPr>
      </w:r>
      <w:r>
        <w:rPr>
          <w:noProof/>
        </w:rPr>
        <w:fldChar w:fldCharType="separate"/>
      </w:r>
      <w:r>
        <w:rPr>
          <w:noProof/>
        </w:rPr>
        <w:t>161</w:t>
      </w:r>
      <w:r>
        <w:rPr>
          <w:noProof/>
        </w:rPr>
        <w:fldChar w:fldCharType="end"/>
      </w:r>
    </w:p>
    <w:p w:rsidRPr="00B9006E" w:rsidR="000058D5" w:rsidRDefault="000058D5" w14:paraId="590474BB" w14:textId="4A39279A">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51 - Panel settings: Default values part size</w:t>
      </w:r>
      <w:r>
        <w:rPr>
          <w:noProof/>
        </w:rPr>
        <w:tab/>
      </w:r>
      <w:r>
        <w:rPr>
          <w:noProof/>
        </w:rPr>
        <w:fldChar w:fldCharType="begin"/>
      </w:r>
      <w:r>
        <w:rPr>
          <w:noProof/>
        </w:rPr>
        <w:instrText xml:space="preserve"> PAGEREF _Toc98411855 \h </w:instrText>
      </w:r>
      <w:r>
        <w:rPr>
          <w:noProof/>
        </w:rPr>
      </w:r>
      <w:r>
        <w:rPr>
          <w:noProof/>
        </w:rPr>
        <w:fldChar w:fldCharType="separate"/>
      </w:r>
      <w:r>
        <w:rPr>
          <w:noProof/>
        </w:rPr>
        <w:t>163</w:t>
      </w:r>
      <w:r>
        <w:rPr>
          <w:noProof/>
        </w:rPr>
        <w:fldChar w:fldCharType="end"/>
      </w:r>
    </w:p>
    <w:p w:rsidRPr="00B9006E" w:rsidR="000058D5" w:rsidRDefault="000058D5" w14:paraId="1AFF03DA" w14:textId="08B57179">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52 - Panel settings: Buttons of the subpanel Part Scope 1</w:t>
      </w:r>
      <w:r>
        <w:rPr>
          <w:noProof/>
        </w:rPr>
        <w:tab/>
      </w:r>
      <w:r>
        <w:rPr>
          <w:noProof/>
        </w:rPr>
        <w:fldChar w:fldCharType="begin"/>
      </w:r>
      <w:r>
        <w:rPr>
          <w:noProof/>
        </w:rPr>
        <w:instrText xml:space="preserve"> PAGEREF _Toc98411856 \h </w:instrText>
      </w:r>
      <w:r>
        <w:rPr>
          <w:noProof/>
        </w:rPr>
      </w:r>
      <w:r>
        <w:rPr>
          <w:noProof/>
        </w:rPr>
        <w:fldChar w:fldCharType="separate"/>
      </w:r>
      <w:r>
        <w:rPr>
          <w:noProof/>
        </w:rPr>
        <w:t>163</w:t>
      </w:r>
      <w:r>
        <w:rPr>
          <w:noProof/>
        </w:rPr>
        <w:fldChar w:fldCharType="end"/>
      </w:r>
    </w:p>
    <w:p w:rsidRPr="00B9006E" w:rsidR="000058D5" w:rsidRDefault="000058D5" w14:paraId="44437479" w14:textId="3B125831">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53 - Panel settings: Columns of the RG matrix table</w:t>
      </w:r>
      <w:r>
        <w:rPr>
          <w:noProof/>
        </w:rPr>
        <w:tab/>
      </w:r>
      <w:r>
        <w:rPr>
          <w:noProof/>
        </w:rPr>
        <w:fldChar w:fldCharType="begin"/>
      </w:r>
      <w:r>
        <w:rPr>
          <w:noProof/>
        </w:rPr>
        <w:instrText xml:space="preserve"> PAGEREF _Toc98411857 \h </w:instrText>
      </w:r>
      <w:r>
        <w:rPr>
          <w:noProof/>
        </w:rPr>
      </w:r>
      <w:r>
        <w:rPr>
          <w:noProof/>
        </w:rPr>
        <w:fldChar w:fldCharType="separate"/>
      </w:r>
      <w:r>
        <w:rPr>
          <w:noProof/>
        </w:rPr>
        <w:t>164</w:t>
      </w:r>
      <w:r>
        <w:rPr>
          <w:noProof/>
        </w:rPr>
        <w:fldChar w:fldCharType="end"/>
      </w:r>
    </w:p>
    <w:p w:rsidRPr="00B9006E" w:rsidR="000058D5" w:rsidRDefault="000058D5" w14:paraId="6AD81B39" w14:textId="71E81174">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54 - Panel settings: Buttons of the subpanel Part Scope 2</w:t>
      </w:r>
      <w:r>
        <w:rPr>
          <w:noProof/>
        </w:rPr>
        <w:tab/>
      </w:r>
      <w:r>
        <w:rPr>
          <w:noProof/>
        </w:rPr>
        <w:fldChar w:fldCharType="begin"/>
      </w:r>
      <w:r>
        <w:rPr>
          <w:noProof/>
        </w:rPr>
        <w:instrText xml:space="preserve"> PAGEREF _Toc98411858 \h </w:instrText>
      </w:r>
      <w:r>
        <w:rPr>
          <w:noProof/>
        </w:rPr>
      </w:r>
      <w:r>
        <w:rPr>
          <w:noProof/>
        </w:rPr>
        <w:fldChar w:fldCharType="separate"/>
      </w:r>
      <w:r>
        <w:rPr>
          <w:noProof/>
        </w:rPr>
        <w:t>165</w:t>
      </w:r>
      <w:r>
        <w:rPr>
          <w:noProof/>
        </w:rPr>
        <w:fldChar w:fldCharType="end"/>
      </w:r>
    </w:p>
    <w:p w:rsidRPr="00B9006E" w:rsidR="000058D5" w:rsidRDefault="000058D5" w14:paraId="7F994EAB" w14:textId="4AD2E60C">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55 - Panel settings: Field overview Subpanel Administration</w:t>
      </w:r>
      <w:r>
        <w:rPr>
          <w:noProof/>
        </w:rPr>
        <w:tab/>
      </w:r>
      <w:r>
        <w:rPr>
          <w:noProof/>
        </w:rPr>
        <w:fldChar w:fldCharType="begin"/>
      </w:r>
      <w:r>
        <w:rPr>
          <w:noProof/>
        </w:rPr>
        <w:instrText xml:space="preserve"> PAGEREF _Toc98411859 \h </w:instrText>
      </w:r>
      <w:r>
        <w:rPr>
          <w:noProof/>
        </w:rPr>
      </w:r>
      <w:r>
        <w:rPr>
          <w:noProof/>
        </w:rPr>
        <w:fldChar w:fldCharType="separate"/>
      </w:r>
      <w:r>
        <w:rPr>
          <w:noProof/>
        </w:rPr>
        <w:t>168</w:t>
      </w:r>
      <w:r>
        <w:rPr>
          <w:noProof/>
        </w:rPr>
        <w:fldChar w:fldCharType="end"/>
      </w:r>
    </w:p>
    <w:p w:rsidRPr="00B9006E" w:rsidR="000058D5" w:rsidRDefault="000058D5" w14:paraId="376BE4CB" w14:textId="23A10BCA">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56 - Panel settings: Buttons of the Administration subpanel</w:t>
      </w:r>
      <w:r>
        <w:rPr>
          <w:noProof/>
        </w:rPr>
        <w:tab/>
      </w:r>
      <w:r>
        <w:rPr>
          <w:noProof/>
        </w:rPr>
        <w:fldChar w:fldCharType="begin"/>
      </w:r>
      <w:r>
        <w:rPr>
          <w:noProof/>
        </w:rPr>
        <w:instrText xml:space="preserve"> PAGEREF _Toc98411860 \h </w:instrText>
      </w:r>
      <w:r>
        <w:rPr>
          <w:noProof/>
        </w:rPr>
      </w:r>
      <w:r>
        <w:rPr>
          <w:noProof/>
        </w:rPr>
        <w:fldChar w:fldCharType="separate"/>
      </w:r>
      <w:r>
        <w:rPr>
          <w:noProof/>
        </w:rPr>
        <w:t>169</w:t>
      </w:r>
      <w:r>
        <w:rPr>
          <w:noProof/>
        </w:rPr>
        <w:fldChar w:fldCharType="end"/>
      </w:r>
    </w:p>
    <w:p w:rsidRPr="00B9006E" w:rsidR="000058D5" w:rsidRDefault="000058D5" w14:paraId="4134FE29" w14:textId="54943302">
      <w:pPr>
        <w:pStyle w:val="Abbildungsverzeichnis"/>
        <w:tabs>
          <w:tab w:val="right" w:leader="dot" w:pos="9338"/>
        </w:tabs>
        <w:rPr>
          <w:rFonts w:asciiTheme="minorHAnsi" w:hAnsiTheme="minorHAnsi" w:eastAsiaTheme="minorEastAsia" w:cstheme="minorBidi"/>
          <w:noProof/>
          <w:sz w:val="22"/>
          <w:szCs w:val="22"/>
        </w:rPr>
      </w:pPr>
      <w:r>
        <w:rPr>
          <w:noProof/>
        </w:rPr>
        <w:t>Table 4</w:t>
      </w:r>
      <w:r>
        <w:rPr>
          <w:noProof/>
        </w:rPr>
        <w:noBreakHyphen/>
        <w:t>57 - Assortment analysis: New columns</w:t>
      </w:r>
      <w:r>
        <w:rPr>
          <w:noProof/>
        </w:rPr>
        <w:tab/>
      </w:r>
      <w:r>
        <w:rPr>
          <w:noProof/>
        </w:rPr>
        <w:fldChar w:fldCharType="begin"/>
      </w:r>
      <w:r>
        <w:rPr>
          <w:noProof/>
        </w:rPr>
        <w:instrText xml:space="preserve"> PAGEREF _Toc98411861 \h </w:instrText>
      </w:r>
      <w:r>
        <w:rPr>
          <w:noProof/>
        </w:rPr>
      </w:r>
      <w:r>
        <w:rPr>
          <w:noProof/>
        </w:rPr>
        <w:fldChar w:fldCharType="separate"/>
      </w:r>
      <w:r>
        <w:rPr>
          <w:noProof/>
        </w:rPr>
        <w:t>170</w:t>
      </w:r>
      <w:r>
        <w:rPr>
          <w:noProof/>
        </w:rPr>
        <w:fldChar w:fldCharType="end"/>
      </w:r>
    </w:p>
    <w:p w:rsidR="000058D5" w:rsidRDefault="000058D5" w14:paraId="29075080" w14:textId="1A5B347A">
      <w:pPr>
        <w:pStyle w:val="Abbildungsverzeichnis"/>
        <w:tabs>
          <w:tab w:val="right" w:leader="dot" w:pos="9338"/>
        </w:tabs>
        <w:rPr>
          <w:rFonts w:asciiTheme="minorHAnsi" w:hAnsiTheme="minorHAnsi" w:eastAsiaTheme="minorEastAsia" w:cstheme="minorBidi"/>
          <w:noProof/>
          <w:sz w:val="22"/>
          <w:szCs w:val="22"/>
          <w:lang w:val="de-DE"/>
        </w:rPr>
      </w:pPr>
      <w:r>
        <w:rPr>
          <w:noProof/>
        </w:rPr>
        <w:t>Tabelle 7</w:t>
      </w:r>
      <w:r>
        <w:rPr>
          <w:noProof/>
        </w:rPr>
        <w:noBreakHyphen/>
        <w:t>1 - Übersicht Batchprozesse</w:t>
      </w:r>
      <w:r>
        <w:rPr>
          <w:noProof/>
        </w:rPr>
        <w:tab/>
      </w:r>
      <w:r>
        <w:rPr>
          <w:noProof/>
        </w:rPr>
        <w:fldChar w:fldCharType="begin"/>
      </w:r>
      <w:r>
        <w:rPr>
          <w:noProof/>
        </w:rPr>
        <w:instrText xml:space="preserve"> PAGEREF _Toc98411862 \h </w:instrText>
      </w:r>
      <w:r>
        <w:rPr>
          <w:noProof/>
        </w:rPr>
      </w:r>
      <w:r>
        <w:rPr>
          <w:noProof/>
        </w:rPr>
        <w:fldChar w:fldCharType="separate"/>
      </w:r>
      <w:r>
        <w:rPr>
          <w:noProof/>
        </w:rPr>
        <w:t>188</w:t>
      </w:r>
      <w:r>
        <w:rPr>
          <w:noProof/>
        </w:rPr>
        <w:fldChar w:fldCharType="end"/>
      </w:r>
    </w:p>
    <w:p w:rsidRPr="009241C1" w:rsidR="00041121" w:rsidP="002C1776" w:rsidRDefault="002B5CB6" w14:paraId="3456C639" w14:textId="18A7FDAB">
      <w:pPr>
        <w:pStyle w:val="Textkrper"/>
        <w:tabs>
          <w:tab w:val="right" w:leader="dot" w:pos="8840"/>
        </w:tabs>
      </w:pPr>
      <w:r w:rsidRPr="009241C1">
        <w:rPr>
          <w:sz w:val="22"/>
        </w:rPr>
        <w:fldChar w:fldCharType="end"/>
      </w:r>
    </w:p>
    <w:p w:rsidRPr="00C50A59" w:rsidR="00F3679C" w:rsidP="00F3679C" w:rsidRDefault="00F3679C" w14:paraId="7FFF48CD" w14:textId="77777777">
      <w:pPr>
        <w:pStyle w:val="berschrift1"/>
        <w:rPr>
          <w:color w:val="auto"/>
        </w:rPr>
      </w:pPr>
      <w:bookmarkStart w:name="_Toc254100896" w:id="19"/>
      <w:bookmarkStart w:name="_Toc170032257" w:id="20"/>
      <w:bookmarkStart w:name="_Toc199244138" w:id="21"/>
      <w:bookmarkStart w:name="_Toc207598904" w:id="22"/>
      <w:bookmarkStart w:name="_Toc221680551" w:id="23"/>
      <w:bookmarkStart w:name="_Toc98411897" w:id="24"/>
      <w:r>
        <w:rPr>
          <w:color w:val="auto"/>
        </w:rPr>
        <w:lastRenderedPageBreak/>
        <w:t>Requirements</w:t>
      </w:r>
      <w:bookmarkEnd w:id="19"/>
      <w:bookmarkEnd w:id="24"/>
    </w:p>
    <w:p w:rsidRPr="00C50A59" w:rsidR="00F3679C" w:rsidP="00F3679C" w:rsidRDefault="00F3679C" w14:paraId="7F98E757" w14:textId="77777777">
      <w:pPr>
        <w:pStyle w:val="berschrift2"/>
      </w:pPr>
      <w:bookmarkStart w:name="_Toc254100897" w:id="25"/>
      <w:bookmarkStart w:name="_Toc255289887" w:id="26"/>
      <w:bookmarkStart w:name="_Ref274637994" w:id="27"/>
      <w:bookmarkStart w:name="_Toc98411898" w:id="28"/>
      <w:r>
        <w:t>Functional requirements</w:t>
      </w:r>
      <w:bookmarkEnd w:id="25"/>
      <w:bookmarkEnd w:id="26"/>
      <w:bookmarkEnd w:id="27"/>
      <w:bookmarkEnd w:id="28"/>
    </w:p>
    <w:p w:rsidRPr="00C50A59" w:rsidR="00EC1387" w:rsidP="00EC1387" w:rsidRDefault="00EC1387" w14:paraId="27EFF303" w14:textId="77777777">
      <w:pPr>
        <w:pStyle w:val="berschrift3"/>
      </w:pPr>
      <w:bookmarkStart w:name="_Toc255546306" w:id="29"/>
      <w:bookmarkStart w:name="_Ref255551896" w:id="30"/>
      <w:bookmarkStart w:name="_Ref257098635" w:id="31"/>
      <w:bookmarkStart w:name="_Ref304969996" w:id="32"/>
      <w:bookmarkStart w:name="_Ref304970008" w:id="33"/>
      <w:bookmarkStart w:name="_Ref13472266" w:id="34"/>
      <w:bookmarkStart w:name="_Ref20139845" w:id="35"/>
      <w:bookmarkStart w:name="_Ref38542892" w:id="36"/>
      <w:bookmarkStart w:name="_Toc254100898" w:id="37"/>
      <w:bookmarkStart w:name="_Toc255289888" w:id="38"/>
      <w:bookmarkStart w:name="_Toc98411899" w:id="39"/>
      <w:r>
        <w:t>Activation and unlocking</w:t>
      </w:r>
      <w:bookmarkEnd w:id="29"/>
      <w:bookmarkEnd w:id="30"/>
      <w:bookmarkEnd w:id="31"/>
      <w:bookmarkEnd w:id="32"/>
      <w:bookmarkEnd w:id="33"/>
      <w:bookmarkEnd w:id="34"/>
      <w:bookmarkEnd w:id="35"/>
      <w:bookmarkEnd w:id="36"/>
      <w:bookmarkEnd w:id="39"/>
    </w:p>
    <w:p w:rsidRPr="00C50A59" w:rsidR="00EC1387" w:rsidP="00EC1387" w:rsidRDefault="00EC1387" w14:paraId="3B4A7E0D" w14:textId="77777777">
      <w:pPr>
        <w:pStyle w:val="Textkrper"/>
      </w:pPr>
      <w:r>
        <w:t>When activating or enabling sites, a distinction must be made between the site and the STOX users.</w:t>
      </w:r>
    </w:p>
    <w:p w:rsidRPr="00C50A59" w:rsidR="00EC1387" w:rsidP="00EC1387" w:rsidRDefault="00EC1387" w14:paraId="33D288E6" w14:textId="77777777">
      <w:pPr>
        <w:pStyle w:val="Textkrper"/>
      </w:pPr>
      <w:r>
        <w:t>The activation of an operation is carried out according to the following process:</w:t>
      </w:r>
    </w:p>
    <w:p w:rsidRPr="00C50A59" w:rsidR="00EC1387" w:rsidP="00FB50C2" w:rsidRDefault="00EC1387" w14:paraId="2EDAA0AB" w14:textId="77777777">
      <w:pPr>
        <w:pStyle w:val="Textkrper"/>
        <w:numPr>
          <w:ilvl w:val="0"/>
          <w:numId w:val="17"/>
        </w:numPr>
      </w:pPr>
      <w:r>
        <w:t>Written approval of the management for a dealer or group of dealers (the letter and forwarding of information is done by the market).</w:t>
      </w:r>
    </w:p>
    <w:p w:rsidRPr="00C50A59" w:rsidR="00EC1387" w:rsidP="00FB50C2" w:rsidRDefault="00EC1387" w14:paraId="1452940B" w14:textId="77777777">
      <w:pPr>
        <w:pStyle w:val="Textkrper"/>
        <w:numPr>
          <w:ilvl w:val="0"/>
          <w:numId w:val="17"/>
        </w:numPr>
      </w:pPr>
      <w:r>
        <w:t>Activation of the location(s) via the SICOS operating data (if required, this can be done automatically for a larger number of locations directly via the database).</w:t>
      </w:r>
    </w:p>
    <w:p w:rsidRPr="00C50A59" w:rsidR="00EC1387" w:rsidP="00FB50C2" w:rsidRDefault="00EC1387" w14:paraId="3F062E42" w14:textId="384350C2">
      <w:pPr>
        <w:pStyle w:val="Textkrper"/>
        <w:numPr>
          <w:ilvl w:val="0"/>
          <w:numId w:val="17"/>
        </w:numPr>
      </w:pPr>
      <w:r>
        <w:t>The user(s) must be enabled for STOX via LBPS (i.e. launch permissions must be activated).</w:t>
      </w:r>
    </w:p>
    <w:p w:rsidRPr="00C50A59" w:rsidR="00EC1387" w:rsidP="00FB50C2" w:rsidRDefault="00EC1387" w14:paraId="6B295FA8" w14:textId="1AD369D0">
      <w:pPr>
        <w:pStyle w:val="Textkrper"/>
        <w:numPr>
          <w:ilvl w:val="0"/>
          <w:numId w:val="17"/>
        </w:numPr>
      </w:pPr>
      <w:r>
        <w:t xml:space="preserve">When a user logs in to STOX for the first time, he/she is presented with an agreement (license text) that he/she must agree to in order to work with STOX. Depending on the authorization, the T&amp;C for </w:t>
      </w:r>
      <w:proofErr w:type="spellStart"/>
      <w:r>
        <w:t>DeadStock</w:t>
      </w:r>
      <w:proofErr w:type="spellEnd"/>
      <w:r>
        <w:t xml:space="preserve"> and/or D2D will be displayed.</w:t>
      </w:r>
    </w:p>
    <w:p w:rsidRPr="00C50A59" w:rsidR="00EC1387" w:rsidP="00FB50C2" w:rsidRDefault="00EC1387" w14:paraId="2D47AD63" w14:textId="447F0A8B">
      <w:pPr>
        <w:pStyle w:val="Textkrper"/>
        <w:numPr>
          <w:ilvl w:val="0"/>
          <w:numId w:val="17"/>
        </w:numPr>
      </w:pPr>
      <w:r>
        <w:t xml:space="preserve">A user with administration rights for the dealer or dealer group must fill in the mandatory fields in STOX for each location (see chapter </w:t>
      </w:r>
      <w:r w:rsidRPr="00C50A59" w:rsidR="0095257F">
        <w:fldChar w:fldCharType="begin"/>
      </w:r>
      <w:r w:rsidRPr="00C50A59" w:rsidR="0095257F">
        <w:instrText xml:space="preserve"> REF _Ref17286718 \r \h </w:instrText>
      </w:r>
      <w:r w:rsidR="00C50A59">
        <w:instrText xml:space="preserve"> \* MERGEFORMAT </w:instrText>
      </w:r>
      <w:r w:rsidRPr="00C50A59" w:rsidR="0095257F">
        <w:fldChar w:fldCharType="separate"/>
      </w:r>
      <w:r w:rsidR="000D3A2D">
        <w:t>4.10</w:t>
      </w:r>
      <w:r w:rsidRPr="00C50A59" w:rsidR="0095257F">
        <w:fldChar w:fldCharType="end"/>
      </w:r>
      <w:r>
        <w:t>).</w:t>
      </w:r>
    </w:p>
    <w:p w:rsidRPr="00C50A59" w:rsidR="00EC1387" w:rsidP="00FB50C2" w:rsidRDefault="00EC1387" w14:paraId="31D38476" w14:textId="5E2378C6">
      <w:pPr>
        <w:pStyle w:val="Textkrper"/>
        <w:numPr>
          <w:ilvl w:val="0"/>
          <w:numId w:val="17"/>
        </w:numPr>
      </w:pPr>
      <w:r>
        <w:t xml:space="preserve">Once the mandatory fields have been filled in completely, the location is activated by the system and an initial calculation of the location's </w:t>
      </w:r>
      <w:proofErr w:type="spellStart"/>
      <w:r>
        <w:t>DeadStock</w:t>
      </w:r>
      <w:proofErr w:type="spellEnd"/>
      <w:r>
        <w:t xml:space="preserve"> assortment is performed (usually within one calendar day).</w:t>
      </w:r>
    </w:p>
    <w:p w:rsidRPr="00C50A59" w:rsidR="00EC1387" w:rsidP="00EC1387" w:rsidRDefault="00EC1387" w14:paraId="1A8D6003" w14:textId="77777777">
      <w:pPr>
        <w:pStyle w:val="Textkrper"/>
      </w:pPr>
      <w:r>
        <w:t>These points must be carried out by the Daimler specialist department or the respective dealer. The requirements for the system are as follows:</w:t>
      </w:r>
    </w:p>
    <w:p w:rsidRPr="00C50A59" w:rsidR="00EC1387" w:rsidP="00EC1387" w:rsidRDefault="00EC1387" w14:paraId="3CA90EF5" w14:textId="77777777">
      <w:pPr>
        <w:pStyle w:val="Anforderungsnummer"/>
      </w:pPr>
      <w:r>
        <w:t>Requirement: FKT-DB-1</w:t>
      </w:r>
    </w:p>
    <w:p w:rsidRPr="00C50A59" w:rsidR="00EC1387" w:rsidP="00EC1387" w:rsidRDefault="00EC1387" w14:paraId="3CAFABDD" w14:textId="48F547D3">
      <w:pPr>
        <w:pStyle w:val="Anforderungstext"/>
      </w:pPr>
      <w:r>
        <w:t xml:space="preserve">Two indicators (each for </w:t>
      </w:r>
      <w:proofErr w:type="spellStart"/>
      <w:r>
        <w:t>DeadStock</w:t>
      </w:r>
      <w:proofErr w:type="spellEnd"/>
      <w:r>
        <w:t xml:space="preserve"> and D2D) are added in the system for activation of the location in the operational data and complete filling of the mandatory fields (see section </w:t>
      </w:r>
      <w:r w:rsidRPr="00C50A59" w:rsidR="00A9316A">
        <w:fldChar w:fldCharType="begin"/>
      </w:r>
      <w:r w:rsidRPr="00C50A59" w:rsidR="00A9316A">
        <w:instrText xml:space="preserve"> REF _Ref255549946 \r \h  \* MERGEFORMAT </w:instrText>
      </w:r>
      <w:r w:rsidRPr="00C50A59" w:rsidR="00A9316A">
        <w:fldChar w:fldCharType="separate"/>
      </w:r>
      <w:r w:rsidR="000D3A2D">
        <w:t>3.1</w:t>
      </w:r>
      <w:r w:rsidRPr="00C50A59" w:rsidR="00A9316A">
        <w:fldChar w:fldCharType="end"/>
      </w:r>
      <w:r>
        <w:t xml:space="preserve">, </w:t>
      </w:r>
      <w:r w:rsidRPr="00C50A59" w:rsidR="009A3232">
        <w:fldChar w:fldCharType="begin"/>
      </w:r>
      <w:r w:rsidRPr="00C50A59" w:rsidR="009A3232">
        <w:instrText xml:space="preserve"> REF _Ref18568744 \r \h </w:instrText>
      </w:r>
      <w:r w:rsidR="00C50A59">
        <w:instrText xml:space="preserve"> \* MERGEFORMAT </w:instrText>
      </w:r>
      <w:r w:rsidRPr="00C50A59" w:rsidR="009A3232">
        <w:fldChar w:fldCharType="separate"/>
      </w:r>
      <w:r w:rsidR="000D3A2D">
        <w:t>4.10.1</w:t>
      </w:r>
      <w:r w:rsidRPr="00C50A59" w:rsidR="009A3232">
        <w:fldChar w:fldCharType="end"/>
      </w:r>
      <w:r>
        <w:t>).</w:t>
      </w:r>
    </w:p>
    <w:p w:rsidRPr="00C50A59" w:rsidR="00EC1387" w:rsidP="00EC1387" w:rsidRDefault="00EC1387" w14:paraId="3A61157A" w14:textId="77777777">
      <w:pPr>
        <w:pStyle w:val="Textkrper"/>
      </w:pPr>
    </w:p>
    <w:p w:rsidRPr="009241C1" w:rsidR="00A816D9" w:rsidP="00A816D9" w:rsidRDefault="00A816D9" w14:paraId="3981BB25" w14:textId="77777777">
      <w:pPr>
        <w:pStyle w:val="Anforderungsnummer"/>
      </w:pPr>
      <w:r>
        <w:t>Requirement: FKT-AKT-1</w:t>
      </w:r>
    </w:p>
    <w:p w:rsidRPr="009241C1" w:rsidR="00A816D9" w:rsidP="00A816D9" w:rsidRDefault="00A816D9" w14:paraId="40F53B68" w14:textId="77777777">
      <w:pPr>
        <w:pStyle w:val="Anforderungstext"/>
      </w:pPr>
      <w:r>
        <w:t>The following mandatory fields must be defined in STOX:</w:t>
      </w:r>
    </w:p>
    <w:p w:rsidRPr="009241C1" w:rsidR="00A816D9" w:rsidP="00A816D9" w:rsidRDefault="00A816D9" w14:paraId="1AF4CAC4" w14:textId="77777777">
      <w:pPr>
        <w:pStyle w:val="Anforderungstext"/>
      </w:pPr>
      <w:r>
        <w:t>&gt; Panel operating data:</w:t>
      </w:r>
    </w:p>
    <w:p w:rsidRPr="009241C1" w:rsidR="00A816D9" w:rsidP="00A816D9" w:rsidRDefault="00A816D9" w14:paraId="3C138DB5" w14:textId="77777777">
      <w:pPr>
        <w:pStyle w:val="Anforderungstext"/>
      </w:pPr>
      <w:r>
        <w:tab/>
      </w:r>
      <w:r>
        <w:t>- All fields of the contact STOX</w:t>
      </w:r>
    </w:p>
    <w:p w:rsidRPr="009241C1" w:rsidR="00A816D9" w:rsidP="00A816D9" w:rsidRDefault="00A816D9" w14:paraId="55301DB0" w14:textId="77777777">
      <w:pPr>
        <w:pStyle w:val="Anforderungstext"/>
      </w:pPr>
      <w:r>
        <w:t>&gt; Panel settings</w:t>
      </w:r>
    </w:p>
    <w:p w:rsidRPr="00C50A59" w:rsidR="0095257F" w:rsidP="0095257F" w:rsidRDefault="00A816D9" w14:paraId="75F1BE6E" w14:textId="7BC2B6A5">
      <w:pPr>
        <w:pStyle w:val="Anforderungstext"/>
      </w:pPr>
      <w:r>
        <w:tab/>
      </w:r>
      <w:r>
        <w:t>- Definition of a central transport service provider (incl. price and duration, not of the "pick-up" type) - Selection of a price type</w:t>
      </w:r>
    </w:p>
    <w:p w:rsidRPr="009241C1" w:rsidR="0095257F" w:rsidP="0095257F" w:rsidRDefault="0095257F" w14:paraId="2E95E54D" w14:textId="4D040A2E">
      <w:pPr>
        <w:pStyle w:val="Anforderungstext"/>
      </w:pPr>
      <w:r>
        <w:t xml:space="preserve">The location-based handling margin (D2D) is not part of the mandatory fields. </w:t>
      </w:r>
    </w:p>
    <w:p w:rsidR="00A816D9" w:rsidP="00EC1387" w:rsidRDefault="00A816D9" w14:paraId="56B116B9" w14:textId="40133666">
      <w:pPr>
        <w:pStyle w:val="Textkrper"/>
      </w:pPr>
    </w:p>
    <w:p w:rsidRPr="00EB5E2A" w:rsidR="00EB5E2A" w:rsidP="00EB5E2A" w:rsidRDefault="00EB5E2A" w14:paraId="3C1ABECC" w14:textId="6916667B"/>
    <w:p w:rsidRPr="00EB5E2A" w:rsidR="00EB5E2A" w:rsidP="00EB5E2A" w:rsidRDefault="00EB5E2A" w14:paraId="1B667CBD" w14:textId="45CC2265">
      <w:pPr>
        <w:tabs>
          <w:tab w:val="left" w:pos="5334"/>
        </w:tabs>
      </w:pPr>
      <w:r>
        <w:tab/>
      </w:r>
    </w:p>
    <w:p w:rsidRPr="00C50A59" w:rsidR="00EC1387" w:rsidP="00EC1387" w:rsidRDefault="00EC1387" w14:paraId="62C18FFF" w14:textId="77777777">
      <w:pPr>
        <w:pStyle w:val="Anforderungsnummer"/>
      </w:pPr>
      <w:r>
        <w:lastRenderedPageBreak/>
        <w:t xml:space="preserve">Requirement: </w:t>
      </w:r>
      <w:bookmarkStart w:name="_Hlk20401665" w:id="40"/>
      <w:r>
        <w:t>FKT-AKT-2</w:t>
      </w:r>
      <w:bookmarkEnd w:id="40"/>
    </w:p>
    <w:p w:rsidRPr="00C50A59" w:rsidR="001B7B11" w:rsidP="001B7B11" w:rsidRDefault="00EC1387" w14:paraId="4FD4932D" w14:textId="7A0284AF">
      <w:pPr>
        <w:pStyle w:val="Anforderungstext"/>
      </w:pPr>
      <w:r>
        <w:t xml:space="preserve">If a site is deactivated again for </w:t>
      </w:r>
      <w:proofErr w:type="spellStart"/>
      <w:r>
        <w:t>DeadStock</w:t>
      </w:r>
      <w:proofErr w:type="spellEnd"/>
      <w:r>
        <w:t xml:space="preserve"> via the site data, its complete </w:t>
      </w:r>
      <w:proofErr w:type="spellStart"/>
      <w:r>
        <w:t>DeadStock</w:t>
      </w:r>
      <w:proofErr w:type="spellEnd"/>
      <w:r>
        <w:t xml:space="preserve"> assortment and the assortment information (i.e. the information of the last calculation such as the date of the last calculation and the number of parts in the individual part categories) is immediately deleted and the "Site initialized for </w:t>
      </w:r>
      <w:proofErr w:type="spellStart"/>
      <w:r>
        <w:t>DeadStock</w:t>
      </w:r>
      <w:proofErr w:type="spellEnd"/>
      <w:r>
        <w:t>" indicator is reset. In the case of a subsequent reactivation, the operation is immediately prioritized for recalculation of the assortment, analogous to the "first" activation. All other data (statistics, current and archived purchase orders, settings) remain unchanged.</w:t>
      </w:r>
      <w:r w:rsidRPr="00C50A59" w:rsidR="0083651F">
        <w:rPr>
          <w:rStyle w:val="Funotenzeichen"/>
        </w:rPr>
        <w:footnoteReference w:id="1"/>
      </w:r>
    </w:p>
    <w:p w:rsidRPr="00C50A59" w:rsidR="001B7B11" w:rsidP="002625DB" w:rsidRDefault="001B7B11" w14:paraId="0094FCD6" w14:textId="4D15448B">
      <w:pPr>
        <w:pStyle w:val="Anforderungstext"/>
      </w:pPr>
      <w:r>
        <w:t>If a site is deactivated again for D2D via the site data, the stocks of the site are nevertheless displayed in D2D, since they would also be displayed in the SICOS stock information (the display of the stocks does not depend on the activation). However, these parts are not orderable via D2D, but are marked with a "red cross".</w:t>
      </w:r>
    </w:p>
    <w:p w:rsidRPr="00C50A59" w:rsidR="00E148A6" w:rsidP="002625DB" w:rsidRDefault="00E148A6" w14:paraId="43F3719F" w14:textId="73DA0CDE">
      <w:pPr>
        <w:pStyle w:val="Anforderungstext"/>
      </w:pPr>
      <w:r>
        <w:t>In both cases, orders (</w:t>
      </w:r>
      <w:proofErr w:type="spellStart"/>
      <w:r>
        <w:t>DeadStock</w:t>
      </w:r>
      <w:proofErr w:type="spellEnd"/>
      <w:r>
        <w:t xml:space="preserve"> and D2D) of the deactivated operation (in the role of the buyer) in the status "Shipped" are transferred to the status "Received".</w:t>
      </w:r>
    </w:p>
    <w:p w:rsidRPr="00C50A59" w:rsidR="00044710" w:rsidP="00044710" w:rsidRDefault="00044710" w14:paraId="439E7F6C" w14:textId="08771BE8">
      <w:pPr>
        <w:pStyle w:val="Anforderungstext"/>
      </w:pPr>
      <w:r>
        <w:t>In addition, created or started D2D orders (of the deactivated operation), which have not been accepted by any supplier yet, will be cancelled ("Cancelled" status). Started D2D delivery requests (at this operation) are stopped (status "Rejected") and not started D2D delivery requests are deleted (status "Invalid").</w:t>
      </w:r>
    </w:p>
    <w:p w:rsidRPr="009241C1" w:rsidR="00EC1387" w:rsidP="00EC1387" w:rsidRDefault="00EC1387" w14:paraId="33FF80D4" w14:textId="77777777">
      <w:pPr>
        <w:pStyle w:val="Textkrper"/>
      </w:pPr>
    </w:p>
    <w:p w:rsidRPr="009241C1" w:rsidR="00EC1387" w:rsidP="00EC1387" w:rsidRDefault="00EC1387" w14:paraId="6BFE0DFE" w14:textId="77777777">
      <w:pPr>
        <w:pStyle w:val="Anforderungsnummer"/>
      </w:pPr>
      <w:r>
        <w:t>Requirement: FKT-AKT-3</w:t>
      </w:r>
    </w:p>
    <w:p w:rsidRPr="00C50A59" w:rsidR="00EC1387" w:rsidP="00EC1387" w:rsidRDefault="00EC1387" w14:paraId="0C6BC655" w14:textId="77777777">
      <w:pPr>
        <w:pStyle w:val="Anforderungstext"/>
      </w:pPr>
      <w:r>
        <w:t>After a mandatory field has been successfully filled once, it can only be changed by the user, but not "deleted" - this ensures that a successfully activated operation has no unfilled mandatory fields.</w:t>
      </w:r>
    </w:p>
    <w:p w:rsidRPr="00C50A59" w:rsidR="00EC1387" w:rsidP="00EC1387" w:rsidRDefault="00EC1387" w14:paraId="1DA46480" w14:textId="77777777">
      <w:pPr>
        <w:pStyle w:val="Textkrper"/>
      </w:pPr>
    </w:p>
    <w:p w:rsidRPr="00C50A59" w:rsidR="00EC1387" w:rsidP="00EC1387" w:rsidRDefault="00EC1387" w14:paraId="46B05020" w14:textId="77777777">
      <w:pPr>
        <w:pStyle w:val="Anforderungsnummer"/>
      </w:pPr>
      <w:r>
        <w:t>Requirement: FKT-AKT-4</w:t>
      </w:r>
    </w:p>
    <w:p w:rsidRPr="00C50A59" w:rsidR="0028431C" w:rsidP="00EC1387" w:rsidRDefault="00EC1387" w14:paraId="74FEBC5B" w14:textId="6B5EE736">
      <w:pPr>
        <w:pStyle w:val="Anforderungstext"/>
      </w:pPr>
      <w:r>
        <w:t>The system displays the GTC license text(s) to each user when the STOX application is launched for the first time. These are stored language-dependent in the database ("</w:t>
      </w:r>
      <w:r>
        <w:rPr>
          <w:i/>
        </w:rPr>
        <w:t>LTR_LANGUAGE_TRANSLATIONS</w:t>
      </w:r>
      <w:r>
        <w:t xml:space="preserve">"), see also chapter </w:t>
      </w:r>
      <w:r w:rsidRPr="00C50A59" w:rsidR="00A9316A">
        <w:fldChar w:fldCharType="begin"/>
      </w:r>
      <w:r w:rsidRPr="00C50A59" w:rsidR="00A9316A">
        <w:instrText xml:space="preserve"> REF _Ref395168759 \r \h  \* MERGEFORMAT </w:instrText>
      </w:r>
      <w:r w:rsidRPr="00C50A59" w:rsidR="00A9316A">
        <w:fldChar w:fldCharType="separate"/>
      </w:r>
      <w:r w:rsidR="000D3A2D">
        <w:t>4.13</w:t>
      </w:r>
      <w:r w:rsidRPr="00C50A59" w:rsidR="00A9316A">
        <w:fldChar w:fldCharType="end"/>
      </w:r>
      <w:r>
        <w:t>. Due to the storage in the database, the license texts can be changed online by the system operation without release (client or server).</w:t>
      </w:r>
    </w:p>
    <w:p w:rsidRPr="00C50A59" w:rsidR="00EC1387" w:rsidP="00EC1387" w:rsidRDefault="00EC1387" w14:paraId="6B8CDC01" w14:textId="2D4A3ABA">
      <w:pPr>
        <w:pStyle w:val="Anforderungstext"/>
      </w:pPr>
      <w:r>
        <w:t>The acceptance or confirmation of the T&amp;Cs are stored in the user settings ("</w:t>
      </w:r>
      <w:r>
        <w:rPr>
          <w:i/>
        </w:rPr>
        <w:t>USER_PROPERTIES</w:t>
      </w:r>
      <w:r>
        <w:t>"), so this only needs to be done once. If the text is changed, this acceptance can be reset so that the user has to confirm again at the next login.</w:t>
      </w:r>
    </w:p>
    <w:p w:rsidRPr="00C50A59" w:rsidR="00702ABA" w:rsidP="00702ABA" w:rsidRDefault="00702ABA" w14:paraId="69058C74" w14:textId="13BBBEE6">
      <w:pPr>
        <w:pStyle w:val="Anforderungstext"/>
      </w:pPr>
      <w:r>
        <w:t xml:space="preserve">I.e., if a user is eligible for both </w:t>
      </w:r>
      <w:proofErr w:type="spellStart"/>
      <w:r>
        <w:t>DeadStock</w:t>
      </w:r>
      <w:proofErr w:type="spellEnd"/>
      <w:r>
        <w:t xml:space="preserve"> and D2D, he/she must agree to two T&amp;Cs.</w:t>
      </w:r>
    </w:p>
    <w:p w:rsidRPr="00C50A59" w:rsidR="002C2338" w:rsidP="002C2338" w:rsidRDefault="002C2338" w14:paraId="15E0F067" w14:textId="77777777">
      <w:pPr>
        <w:pStyle w:val="Textkrper"/>
      </w:pPr>
    </w:p>
    <w:p w:rsidRPr="00C50A59" w:rsidR="002C2338" w:rsidP="002C2338" w:rsidRDefault="002C2338" w14:paraId="71735164" w14:textId="77777777">
      <w:pPr>
        <w:pStyle w:val="Anforderungsnummer"/>
      </w:pPr>
      <w:r>
        <w:t>Requirement: FKT-AKT-5</w:t>
      </w:r>
    </w:p>
    <w:p w:rsidRPr="00C50A59" w:rsidR="002C2338" w:rsidP="002C2338" w:rsidRDefault="002C2338" w14:paraId="70066F72" w14:textId="77777777">
      <w:pPr>
        <w:pStyle w:val="Anforderungstext"/>
      </w:pPr>
      <w:r>
        <w:t xml:space="preserve">The system offers the user the possibility to save the license text as PDF in the GTC dialog (see CORS application) ( </w:t>
      </w:r>
      <w:r>
        <w:rPr>
          <w:i/>
        </w:rPr>
        <w:t xml:space="preserve">Save as </w:t>
      </w:r>
      <w:proofErr w:type="spellStart"/>
      <w:r>
        <w:rPr>
          <w:i/>
        </w:rPr>
        <w:t>PDF</w:t>
      </w:r>
      <w:r>
        <w:t>button</w:t>
      </w:r>
      <w:proofErr w:type="spellEnd"/>
      <w:r>
        <w:t>).</w:t>
      </w:r>
    </w:p>
    <w:p w:rsidRPr="00C50A59" w:rsidR="00512ECB" w:rsidP="00512ECB" w:rsidRDefault="00512ECB" w14:paraId="66AC45A3" w14:textId="77777777"/>
    <w:p w:rsidRPr="00C50A59" w:rsidR="00512ECB" w:rsidP="00512ECB" w:rsidRDefault="00512ECB" w14:paraId="1DA5DF7E" w14:textId="75B70F16">
      <w:pPr>
        <w:pStyle w:val="Anforderungsnummer"/>
      </w:pPr>
      <w:r>
        <w:t>Requirement: FKT-AKT-6</w:t>
      </w:r>
    </w:p>
    <w:p w:rsidR="00512ECB" w:rsidP="00512ECB" w:rsidRDefault="00512ECB" w14:paraId="1858B1B3" w14:textId="0F3F8832">
      <w:pPr>
        <w:pStyle w:val="Anforderungstext"/>
      </w:pPr>
      <w:r>
        <w:t xml:space="preserve">The procedure for activating a facility or a user for the D2D process is basically analogous to that of the </w:t>
      </w:r>
      <w:proofErr w:type="spellStart"/>
      <w:r>
        <w:t>DeadStock</w:t>
      </w:r>
      <w:proofErr w:type="spellEnd"/>
      <w:r>
        <w:t xml:space="preserve"> process (previous STOX process). With the exception of the assortment calculation, this is not necessary in the D2D case (point 6). </w:t>
      </w:r>
    </w:p>
    <w:p w:rsidR="007318E4" w:rsidP="007318E4" w:rsidRDefault="007318E4" w14:paraId="0F5AA49B" w14:textId="77777777"/>
    <w:p w:rsidRPr="00C50A59" w:rsidR="00E6698F" w:rsidP="00E6698F" w:rsidRDefault="00E6698F" w14:paraId="646A93F1" w14:textId="33C60F4C">
      <w:pPr>
        <w:pStyle w:val="Anforderungsnummer"/>
      </w:pPr>
      <w:r>
        <w:lastRenderedPageBreak/>
        <w:t>Requirement: FKT-AKT-7</w:t>
      </w:r>
    </w:p>
    <w:p w:rsidRPr="00C50A59" w:rsidR="00E6698F" w:rsidP="00E6698F" w:rsidRDefault="00E6698F" w14:paraId="2E55CDA2" w14:textId="55FD594D">
      <w:pPr>
        <w:pStyle w:val="Anforderungstext"/>
      </w:pPr>
      <w:r>
        <w:t xml:space="preserve">The mandatory fields for the D2D process correspond to those of the </w:t>
      </w:r>
      <w:proofErr w:type="spellStart"/>
      <w:r>
        <w:t>DeadStock</w:t>
      </w:r>
      <w:proofErr w:type="spellEnd"/>
      <w:r>
        <w:t xml:space="preserve"> process. So if a farm is already initialized for the </w:t>
      </w:r>
      <w:proofErr w:type="spellStart"/>
      <w:r>
        <w:t>DeadStock</w:t>
      </w:r>
      <w:proofErr w:type="spellEnd"/>
      <w:r>
        <w:t xml:space="preserve"> process, it only needs to be activated for the D2D process. Otherwise, all mandatory fields must first be maintained before the operation is initialized for the D2D process.</w:t>
      </w:r>
    </w:p>
    <w:p w:rsidRPr="00B37BB6" w:rsidR="002C2962" w:rsidP="002C2962" w:rsidRDefault="002C2962" w14:paraId="4ED49D14" w14:textId="77777777">
      <w:pPr>
        <w:pStyle w:val="berschrift3"/>
        <w:rPr>
          <w:highlight w:val="green"/>
        </w:rPr>
      </w:pPr>
      <w:bookmarkStart w:name="_Toc76726900" w:id="41"/>
      <w:bookmarkStart w:name="_Ref76727221" w:id="42"/>
      <w:bookmarkStart w:name="_Ref274745487" w:id="43"/>
      <w:bookmarkStart w:name="_Ref29303522" w:id="44"/>
      <w:bookmarkStart w:name="_Toc98411900" w:id="45"/>
      <w:r>
        <w:rPr>
          <w:highlight w:val="green"/>
        </w:rPr>
        <w:t>Deactivation and deletion of user-related data</w:t>
      </w:r>
      <w:bookmarkEnd w:id="41"/>
      <w:bookmarkEnd w:id="42"/>
      <w:bookmarkEnd w:id="45"/>
    </w:p>
    <w:p w:rsidRPr="00B37BB6" w:rsidR="002C2962" w:rsidP="002C2962" w:rsidRDefault="002C2962" w14:paraId="4D9AF00A" w14:textId="77777777">
      <w:pPr>
        <w:pStyle w:val="Textkrper"/>
        <w:rPr>
          <w:highlight w:val="green"/>
        </w:rPr>
      </w:pPr>
      <w:r>
        <w:rPr>
          <w:highlight w:val="green"/>
        </w:rPr>
        <w:t>With the deactivation of a dealer number for STOX, meaning none of both STOX processes (DS and D2D) are active, all entries in the fields "Contact person for STOX" should be deleted.</w:t>
      </w:r>
    </w:p>
    <w:p w:rsidRPr="00B37BB6" w:rsidR="002C2962" w:rsidP="002C2962" w:rsidRDefault="002C2962" w14:paraId="4BF79F6D" w14:textId="77777777">
      <w:pPr>
        <w:pStyle w:val="Textkrper"/>
        <w:rPr>
          <w:highlight w:val="green"/>
        </w:rPr>
      </w:pPr>
      <w:r>
        <w:rPr>
          <w:highlight w:val="green"/>
        </w:rPr>
        <w:t>Likewise, this dealer number should be deleted for all users who have stored it in the Locations DS and / or Locations D2D.</w:t>
      </w:r>
    </w:p>
    <w:p w:rsidRPr="00B37BB6" w:rsidR="002C2962" w:rsidP="002C2962" w:rsidRDefault="002C2962" w14:paraId="75ABF2BC" w14:textId="77777777">
      <w:pPr>
        <w:pStyle w:val="Textkrper"/>
        <w:rPr>
          <w:highlight w:val="green"/>
        </w:rPr>
      </w:pPr>
      <w:r>
        <w:rPr>
          <w:highlight w:val="green"/>
        </w:rPr>
        <w:t>If a user no longer has an assigned Locations DS or Locations D2D, the STOX role and the start authorization must also be deleted.</w:t>
      </w:r>
    </w:p>
    <w:p w:rsidRPr="00B37BB6" w:rsidR="002C2962" w:rsidP="002C2962" w:rsidRDefault="002C2962" w14:paraId="608C03D7" w14:textId="77777777">
      <w:pPr>
        <w:pStyle w:val="Anforderungsnummer"/>
        <w:rPr>
          <w:highlight w:val="green"/>
        </w:rPr>
      </w:pPr>
      <w:r>
        <w:rPr>
          <w:highlight w:val="green"/>
        </w:rPr>
        <w:t>Requirement: FKT-DEA-1</w:t>
      </w:r>
    </w:p>
    <w:p w:rsidRPr="00B37BB6" w:rsidR="002C2962" w:rsidP="002C2962" w:rsidRDefault="002C2962" w14:paraId="767C3E85" w14:textId="77777777">
      <w:pPr>
        <w:pStyle w:val="Anforderungstext"/>
        <w:rPr>
          <w:highlight w:val="green"/>
        </w:rPr>
      </w:pPr>
      <w:r>
        <w:rPr>
          <w:highlight w:val="green"/>
        </w:rPr>
        <w:t>All entries in the field "Contact person for STOX" are deleted for deactivated STOX dealer (none of both STOX processes (DS and D2D)).</w:t>
      </w:r>
    </w:p>
    <w:p w:rsidRPr="00B37BB6" w:rsidR="002C2962" w:rsidP="002C2962" w:rsidRDefault="002C2962" w14:paraId="17777858" w14:textId="77777777">
      <w:pPr>
        <w:pStyle w:val="Anforderungsnummer"/>
        <w:rPr>
          <w:highlight w:val="green"/>
        </w:rPr>
      </w:pPr>
      <w:r>
        <w:rPr>
          <w:highlight w:val="green"/>
        </w:rPr>
        <w:t>Requirement: FKT-DEA-2</w:t>
      </w:r>
    </w:p>
    <w:p w:rsidRPr="00B37BB6" w:rsidR="002C2962" w:rsidP="002C2962" w:rsidRDefault="002C2962" w14:paraId="5D507D8B" w14:textId="5752BA5F">
      <w:pPr>
        <w:pStyle w:val="Anforderungstext"/>
        <w:rPr>
          <w:highlight w:val="green"/>
        </w:rPr>
      </w:pPr>
      <w:r>
        <w:rPr>
          <w:highlight w:val="green"/>
        </w:rPr>
        <w:t xml:space="preserve">If a dealer number is deactivated for one or both STOX processes, this dealer number must be deleted for all users who have stored it in the </w:t>
      </w:r>
      <w:proofErr w:type="spellStart"/>
      <w:r>
        <w:rPr>
          <w:highlight w:val="green"/>
        </w:rPr>
        <w:t>LocationsLists</w:t>
      </w:r>
      <w:proofErr w:type="spellEnd"/>
      <w:r>
        <w:rPr>
          <w:highlight w:val="green"/>
        </w:rPr>
        <w:t xml:space="preserve"> of the deactivated process (</w:t>
      </w:r>
      <w:proofErr w:type="spellStart"/>
      <w:r>
        <w:rPr>
          <w:highlight w:val="green"/>
        </w:rPr>
        <w:t>OrteDS</w:t>
      </w:r>
      <w:proofErr w:type="spellEnd"/>
      <w:r>
        <w:rPr>
          <w:highlight w:val="green"/>
        </w:rPr>
        <w:t xml:space="preserve"> and/or OrteD2D).</w:t>
      </w:r>
    </w:p>
    <w:p w:rsidRPr="00B37BB6" w:rsidR="002C2962" w:rsidP="002C2962" w:rsidRDefault="002C2962" w14:paraId="73ED1276" w14:textId="77777777">
      <w:pPr>
        <w:pStyle w:val="Anforderungsnummer"/>
        <w:rPr>
          <w:highlight w:val="green"/>
        </w:rPr>
      </w:pPr>
      <w:r>
        <w:rPr>
          <w:highlight w:val="green"/>
        </w:rPr>
        <w:t>Requirement: FKT-DEA-3</w:t>
      </w:r>
    </w:p>
    <w:p w:rsidRPr="00BD25A3" w:rsidR="002C2962" w:rsidP="002C2962" w:rsidRDefault="002C2962" w14:paraId="68EA3851" w14:textId="77777777">
      <w:pPr>
        <w:pStyle w:val="Anforderungstext"/>
      </w:pPr>
      <w:r>
        <w:rPr>
          <w:highlight w:val="green"/>
        </w:rPr>
        <w:t>Users with no entry in either the Locations DS or the Locations D2D in LBPS lose their start authorization and their role for STOX.</w:t>
      </w:r>
    </w:p>
    <w:p w:rsidRPr="00BD25A3" w:rsidR="003053DB" w:rsidP="002013BC" w:rsidRDefault="003053DB" w14:paraId="2BDD4680" w14:textId="77777777">
      <w:pPr>
        <w:pStyle w:val="Textkrper"/>
        <w:rPr>
          <w:highlight w:val="yellow"/>
        </w:rPr>
      </w:pPr>
    </w:p>
    <w:p w:rsidRPr="00C50A59" w:rsidR="00F3679C" w:rsidP="00F3679C" w:rsidRDefault="00F3679C" w14:paraId="72FF3DD5" w14:textId="519ED53A">
      <w:pPr>
        <w:pStyle w:val="berschrift3"/>
      </w:pPr>
      <w:bookmarkStart w:name="_Ref84857655" w:id="46"/>
      <w:bookmarkStart w:name="_Toc98411901" w:id="47"/>
      <w:r>
        <w:t>Assortment</w:t>
      </w:r>
      <w:bookmarkEnd w:id="37"/>
      <w:bookmarkEnd w:id="38"/>
      <w:bookmarkEnd w:id="43"/>
      <w:r>
        <w:t xml:space="preserve"> (</w:t>
      </w:r>
      <w:proofErr w:type="spellStart"/>
      <w:r>
        <w:t>DeadStock</w:t>
      </w:r>
      <w:proofErr w:type="spellEnd"/>
      <w:r>
        <w:t>)</w:t>
      </w:r>
      <w:bookmarkEnd w:id="44"/>
      <w:bookmarkEnd w:id="46"/>
      <w:bookmarkEnd w:id="47"/>
    </w:p>
    <w:p w:rsidRPr="00C50A59" w:rsidR="00F3679C" w:rsidP="00F3679C" w:rsidRDefault="00F3679C" w14:paraId="44F3FEED" w14:textId="3AD7DE82">
      <w:pPr>
        <w:pStyle w:val="Textkrper"/>
      </w:pPr>
      <w:r>
        <w:t xml:space="preserve">In </w:t>
      </w:r>
      <w:proofErr w:type="spellStart"/>
      <w:r>
        <w:t>DeadStock</w:t>
      </w:r>
      <w:proofErr w:type="spellEnd"/>
      <w:r>
        <w:t xml:space="preserve"> the complete assortment of a company is not made available for other companies, i.e. only a certain part of the parts assortment of another company can be queried via the search function. Only the unsorted assortment (restricted by further criteria) and additionally manually entered parts are displayed in </w:t>
      </w:r>
      <w:proofErr w:type="spellStart"/>
      <w:r>
        <w:t>DeadStock</w:t>
      </w:r>
      <w:proofErr w:type="spellEnd"/>
      <w:r>
        <w:t>.</w:t>
      </w:r>
    </w:p>
    <w:p w:rsidRPr="009241C1" w:rsidR="00F3679C" w:rsidP="00F3679C" w:rsidRDefault="00F3679C" w14:paraId="5F87AF53" w14:textId="78EACFF7">
      <w:pPr>
        <w:pStyle w:val="Textkrper"/>
      </w:pPr>
      <w:r>
        <w:t xml:space="preserve">The following table and figure shows the range of parts displayed in </w:t>
      </w:r>
      <w:proofErr w:type="spellStart"/>
      <w:r>
        <w:t>DeadStock</w:t>
      </w:r>
      <w:proofErr w:type="spellEnd"/>
      <w:r>
        <w:t xml:space="preserve"> for an assortment.</w:t>
      </w:r>
    </w:p>
    <w:tbl>
      <w:tblPr>
        <w:tblW w:w="8840" w:type="dxa"/>
        <w:jc w:val="center"/>
        <w:tblBorders>
          <w:top w:val="single" w:color="E20074" w:sz="18"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3397"/>
        <w:gridCol w:w="5443"/>
      </w:tblGrid>
      <w:tr w:rsidRPr="009241C1" w:rsidR="00F3679C" w:rsidTr="00BA5BF5" w14:paraId="00068E30" w14:textId="77777777">
        <w:trPr>
          <w:tblHeader/>
          <w:jc w:val="center"/>
        </w:trPr>
        <w:tc>
          <w:tcPr>
            <w:tcW w:w="3397" w:type="dxa"/>
            <w:tcBorders>
              <w:top w:val="single" w:color="E20074" w:sz="18" w:space="0"/>
            </w:tcBorders>
            <w:shd w:val="clear" w:color="auto" w:fill="E0E0E0"/>
          </w:tcPr>
          <w:p w:rsidRPr="009241C1" w:rsidR="00F3679C" w:rsidP="00095E46" w:rsidRDefault="00F3679C" w14:paraId="735DEC33" w14:textId="77777777">
            <w:pPr>
              <w:pStyle w:val="TableHeading"/>
            </w:pPr>
            <w:r>
              <w:t>Partial assortment of a company</w:t>
            </w:r>
          </w:p>
        </w:tc>
        <w:tc>
          <w:tcPr>
            <w:tcW w:w="5443" w:type="dxa"/>
            <w:tcBorders>
              <w:top w:val="single" w:color="E20074" w:sz="18" w:space="0"/>
            </w:tcBorders>
            <w:shd w:val="clear" w:color="auto" w:fill="E0E0E0"/>
          </w:tcPr>
          <w:p w:rsidRPr="009241C1" w:rsidR="00F3679C" w:rsidP="00095E46" w:rsidRDefault="00F3679C" w14:paraId="753B53B0" w14:textId="77777777">
            <w:pPr>
              <w:pStyle w:val="TableHeading"/>
              <w:rPr>
                <w:szCs w:val="22"/>
              </w:rPr>
            </w:pPr>
            <w:r>
              <w:t>Quantity parts</w:t>
            </w:r>
          </w:p>
        </w:tc>
      </w:tr>
      <w:tr w:rsidRPr="009241C1" w:rsidR="00F3679C" w:rsidTr="00BA5BF5" w14:paraId="26D9E9E9" w14:textId="77777777">
        <w:trPr>
          <w:tblHeader/>
          <w:jc w:val="center"/>
        </w:trPr>
        <w:tc>
          <w:tcPr>
            <w:tcW w:w="3397" w:type="dxa"/>
            <w:tcBorders>
              <w:top w:val="single" w:color="auto" w:sz="4" w:space="0"/>
              <w:bottom w:val="single" w:color="auto" w:sz="4" w:space="0"/>
            </w:tcBorders>
            <w:shd w:val="clear" w:color="auto" w:fill="E0E0E0"/>
          </w:tcPr>
          <w:p w:rsidRPr="009241C1" w:rsidR="00F3679C" w:rsidP="00095E46" w:rsidRDefault="00F3679C" w14:paraId="168975AC" w14:textId="77777777">
            <w:pPr>
              <w:pStyle w:val="TableText"/>
            </w:pPr>
            <w:r>
              <w:t>Complete assortment</w:t>
            </w:r>
          </w:p>
        </w:tc>
        <w:tc>
          <w:tcPr>
            <w:tcW w:w="5443" w:type="dxa"/>
          </w:tcPr>
          <w:p w:rsidRPr="009241C1" w:rsidR="00F3679C" w:rsidP="00095E46" w:rsidRDefault="00F3679C" w14:paraId="3273FDBC" w14:textId="77777777">
            <w:pPr>
              <w:pStyle w:val="TableText"/>
              <w:rPr>
                <w:szCs w:val="22"/>
              </w:rPr>
            </w:pPr>
            <w:r>
              <w:t>100.000</w:t>
            </w:r>
          </w:p>
        </w:tc>
      </w:tr>
      <w:tr w:rsidRPr="009241C1" w:rsidR="00F3679C" w:rsidTr="00BA5BF5" w14:paraId="377ECAAB" w14:textId="77777777">
        <w:trPr>
          <w:tblHeader/>
          <w:jc w:val="center"/>
        </w:trPr>
        <w:tc>
          <w:tcPr>
            <w:tcW w:w="3397" w:type="dxa"/>
            <w:tcBorders>
              <w:top w:val="single" w:color="auto" w:sz="4" w:space="0"/>
              <w:bottom w:val="single" w:color="auto" w:sz="4" w:space="0"/>
            </w:tcBorders>
            <w:shd w:val="clear" w:color="auto" w:fill="E0E0E0"/>
          </w:tcPr>
          <w:p w:rsidRPr="009241C1" w:rsidR="00F3679C" w:rsidP="00095E46" w:rsidRDefault="00F3679C" w14:paraId="10EF6464" w14:textId="77777777">
            <w:pPr>
              <w:pStyle w:val="TableText"/>
            </w:pPr>
          </w:p>
        </w:tc>
        <w:tc>
          <w:tcPr>
            <w:tcW w:w="5443" w:type="dxa"/>
          </w:tcPr>
          <w:p w:rsidRPr="009241C1" w:rsidR="00F3679C" w:rsidP="00095E46" w:rsidRDefault="00F3679C" w14:paraId="4AEB1483" w14:textId="77777777">
            <w:pPr>
              <w:pStyle w:val="TableText"/>
              <w:rPr>
                <w:szCs w:val="22"/>
              </w:rPr>
            </w:pPr>
          </w:p>
        </w:tc>
      </w:tr>
      <w:tr w:rsidRPr="009241C1" w:rsidR="00F3679C" w:rsidTr="00BA5BF5" w14:paraId="4F95E72A" w14:textId="77777777">
        <w:trPr>
          <w:tblHeader/>
          <w:jc w:val="center"/>
        </w:trPr>
        <w:tc>
          <w:tcPr>
            <w:tcW w:w="3397" w:type="dxa"/>
            <w:tcBorders>
              <w:top w:val="single" w:color="auto" w:sz="4" w:space="0"/>
              <w:bottom w:val="single" w:color="auto" w:sz="4" w:space="0"/>
            </w:tcBorders>
            <w:shd w:val="clear" w:color="auto" w:fill="E0E0E0"/>
          </w:tcPr>
          <w:p w:rsidRPr="009241C1" w:rsidR="00F3679C" w:rsidP="00095E46" w:rsidRDefault="00F3679C" w14:paraId="1631DD3D" w14:textId="77777777">
            <w:pPr>
              <w:pStyle w:val="TableText"/>
            </w:pPr>
            <w:r>
              <w:t>Common parts</w:t>
            </w:r>
          </w:p>
        </w:tc>
        <w:tc>
          <w:tcPr>
            <w:tcW w:w="5443" w:type="dxa"/>
          </w:tcPr>
          <w:p w:rsidRPr="009241C1" w:rsidR="00F3679C" w:rsidP="00095E46" w:rsidRDefault="009E0427" w14:paraId="12011BD8" w14:textId="77777777">
            <w:pPr>
              <w:pStyle w:val="TableText"/>
              <w:rPr>
                <w:szCs w:val="22"/>
              </w:rPr>
            </w:pPr>
            <w:r>
              <w:t>50.000</w:t>
            </w:r>
          </w:p>
        </w:tc>
      </w:tr>
      <w:tr w:rsidRPr="009241C1" w:rsidR="00F3679C" w:rsidTr="00BA5BF5" w14:paraId="4D0BB128" w14:textId="77777777">
        <w:trPr>
          <w:tblHeader/>
          <w:jc w:val="center"/>
        </w:trPr>
        <w:tc>
          <w:tcPr>
            <w:tcW w:w="3397" w:type="dxa"/>
            <w:tcBorders>
              <w:top w:val="single" w:color="auto" w:sz="4" w:space="0"/>
              <w:bottom w:val="single" w:color="auto" w:sz="4" w:space="0"/>
            </w:tcBorders>
            <w:shd w:val="clear" w:color="auto" w:fill="E0E0E0"/>
          </w:tcPr>
          <w:p w:rsidRPr="009241C1" w:rsidR="00F3679C" w:rsidP="00095E46" w:rsidRDefault="00F3679C" w14:paraId="44D20ADA" w14:textId="77777777">
            <w:pPr>
              <w:pStyle w:val="TableText"/>
            </w:pPr>
            <w:r>
              <w:t>Unavailable parts without stock</w:t>
            </w:r>
          </w:p>
        </w:tc>
        <w:tc>
          <w:tcPr>
            <w:tcW w:w="5443" w:type="dxa"/>
          </w:tcPr>
          <w:p w:rsidRPr="009241C1" w:rsidR="00F3679C" w:rsidP="00095E46" w:rsidRDefault="00F3679C" w14:paraId="48F729CE" w14:textId="77777777">
            <w:pPr>
              <w:pStyle w:val="TableText"/>
              <w:rPr>
                <w:szCs w:val="22"/>
              </w:rPr>
            </w:pPr>
            <w:r>
              <w:t>10.000</w:t>
            </w:r>
          </w:p>
        </w:tc>
      </w:tr>
      <w:tr w:rsidRPr="009241C1" w:rsidR="00F3679C" w:rsidTr="00BA5BF5" w14:paraId="55AEECB3" w14:textId="77777777">
        <w:trPr>
          <w:tblHeader/>
          <w:jc w:val="center"/>
        </w:trPr>
        <w:tc>
          <w:tcPr>
            <w:tcW w:w="3397" w:type="dxa"/>
            <w:tcBorders>
              <w:top w:val="single" w:color="auto" w:sz="4" w:space="0"/>
              <w:bottom w:val="single" w:color="auto" w:sz="4" w:space="0"/>
            </w:tcBorders>
            <w:shd w:val="clear" w:color="auto" w:fill="E0E0E0"/>
          </w:tcPr>
          <w:p w:rsidRPr="009241C1" w:rsidR="00F3679C" w:rsidP="00095E46" w:rsidRDefault="00F3679C" w14:paraId="549825E5" w14:textId="77777777">
            <w:pPr>
              <w:pStyle w:val="TableText"/>
            </w:pPr>
            <w:r>
              <w:t>ESB/EBF</w:t>
            </w:r>
          </w:p>
        </w:tc>
        <w:tc>
          <w:tcPr>
            <w:tcW w:w="5443" w:type="dxa"/>
          </w:tcPr>
          <w:p w:rsidRPr="009241C1" w:rsidR="00F3679C" w:rsidP="00095E46" w:rsidRDefault="00F3679C" w14:paraId="6BF29E47" w14:textId="77777777">
            <w:pPr>
              <w:pStyle w:val="TableText"/>
              <w:rPr>
                <w:szCs w:val="22"/>
              </w:rPr>
            </w:pPr>
            <w:r>
              <w:t>5.000</w:t>
            </w:r>
          </w:p>
        </w:tc>
      </w:tr>
      <w:tr w:rsidRPr="009241C1" w:rsidR="00F3679C" w:rsidTr="00BA5BF5" w14:paraId="6A06264C" w14:textId="77777777">
        <w:trPr>
          <w:tblHeader/>
          <w:jc w:val="center"/>
        </w:trPr>
        <w:tc>
          <w:tcPr>
            <w:tcW w:w="3397" w:type="dxa"/>
            <w:tcBorders>
              <w:top w:val="single" w:color="auto" w:sz="4" w:space="0"/>
              <w:bottom w:val="single" w:color="auto" w:sz="4" w:space="0"/>
            </w:tcBorders>
            <w:shd w:val="clear" w:color="auto" w:fill="E0E0E0"/>
          </w:tcPr>
          <w:p w:rsidRPr="009241C1" w:rsidR="00F3679C" w:rsidP="00095E46" w:rsidRDefault="00F3679C" w14:paraId="32BB5FE0" w14:textId="77777777">
            <w:pPr>
              <w:pStyle w:val="TableText"/>
            </w:pPr>
            <w:r>
              <w:t>DIMS RF parts</w:t>
            </w:r>
          </w:p>
        </w:tc>
        <w:tc>
          <w:tcPr>
            <w:tcW w:w="5443" w:type="dxa"/>
          </w:tcPr>
          <w:p w:rsidRPr="009241C1" w:rsidR="00F3679C" w:rsidP="00095E46" w:rsidRDefault="00F3679C" w14:paraId="5959EDD7" w14:textId="77777777">
            <w:pPr>
              <w:pStyle w:val="TableText"/>
              <w:rPr>
                <w:szCs w:val="22"/>
              </w:rPr>
            </w:pPr>
            <w:r>
              <w:t>5.000</w:t>
            </w:r>
          </w:p>
        </w:tc>
      </w:tr>
      <w:tr w:rsidRPr="009241C1" w:rsidR="00F3679C" w:rsidTr="00BA5BF5" w14:paraId="2AD3B5C2" w14:textId="77777777">
        <w:trPr>
          <w:tblHeader/>
          <w:jc w:val="center"/>
        </w:trPr>
        <w:tc>
          <w:tcPr>
            <w:tcW w:w="3397" w:type="dxa"/>
            <w:tcBorders>
              <w:top w:val="single" w:color="auto" w:sz="4" w:space="0"/>
              <w:bottom w:val="single" w:color="auto" w:sz="4" w:space="0"/>
            </w:tcBorders>
            <w:shd w:val="clear" w:color="auto" w:fill="E0E0E0"/>
          </w:tcPr>
          <w:p w:rsidRPr="009241C1" w:rsidR="00F3679C" w:rsidP="00095E46" w:rsidRDefault="00F3679C" w14:paraId="08F81F9C" w14:textId="77777777">
            <w:pPr>
              <w:pStyle w:val="TableText"/>
            </w:pPr>
            <w:r>
              <w:t>Other exclusion criteria</w:t>
            </w:r>
          </w:p>
        </w:tc>
        <w:tc>
          <w:tcPr>
            <w:tcW w:w="5443" w:type="dxa"/>
          </w:tcPr>
          <w:p w:rsidRPr="009241C1" w:rsidR="00F3679C" w:rsidP="00095E46" w:rsidRDefault="00F3679C" w14:paraId="31E149A9" w14:textId="77777777">
            <w:pPr>
              <w:pStyle w:val="TableText"/>
              <w:rPr>
                <w:szCs w:val="22"/>
              </w:rPr>
            </w:pPr>
            <w:r>
              <w:t>5.000</w:t>
            </w:r>
          </w:p>
        </w:tc>
      </w:tr>
      <w:tr w:rsidRPr="009241C1" w:rsidR="00F3679C" w:rsidTr="00BA5BF5" w14:paraId="6205504D" w14:textId="77777777">
        <w:trPr>
          <w:tblHeader/>
          <w:jc w:val="center"/>
        </w:trPr>
        <w:tc>
          <w:tcPr>
            <w:tcW w:w="3397" w:type="dxa"/>
            <w:tcBorders>
              <w:top w:val="single" w:color="auto" w:sz="4" w:space="0"/>
              <w:bottom w:val="single" w:color="auto" w:sz="4" w:space="0"/>
            </w:tcBorders>
            <w:shd w:val="clear" w:color="auto" w:fill="E0E0E0"/>
          </w:tcPr>
          <w:p w:rsidRPr="009241C1" w:rsidR="00F3679C" w:rsidP="00095E46" w:rsidRDefault="00F3679C" w14:paraId="16F09365" w14:textId="77777777">
            <w:pPr>
              <w:pStyle w:val="TableText"/>
            </w:pPr>
          </w:p>
        </w:tc>
        <w:tc>
          <w:tcPr>
            <w:tcW w:w="5443" w:type="dxa"/>
          </w:tcPr>
          <w:p w:rsidRPr="009241C1" w:rsidR="00F3679C" w:rsidP="00095E46" w:rsidRDefault="00F3679C" w14:paraId="26533AD9" w14:textId="77777777">
            <w:pPr>
              <w:pStyle w:val="TableText"/>
              <w:rPr>
                <w:szCs w:val="22"/>
              </w:rPr>
            </w:pPr>
          </w:p>
        </w:tc>
      </w:tr>
      <w:tr w:rsidRPr="009241C1" w:rsidR="00F3679C" w:rsidTr="00BA5BF5" w14:paraId="5D4B775D" w14:textId="77777777">
        <w:trPr>
          <w:tblHeader/>
          <w:jc w:val="center"/>
        </w:trPr>
        <w:tc>
          <w:tcPr>
            <w:tcW w:w="3397" w:type="dxa"/>
            <w:tcBorders>
              <w:top w:val="single" w:color="auto" w:sz="4" w:space="0"/>
              <w:bottom w:val="single" w:color="auto" w:sz="4" w:space="0"/>
            </w:tcBorders>
            <w:shd w:val="clear" w:color="auto" w:fill="E0E0E0"/>
          </w:tcPr>
          <w:p w:rsidRPr="009241C1" w:rsidR="00F3679C" w:rsidP="00095E46" w:rsidRDefault="0012276D" w14:paraId="00E68007" w14:textId="10F52239">
            <w:pPr>
              <w:pStyle w:val="TableText"/>
            </w:pPr>
            <w:r>
              <w:t xml:space="preserve">Displayed </w:t>
            </w:r>
            <w:proofErr w:type="spellStart"/>
            <w:r>
              <w:t>DeadStock</w:t>
            </w:r>
            <w:proofErr w:type="spellEnd"/>
            <w:r>
              <w:t xml:space="preserve"> assortment</w:t>
            </w:r>
          </w:p>
        </w:tc>
        <w:tc>
          <w:tcPr>
            <w:tcW w:w="5443" w:type="dxa"/>
          </w:tcPr>
          <w:p w:rsidRPr="009241C1" w:rsidR="00F3679C" w:rsidP="00095E46" w:rsidRDefault="009E0427" w14:paraId="25CA4F28" w14:textId="77777777">
            <w:pPr>
              <w:pStyle w:val="TableText"/>
              <w:rPr>
                <w:szCs w:val="22"/>
              </w:rPr>
            </w:pPr>
            <w:r>
              <w:t>25.000</w:t>
            </w:r>
          </w:p>
        </w:tc>
      </w:tr>
    </w:tbl>
    <w:p w:rsidRPr="009241C1" w:rsidR="00B646E8" w:rsidP="00B646E8" w:rsidRDefault="00B646E8" w14:paraId="332F1B37" w14:textId="21B82A8F">
      <w:pPr>
        <w:pStyle w:val="Beschriftung"/>
        <w:jc w:val="center"/>
      </w:pPr>
      <w:bookmarkStart w:name="_Toc98411799" w:id="48"/>
      <w:r>
        <w:t xml:space="preserve">Table </w:t>
      </w:r>
      <w:r>
        <w:fldChar w:fldCharType="begin"/>
      </w:r>
      <w:r>
        <w:instrText> STYLEREF 1 \s </w:instrText>
      </w:r>
      <w:r>
        <w:fldChar w:fldCharType="separate"/>
      </w:r>
      <w:r w:rsidR="000D3A2D">
        <w:t>1</w:t>
      </w:r>
      <w:r>
        <w:fldChar w:fldCharType="end"/>
      </w:r>
      <w:r>
        <w:noBreakHyphen/>
      </w:r>
      <w:r>
        <w:fldChar w:fldCharType="begin"/>
      </w:r>
      <w:r>
        <w:instrText> SEQ Tabelle \* ARABIC \s 1 </w:instrText>
      </w:r>
      <w:r>
        <w:fldChar w:fldCharType="separate"/>
      </w:r>
      <w:r w:rsidR="000D3A2D">
        <w:t>1</w:t>
      </w:r>
      <w:r>
        <w:fldChar w:fldCharType="end"/>
      </w:r>
      <w:r>
        <w:t xml:space="preserve"> - Example assortment</w:t>
      </w:r>
      <w:bookmarkEnd w:id="48"/>
    </w:p>
    <w:p w:rsidRPr="009241C1" w:rsidR="00F3679C" w:rsidP="00F3679C" w:rsidRDefault="009C33EB" w14:paraId="3133E8D8" w14:textId="77777777">
      <w:pPr>
        <w:pStyle w:val="Textkrper"/>
        <w:jc w:val="center"/>
        <w:rPr>
          <w:noProof/>
        </w:rPr>
      </w:pPr>
      <w:r>
        <w:rPr>
          <w:noProof/>
        </w:rPr>
        <w:lastRenderedPageBreak/>
        <w:drawing>
          <wp:inline distT="0" distB="0" distL="0" distR="0" wp14:anchorId="06CF9786" wp14:editId="64F4A34E">
            <wp:extent cx="4589145" cy="2752090"/>
            <wp:effectExtent l="19050" t="0" r="1905" b="0"/>
            <wp:docPr id="103" name="Diagram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m 1"/>
                    <pic:cNvPicPr>
                      <a:picLocks noChangeArrowheads="1"/>
                    </pic:cNvPicPr>
                  </pic:nvPicPr>
                  <pic:blipFill>
                    <a:blip r:embed="rId14" cstate="print"/>
                    <a:srcRect/>
                    <a:stretch>
                      <a:fillRect/>
                    </a:stretch>
                  </pic:blipFill>
                  <pic:spPr bwMode="auto">
                    <a:xfrm>
                      <a:off x="0" y="0"/>
                      <a:ext cx="4589145" cy="2752090"/>
                    </a:xfrm>
                    <a:prstGeom prst="rect">
                      <a:avLst/>
                    </a:prstGeom>
                    <a:noFill/>
                    <a:ln w="9525">
                      <a:noFill/>
                      <a:miter lim="800000"/>
                      <a:headEnd/>
                      <a:tailEnd/>
                    </a:ln>
                  </pic:spPr>
                </pic:pic>
              </a:graphicData>
            </a:graphic>
          </wp:inline>
        </w:drawing>
      </w:r>
    </w:p>
    <w:p w:rsidRPr="009241C1" w:rsidR="00447010" w:rsidP="00447010" w:rsidRDefault="00447010" w14:paraId="2F787478" w14:textId="534FBD73">
      <w:pPr>
        <w:pStyle w:val="Beschriftung"/>
        <w:jc w:val="center"/>
      </w:pPr>
      <w:bookmarkStart w:name="_Toc98411863" w:id="49"/>
      <w:r>
        <w:t xml:space="preserve">Figure </w:t>
      </w:r>
      <w:r>
        <w:fldChar w:fldCharType="begin"/>
      </w:r>
      <w:r>
        <w:instrText> STYLEREF 1 \s </w:instrText>
      </w:r>
      <w:r>
        <w:fldChar w:fldCharType="separate"/>
      </w:r>
      <w:r w:rsidR="000D3A2D">
        <w:t>1</w:t>
      </w:r>
      <w:r>
        <w:fldChar w:fldCharType="end"/>
      </w:r>
      <w:r>
        <w:noBreakHyphen/>
      </w:r>
      <w:r>
        <w:fldChar w:fldCharType="begin"/>
      </w:r>
      <w:r>
        <w:instrText> SEQ Abbildung \* ARABIC \s 1 </w:instrText>
      </w:r>
      <w:r>
        <w:fldChar w:fldCharType="separate"/>
      </w:r>
      <w:r w:rsidR="000D3A2D">
        <w:t>1</w:t>
      </w:r>
      <w:r>
        <w:fldChar w:fldCharType="end"/>
      </w:r>
      <w:r>
        <w:t xml:space="preserve"> - Assortment breakdown</w:t>
      </w:r>
      <w:bookmarkEnd w:id="49"/>
    </w:p>
    <w:p w:rsidRPr="009241C1" w:rsidR="00F3679C" w:rsidP="00F3679C" w:rsidRDefault="00F3679C" w14:paraId="3B18FCCE" w14:textId="248765F3">
      <w:pPr>
        <w:pStyle w:val="Textkrper"/>
        <w:jc w:val="left"/>
      </w:pPr>
      <w:r>
        <w:t xml:space="preserve">The retailer's complete assortment is reduced step by step (i.e. parts scopes are taken away) until only the assortment relevant for </w:t>
      </w:r>
      <w:proofErr w:type="spellStart"/>
      <w:r>
        <w:t>DeadStock</w:t>
      </w:r>
      <w:proofErr w:type="spellEnd"/>
      <w:r>
        <w:t xml:space="preserve"> is left.</w:t>
      </w:r>
    </w:p>
    <w:p w:rsidRPr="009241C1" w:rsidR="00F3679C" w:rsidP="00F3679C" w:rsidRDefault="00F3679C" w14:paraId="48A7432D" w14:textId="77777777">
      <w:pPr>
        <w:pStyle w:val="Anforderungsnummer"/>
      </w:pPr>
      <w:r>
        <w:t>Requirement: FKT-SORT-1</w:t>
      </w:r>
    </w:p>
    <w:p w:rsidRPr="009241C1" w:rsidR="00F3679C" w:rsidP="00F3679C" w:rsidRDefault="00F3679C" w14:paraId="53C8F51B" w14:textId="498701BC">
      <w:pPr>
        <w:pStyle w:val="Anforderungstext"/>
      </w:pPr>
      <w:r>
        <w:t xml:space="preserve">The system must filter out the part scopes relevant to </w:t>
      </w:r>
      <w:proofErr w:type="spellStart"/>
      <w:r>
        <w:t>DeadStock</w:t>
      </w:r>
      <w:proofErr w:type="spellEnd"/>
      <w:r>
        <w:t xml:space="preserve"> from the dealer's complete range. In the process, part sizes are gradually deducted from the complete range.</w:t>
      </w:r>
    </w:p>
    <w:p w:rsidRPr="00ED057C" w:rsidR="00ED057C" w:rsidP="00ED057C" w:rsidRDefault="002F343F" w14:paraId="63B976EC" w14:textId="642840CB">
      <w:pPr>
        <w:pStyle w:val="Textkrper"/>
        <w:keepNext/>
        <w:jc w:val="center"/>
        <w:rPr>
          <w:highlight w:val="green"/>
        </w:rPr>
      </w:pPr>
      <w:r>
        <w:rPr>
          <w:noProof/>
        </w:rPr>
        <w:lastRenderedPageBreak/>
        <w:drawing>
          <wp:inline distT="0" distB="0" distL="0" distR="0" wp14:anchorId="28B701E8" wp14:editId="774AAA99">
            <wp:extent cx="5755714" cy="8755200"/>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5714" cy="8755200"/>
                    </a:xfrm>
                    <a:prstGeom prst="rect">
                      <a:avLst/>
                    </a:prstGeom>
                  </pic:spPr>
                </pic:pic>
              </a:graphicData>
            </a:graphic>
          </wp:inline>
        </w:drawing>
      </w:r>
    </w:p>
    <w:p w:rsidRPr="00133CFB" w:rsidR="00ED057C" w:rsidP="00ED057C" w:rsidRDefault="00ED057C" w14:paraId="5D14278E" w14:textId="5ECA7232">
      <w:pPr>
        <w:pStyle w:val="Beschriftung"/>
        <w:jc w:val="center"/>
      </w:pPr>
      <w:bookmarkStart w:name="_Toc98411864" w:id="50"/>
      <w:r>
        <w:t xml:space="preserve">Figure </w:t>
      </w:r>
      <w:r>
        <w:fldChar w:fldCharType="begin"/>
      </w:r>
      <w:r>
        <w:instrText> STYLEREF 1 \s </w:instrText>
      </w:r>
      <w:r>
        <w:fldChar w:fldCharType="separate"/>
      </w:r>
      <w:r w:rsidR="000D3A2D">
        <w:t>1</w:t>
      </w:r>
      <w:r>
        <w:fldChar w:fldCharType="end"/>
      </w:r>
      <w:r>
        <w:noBreakHyphen/>
      </w:r>
      <w:r>
        <w:fldChar w:fldCharType="begin"/>
      </w:r>
      <w:r>
        <w:instrText> SEQ Abbildung \* ARABIC \s 1 </w:instrText>
      </w:r>
      <w:r>
        <w:fldChar w:fldCharType="separate"/>
      </w:r>
      <w:r w:rsidR="000D3A2D">
        <w:t>2</w:t>
      </w:r>
      <w:r>
        <w:fldChar w:fldCharType="end"/>
      </w:r>
      <w:r>
        <w:t xml:space="preserve"> - Assortment determination</w:t>
      </w:r>
      <w:bookmarkEnd w:id="50"/>
    </w:p>
    <w:p w:rsidRPr="007620BE" w:rsidR="00CD7E1D" w:rsidP="00CD7E1D" w:rsidRDefault="00777264" w14:paraId="693E5B09" w14:textId="77777777">
      <w:pPr>
        <w:pStyle w:val="Anforderungsnummer"/>
      </w:pPr>
      <w:r>
        <w:br w:type="page"/>
      </w:r>
      <w:r>
        <w:lastRenderedPageBreak/>
        <w:t>Requirement: FKT-SORT-2</w:t>
      </w:r>
    </w:p>
    <w:p w:rsidRPr="007620BE" w:rsidR="008E34E2" w:rsidP="00CD7E1D" w:rsidRDefault="00CD7E1D" w14:paraId="18374A0E" w14:textId="38012BB6">
      <w:pPr>
        <w:pStyle w:val="Anforderungstext"/>
      </w:pPr>
      <w:r>
        <w:t xml:space="preserve">The </w:t>
      </w:r>
      <w:proofErr w:type="spellStart"/>
      <w:r>
        <w:t>DeadStock</w:t>
      </w:r>
      <w:proofErr w:type="spellEnd"/>
      <w:r>
        <w:t xml:space="preserve"> machine range</w:t>
      </w:r>
    </w:p>
    <w:p w:rsidRPr="007620BE" w:rsidR="00F3679C" w:rsidP="00FB50C2" w:rsidRDefault="00CD7E1D" w14:paraId="1C20B023" w14:textId="77777777">
      <w:pPr>
        <w:pStyle w:val="Anforderungstext"/>
        <w:numPr>
          <w:ilvl w:val="0"/>
          <w:numId w:val="11"/>
        </w:numPr>
      </w:pPr>
      <w:r>
        <w:t>includes only parts with free stock &gt; 0.</w:t>
      </w:r>
    </w:p>
    <w:p w:rsidRPr="007620BE" w:rsidR="00F528B9" w:rsidP="00EC2ED3" w:rsidRDefault="00F528B9" w14:paraId="2D11F945" w14:textId="77777777">
      <w:pPr>
        <w:pStyle w:val="Anforderungstext"/>
        <w:numPr>
          <w:ilvl w:val="0"/>
          <w:numId w:val="11"/>
        </w:numPr>
      </w:pPr>
      <w:r>
        <w:t>does not contain parts for which the flag KZ_RF_NO_EXCLUSION is set to 'J' in the local part master.</w:t>
      </w:r>
    </w:p>
    <w:p w:rsidRPr="00D30585" w:rsidR="00385885" w:rsidP="00FB50C2" w:rsidRDefault="00385885" w14:paraId="25949BA4" w14:textId="77777777">
      <w:pPr>
        <w:pStyle w:val="Anforderungstext"/>
        <w:numPr>
          <w:ilvl w:val="0"/>
          <w:numId w:val="11"/>
        </w:numPr>
      </w:pPr>
      <w:r>
        <w:t>does not contain parts of Chrysler (MC brand only) and Fremd.</w:t>
      </w:r>
    </w:p>
    <w:p w:rsidRPr="00632848" w:rsidR="00042847" w:rsidP="00FB50C2" w:rsidRDefault="00042847" w14:paraId="5123B8AC" w14:textId="77777777">
      <w:pPr>
        <w:pStyle w:val="Anforderungstext"/>
        <w:numPr>
          <w:ilvl w:val="0"/>
          <w:numId w:val="11"/>
        </w:numPr>
      </w:pPr>
      <w:r>
        <w:t>per market, other brands can be excluded (e.g. Mitsubishi in Germany).</w:t>
      </w:r>
    </w:p>
    <w:p w:rsidRPr="00632848" w:rsidR="008E34E2" w:rsidP="00FB50C2" w:rsidRDefault="00E83FBE" w14:paraId="62706D02" w14:textId="47C82ECC">
      <w:pPr>
        <w:pStyle w:val="Anforderungstext"/>
        <w:numPr>
          <w:ilvl w:val="0"/>
          <w:numId w:val="11"/>
        </w:numPr>
      </w:pPr>
      <w:r>
        <w:t>does not contain old parts, tools, DRT and dangerous goods parts.</w:t>
      </w:r>
      <w:r>
        <w:br/>
      </w:r>
      <w:r>
        <w:t xml:space="preserve">For the detection of DRT parts only the criterion PRIMUS field 134 - 5th digit = "D" is considered. Parts, which are exclusively used on the 7. The products with an "S" in the first place can be included in the </w:t>
      </w:r>
      <w:proofErr w:type="spellStart"/>
      <w:r>
        <w:t>DeadStock</w:t>
      </w:r>
      <w:proofErr w:type="spellEnd"/>
      <w:r>
        <w:t xml:space="preserve"> assortment. The DRT detection in STOX thus deviates from the DIMS/SICOS standard!</w:t>
      </w:r>
    </w:p>
    <w:p w:rsidRPr="009241C1" w:rsidR="008E34E2" w:rsidP="00FB50C2" w:rsidRDefault="008E34E2" w14:paraId="0E12CD5B" w14:textId="3AC7BE3D">
      <w:pPr>
        <w:pStyle w:val="Anforderungstext"/>
        <w:numPr>
          <w:ilvl w:val="0"/>
          <w:numId w:val="11"/>
        </w:numPr>
      </w:pPr>
      <w:r>
        <w:t xml:space="preserve">is restricted via the date fields "Creation date", "Last retirement" and "Last acquisition" (the date fields are preset centrally and can be changed individually for each site or left blank). If the period was not filled in the parameterization for operation or if the corresponding date field in the local part master is empty, the corresponding check is skipped. The comparison period is the value for </w:t>
      </w:r>
      <w:r>
        <w:rPr>
          <w:b/>
        </w:rPr>
        <w:t>part category II</w:t>
      </w:r>
      <w:r>
        <w:t xml:space="preserve"> (i.e. the "smaller" value).</w:t>
      </w:r>
      <w:r>
        <w:br/>
      </w:r>
      <w:r>
        <w:t xml:space="preserve">A central </w:t>
      </w:r>
      <w:r>
        <w:rPr>
          <w:b/>
        </w:rPr>
        <w:t>change of</w:t>
      </w:r>
      <w:r>
        <w:t xml:space="preserve"> the </w:t>
      </w:r>
      <w:proofErr w:type="spellStart"/>
      <w:r>
        <w:t>preassignment</w:t>
      </w:r>
      <w:proofErr w:type="spellEnd"/>
      <w:r>
        <w:t xml:space="preserve"> for these date fields only has an effect for sites connected afterwards (or if an already connected site changes its settings and thereby "violates" the bandwidth, then a save is rejected). This change has no effect on the stored settings of an already connected operation.</w:t>
      </w:r>
    </w:p>
    <w:p w:rsidRPr="009241C1" w:rsidR="005C4C7E" w:rsidP="00FB50C2" w:rsidRDefault="00CB4585" w14:paraId="025CD78E" w14:textId="77777777">
      <w:pPr>
        <w:pStyle w:val="Anforderungstext"/>
        <w:numPr>
          <w:ilvl w:val="0"/>
          <w:numId w:val="11"/>
        </w:numPr>
      </w:pPr>
      <w:r>
        <w:t>also contains record type 2 parts (however, these can be excluded per operation).</w:t>
      </w:r>
    </w:p>
    <w:p w:rsidRPr="00D941FE" w:rsidR="005C4C7E" w:rsidP="00FB50C2" w:rsidRDefault="005C4C7E" w14:paraId="3EC61E9B" w14:textId="03E70CCE">
      <w:pPr>
        <w:pStyle w:val="Anforderungstext"/>
        <w:numPr>
          <w:ilvl w:val="0"/>
          <w:numId w:val="11"/>
        </w:numPr>
      </w:pPr>
      <w:r>
        <w:t>does not contain parts from the initial stocking or initial filling (these are excluded either via the ESB or EBF indicator in the local parts master or after resetting the respective indicator for a further period of 4 months).</w:t>
      </w:r>
      <w:r w:rsidRPr="00D941FE" w:rsidR="007761B7">
        <w:rPr>
          <w:rStyle w:val="Funotenzeichen"/>
        </w:rPr>
        <w:footnoteReference w:id="2"/>
      </w:r>
    </w:p>
    <w:p w:rsidRPr="00D941FE" w:rsidR="008E34E2" w:rsidP="00FB50C2" w:rsidRDefault="005C4C7E" w14:paraId="5190E6BE" w14:textId="79811D31">
      <w:pPr>
        <w:pStyle w:val="Anforderungstext"/>
        <w:numPr>
          <w:ilvl w:val="0"/>
          <w:numId w:val="11"/>
        </w:numPr>
      </w:pPr>
      <w:r>
        <w:t xml:space="preserve">does not contain any parts from the DIMS feedback (one or more parameter sets are created and stored via an assignment table for STOX per market). If several parameter sets are stored, only the parts to which none of the RF parameter sets apply remain in the </w:t>
      </w:r>
      <w:proofErr w:type="spellStart"/>
      <w:r>
        <w:t>DeadStock</w:t>
      </w:r>
      <w:proofErr w:type="spellEnd"/>
      <w:r>
        <w:t xml:space="preserve"> range. Acceptance rates stored in the traceability parameter set are ignored (</w:t>
      </w:r>
      <w:r>
        <w:rPr>
          <w:rFonts w:ascii="Wingdings" w:hAnsi="Wingdings" w:eastAsia="Wingdings" w:cs="Wingdings"/>
        </w:rPr>
        <w:t>à</w:t>
      </w:r>
      <w:r>
        <w:t xml:space="preserve"> acceptance of 0.0 is calculated).</w:t>
      </w:r>
      <w:r>
        <w:br/>
      </w:r>
      <w:r>
        <w:t>Exception: If a DIMS repatriation-relevant part is excluded from repatriation because of open orders on the part itself or its alternatives, the part shall still be excluded from the deadstock range. The reason is that once the open orders are 0 again, the part can be returned</w:t>
      </w:r>
      <w:r>
        <w:rPr>
          <w:highlight w:val="cyan"/>
        </w:rPr>
        <w:t>.</w:t>
      </w:r>
      <w:r w:rsidRPr="00241F2A" w:rsidR="00F70617">
        <w:rPr>
          <w:rStyle w:val="Funotenzeichen"/>
          <w:highlight w:val="cyan"/>
        </w:rPr>
        <w:footnoteReference w:id="3"/>
      </w:r>
    </w:p>
    <w:p w:rsidRPr="009241C1" w:rsidR="005C4C7E" w:rsidP="00FB50C2" w:rsidRDefault="00F2191F" w14:paraId="3EF0EDFA" w14:textId="5A9B1203">
      <w:pPr>
        <w:pStyle w:val="Anforderungstext"/>
        <w:numPr>
          <w:ilvl w:val="0"/>
          <w:numId w:val="11"/>
        </w:numPr>
      </w:pPr>
      <w:r>
        <w:t xml:space="preserve">does not contain parts with common alternatives (fixed parameters are used for common alternatives detection). I.e. if there is a common alternative for which the part can be used, the part does not go into </w:t>
      </w:r>
      <w:proofErr w:type="spellStart"/>
      <w:r>
        <w:t>DeadStock</w:t>
      </w:r>
      <w:proofErr w:type="spellEnd"/>
      <w:r>
        <w:t>. All unilateral predecessors, bilateral alternatives, and the elective alternatives are reviewed. Replacements with co-delivered parts are not taken into account in the check - nor are parts with record type 2 / 3 in Germany or record type 3 in all other markets (see example below).</w:t>
      </w:r>
    </w:p>
    <w:p w:rsidRPr="009241C1" w:rsidR="00F12A5C" w:rsidP="00F12A5C" w:rsidRDefault="00F2191F" w14:paraId="3BE65953" w14:textId="77777777">
      <w:pPr>
        <w:pStyle w:val="Anforderungstext"/>
        <w:numPr>
          <w:ilvl w:val="0"/>
          <w:numId w:val="11"/>
        </w:numPr>
      </w:pPr>
      <w:r>
        <w:t>does not contain parts whose unit price or inventory value is below a threshold value.</w:t>
      </w:r>
    </w:p>
    <w:p w:rsidR="00F70617" w:rsidRDefault="00F70617" w14:paraId="1E9033B8" w14:textId="1D1CD15E">
      <w:pPr>
        <w:rPr>
          <w:b/>
          <w:u w:val="single"/>
        </w:rPr>
      </w:pPr>
      <w:r>
        <w:br w:type="page"/>
      </w:r>
    </w:p>
    <w:p w:rsidRPr="009241C1" w:rsidR="00F12A5C" w:rsidP="00F12A5C" w:rsidRDefault="00F12A5C" w14:paraId="0EFDA643" w14:textId="42DFCB8A">
      <w:pPr>
        <w:pStyle w:val="Textkrper"/>
        <w:jc w:val="left"/>
        <w:rPr>
          <w:b/>
          <w:u w:val="single"/>
        </w:rPr>
      </w:pPr>
      <w:r>
        <w:rPr>
          <w:b/>
          <w:u w:val="single"/>
        </w:rPr>
        <w:lastRenderedPageBreak/>
        <w:t>Example of testing for common alternatives:</w:t>
      </w:r>
    </w:p>
    <w:p w:rsidRPr="009241C1" w:rsidR="00F12A5C" w:rsidP="00F12A5C" w:rsidRDefault="009C33EB" w14:paraId="33E01B67" w14:textId="77777777">
      <w:pPr>
        <w:pStyle w:val="Textkrper"/>
        <w:jc w:val="left"/>
      </w:pPr>
      <w:r>
        <w:rPr>
          <w:noProof/>
        </w:rPr>
        <w:drawing>
          <wp:inline distT="0" distB="0" distL="0" distR="0" wp14:anchorId="4EFC4BC9" wp14:editId="3FF44918">
            <wp:extent cx="2596515" cy="1449070"/>
            <wp:effectExtent l="0" t="0" r="0" b="0"/>
            <wp:docPr id="3" name="Objek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kt 1"/>
                    <pic:cNvPicPr>
                      <a:picLocks noChangeArrowheads="1"/>
                    </pic:cNvPicPr>
                  </pic:nvPicPr>
                  <pic:blipFill>
                    <a:blip r:embed="rId16" cstate="print"/>
                    <a:srcRect l="-5798" t="-7906" r="-6403" b="-9241"/>
                    <a:stretch>
                      <a:fillRect/>
                    </a:stretch>
                  </pic:blipFill>
                  <pic:spPr bwMode="auto">
                    <a:xfrm>
                      <a:off x="0" y="0"/>
                      <a:ext cx="2596515" cy="1449070"/>
                    </a:xfrm>
                    <a:prstGeom prst="rect">
                      <a:avLst/>
                    </a:prstGeom>
                    <a:noFill/>
                    <a:ln w="9525">
                      <a:noFill/>
                      <a:miter lim="800000"/>
                      <a:headEnd/>
                      <a:tailEnd/>
                    </a:ln>
                  </pic:spPr>
                </pic:pic>
              </a:graphicData>
            </a:graphic>
          </wp:inline>
        </w:drawing>
      </w:r>
    </w:p>
    <w:p w:rsidRPr="009241C1" w:rsidR="00F12A5C" w:rsidP="00F12A5C" w:rsidRDefault="00F12A5C" w14:paraId="378807B3" w14:textId="375BBE2C">
      <w:pPr>
        <w:pStyle w:val="Textkrper"/>
        <w:jc w:val="left"/>
      </w:pPr>
      <w:r>
        <w:t xml:space="preserve">Our </w:t>
      </w:r>
      <w:r>
        <w:rPr>
          <w:b/>
        </w:rPr>
        <w:t xml:space="preserve">candidate for </w:t>
      </w:r>
      <w:proofErr w:type="spellStart"/>
      <w:r>
        <w:rPr>
          <w:b/>
        </w:rPr>
        <w:t>DeadStock</w:t>
      </w:r>
      <w:proofErr w:type="spellEnd"/>
      <w:r>
        <w:t xml:space="preserve"> </w:t>
      </w:r>
      <w:r>
        <w:rPr>
          <w:b/>
        </w:rPr>
        <w:t xml:space="preserve">is part </w:t>
      </w:r>
      <w:proofErr w:type="spellStart"/>
      <w:r>
        <w:rPr>
          <w:b/>
        </w:rPr>
        <w:t>A.</w:t>
      </w:r>
      <w:r>
        <w:t>If</w:t>
      </w:r>
      <w:proofErr w:type="spellEnd"/>
      <w:r>
        <w:t xml:space="preserve"> one of the part numbers </w:t>
      </w:r>
      <w:r>
        <w:rPr>
          <w:b/>
        </w:rPr>
        <w:t>K, L, B or C is common</w:t>
      </w:r>
      <w:r>
        <w:t xml:space="preserve">, then A is not included in the </w:t>
      </w:r>
      <w:proofErr w:type="spellStart"/>
      <w:r>
        <w:t>DeadStock</w:t>
      </w:r>
      <w:proofErr w:type="spellEnd"/>
      <w:r>
        <w:t xml:space="preserve"> assortment by machine (because A can be used for one of the common alternatives). Parts P and N are not checked for mobility (therefore do not play a role in a possible exclusion), since the replacement C </w:t>
      </w:r>
      <w:r>
        <w:rPr>
          <w:rFonts w:ascii="Wingdings" w:hAnsi="Wingdings" w:eastAsia="Wingdings" w:cs="Wingdings"/>
        </w:rPr>
        <w:t>à</w:t>
      </w:r>
      <w:r>
        <w:t xml:space="preserve"> P is a co-supplied part for P.</w:t>
      </w:r>
      <w:r>
        <w:br/>
      </w:r>
      <w:r>
        <w:rPr>
          <w:b/>
          <w:u w:val="single"/>
        </w:rPr>
        <w:t>Procedure:</w:t>
      </w:r>
      <w:r>
        <w:t xml:space="preserve"> To the </w:t>
      </w:r>
      <w:proofErr w:type="spellStart"/>
      <w:r>
        <w:t>DeadStock</w:t>
      </w:r>
      <w:proofErr w:type="spellEnd"/>
      <w:r>
        <w:t xml:space="preserve"> candidate (A), the leading part (C) is determined first (the "newest" two-sided substitution). For this part (C) all predecessors (one-sided or both-sided) are determined (chains with co-delivery parts are not considered). For each predecessor, the optional replacements are also determined. These parts (all predecessors and electives) are then tested for runnability.</w:t>
      </w:r>
    </w:p>
    <w:p w:rsidRPr="009241C1" w:rsidR="00F3679C" w:rsidP="00F3679C" w:rsidRDefault="00F3679C" w14:paraId="789C2A3A" w14:textId="77777777">
      <w:pPr>
        <w:pStyle w:val="Anforderungsnummer"/>
      </w:pPr>
      <w:r>
        <w:t>Requirement: FKT-SORT-3</w:t>
      </w:r>
    </w:p>
    <w:p w:rsidRPr="009241C1" w:rsidR="00F3679C" w:rsidP="00F3679C" w:rsidRDefault="00F3679C" w14:paraId="1A0CE8DC" w14:textId="7518FCAB">
      <w:pPr>
        <w:pStyle w:val="Anforderungstext"/>
      </w:pPr>
      <w:r>
        <w:t xml:space="preserve">The system must determine the part category (Category II or III) relevant to </w:t>
      </w:r>
      <w:proofErr w:type="spellStart"/>
      <w:r>
        <w:t>DeadStock</w:t>
      </w:r>
      <w:proofErr w:type="spellEnd"/>
      <w:r>
        <w:t xml:space="preserve"> for each part </w:t>
      </w:r>
      <w:r>
        <w:rPr>
          <w:b/>
        </w:rPr>
        <w:t>from the</w:t>
      </w:r>
      <w:r>
        <w:t xml:space="preserve"> dealer's </w:t>
      </w:r>
      <w:r>
        <w:rPr>
          <w:b/>
        </w:rPr>
        <w:t>remaining</w:t>
      </w:r>
      <w:r>
        <w:t xml:space="preserve"> </w:t>
      </w:r>
      <w:proofErr w:type="spellStart"/>
      <w:r>
        <w:t>DeadStock</w:t>
      </w:r>
      <w:proofErr w:type="spellEnd"/>
      <w:r>
        <w:t xml:space="preserve"> </w:t>
      </w:r>
      <w:r>
        <w:rPr>
          <w:b/>
        </w:rPr>
        <w:t>assortment</w:t>
      </w:r>
      <w:r>
        <w:t xml:space="preserve"> and categorize the part accordingly. For this categorization, only the settings of the site for the date fields "attachment", "last retirement" and "last acquisition" as well as the corresponding value of these fields in the local part master are relevant. The part is placed in category III if no condition from category II applies (i.e. highest possible category).</w:t>
      </w:r>
    </w:p>
    <w:p w:rsidRPr="009241C1" w:rsidR="004A0A01" w:rsidP="004A0A01" w:rsidRDefault="004A0A01" w14:paraId="7C4E0813" w14:textId="77777777">
      <w:pPr>
        <w:pStyle w:val="Anforderungsnummer"/>
      </w:pPr>
    </w:p>
    <w:tbl>
      <w:tblPr>
        <w:tblW w:w="9358" w:type="dxa"/>
        <w:tblInd w:w="65" w:type="dxa"/>
        <w:tblCellMar>
          <w:left w:w="70" w:type="dxa"/>
          <w:right w:w="70" w:type="dxa"/>
        </w:tblCellMar>
        <w:tblLook w:val="04A0" w:firstRow="1" w:lastRow="0" w:firstColumn="1" w:lastColumn="0" w:noHBand="0" w:noVBand="1"/>
      </w:tblPr>
      <w:tblGrid>
        <w:gridCol w:w="1452"/>
        <w:gridCol w:w="280"/>
        <w:gridCol w:w="829"/>
        <w:gridCol w:w="829"/>
        <w:gridCol w:w="400"/>
        <w:gridCol w:w="818"/>
        <w:gridCol w:w="1141"/>
        <w:gridCol w:w="1340"/>
        <w:gridCol w:w="1360"/>
        <w:gridCol w:w="997"/>
      </w:tblGrid>
      <w:tr w:rsidRPr="009241C1" w:rsidR="00787640" w:rsidTr="003A3C6D" w14:paraId="3E3CD175" w14:textId="77777777">
        <w:trPr>
          <w:trHeight w:val="255"/>
        </w:trPr>
        <w:tc>
          <w:tcPr>
            <w:tcW w:w="1452" w:type="dxa"/>
            <w:tcBorders>
              <w:top w:val="single" w:color="auto" w:sz="4" w:space="0"/>
              <w:left w:val="single" w:color="auto" w:sz="4" w:space="0"/>
              <w:bottom w:val="single" w:color="auto" w:sz="4" w:space="0"/>
              <w:right w:val="single" w:color="auto" w:sz="4" w:space="0"/>
            </w:tcBorders>
            <w:shd w:val="clear" w:color="auto" w:fill="auto"/>
            <w:noWrap/>
            <w:vAlign w:val="bottom"/>
          </w:tcPr>
          <w:p w:rsidRPr="009241C1" w:rsidR="00787640" w:rsidP="00787640" w:rsidRDefault="00787640" w14:paraId="5898BE08" w14:textId="77777777">
            <w:pPr>
              <w:rPr>
                <w:rFonts w:eastAsia="Times New Roman" w:cs="Arial"/>
                <w:b/>
                <w:bCs/>
                <w:sz w:val="20"/>
                <w:szCs w:val="20"/>
              </w:rPr>
            </w:pPr>
            <w:r>
              <w:rPr>
                <w:b/>
                <w:sz w:val="20"/>
              </w:rPr>
              <w:t>Settings</w:t>
            </w:r>
          </w:p>
        </w:tc>
        <w:tc>
          <w:tcPr>
            <w:tcW w:w="280" w:type="dxa"/>
            <w:tcBorders>
              <w:top w:val="nil"/>
              <w:left w:val="nil"/>
              <w:bottom w:val="nil"/>
              <w:right w:val="nil"/>
            </w:tcBorders>
            <w:shd w:val="clear" w:color="auto" w:fill="auto"/>
            <w:noWrap/>
            <w:vAlign w:val="bottom"/>
          </w:tcPr>
          <w:p w:rsidRPr="009241C1" w:rsidR="00787640" w:rsidP="00787640" w:rsidRDefault="00787640" w14:paraId="76BF1FEE" w14:textId="77777777">
            <w:pPr>
              <w:rPr>
                <w:rFonts w:eastAsia="Times New Roman" w:cs="Arial"/>
                <w:sz w:val="20"/>
                <w:szCs w:val="20"/>
              </w:rPr>
            </w:pPr>
          </w:p>
        </w:tc>
        <w:tc>
          <w:tcPr>
            <w:tcW w:w="785" w:type="dxa"/>
            <w:tcBorders>
              <w:top w:val="nil"/>
              <w:left w:val="nil"/>
              <w:bottom w:val="nil"/>
              <w:right w:val="nil"/>
            </w:tcBorders>
            <w:shd w:val="clear" w:color="auto" w:fill="auto"/>
            <w:noWrap/>
            <w:vAlign w:val="bottom"/>
          </w:tcPr>
          <w:p w:rsidRPr="009241C1" w:rsidR="00787640" w:rsidP="00787640" w:rsidRDefault="00787640" w14:paraId="1D38E44D" w14:textId="77777777">
            <w:pPr>
              <w:rPr>
                <w:rFonts w:eastAsia="Times New Roman" w:cs="Arial"/>
                <w:sz w:val="20"/>
                <w:szCs w:val="20"/>
              </w:rPr>
            </w:pPr>
          </w:p>
        </w:tc>
        <w:tc>
          <w:tcPr>
            <w:tcW w:w="785" w:type="dxa"/>
            <w:tcBorders>
              <w:top w:val="nil"/>
              <w:left w:val="nil"/>
              <w:bottom w:val="nil"/>
              <w:right w:val="nil"/>
            </w:tcBorders>
            <w:shd w:val="clear" w:color="auto" w:fill="auto"/>
            <w:noWrap/>
            <w:vAlign w:val="bottom"/>
          </w:tcPr>
          <w:p w:rsidRPr="009241C1" w:rsidR="00787640" w:rsidP="00787640" w:rsidRDefault="00787640" w14:paraId="2A9B14BF" w14:textId="77777777">
            <w:pPr>
              <w:rPr>
                <w:rFonts w:eastAsia="Times New Roman" w:cs="Arial"/>
                <w:sz w:val="20"/>
                <w:szCs w:val="20"/>
              </w:rPr>
            </w:pPr>
          </w:p>
        </w:tc>
        <w:tc>
          <w:tcPr>
            <w:tcW w:w="400" w:type="dxa"/>
            <w:tcBorders>
              <w:top w:val="nil"/>
              <w:left w:val="nil"/>
              <w:bottom w:val="nil"/>
              <w:right w:val="nil"/>
            </w:tcBorders>
            <w:shd w:val="clear" w:color="auto" w:fill="auto"/>
            <w:noWrap/>
            <w:vAlign w:val="bottom"/>
          </w:tcPr>
          <w:p w:rsidRPr="009241C1" w:rsidR="00787640" w:rsidP="00787640" w:rsidRDefault="00787640" w14:paraId="1A77B4C3" w14:textId="77777777">
            <w:pPr>
              <w:rPr>
                <w:rFonts w:eastAsia="Times New Roman" w:cs="Arial"/>
                <w:sz w:val="20"/>
                <w:szCs w:val="20"/>
              </w:rPr>
            </w:pPr>
          </w:p>
        </w:tc>
        <w:tc>
          <w:tcPr>
            <w:tcW w:w="818" w:type="dxa"/>
            <w:tcBorders>
              <w:top w:val="single" w:color="auto" w:sz="4" w:space="0"/>
              <w:left w:val="single" w:color="auto" w:sz="4" w:space="0"/>
              <w:bottom w:val="single" w:color="auto" w:sz="4" w:space="0"/>
              <w:right w:val="nil"/>
            </w:tcBorders>
            <w:shd w:val="clear" w:color="auto" w:fill="auto"/>
            <w:noWrap/>
            <w:vAlign w:val="bottom"/>
          </w:tcPr>
          <w:p w:rsidRPr="009241C1" w:rsidR="00787640" w:rsidP="00787640" w:rsidRDefault="00787640" w14:paraId="7D5E5A5A" w14:textId="77777777">
            <w:pPr>
              <w:rPr>
                <w:rFonts w:eastAsia="Times New Roman" w:cs="Arial"/>
                <w:b/>
                <w:bCs/>
                <w:sz w:val="20"/>
                <w:szCs w:val="20"/>
              </w:rPr>
            </w:pPr>
            <w:r>
              <w:rPr>
                <w:b/>
                <w:sz w:val="20"/>
              </w:rPr>
              <w:t>TODAY</w:t>
            </w:r>
          </w:p>
        </w:tc>
        <w:tc>
          <w:tcPr>
            <w:tcW w:w="1141" w:type="dxa"/>
            <w:tcBorders>
              <w:top w:val="single" w:color="auto" w:sz="4" w:space="0"/>
              <w:left w:val="nil"/>
              <w:bottom w:val="single" w:color="auto" w:sz="4" w:space="0"/>
              <w:right w:val="single" w:color="auto" w:sz="4" w:space="0"/>
            </w:tcBorders>
            <w:shd w:val="clear" w:color="auto" w:fill="auto"/>
            <w:noWrap/>
            <w:vAlign w:val="bottom"/>
          </w:tcPr>
          <w:p w:rsidRPr="009241C1" w:rsidR="00787640" w:rsidP="00787640" w:rsidRDefault="00787640" w14:paraId="27BD33C5" w14:textId="77777777">
            <w:pPr>
              <w:jc w:val="right"/>
              <w:rPr>
                <w:rFonts w:eastAsia="Times New Roman" w:cs="Arial"/>
                <w:b/>
                <w:bCs/>
                <w:sz w:val="20"/>
                <w:szCs w:val="20"/>
              </w:rPr>
            </w:pPr>
            <w:r>
              <w:rPr>
                <w:b/>
                <w:sz w:val="20"/>
              </w:rPr>
              <w:t>01.01.2010</w:t>
            </w:r>
          </w:p>
        </w:tc>
        <w:tc>
          <w:tcPr>
            <w:tcW w:w="1340" w:type="dxa"/>
            <w:tcBorders>
              <w:top w:val="nil"/>
              <w:left w:val="nil"/>
              <w:bottom w:val="nil"/>
              <w:right w:val="nil"/>
            </w:tcBorders>
            <w:shd w:val="clear" w:color="auto" w:fill="auto"/>
            <w:noWrap/>
            <w:vAlign w:val="bottom"/>
          </w:tcPr>
          <w:p w:rsidRPr="009241C1" w:rsidR="00787640" w:rsidP="00787640" w:rsidRDefault="00787640" w14:paraId="2077D6D3" w14:textId="77777777">
            <w:pPr>
              <w:rPr>
                <w:rFonts w:eastAsia="Times New Roman" w:cs="Arial"/>
                <w:sz w:val="20"/>
                <w:szCs w:val="20"/>
              </w:rPr>
            </w:pPr>
          </w:p>
        </w:tc>
        <w:tc>
          <w:tcPr>
            <w:tcW w:w="1360" w:type="dxa"/>
            <w:tcBorders>
              <w:top w:val="nil"/>
              <w:left w:val="nil"/>
              <w:bottom w:val="nil"/>
              <w:right w:val="nil"/>
            </w:tcBorders>
            <w:shd w:val="clear" w:color="auto" w:fill="auto"/>
            <w:noWrap/>
            <w:vAlign w:val="bottom"/>
          </w:tcPr>
          <w:p w:rsidRPr="009241C1" w:rsidR="00787640" w:rsidP="00787640" w:rsidRDefault="00787640" w14:paraId="3079105B" w14:textId="77777777">
            <w:pPr>
              <w:rPr>
                <w:rFonts w:eastAsia="Times New Roman" w:cs="Arial"/>
                <w:sz w:val="20"/>
                <w:szCs w:val="20"/>
              </w:rPr>
            </w:pPr>
          </w:p>
        </w:tc>
        <w:tc>
          <w:tcPr>
            <w:tcW w:w="997" w:type="dxa"/>
            <w:tcBorders>
              <w:top w:val="nil"/>
              <w:left w:val="nil"/>
              <w:bottom w:val="nil"/>
              <w:right w:val="nil"/>
            </w:tcBorders>
            <w:shd w:val="clear" w:color="auto" w:fill="auto"/>
            <w:noWrap/>
            <w:vAlign w:val="bottom"/>
          </w:tcPr>
          <w:p w:rsidRPr="009241C1" w:rsidR="00787640" w:rsidP="00787640" w:rsidRDefault="00787640" w14:paraId="2F753346" w14:textId="77777777">
            <w:pPr>
              <w:rPr>
                <w:rFonts w:eastAsia="Times New Roman" w:cs="Arial"/>
                <w:sz w:val="20"/>
                <w:szCs w:val="20"/>
              </w:rPr>
            </w:pPr>
          </w:p>
        </w:tc>
      </w:tr>
      <w:tr w:rsidRPr="009241C1" w:rsidR="00787640" w:rsidTr="003A3C6D" w14:paraId="3A280146" w14:textId="77777777">
        <w:trPr>
          <w:trHeight w:val="255"/>
        </w:trPr>
        <w:tc>
          <w:tcPr>
            <w:tcW w:w="1452" w:type="dxa"/>
            <w:tcBorders>
              <w:top w:val="nil"/>
              <w:left w:val="nil"/>
              <w:bottom w:val="nil"/>
              <w:right w:val="nil"/>
            </w:tcBorders>
            <w:shd w:val="clear" w:color="auto" w:fill="auto"/>
            <w:noWrap/>
            <w:vAlign w:val="bottom"/>
          </w:tcPr>
          <w:p w:rsidRPr="009241C1" w:rsidR="00787640" w:rsidP="00787640" w:rsidRDefault="00787640" w14:paraId="3E3C44DA" w14:textId="77777777">
            <w:pPr>
              <w:rPr>
                <w:rFonts w:eastAsia="Times New Roman" w:cs="Arial"/>
                <w:sz w:val="20"/>
                <w:szCs w:val="20"/>
              </w:rPr>
            </w:pPr>
          </w:p>
        </w:tc>
        <w:tc>
          <w:tcPr>
            <w:tcW w:w="280" w:type="dxa"/>
            <w:tcBorders>
              <w:top w:val="nil"/>
              <w:left w:val="nil"/>
              <w:bottom w:val="nil"/>
              <w:right w:val="nil"/>
            </w:tcBorders>
            <w:shd w:val="clear" w:color="auto" w:fill="auto"/>
            <w:noWrap/>
            <w:vAlign w:val="bottom"/>
          </w:tcPr>
          <w:p w:rsidRPr="009241C1" w:rsidR="00787640" w:rsidP="00787640" w:rsidRDefault="00787640" w14:paraId="292A46BF" w14:textId="77777777">
            <w:pPr>
              <w:rPr>
                <w:rFonts w:eastAsia="Times New Roman" w:cs="Arial"/>
                <w:sz w:val="20"/>
                <w:szCs w:val="20"/>
              </w:rPr>
            </w:pPr>
          </w:p>
        </w:tc>
        <w:tc>
          <w:tcPr>
            <w:tcW w:w="785" w:type="dxa"/>
            <w:tcBorders>
              <w:top w:val="nil"/>
              <w:left w:val="nil"/>
              <w:bottom w:val="nil"/>
              <w:right w:val="nil"/>
            </w:tcBorders>
            <w:shd w:val="clear" w:color="auto" w:fill="auto"/>
            <w:noWrap/>
            <w:vAlign w:val="bottom"/>
          </w:tcPr>
          <w:p w:rsidRPr="009241C1" w:rsidR="00787640" w:rsidP="00787640" w:rsidRDefault="00787640" w14:paraId="55E8E846" w14:textId="77777777">
            <w:pPr>
              <w:rPr>
                <w:rFonts w:eastAsia="Times New Roman" w:cs="Arial"/>
                <w:sz w:val="20"/>
                <w:szCs w:val="20"/>
              </w:rPr>
            </w:pPr>
          </w:p>
        </w:tc>
        <w:tc>
          <w:tcPr>
            <w:tcW w:w="785" w:type="dxa"/>
            <w:tcBorders>
              <w:top w:val="nil"/>
              <w:left w:val="nil"/>
              <w:bottom w:val="nil"/>
              <w:right w:val="nil"/>
            </w:tcBorders>
            <w:shd w:val="clear" w:color="auto" w:fill="auto"/>
            <w:noWrap/>
            <w:vAlign w:val="bottom"/>
          </w:tcPr>
          <w:p w:rsidRPr="009241C1" w:rsidR="00787640" w:rsidP="00787640" w:rsidRDefault="00787640" w14:paraId="6323ABEE" w14:textId="77777777">
            <w:pPr>
              <w:rPr>
                <w:rFonts w:eastAsia="Times New Roman" w:cs="Arial"/>
                <w:sz w:val="20"/>
                <w:szCs w:val="20"/>
              </w:rPr>
            </w:pPr>
          </w:p>
        </w:tc>
        <w:tc>
          <w:tcPr>
            <w:tcW w:w="400" w:type="dxa"/>
            <w:tcBorders>
              <w:top w:val="nil"/>
              <w:left w:val="nil"/>
              <w:bottom w:val="nil"/>
              <w:right w:val="nil"/>
            </w:tcBorders>
            <w:shd w:val="clear" w:color="auto" w:fill="auto"/>
            <w:noWrap/>
            <w:vAlign w:val="bottom"/>
          </w:tcPr>
          <w:p w:rsidRPr="009241C1" w:rsidR="00787640" w:rsidP="00787640" w:rsidRDefault="00787640" w14:paraId="6A87B5E1" w14:textId="77777777">
            <w:pPr>
              <w:rPr>
                <w:rFonts w:eastAsia="Times New Roman" w:cs="Arial"/>
                <w:sz w:val="20"/>
                <w:szCs w:val="20"/>
              </w:rPr>
            </w:pPr>
          </w:p>
        </w:tc>
        <w:tc>
          <w:tcPr>
            <w:tcW w:w="818" w:type="dxa"/>
            <w:tcBorders>
              <w:top w:val="nil"/>
              <w:left w:val="nil"/>
              <w:bottom w:val="nil"/>
              <w:right w:val="nil"/>
            </w:tcBorders>
            <w:shd w:val="clear" w:color="auto" w:fill="auto"/>
            <w:noWrap/>
            <w:vAlign w:val="bottom"/>
          </w:tcPr>
          <w:p w:rsidRPr="009241C1" w:rsidR="00787640" w:rsidP="00787640" w:rsidRDefault="00787640" w14:paraId="73597292" w14:textId="77777777">
            <w:pPr>
              <w:rPr>
                <w:rFonts w:eastAsia="Times New Roman" w:cs="Arial"/>
                <w:sz w:val="20"/>
                <w:szCs w:val="20"/>
              </w:rPr>
            </w:pPr>
          </w:p>
        </w:tc>
        <w:tc>
          <w:tcPr>
            <w:tcW w:w="1141" w:type="dxa"/>
            <w:tcBorders>
              <w:top w:val="nil"/>
              <w:left w:val="nil"/>
              <w:bottom w:val="nil"/>
              <w:right w:val="nil"/>
            </w:tcBorders>
            <w:shd w:val="clear" w:color="auto" w:fill="auto"/>
            <w:noWrap/>
            <w:vAlign w:val="bottom"/>
          </w:tcPr>
          <w:p w:rsidRPr="009241C1" w:rsidR="00787640" w:rsidP="00787640" w:rsidRDefault="00787640" w14:paraId="498D3237" w14:textId="77777777">
            <w:pPr>
              <w:rPr>
                <w:rFonts w:eastAsia="Times New Roman" w:cs="Arial"/>
                <w:sz w:val="20"/>
                <w:szCs w:val="20"/>
              </w:rPr>
            </w:pPr>
          </w:p>
        </w:tc>
        <w:tc>
          <w:tcPr>
            <w:tcW w:w="1340" w:type="dxa"/>
            <w:tcBorders>
              <w:top w:val="nil"/>
              <w:left w:val="nil"/>
              <w:bottom w:val="nil"/>
              <w:right w:val="nil"/>
            </w:tcBorders>
            <w:shd w:val="clear" w:color="auto" w:fill="auto"/>
            <w:noWrap/>
            <w:vAlign w:val="bottom"/>
          </w:tcPr>
          <w:p w:rsidRPr="009241C1" w:rsidR="00787640" w:rsidP="00787640" w:rsidRDefault="00787640" w14:paraId="48CC4677" w14:textId="77777777">
            <w:pPr>
              <w:rPr>
                <w:rFonts w:eastAsia="Times New Roman" w:cs="Arial"/>
                <w:sz w:val="20"/>
                <w:szCs w:val="20"/>
              </w:rPr>
            </w:pPr>
          </w:p>
        </w:tc>
        <w:tc>
          <w:tcPr>
            <w:tcW w:w="1360" w:type="dxa"/>
            <w:tcBorders>
              <w:top w:val="nil"/>
              <w:left w:val="nil"/>
              <w:bottom w:val="nil"/>
              <w:right w:val="nil"/>
            </w:tcBorders>
            <w:shd w:val="clear" w:color="auto" w:fill="auto"/>
            <w:noWrap/>
            <w:vAlign w:val="bottom"/>
          </w:tcPr>
          <w:p w:rsidRPr="009241C1" w:rsidR="00787640" w:rsidP="00787640" w:rsidRDefault="00787640" w14:paraId="5FB81EF1" w14:textId="77777777">
            <w:pPr>
              <w:rPr>
                <w:rFonts w:eastAsia="Times New Roman" w:cs="Arial"/>
                <w:sz w:val="20"/>
                <w:szCs w:val="20"/>
              </w:rPr>
            </w:pPr>
          </w:p>
        </w:tc>
        <w:tc>
          <w:tcPr>
            <w:tcW w:w="997" w:type="dxa"/>
            <w:tcBorders>
              <w:top w:val="nil"/>
              <w:left w:val="nil"/>
              <w:bottom w:val="nil"/>
              <w:right w:val="nil"/>
            </w:tcBorders>
            <w:shd w:val="clear" w:color="auto" w:fill="auto"/>
            <w:noWrap/>
            <w:vAlign w:val="bottom"/>
          </w:tcPr>
          <w:p w:rsidRPr="009241C1" w:rsidR="00787640" w:rsidP="00787640" w:rsidRDefault="00787640" w14:paraId="3587E9FB" w14:textId="77777777">
            <w:pPr>
              <w:rPr>
                <w:rFonts w:eastAsia="Times New Roman" w:cs="Arial"/>
                <w:sz w:val="20"/>
                <w:szCs w:val="20"/>
              </w:rPr>
            </w:pPr>
          </w:p>
        </w:tc>
      </w:tr>
      <w:tr w:rsidRPr="009241C1" w:rsidR="00787640" w:rsidTr="003A3C6D" w14:paraId="3ECB4BF4" w14:textId="77777777">
        <w:trPr>
          <w:trHeight w:val="255"/>
        </w:trPr>
        <w:tc>
          <w:tcPr>
            <w:tcW w:w="1452" w:type="dxa"/>
            <w:tcBorders>
              <w:top w:val="single" w:color="auto" w:sz="4" w:space="0"/>
              <w:left w:val="single" w:color="auto" w:sz="4" w:space="0"/>
              <w:bottom w:val="nil"/>
              <w:right w:val="nil"/>
            </w:tcBorders>
            <w:shd w:val="clear" w:color="auto" w:fill="auto"/>
            <w:noWrap/>
            <w:vAlign w:val="bottom"/>
          </w:tcPr>
          <w:p w:rsidRPr="009241C1" w:rsidR="00787640" w:rsidP="00787640" w:rsidRDefault="00787640" w14:paraId="2BC5B206" w14:textId="77777777">
            <w:pPr>
              <w:rPr>
                <w:rFonts w:eastAsia="Times New Roman" w:cs="Arial"/>
                <w:sz w:val="20"/>
                <w:szCs w:val="20"/>
              </w:rPr>
            </w:pPr>
            <w:r>
              <w:rPr>
                <w:sz w:val="20"/>
              </w:rPr>
              <w:t> </w:t>
            </w:r>
          </w:p>
        </w:tc>
        <w:tc>
          <w:tcPr>
            <w:tcW w:w="280" w:type="dxa"/>
            <w:tcBorders>
              <w:top w:val="single" w:color="auto" w:sz="4" w:space="0"/>
              <w:left w:val="nil"/>
              <w:bottom w:val="nil"/>
              <w:right w:val="nil"/>
            </w:tcBorders>
            <w:shd w:val="clear" w:color="auto" w:fill="auto"/>
            <w:noWrap/>
            <w:vAlign w:val="bottom"/>
          </w:tcPr>
          <w:p w:rsidRPr="009241C1" w:rsidR="00787640" w:rsidP="00787640" w:rsidRDefault="00787640" w14:paraId="5A4B509E" w14:textId="77777777">
            <w:pPr>
              <w:rPr>
                <w:rFonts w:eastAsia="Times New Roman" w:cs="Arial"/>
                <w:sz w:val="20"/>
                <w:szCs w:val="20"/>
              </w:rPr>
            </w:pPr>
            <w:r>
              <w:rPr>
                <w:sz w:val="20"/>
              </w:rPr>
              <w:t> </w:t>
            </w:r>
          </w:p>
        </w:tc>
        <w:tc>
          <w:tcPr>
            <w:tcW w:w="785" w:type="dxa"/>
            <w:tcBorders>
              <w:top w:val="single" w:color="auto" w:sz="4" w:space="0"/>
              <w:left w:val="nil"/>
              <w:bottom w:val="nil"/>
              <w:right w:val="nil"/>
            </w:tcBorders>
            <w:shd w:val="clear" w:color="auto" w:fill="auto"/>
            <w:noWrap/>
            <w:vAlign w:val="bottom"/>
          </w:tcPr>
          <w:p w:rsidRPr="009241C1" w:rsidR="00787640" w:rsidP="00787640" w:rsidRDefault="00787640" w14:paraId="16609F55" w14:textId="77777777">
            <w:pPr>
              <w:rPr>
                <w:rFonts w:eastAsia="Times New Roman" w:cs="Arial"/>
                <w:sz w:val="20"/>
                <w:szCs w:val="20"/>
              </w:rPr>
            </w:pPr>
            <w:r>
              <w:rPr>
                <w:sz w:val="20"/>
              </w:rPr>
              <w:t>Cat. II</w:t>
            </w:r>
          </w:p>
        </w:tc>
        <w:tc>
          <w:tcPr>
            <w:tcW w:w="785" w:type="dxa"/>
            <w:tcBorders>
              <w:top w:val="single" w:color="auto" w:sz="4" w:space="0"/>
              <w:left w:val="nil"/>
              <w:bottom w:val="nil"/>
              <w:right w:val="single" w:color="auto" w:sz="4" w:space="0"/>
            </w:tcBorders>
            <w:shd w:val="clear" w:color="auto" w:fill="auto"/>
            <w:noWrap/>
            <w:vAlign w:val="bottom"/>
          </w:tcPr>
          <w:p w:rsidRPr="009241C1" w:rsidR="00787640" w:rsidP="00787640" w:rsidRDefault="00787640" w14:paraId="13CD42DE" w14:textId="77777777">
            <w:pPr>
              <w:rPr>
                <w:rFonts w:eastAsia="Times New Roman" w:cs="Arial"/>
                <w:sz w:val="20"/>
                <w:szCs w:val="20"/>
              </w:rPr>
            </w:pPr>
            <w:r>
              <w:rPr>
                <w:sz w:val="20"/>
              </w:rPr>
              <w:t>Cat. III</w:t>
            </w:r>
          </w:p>
        </w:tc>
        <w:tc>
          <w:tcPr>
            <w:tcW w:w="400" w:type="dxa"/>
            <w:tcBorders>
              <w:top w:val="nil"/>
              <w:left w:val="nil"/>
              <w:bottom w:val="nil"/>
              <w:right w:val="nil"/>
            </w:tcBorders>
            <w:shd w:val="clear" w:color="auto" w:fill="auto"/>
            <w:noWrap/>
            <w:vAlign w:val="bottom"/>
          </w:tcPr>
          <w:p w:rsidRPr="009241C1" w:rsidR="00787640" w:rsidP="00787640" w:rsidRDefault="00787640" w14:paraId="448B00F6" w14:textId="77777777">
            <w:pPr>
              <w:rPr>
                <w:rFonts w:eastAsia="Times New Roman" w:cs="Arial"/>
                <w:sz w:val="20"/>
                <w:szCs w:val="20"/>
              </w:rPr>
            </w:pPr>
          </w:p>
        </w:tc>
        <w:tc>
          <w:tcPr>
            <w:tcW w:w="818" w:type="dxa"/>
            <w:tcBorders>
              <w:top w:val="single" w:color="auto" w:sz="4" w:space="0"/>
              <w:left w:val="single" w:color="auto" w:sz="4" w:space="0"/>
              <w:bottom w:val="nil"/>
              <w:right w:val="nil"/>
            </w:tcBorders>
            <w:shd w:val="clear" w:color="auto" w:fill="auto"/>
            <w:noWrap/>
            <w:vAlign w:val="bottom"/>
          </w:tcPr>
          <w:p w:rsidRPr="009241C1" w:rsidR="00787640" w:rsidP="00787640" w:rsidRDefault="00787640" w14:paraId="23B0ADB1" w14:textId="77777777">
            <w:pPr>
              <w:rPr>
                <w:rFonts w:eastAsia="Times New Roman" w:cs="Arial"/>
                <w:sz w:val="20"/>
                <w:szCs w:val="20"/>
              </w:rPr>
            </w:pPr>
            <w:r>
              <w:rPr>
                <w:sz w:val="20"/>
              </w:rPr>
              <w:t>Part</w:t>
            </w:r>
          </w:p>
        </w:tc>
        <w:tc>
          <w:tcPr>
            <w:tcW w:w="1141" w:type="dxa"/>
            <w:tcBorders>
              <w:top w:val="single" w:color="auto" w:sz="4" w:space="0"/>
              <w:left w:val="nil"/>
              <w:bottom w:val="nil"/>
              <w:right w:val="nil"/>
            </w:tcBorders>
            <w:shd w:val="clear" w:color="auto" w:fill="auto"/>
            <w:noWrap/>
            <w:vAlign w:val="bottom"/>
          </w:tcPr>
          <w:p w:rsidRPr="009241C1" w:rsidR="00787640" w:rsidP="00787640" w:rsidRDefault="00787640" w14:paraId="4C042E5A" w14:textId="77777777">
            <w:pPr>
              <w:rPr>
                <w:rFonts w:eastAsia="Times New Roman" w:cs="Arial"/>
                <w:sz w:val="20"/>
                <w:szCs w:val="20"/>
              </w:rPr>
            </w:pPr>
            <w:r>
              <w:rPr>
                <w:sz w:val="20"/>
              </w:rPr>
              <w:t>Attachment</w:t>
            </w:r>
          </w:p>
        </w:tc>
        <w:tc>
          <w:tcPr>
            <w:tcW w:w="1340" w:type="dxa"/>
            <w:tcBorders>
              <w:top w:val="single" w:color="auto" w:sz="4" w:space="0"/>
              <w:left w:val="nil"/>
              <w:bottom w:val="nil"/>
              <w:right w:val="nil"/>
            </w:tcBorders>
            <w:shd w:val="clear" w:color="auto" w:fill="auto"/>
            <w:noWrap/>
            <w:vAlign w:val="bottom"/>
          </w:tcPr>
          <w:p w:rsidRPr="009241C1" w:rsidR="00787640" w:rsidP="00787640" w:rsidRDefault="00787640" w14:paraId="5772FE5F" w14:textId="77777777">
            <w:pPr>
              <w:rPr>
                <w:rFonts w:eastAsia="Times New Roman" w:cs="Arial"/>
                <w:sz w:val="20"/>
                <w:szCs w:val="20"/>
              </w:rPr>
            </w:pPr>
            <w:r>
              <w:rPr>
                <w:sz w:val="20"/>
              </w:rPr>
              <w:t>last access</w:t>
            </w:r>
          </w:p>
        </w:tc>
        <w:tc>
          <w:tcPr>
            <w:tcW w:w="1360" w:type="dxa"/>
            <w:tcBorders>
              <w:top w:val="single" w:color="auto" w:sz="4" w:space="0"/>
              <w:left w:val="nil"/>
              <w:bottom w:val="nil"/>
              <w:right w:val="nil"/>
            </w:tcBorders>
            <w:shd w:val="clear" w:color="auto" w:fill="auto"/>
            <w:noWrap/>
            <w:vAlign w:val="bottom"/>
          </w:tcPr>
          <w:p w:rsidRPr="009241C1" w:rsidR="00787640" w:rsidP="00787640" w:rsidRDefault="00787640" w14:paraId="71956DE2" w14:textId="77777777">
            <w:pPr>
              <w:rPr>
                <w:rFonts w:eastAsia="Times New Roman" w:cs="Arial"/>
                <w:sz w:val="20"/>
                <w:szCs w:val="20"/>
              </w:rPr>
            </w:pPr>
            <w:r>
              <w:rPr>
                <w:sz w:val="20"/>
              </w:rPr>
              <w:t>last departure</w:t>
            </w:r>
          </w:p>
        </w:tc>
        <w:tc>
          <w:tcPr>
            <w:tcW w:w="997" w:type="dxa"/>
            <w:tcBorders>
              <w:top w:val="single" w:color="auto" w:sz="4" w:space="0"/>
              <w:left w:val="nil"/>
              <w:bottom w:val="nil"/>
              <w:right w:val="single" w:color="auto" w:sz="4" w:space="0"/>
            </w:tcBorders>
            <w:shd w:val="clear" w:color="auto" w:fill="auto"/>
            <w:noWrap/>
            <w:vAlign w:val="bottom"/>
          </w:tcPr>
          <w:p w:rsidRPr="009241C1" w:rsidR="00787640" w:rsidP="00787640" w:rsidRDefault="00787640" w14:paraId="0CA55C1C" w14:textId="77777777">
            <w:pPr>
              <w:jc w:val="right"/>
              <w:rPr>
                <w:rFonts w:eastAsia="Times New Roman" w:cs="Arial"/>
                <w:sz w:val="20"/>
                <w:szCs w:val="20"/>
              </w:rPr>
            </w:pPr>
            <w:r>
              <w:rPr>
                <w:sz w:val="20"/>
              </w:rPr>
              <w:t>Category</w:t>
            </w:r>
          </w:p>
        </w:tc>
      </w:tr>
      <w:tr w:rsidRPr="009241C1" w:rsidR="00787640" w:rsidTr="003A3C6D" w14:paraId="1ED719A8" w14:textId="77777777">
        <w:trPr>
          <w:trHeight w:val="255"/>
        </w:trPr>
        <w:tc>
          <w:tcPr>
            <w:tcW w:w="1452" w:type="dxa"/>
            <w:tcBorders>
              <w:top w:val="nil"/>
              <w:left w:val="single" w:color="auto" w:sz="4" w:space="0"/>
              <w:bottom w:val="nil"/>
              <w:right w:val="nil"/>
            </w:tcBorders>
            <w:shd w:val="clear" w:color="auto" w:fill="auto"/>
            <w:noWrap/>
            <w:vAlign w:val="bottom"/>
          </w:tcPr>
          <w:p w:rsidRPr="009241C1" w:rsidR="00787640" w:rsidP="00787640" w:rsidRDefault="00787640" w14:paraId="182DA8CF" w14:textId="77777777">
            <w:pPr>
              <w:rPr>
                <w:rFonts w:eastAsia="Times New Roman" w:cs="Arial"/>
                <w:sz w:val="20"/>
                <w:szCs w:val="20"/>
              </w:rPr>
            </w:pPr>
            <w:r>
              <w:rPr>
                <w:sz w:val="20"/>
              </w:rPr>
              <w:t> </w:t>
            </w:r>
          </w:p>
        </w:tc>
        <w:tc>
          <w:tcPr>
            <w:tcW w:w="280" w:type="dxa"/>
            <w:tcBorders>
              <w:top w:val="nil"/>
              <w:left w:val="nil"/>
              <w:bottom w:val="nil"/>
              <w:right w:val="nil"/>
            </w:tcBorders>
            <w:shd w:val="clear" w:color="auto" w:fill="auto"/>
            <w:noWrap/>
            <w:vAlign w:val="bottom"/>
          </w:tcPr>
          <w:p w:rsidRPr="009241C1" w:rsidR="00787640" w:rsidP="00787640" w:rsidRDefault="00787640" w14:paraId="2AB1C685" w14:textId="77777777">
            <w:pPr>
              <w:rPr>
                <w:rFonts w:eastAsia="Times New Roman" w:cs="Arial"/>
                <w:sz w:val="20"/>
                <w:szCs w:val="20"/>
              </w:rPr>
            </w:pPr>
          </w:p>
        </w:tc>
        <w:tc>
          <w:tcPr>
            <w:tcW w:w="785" w:type="dxa"/>
            <w:tcBorders>
              <w:top w:val="nil"/>
              <w:left w:val="nil"/>
              <w:bottom w:val="nil"/>
              <w:right w:val="nil"/>
            </w:tcBorders>
            <w:shd w:val="clear" w:color="auto" w:fill="auto"/>
            <w:noWrap/>
            <w:vAlign w:val="bottom"/>
          </w:tcPr>
          <w:p w:rsidRPr="009241C1" w:rsidR="00787640" w:rsidP="00787640" w:rsidRDefault="00787640" w14:paraId="0119B470" w14:textId="77777777">
            <w:pPr>
              <w:rPr>
                <w:rFonts w:eastAsia="Times New Roman" w:cs="Arial"/>
                <w:sz w:val="20"/>
                <w:szCs w:val="20"/>
              </w:rPr>
            </w:pPr>
          </w:p>
        </w:tc>
        <w:tc>
          <w:tcPr>
            <w:tcW w:w="785" w:type="dxa"/>
            <w:tcBorders>
              <w:top w:val="nil"/>
              <w:left w:val="nil"/>
              <w:bottom w:val="nil"/>
              <w:right w:val="single" w:color="auto" w:sz="4" w:space="0"/>
            </w:tcBorders>
            <w:shd w:val="clear" w:color="auto" w:fill="auto"/>
            <w:noWrap/>
            <w:vAlign w:val="bottom"/>
          </w:tcPr>
          <w:p w:rsidRPr="009241C1" w:rsidR="00787640" w:rsidP="00787640" w:rsidRDefault="00787640" w14:paraId="522BD12D" w14:textId="77777777">
            <w:pPr>
              <w:rPr>
                <w:rFonts w:eastAsia="Times New Roman" w:cs="Arial"/>
                <w:sz w:val="20"/>
                <w:szCs w:val="20"/>
              </w:rPr>
            </w:pPr>
            <w:r>
              <w:rPr>
                <w:sz w:val="20"/>
              </w:rPr>
              <w:t> </w:t>
            </w:r>
          </w:p>
        </w:tc>
        <w:tc>
          <w:tcPr>
            <w:tcW w:w="400" w:type="dxa"/>
            <w:tcBorders>
              <w:top w:val="nil"/>
              <w:left w:val="nil"/>
              <w:bottom w:val="nil"/>
              <w:right w:val="nil"/>
            </w:tcBorders>
            <w:shd w:val="clear" w:color="auto" w:fill="auto"/>
            <w:noWrap/>
            <w:vAlign w:val="bottom"/>
          </w:tcPr>
          <w:p w:rsidRPr="009241C1" w:rsidR="00787640" w:rsidP="00787640" w:rsidRDefault="00787640" w14:paraId="760496CB" w14:textId="77777777">
            <w:pPr>
              <w:rPr>
                <w:rFonts w:eastAsia="Times New Roman" w:cs="Arial"/>
                <w:sz w:val="20"/>
                <w:szCs w:val="20"/>
              </w:rPr>
            </w:pPr>
          </w:p>
        </w:tc>
        <w:tc>
          <w:tcPr>
            <w:tcW w:w="818" w:type="dxa"/>
            <w:tcBorders>
              <w:top w:val="nil"/>
              <w:left w:val="single" w:color="auto" w:sz="4" w:space="0"/>
              <w:bottom w:val="nil"/>
              <w:right w:val="nil"/>
            </w:tcBorders>
            <w:shd w:val="clear" w:color="auto" w:fill="auto"/>
            <w:noWrap/>
            <w:vAlign w:val="bottom"/>
          </w:tcPr>
          <w:p w:rsidRPr="009241C1" w:rsidR="00787640" w:rsidP="00787640" w:rsidRDefault="00787640" w14:paraId="2919E12F" w14:textId="77777777">
            <w:pPr>
              <w:rPr>
                <w:rFonts w:eastAsia="Times New Roman" w:cs="Arial"/>
                <w:sz w:val="20"/>
                <w:szCs w:val="20"/>
              </w:rPr>
            </w:pPr>
            <w:r>
              <w:rPr>
                <w:sz w:val="20"/>
              </w:rPr>
              <w:t> </w:t>
            </w:r>
          </w:p>
        </w:tc>
        <w:tc>
          <w:tcPr>
            <w:tcW w:w="1141" w:type="dxa"/>
            <w:tcBorders>
              <w:top w:val="nil"/>
              <w:left w:val="nil"/>
              <w:bottom w:val="nil"/>
              <w:right w:val="nil"/>
            </w:tcBorders>
            <w:shd w:val="clear" w:color="auto" w:fill="auto"/>
            <w:noWrap/>
            <w:vAlign w:val="bottom"/>
          </w:tcPr>
          <w:p w:rsidRPr="009241C1" w:rsidR="00787640" w:rsidP="00787640" w:rsidRDefault="00787640" w14:paraId="60E0903A" w14:textId="77777777">
            <w:pPr>
              <w:rPr>
                <w:rFonts w:eastAsia="Times New Roman" w:cs="Arial"/>
                <w:sz w:val="20"/>
                <w:szCs w:val="20"/>
              </w:rPr>
            </w:pPr>
          </w:p>
        </w:tc>
        <w:tc>
          <w:tcPr>
            <w:tcW w:w="1340" w:type="dxa"/>
            <w:tcBorders>
              <w:top w:val="nil"/>
              <w:left w:val="nil"/>
              <w:bottom w:val="nil"/>
              <w:right w:val="nil"/>
            </w:tcBorders>
            <w:shd w:val="clear" w:color="auto" w:fill="auto"/>
            <w:noWrap/>
            <w:vAlign w:val="bottom"/>
          </w:tcPr>
          <w:p w:rsidRPr="009241C1" w:rsidR="00787640" w:rsidP="00787640" w:rsidRDefault="00787640" w14:paraId="2209FE34" w14:textId="77777777">
            <w:pPr>
              <w:rPr>
                <w:rFonts w:eastAsia="Times New Roman" w:cs="Arial"/>
                <w:sz w:val="20"/>
                <w:szCs w:val="20"/>
              </w:rPr>
            </w:pPr>
          </w:p>
        </w:tc>
        <w:tc>
          <w:tcPr>
            <w:tcW w:w="1360" w:type="dxa"/>
            <w:tcBorders>
              <w:top w:val="nil"/>
              <w:left w:val="nil"/>
              <w:bottom w:val="nil"/>
              <w:right w:val="nil"/>
            </w:tcBorders>
            <w:shd w:val="clear" w:color="auto" w:fill="auto"/>
            <w:noWrap/>
            <w:vAlign w:val="bottom"/>
          </w:tcPr>
          <w:p w:rsidRPr="009241C1" w:rsidR="00787640" w:rsidP="00787640" w:rsidRDefault="00787640" w14:paraId="7469D167" w14:textId="77777777">
            <w:pPr>
              <w:rPr>
                <w:rFonts w:eastAsia="Times New Roman" w:cs="Arial"/>
                <w:sz w:val="20"/>
                <w:szCs w:val="20"/>
              </w:rPr>
            </w:pPr>
          </w:p>
        </w:tc>
        <w:tc>
          <w:tcPr>
            <w:tcW w:w="997" w:type="dxa"/>
            <w:tcBorders>
              <w:top w:val="nil"/>
              <w:left w:val="nil"/>
              <w:bottom w:val="nil"/>
              <w:right w:val="single" w:color="auto" w:sz="4" w:space="0"/>
            </w:tcBorders>
            <w:shd w:val="clear" w:color="auto" w:fill="auto"/>
            <w:noWrap/>
            <w:vAlign w:val="bottom"/>
          </w:tcPr>
          <w:p w:rsidRPr="009241C1" w:rsidR="00787640" w:rsidP="00787640" w:rsidRDefault="00787640" w14:paraId="1A934552" w14:textId="77777777">
            <w:pPr>
              <w:rPr>
                <w:rFonts w:eastAsia="Times New Roman" w:cs="Arial"/>
                <w:sz w:val="20"/>
                <w:szCs w:val="20"/>
              </w:rPr>
            </w:pPr>
            <w:r>
              <w:rPr>
                <w:sz w:val="20"/>
              </w:rPr>
              <w:t> </w:t>
            </w:r>
          </w:p>
        </w:tc>
      </w:tr>
      <w:tr w:rsidRPr="009241C1" w:rsidR="00787640" w:rsidTr="003A3C6D" w14:paraId="2096B726" w14:textId="77777777">
        <w:trPr>
          <w:trHeight w:val="255"/>
        </w:trPr>
        <w:tc>
          <w:tcPr>
            <w:tcW w:w="1452" w:type="dxa"/>
            <w:tcBorders>
              <w:top w:val="nil"/>
              <w:left w:val="single" w:color="auto" w:sz="4" w:space="0"/>
              <w:bottom w:val="nil"/>
              <w:right w:val="nil"/>
            </w:tcBorders>
            <w:shd w:val="clear" w:color="auto" w:fill="auto"/>
            <w:noWrap/>
            <w:vAlign w:val="bottom"/>
          </w:tcPr>
          <w:p w:rsidRPr="009241C1" w:rsidR="00787640" w:rsidP="00787640" w:rsidRDefault="00787640" w14:paraId="3D0004B8" w14:textId="77777777">
            <w:pPr>
              <w:rPr>
                <w:rFonts w:eastAsia="Times New Roman" w:cs="Arial"/>
                <w:sz w:val="20"/>
                <w:szCs w:val="20"/>
              </w:rPr>
            </w:pPr>
            <w:r>
              <w:rPr>
                <w:sz w:val="20"/>
              </w:rPr>
              <w:t>Attachment</w:t>
            </w:r>
          </w:p>
        </w:tc>
        <w:tc>
          <w:tcPr>
            <w:tcW w:w="280" w:type="dxa"/>
            <w:tcBorders>
              <w:top w:val="nil"/>
              <w:left w:val="nil"/>
              <w:bottom w:val="nil"/>
              <w:right w:val="nil"/>
            </w:tcBorders>
            <w:shd w:val="clear" w:color="auto" w:fill="auto"/>
            <w:noWrap/>
            <w:vAlign w:val="bottom"/>
          </w:tcPr>
          <w:p w:rsidRPr="009241C1" w:rsidR="00787640" w:rsidP="00787640" w:rsidRDefault="00787640" w14:paraId="44C1D3A5" w14:textId="77777777">
            <w:pPr>
              <w:rPr>
                <w:rFonts w:eastAsia="Times New Roman" w:cs="Arial"/>
                <w:sz w:val="20"/>
                <w:szCs w:val="20"/>
              </w:rPr>
            </w:pPr>
          </w:p>
        </w:tc>
        <w:tc>
          <w:tcPr>
            <w:tcW w:w="785" w:type="dxa"/>
            <w:tcBorders>
              <w:top w:val="nil"/>
              <w:left w:val="nil"/>
              <w:bottom w:val="nil"/>
              <w:right w:val="nil"/>
            </w:tcBorders>
            <w:shd w:val="clear" w:color="auto" w:fill="auto"/>
            <w:noWrap/>
            <w:vAlign w:val="bottom"/>
          </w:tcPr>
          <w:p w:rsidRPr="009241C1" w:rsidR="00787640" w:rsidP="00787640" w:rsidRDefault="00787640" w14:paraId="5AE141BF" w14:textId="77777777">
            <w:pPr>
              <w:jc w:val="right"/>
              <w:rPr>
                <w:rFonts w:eastAsia="Times New Roman" w:cs="Arial"/>
                <w:sz w:val="20"/>
                <w:szCs w:val="20"/>
              </w:rPr>
            </w:pPr>
            <w:r>
              <w:rPr>
                <w:sz w:val="20"/>
              </w:rPr>
              <w:t>12</w:t>
            </w:r>
          </w:p>
        </w:tc>
        <w:tc>
          <w:tcPr>
            <w:tcW w:w="785" w:type="dxa"/>
            <w:tcBorders>
              <w:top w:val="nil"/>
              <w:left w:val="nil"/>
              <w:bottom w:val="nil"/>
              <w:right w:val="single" w:color="auto" w:sz="4" w:space="0"/>
            </w:tcBorders>
            <w:shd w:val="clear" w:color="auto" w:fill="auto"/>
            <w:noWrap/>
            <w:vAlign w:val="bottom"/>
          </w:tcPr>
          <w:p w:rsidRPr="009241C1" w:rsidR="00787640" w:rsidP="00787640" w:rsidRDefault="00787640" w14:paraId="0EA4304E" w14:textId="77777777">
            <w:pPr>
              <w:jc w:val="right"/>
              <w:rPr>
                <w:rFonts w:eastAsia="Times New Roman" w:cs="Arial"/>
                <w:sz w:val="20"/>
                <w:szCs w:val="20"/>
              </w:rPr>
            </w:pPr>
            <w:r>
              <w:rPr>
                <w:sz w:val="20"/>
              </w:rPr>
              <w:t>24</w:t>
            </w:r>
          </w:p>
        </w:tc>
        <w:tc>
          <w:tcPr>
            <w:tcW w:w="400" w:type="dxa"/>
            <w:tcBorders>
              <w:top w:val="nil"/>
              <w:left w:val="nil"/>
              <w:bottom w:val="nil"/>
              <w:right w:val="nil"/>
            </w:tcBorders>
            <w:shd w:val="clear" w:color="auto" w:fill="auto"/>
            <w:noWrap/>
            <w:vAlign w:val="bottom"/>
          </w:tcPr>
          <w:p w:rsidRPr="009241C1" w:rsidR="00787640" w:rsidP="00787640" w:rsidRDefault="00787640" w14:paraId="4BDDD3BD" w14:textId="77777777">
            <w:pPr>
              <w:rPr>
                <w:rFonts w:eastAsia="Times New Roman" w:cs="Arial"/>
                <w:sz w:val="20"/>
                <w:szCs w:val="20"/>
              </w:rPr>
            </w:pPr>
          </w:p>
        </w:tc>
        <w:tc>
          <w:tcPr>
            <w:tcW w:w="818" w:type="dxa"/>
            <w:tcBorders>
              <w:top w:val="nil"/>
              <w:left w:val="single" w:color="auto" w:sz="4" w:space="0"/>
              <w:bottom w:val="nil"/>
              <w:right w:val="nil"/>
            </w:tcBorders>
            <w:shd w:val="clear" w:color="auto" w:fill="auto"/>
            <w:noWrap/>
            <w:vAlign w:val="bottom"/>
          </w:tcPr>
          <w:p w:rsidRPr="009241C1" w:rsidR="00787640" w:rsidP="00787640" w:rsidRDefault="00787640" w14:paraId="1810C45E" w14:textId="77777777">
            <w:pPr>
              <w:rPr>
                <w:rFonts w:eastAsia="Times New Roman" w:cs="Arial"/>
                <w:sz w:val="20"/>
                <w:szCs w:val="20"/>
              </w:rPr>
            </w:pPr>
            <w:r>
              <w:rPr>
                <w:sz w:val="20"/>
              </w:rPr>
              <w:t>A</w:t>
            </w:r>
          </w:p>
        </w:tc>
        <w:tc>
          <w:tcPr>
            <w:tcW w:w="1141" w:type="dxa"/>
            <w:tcBorders>
              <w:top w:val="nil"/>
              <w:left w:val="nil"/>
              <w:bottom w:val="nil"/>
              <w:right w:val="nil"/>
            </w:tcBorders>
            <w:shd w:val="clear" w:color="auto" w:fill="auto"/>
            <w:noWrap/>
            <w:vAlign w:val="bottom"/>
          </w:tcPr>
          <w:p w:rsidRPr="009241C1" w:rsidR="00787640" w:rsidP="00787640" w:rsidRDefault="00787640" w14:paraId="564A014B" w14:textId="77777777">
            <w:pPr>
              <w:jc w:val="right"/>
              <w:rPr>
                <w:rFonts w:eastAsia="Times New Roman" w:cs="Arial"/>
                <w:sz w:val="20"/>
                <w:szCs w:val="20"/>
              </w:rPr>
            </w:pPr>
            <w:r>
              <w:rPr>
                <w:sz w:val="20"/>
              </w:rPr>
              <w:t>(ZERO)</w:t>
            </w:r>
          </w:p>
        </w:tc>
        <w:tc>
          <w:tcPr>
            <w:tcW w:w="1340" w:type="dxa"/>
            <w:tcBorders>
              <w:top w:val="nil"/>
              <w:left w:val="nil"/>
              <w:bottom w:val="nil"/>
              <w:right w:val="nil"/>
            </w:tcBorders>
            <w:shd w:val="clear" w:color="auto" w:fill="auto"/>
            <w:noWrap/>
            <w:vAlign w:val="bottom"/>
          </w:tcPr>
          <w:p w:rsidRPr="009241C1" w:rsidR="00787640" w:rsidP="00787640" w:rsidRDefault="00787640" w14:paraId="70208E75" w14:textId="77777777">
            <w:pPr>
              <w:jc w:val="right"/>
              <w:rPr>
                <w:rFonts w:eastAsia="Times New Roman" w:cs="Arial"/>
                <w:sz w:val="20"/>
                <w:szCs w:val="20"/>
              </w:rPr>
            </w:pPr>
            <w:r>
              <w:rPr>
                <w:sz w:val="20"/>
              </w:rPr>
              <w:t>(ZERO)</w:t>
            </w:r>
          </w:p>
        </w:tc>
        <w:tc>
          <w:tcPr>
            <w:tcW w:w="1360" w:type="dxa"/>
            <w:tcBorders>
              <w:top w:val="nil"/>
              <w:left w:val="nil"/>
              <w:bottom w:val="nil"/>
              <w:right w:val="nil"/>
            </w:tcBorders>
            <w:shd w:val="clear" w:color="auto" w:fill="auto"/>
            <w:noWrap/>
            <w:vAlign w:val="bottom"/>
          </w:tcPr>
          <w:p w:rsidRPr="009241C1" w:rsidR="00787640" w:rsidP="00787640" w:rsidRDefault="00787640" w14:paraId="2C061425" w14:textId="77777777">
            <w:pPr>
              <w:jc w:val="right"/>
              <w:rPr>
                <w:rFonts w:eastAsia="Times New Roman" w:cs="Arial"/>
                <w:sz w:val="20"/>
                <w:szCs w:val="20"/>
              </w:rPr>
            </w:pPr>
            <w:r>
              <w:rPr>
                <w:sz w:val="20"/>
              </w:rPr>
              <w:t>(ZERO)</w:t>
            </w:r>
          </w:p>
        </w:tc>
        <w:tc>
          <w:tcPr>
            <w:tcW w:w="997" w:type="dxa"/>
            <w:tcBorders>
              <w:top w:val="nil"/>
              <w:left w:val="nil"/>
              <w:bottom w:val="nil"/>
              <w:right w:val="single" w:color="auto" w:sz="4" w:space="0"/>
            </w:tcBorders>
            <w:shd w:val="clear" w:color="auto" w:fill="auto"/>
            <w:noWrap/>
            <w:vAlign w:val="bottom"/>
          </w:tcPr>
          <w:p w:rsidRPr="009241C1" w:rsidR="00787640" w:rsidP="00787640" w:rsidRDefault="00787640" w14:paraId="003F89D1" w14:textId="77777777">
            <w:pPr>
              <w:jc w:val="right"/>
              <w:rPr>
                <w:rFonts w:eastAsia="Times New Roman" w:cs="Arial"/>
                <w:sz w:val="20"/>
                <w:szCs w:val="20"/>
              </w:rPr>
            </w:pPr>
            <w:r>
              <w:rPr>
                <w:sz w:val="20"/>
              </w:rPr>
              <w:t>Cat. III</w:t>
            </w:r>
          </w:p>
        </w:tc>
      </w:tr>
      <w:tr w:rsidRPr="009241C1" w:rsidR="00787640" w:rsidTr="003A3C6D" w14:paraId="281EBE6A" w14:textId="77777777">
        <w:trPr>
          <w:trHeight w:val="255"/>
        </w:trPr>
        <w:tc>
          <w:tcPr>
            <w:tcW w:w="1452" w:type="dxa"/>
            <w:tcBorders>
              <w:top w:val="nil"/>
              <w:left w:val="single" w:color="auto" w:sz="4" w:space="0"/>
              <w:bottom w:val="nil"/>
              <w:right w:val="nil"/>
            </w:tcBorders>
            <w:shd w:val="clear" w:color="auto" w:fill="auto"/>
            <w:noWrap/>
            <w:vAlign w:val="bottom"/>
          </w:tcPr>
          <w:p w:rsidRPr="009241C1" w:rsidR="00787640" w:rsidP="00787640" w:rsidRDefault="00787640" w14:paraId="50FCE454" w14:textId="77777777">
            <w:pPr>
              <w:rPr>
                <w:rFonts w:eastAsia="Times New Roman" w:cs="Arial"/>
                <w:sz w:val="20"/>
                <w:szCs w:val="20"/>
              </w:rPr>
            </w:pPr>
            <w:r>
              <w:rPr>
                <w:sz w:val="20"/>
              </w:rPr>
              <w:t>last departure</w:t>
            </w:r>
          </w:p>
        </w:tc>
        <w:tc>
          <w:tcPr>
            <w:tcW w:w="280" w:type="dxa"/>
            <w:tcBorders>
              <w:top w:val="nil"/>
              <w:left w:val="nil"/>
              <w:bottom w:val="nil"/>
              <w:right w:val="nil"/>
            </w:tcBorders>
            <w:shd w:val="clear" w:color="auto" w:fill="auto"/>
            <w:noWrap/>
            <w:vAlign w:val="bottom"/>
          </w:tcPr>
          <w:p w:rsidRPr="009241C1" w:rsidR="00787640" w:rsidP="00787640" w:rsidRDefault="00787640" w14:paraId="10D0433C" w14:textId="77777777">
            <w:pPr>
              <w:rPr>
                <w:rFonts w:eastAsia="Times New Roman" w:cs="Arial"/>
                <w:sz w:val="20"/>
                <w:szCs w:val="20"/>
              </w:rPr>
            </w:pPr>
          </w:p>
        </w:tc>
        <w:tc>
          <w:tcPr>
            <w:tcW w:w="785" w:type="dxa"/>
            <w:tcBorders>
              <w:top w:val="nil"/>
              <w:left w:val="nil"/>
              <w:bottom w:val="nil"/>
              <w:right w:val="nil"/>
            </w:tcBorders>
            <w:shd w:val="clear" w:color="auto" w:fill="auto"/>
            <w:noWrap/>
            <w:vAlign w:val="bottom"/>
          </w:tcPr>
          <w:p w:rsidRPr="009241C1" w:rsidR="00787640" w:rsidP="00787640" w:rsidRDefault="00787640" w14:paraId="20B00AAC" w14:textId="77777777">
            <w:pPr>
              <w:jc w:val="right"/>
              <w:rPr>
                <w:rFonts w:eastAsia="Times New Roman" w:cs="Arial"/>
                <w:sz w:val="20"/>
                <w:szCs w:val="20"/>
              </w:rPr>
            </w:pPr>
            <w:r>
              <w:rPr>
                <w:sz w:val="20"/>
              </w:rPr>
              <w:t>12</w:t>
            </w:r>
          </w:p>
        </w:tc>
        <w:tc>
          <w:tcPr>
            <w:tcW w:w="785" w:type="dxa"/>
            <w:tcBorders>
              <w:top w:val="nil"/>
              <w:left w:val="nil"/>
              <w:bottom w:val="nil"/>
              <w:right w:val="single" w:color="auto" w:sz="4" w:space="0"/>
            </w:tcBorders>
            <w:shd w:val="clear" w:color="auto" w:fill="auto"/>
            <w:noWrap/>
            <w:vAlign w:val="bottom"/>
          </w:tcPr>
          <w:p w:rsidRPr="009241C1" w:rsidR="00787640" w:rsidP="00787640" w:rsidRDefault="00787640" w14:paraId="1C9632F7" w14:textId="77777777">
            <w:pPr>
              <w:jc w:val="right"/>
              <w:rPr>
                <w:rFonts w:eastAsia="Times New Roman" w:cs="Arial"/>
                <w:sz w:val="20"/>
                <w:szCs w:val="20"/>
              </w:rPr>
            </w:pPr>
            <w:r>
              <w:rPr>
                <w:sz w:val="20"/>
              </w:rPr>
              <w:t>24</w:t>
            </w:r>
          </w:p>
        </w:tc>
        <w:tc>
          <w:tcPr>
            <w:tcW w:w="400" w:type="dxa"/>
            <w:tcBorders>
              <w:top w:val="nil"/>
              <w:left w:val="nil"/>
              <w:bottom w:val="nil"/>
              <w:right w:val="nil"/>
            </w:tcBorders>
            <w:shd w:val="clear" w:color="auto" w:fill="auto"/>
            <w:noWrap/>
            <w:vAlign w:val="bottom"/>
          </w:tcPr>
          <w:p w:rsidRPr="009241C1" w:rsidR="00787640" w:rsidP="00787640" w:rsidRDefault="00787640" w14:paraId="492DF656" w14:textId="77777777">
            <w:pPr>
              <w:rPr>
                <w:rFonts w:eastAsia="Times New Roman" w:cs="Arial"/>
                <w:sz w:val="20"/>
                <w:szCs w:val="20"/>
              </w:rPr>
            </w:pPr>
          </w:p>
        </w:tc>
        <w:tc>
          <w:tcPr>
            <w:tcW w:w="818" w:type="dxa"/>
            <w:tcBorders>
              <w:top w:val="nil"/>
              <w:left w:val="single" w:color="auto" w:sz="4" w:space="0"/>
              <w:bottom w:val="nil"/>
              <w:right w:val="nil"/>
            </w:tcBorders>
            <w:shd w:val="clear" w:color="auto" w:fill="auto"/>
            <w:noWrap/>
            <w:vAlign w:val="bottom"/>
          </w:tcPr>
          <w:p w:rsidRPr="009241C1" w:rsidR="00787640" w:rsidP="00787640" w:rsidRDefault="00787640" w14:paraId="03501B76" w14:textId="77777777">
            <w:pPr>
              <w:rPr>
                <w:rFonts w:eastAsia="Times New Roman" w:cs="Arial"/>
                <w:sz w:val="20"/>
                <w:szCs w:val="20"/>
              </w:rPr>
            </w:pPr>
            <w:r>
              <w:rPr>
                <w:sz w:val="20"/>
              </w:rPr>
              <w:t>B</w:t>
            </w:r>
          </w:p>
        </w:tc>
        <w:tc>
          <w:tcPr>
            <w:tcW w:w="1141" w:type="dxa"/>
            <w:tcBorders>
              <w:top w:val="nil"/>
              <w:left w:val="nil"/>
              <w:bottom w:val="nil"/>
              <w:right w:val="nil"/>
            </w:tcBorders>
            <w:shd w:val="clear" w:color="auto" w:fill="auto"/>
            <w:noWrap/>
            <w:vAlign w:val="bottom"/>
          </w:tcPr>
          <w:p w:rsidRPr="009241C1" w:rsidR="00787640" w:rsidP="00787640" w:rsidRDefault="00787640" w14:paraId="333A25A8" w14:textId="77777777">
            <w:pPr>
              <w:jc w:val="right"/>
              <w:rPr>
                <w:rFonts w:eastAsia="Times New Roman" w:cs="Arial"/>
                <w:sz w:val="20"/>
                <w:szCs w:val="20"/>
              </w:rPr>
            </w:pPr>
            <w:r>
              <w:rPr>
                <w:sz w:val="20"/>
              </w:rPr>
              <w:t>(ZERO)</w:t>
            </w:r>
          </w:p>
        </w:tc>
        <w:tc>
          <w:tcPr>
            <w:tcW w:w="1340" w:type="dxa"/>
            <w:tcBorders>
              <w:top w:val="nil"/>
              <w:left w:val="nil"/>
              <w:bottom w:val="nil"/>
              <w:right w:val="nil"/>
            </w:tcBorders>
            <w:shd w:val="clear" w:color="auto" w:fill="auto"/>
            <w:noWrap/>
            <w:vAlign w:val="bottom"/>
          </w:tcPr>
          <w:p w:rsidRPr="009241C1" w:rsidR="00787640" w:rsidP="00787640" w:rsidRDefault="00787640" w14:paraId="58C362D1" w14:textId="77777777">
            <w:pPr>
              <w:jc w:val="right"/>
              <w:rPr>
                <w:rFonts w:eastAsia="Times New Roman" w:cs="Arial"/>
                <w:sz w:val="20"/>
                <w:szCs w:val="20"/>
              </w:rPr>
            </w:pPr>
            <w:r>
              <w:rPr>
                <w:sz w:val="20"/>
              </w:rPr>
              <w:t>(ZERO)</w:t>
            </w:r>
          </w:p>
        </w:tc>
        <w:tc>
          <w:tcPr>
            <w:tcW w:w="1360" w:type="dxa"/>
            <w:tcBorders>
              <w:top w:val="nil"/>
              <w:left w:val="nil"/>
              <w:bottom w:val="nil"/>
              <w:right w:val="nil"/>
            </w:tcBorders>
            <w:shd w:val="clear" w:color="auto" w:fill="auto"/>
            <w:noWrap/>
            <w:vAlign w:val="bottom"/>
          </w:tcPr>
          <w:p w:rsidRPr="009241C1" w:rsidR="00787640" w:rsidP="00787640" w:rsidRDefault="00787640" w14:paraId="5AB2D307" w14:textId="77777777">
            <w:pPr>
              <w:jc w:val="right"/>
              <w:rPr>
                <w:rFonts w:eastAsia="Times New Roman" w:cs="Arial"/>
                <w:sz w:val="20"/>
                <w:szCs w:val="20"/>
              </w:rPr>
            </w:pPr>
            <w:r>
              <w:rPr>
                <w:sz w:val="20"/>
              </w:rPr>
              <w:t>01.01.2008</w:t>
            </w:r>
          </w:p>
        </w:tc>
        <w:tc>
          <w:tcPr>
            <w:tcW w:w="997" w:type="dxa"/>
            <w:tcBorders>
              <w:top w:val="nil"/>
              <w:left w:val="nil"/>
              <w:bottom w:val="nil"/>
              <w:right w:val="single" w:color="auto" w:sz="4" w:space="0"/>
            </w:tcBorders>
            <w:shd w:val="clear" w:color="auto" w:fill="auto"/>
            <w:noWrap/>
            <w:vAlign w:val="bottom"/>
          </w:tcPr>
          <w:p w:rsidRPr="009241C1" w:rsidR="00787640" w:rsidP="00787640" w:rsidRDefault="00787640" w14:paraId="19568AFD" w14:textId="77777777">
            <w:pPr>
              <w:jc w:val="right"/>
              <w:rPr>
                <w:rFonts w:eastAsia="Times New Roman" w:cs="Arial"/>
                <w:sz w:val="20"/>
                <w:szCs w:val="20"/>
              </w:rPr>
            </w:pPr>
            <w:r>
              <w:rPr>
                <w:sz w:val="20"/>
              </w:rPr>
              <w:t>Cat. III</w:t>
            </w:r>
          </w:p>
        </w:tc>
      </w:tr>
      <w:tr w:rsidRPr="009241C1" w:rsidR="00787640" w:rsidTr="003A3C6D" w14:paraId="75C04489" w14:textId="77777777">
        <w:trPr>
          <w:trHeight w:val="255"/>
        </w:trPr>
        <w:tc>
          <w:tcPr>
            <w:tcW w:w="1452" w:type="dxa"/>
            <w:tcBorders>
              <w:top w:val="nil"/>
              <w:left w:val="single" w:color="auto" w:sz="4" w:space="0"/>
              <w:bottom w:val="single" w:color="auto" w:sz="4" w:space="0"/>
              <w:right w:val="nil"/>
            </w:tcBorders>
            <w:shd w:val="clear" w:color="auto" w:fill="auto"/>
            <w:noWrap/>
            <w:vAlign w:val="bottom"/>
          </w:tcPr>
          <w:p w:rsidRPr="009241C1" w:rsidR="00787640" w:rsidP="00787640" w:rsidRDefault="00787640" w14:paraId="3E7BAC51" w14:textId="77777777">
            <w:pPr>
              <w:rPr>
                <w:rFonts w:eastAsia="Times New Roman" w:cs="Arial"/>
                <w:sz w:val="20"/>
                <w:szCs w:val="20"/>
              </w:rPr>
            </w:pPr>
            <w:r>
              <w:rPr>
                <w:sz w:val="20"/>
              </w:rPr>
              <w:t>last access</w:t>
            </w:r>
          </w:p>
        </w:tc>
        <w:tc>
          <w:tcPr>
            <w:tcW w:w="280" w:type="dxa"/>
            <w:tcBorders>
              <w:top w:val="nil"/>
              <w:left w:val="nil"/>
              <w:bottom w:val="single" w:color="auto" w:sz="4" w:space="0"/>
              <w:right w:val="nil"/>
            </w:tcBorders>
            <w:shd w:val="clear" w:color="auto" w:fill="auto"/>
            <w:noWrap/>
            <w:vAlign w:val="bottom"/>
          </w:tcPr>
          <w:p w:rsidRPr="009241C1" w:rsidR="00787640" w:rsidP="00787640" w:rsidRDefault="00787640" w14:paraId="298E8807" w14:textId="77777777">
            <w:pPr>
              <w:rPr>
                <w:rFonts w:eastAsia="Times New Roman" w:cs="Arial"/>
                <w:sz w:val="20"/>
                <w:szCs w:val="20"/>
              </w:rPr>
            </w:pPr>
            <w:r>
              <w:rPr>
                <w:sz w:val="20"/>
              </w:rPr>
              <w:t> </w:t>
            </w:r>
          </w:p>
        </w:tc>
        <w:tc>
          <w:tcPr>
            <w:tcW w:w="785" w:type="dxa"/>
            <w:tcBorders>
              <w:top w:val="nil"/>
              <w:left w:val="nil"/>
              <w:bottom w:val="single" w:color="auto" w:sz="4" w:space="0"/>
              <w:right w:val="nil"/>
            </w:tcBorders>
            <w:shd w:val="clear" w:color="auto" w:fill="auto"/>
            <w:noWrap/>
            <w:vAlign w:val="bottom"/>
          </w:tcPr>
          <w:p w:rsidRPr="009241C1" w:rsidR="00787640" w:rsidP="00787640" w:rsidRDefault="00787640" w14:paraId="5C053DE5" w14:textId="77777777">
            <w:pPr>
              <w:jc w:val="right"/>
              <w:rPr>
                <w:rFonts w:eastAsia="Times New Roman" w:cs="Arial"/>
                <w:sz w:val="20"/>
                <w:szCs w:val="20"/>
              </w:rPr>
            </w:pPr>
            <w:r>
              <w:rPr>
                <w:sz w:val="20"/>
              </w:rPr>
              <w:t>(ZERO)</w:t>
            </w:r>
          </w:p>
        </w:tc>
        <w:tc>
          <w:tcPr>
            <w:tcW w:w="785" w:type="dxa"/>
            <w:tcBorders>
              <w:top w:val="nil"/>
              <w:left w:val="nil"/>
              <w:bottom w:val="single" w:color="auto" w:sz="4" w:space="0"/>
              <w:right w:val="single" w:color="auto" w:sz="4" w:space="0"/>
            </w:tcBorders>
            <w:shd w:val="clear" w:color="auto" w:fill="auto"/>
            <w:noWrap/>
            <w:vAlign w:val="bottom"/>
          </w:tcPr>
          <w:p w:rsidRPr="009241C1" w:rsidR="00787640" w:rsidP="00787640" w:rsidRDefault="00787640" w14:paraId="502473B9" w14:textId="77777777">
            <w:pPr>
              <w:jc w:val="right"/>
              <w:rPr>
                <w:rFonts w:eastAsia="Times New Roman" w:cs="Arial"/>
                <w:sz w:val="20"/>
                <w:szCs w:val="20"/>
              </w:rPr>
            </w:pPr>
            <w:r>
              <w:rPr>
                <w:sz w:val="20"/>
              </w:rPr>
              <w:t>(ZERO)</w:t>
            </w:r>
          </w:p>
        </w:tc>
        <w:tc>
          <w:tcPr>
            <w:tcW w:w="400" w:type="dxa"/>
            <w:tcBorders>
              <w:top w:val="nil"/>
              <w:left w:val="nil"/>
              <w:bottom w:val="nil"/>
              <w:right w:val="nil"/>
            </w:tcBorders>
            <w:shd w:val="clear" w:color="auto" w:fill="auto"/>
            <w:noWrap/>
            <w:vAlign w:val="bottom"/>
          </w:tcPr>
          <w:p w:rsidRPr="009241C1" w:rsidR="00787640" w:rsidP="00787640" w:rsidRDefault="00787640" w14:paraId="217871E0" w14:textId="77777777">
            <w:pPr>
              <w:rPr>
                <w:rFonts w:eastAsia="Times New Roman" w:cs="Arial"/>
                <w:sz w:val="20"/>
                <w:szCs w:val="20"/>
              </w:rPr>
            </w:pPr>
          </w:p>
        </w:tc>
        <w:tc>
          <w:tcPr>
            <w:tcW w:w="818" w:type="dxa"/>
            <w:tcBorders>
              <w:top w:val="nil"/>
              <w:left w:val="single" w:color="auto" w:sz="4" w:space="0"/>
              <w:bottom w:val="nil"/>
              <w:right w:val="nil"/>
            </w:tcBorders>
            <w:shd w:val="clear" w:color="auto" w:fill="auto"/>
            <w:noWrap/>
            <w:vAlign w:val="bottom"/>
          </w:tcPr>
          <w:p w:rsidRPr="009241C1" w:rsidR="00787640" w:rsidP="00787640" w:rsidRDefault="00787640" w14:paraId="24B566E8" w14:textId="77777777">
            <w:pPr>
              <w:rPr>
                <w:rFonts w:eastAsia="Times New Roman" w:cs="Arial"/>
                <w:sz w:val="20"/>
                <w:szCs w:val="20"/>
              </w:rPr>
            </w:pPr>
            <w:r>
              <w:rPr>
                <w:sz w:val="20"/>
              </w:rPr>
              <w:t>C</w:t>
            </w:r>
          </w:p>
        </w:tc>
        <w:tc>
          <w:tcPr>
            <w:tcW w:w="1141" w:type="dxa"/>
            <w:tcBorders>
              <w:top w:val="nil"/>
              <w:left w:val="nil"/>
              <w:bottom w:val="nil"/>
              <w:right w:val="nil"/>
            </w:tcBorders>
            <w:shd w:val="clear" w:color="auto" w:fill="auto"/>
            <w:noWrap/>
            <w:vAlign w:val="bottom"/>
          </w:tcPr>
          <w:p w:rsidRPr="009241C1" w:rsidR="00787640" w:rsidP="00787640" w:rsidRDefault="00787640" w14:paraId="5E39A586" w14:textId="77777777">
            <w:pPr>
              <w:jc w:val="right"/>
              <w:rPr>
                <w:rFonts w:eastAsia="Times New Roman" w:cs="Arial"/>
                <w:sz w:val="20"/>
                <w:szCs w:val="20"/>
              </w:rPr>
            </w:pPr>
            <w:r>
              <w:rPr>
                <w:sz w:val="20"/>
              </w:rPr>
              <w:t>(ZERO)</w:t>
            </w:r>
          </w:p>
        </w:tc>
        <w:tc>
          <w:tcPr>
            <w:tcW w:w="1340" w:type="dxa"/>
            <w:tcBorders>
              <w:top w:val="nil"/>
              <w:left w:val="nil"/>
              <w:bottom w:val="nil"/>
              <w:right w:val="nil"/>
            </w:tcBorders>
            <w:shd w:val="clear" w:color="auto" w:fill="auto"/>
            <w:noWrap/>
            <w:vAlign w:val="bottom"/>
          </w:tcPr>
          <w:p w:rsidRPr="009241C1" w:rsidR="00787640" w:rsidP="00787640" w:rsidRDefault="00787640" w14:paraId="648FFE50" w14:textId="77777777">
            <w:pPr>
              <w:jc w:val="right"/>
              <w:rPr>
                <w:rFonts w:eastAsia="Times New Roman" w:cs="Arial"/>
                <w:sz w:val="20"/>
                <w:szCs w:val="20"/>
              </w:rPr>
            </w:pPr>
            <w:r>
              <w:rPr>
                <w:sz w:val="20"/>
              </w:rPr>
              <w:t>30.06.2009</w:t>
            </w:r>
          </w:p>
        </w:tc>
        <w:tc>
          <w:tcPr>
            <w:tcW w:w="1360" w:type="dxa"/>
            <w:tcBorders>
              <w:top w:val="nil"/>
              <w:left w:val="nil"/>
              <w:bottom w:val="nil"/>
              <w:right w:val="nil"/>
            </w:tcBorders>
            <w:shd w:val="clear" w:color="auto" w:fill="auto"/>
            <w:noWrap/>
            <w:vAlign w:val="bottom"/>
          </w:tcPr>
          <w:p w:rsidRPr="009241C1" w:rsidR="00787640" w:rsidP="00787640" w:rsidRDefault="00787640" w14:paraId="031C2DD7" w14:textId="77777777">
            <w:pPr>
              <w:jc w:val="right"/>
              <w:rPr>
                <w:rFonts w:eastAsia="Times New Roman" w:cs="Arial"/>
                <w:sz w:val="20"/>
                <w:szCs w:val="20"/>
              </w:rPr>
            </w:pPr>
            <w:r>
              <w:rPr>
                <w:sz w:val="20"/>
              </w:rPr>
              <w:t>01.01.2009</w:t>
            </w:r>
          </w:p>
        </w:tc>
        <w:tc>
          <w:tcPr>
            <w:tcW w:w="997" w:type="dxa"/>
            <w:tcBorders>
              <w:top w:val="nil"/>
              <w:left w:val="nil"/>
              <w:bottom w:val="nil"/>
              <w:right w:val="single" w:color="auto" w:sz="4" w:space="0"/>
            </w:tcBorders>
            <w:shd w:val="clear" w:color="auto" w:fill="auto"/>
            <w:noWrap/>
            <w:vAlign w:val="bottom"/>
          </w:tcPr>
          <w:p w:rsidRPr="009241C1" w:rsidR="00787640" w:rsidP="00787640" w:rsidRDefault="00787640" w14:paraId="6B173E5C" w14:textId="77777777">
            <w:pPr>
              <w:jc w:val="right"/>
              <w:rPr>
                <w:rFonts w:eastAsia="Times New Roman" w:cs="Arial"/>
                <w:sz w:val="20"/>
                <w:szCs w:val="20"/>
              </w:rPr>
            </w:pPr>
            <w:r>
              <w:rPr>
                <w:sz w:val="20"/>
              </w:rPr>
              <w:t>Cat. II</w:t>
            </w:r>
          </w:p>
        </w:tc>
      </w:tr>
      <w:tr w:rsidRPr="009241C1" w:rsidR="003A3C6D" w:rsidTr="003A3C6D" w14:paraId="402E44BB" w14:textId="77777777">
        <w:trPr>
          <w:trHeight w:val="255"/>
        </w:trPr>
        <w:tc>
          <w:tcPr>
            <w:tcW w:w="1452" w:type="dxa"/>
            <w:tcBorders>
              <w:top w:val="nil"/>
              <w:left w:val="nil"/>
              <w:bottom w:val="nil"/>
              <w:right w:val="nil"/>
            </w:tcBorders>
            <w:shd w:val="clear" w:color="auto" w:fill="auto"/>
            <w:noWrap/>
            <w:vAlign w:val="bottom"/>
          </w:tcPr>
          <w:p w:rsidRPr="009241C1" w:rsidR="003A3C6D" w:rsidP="00B95E5E" w:rsidRDefault="003A3C6D" w14:paraId="6C1228F0" w14:textId="77777777">
            <w:pPr>
              <w:rPr>
                <w:rFonts w:eastAsia="Times New Roman" w:cs="Arial"/>
                <w:sz w:val="20"/>
                <w:szCs w:val="20"/>
              </w:rPr>
            </w:pPr>
          </w:p>
        </w:tc>
        <w:tc>
          <w:tcPr>
            <w:tcW w:w="280" w:type="dxa"/>
            <w:tcBorders>
              <w:top w:val="nil"/>
              <w:left w:val="nil"/>
              <w:bottom w:val="nil"/>
              <w:right w:val="nil"/>
            </w:tcBorders>
            <w:shd w:val="clear" w:color="auto" w:fill="auto"/>
            <w:noWrap/>
            <w:vAlign w:val="bottom"/>
          </w:tcPr>
          <w:p w:rsidRPr="009241C1" w:rsidR="003A3C6D" w:rsidP="00B95E5E" w:rsidRDefault="003A3C6D" w14:paraId="0FB9720E" w14:textId="77777777">
            <w:pPr>
              <w:rPr>
                <w:rFonts w:eastAsia="Times New Roman" w:cs="Arial"/>
                <w:sz w:val="20"/>
                <w:szCs w:val="20"/>
              </w:rPr>
            </w:pPr>
          </w:p>
        </w:tc>
        <w:tc>
          <w:tcPr>
            <w:tcW w:w="785" w:type="dxa"/>
            <w:tcBorders>
              <w:top w:val="nil"/>
              <w:left w:val="nil"/>
              <w:bottom w:val="nil"/>
              <w:right w:val="nil"/>
            </w:tcBorders>
            <w:shd w:val="clear" w:color="auto" w:fill="auto"/>
            <w:noWrap/>
            <w:vAlign w:val="bottom"/>
          </w:tcPr>
          <w:p w:rsidRPr="009241C1" w:rsidR="003A3C6D" w:rsidP="00B95E5E" w:rsidRDefault="003A3C6D" w14:paraId="58594818" w14:textId="77777777">
            <w:pPr>
              <w:rPr>
                <w:rFonts w:eastAsia="Times New Roman" w:cs="Arial"/>
                <w:sz w:val="20"/>
                <w:szCs w:val="20"/>
              </w:rPr>
            </w:pPr>
          </w:p>
        </w:tc>
        <w:tc>
          <w:tcPr>
            <w:tcW w:w="785" w:type="dxa"/>
            <w:tcBorders>
              <w:top w:val="nil"/>
              <w:left w:val="nil"/>
              <w:bottom w:val="nil"/>
              <w:right w:val="nil"/>
            </w:tcBorders>
            <w:shd w:val="clear" w:color="auto" w:fill="auto"/>
            <w:noWrap/>
            <w:vAlign w:val="bottom"/>
          </w:tcPr>
          <w:p w:rsidRPr="009241C1" w:rsidR="003A3C6D" w:rsidP="00B95E5E" w:rsidRDefault="003A3C6D" w14:paraId="742FA5B8" w14:textId="77777777">
            <w:pPr>
              <w:rPr>
                <w:rFonts w:eastAsia="Times New Roman" w:cs="Arial"/>
                <w:sz w:val="20"/>
                <w:szCs w:val="20"/>
              </w:rPr>
            </w:pPr>
          </w:p>
        </w:tc>
        <w:tc>
          <w:tcPr>
            <w:tcW w:w="400" w:type="dxa"/>
            <w:tcBorders>
              <w:top w:val="nil"/>
              <w:left w:val="nil"/>
              <w:bottom w:val="nil"/>
              <w:right w:val="nil"/>
            </w:tcBorders>
            <w:shd w:val="clear" w:color="auto" w:fill="auto"/>
            <w:noWrap/>
            <w:vAlign w:val="bottom"/>
          </w:tcPr>
          <w:p w:rsidRPr="009241C1" w:rsidR="003A3C6D" w:rsidP="00B95E5E" w:rsidRDefault="003A3C6D" w14:paraId="62F57E5A" w14:textId="77777777">
            <w:pPr>
              <w:rPr>
                <w:rFonts w:eastAsia="Times New Roman" w:cs="Arial"/>
                <w:sz w:val="20"/>
                <w:szCs w:val="20"/>
              </w:rPr>
            </w:pPr>
          </w:p>
        </w:tc>
        <w:tc>
          <w:tcPr>
            <w:tcW w:w="818" w:type="dxa"/>
            <w:tcBorders>
              <w:top w:val="nil"/>
              <w:left w:val="single" w:color="auto" w:sz="4" w:space="0"/>
              <w:bottom w:val="nil"/>
              <w:right w:val="nil"/>
            </w:tcBorders>
            <w:shd w:val="clear" w:color="auto" w:fill="auto"/>
            <w:noWrap/>
            <w:vAlign w:val="bottom"/>
          </w:tcPr>
          <w:p w:rsidRPr="009241C1" w:rsidR="003A3C6D" w:rsidP="00B95E5E" w:rsidRDefault="003A3C6D" w14:paraId="7EFD1BEE" w14:textId="77777777">
            <w:pPr>
              <w:rPr>
                <w:rFonts w:eastAsia="Times New Roman" w:cs="Arial"/>
                <w:sz w:val="20"/>
                <w:szCs w:val="20"/>
              </w:rPr>
            </w:pPr>
            <w:r>
              <w:rPr>
                <w:sz w:val="20"/>
              </w:rPr>
              <w:t>D</w:t>
            </w:r>
          </w:p>
        </w:tc>
        <w:tc>
          <w:tcPr>
            <w:tcW w:w="1141" w:type="dxa"/>
            <w:tcBorders>
              <w:top w:val="nil"/>
              <w:left w:val="nil"/>
              <w:bottom w:val="nil"/>
              <w:right w:val="nil"/>
            </w:tcBorders>
            <w:shd w:val="clear" w:color="auto" w:fill="auto"/>
            <w:noWrap/>
            <w:vAlign w:val="bottom"/>
          </w:tcPr>
          <w:p w:rsidRPr="009241C1" w:rsidR="003A3C6D" w:rsidP="00B95E5E" w:rsidRDefault="003A3C6D" w14:paraId="4F25867A" w14:textId="77777777">
            <w:pPr>
              <w:jc w:val="right"/>
              <w:rPr>
                <w:rFonts w:eastAsia="Times New Roman" w:cs="Arial"/>
                <w:sz w:val="20"/>
                <w:szCs w:val="20"/>
              </w:rPr>
            </w:pPr>
            <w:r>
              <w:rPr>
                <w:sz w:val="20"/>
              </w:rPr>
              <w:t>01.01.2007</w:t>
            </w:r>
          </w:p>
        </w:tc>
        <w:tc>
          <w:tcPr>
            <w:tcW w:w="1340" w:type="dxa"/>
            <w:tcBorders>
              <w:top w:val="nil"/>
              <w:left w:val="nil"/>
              <w:bottom w:val="nil"/>
              <w:right w:val="nil"/>
            </w:tcBorders>
            <w:shd w:val="clear" w:color="auto" w:fill="auto"/>
            <w:noWrap/>
            <w:vAlign w:val="bottom"/>
          </w:tcPr>
          <w:p w:rsidRPr="009241C1" w:rsidR="003A3C6D" w:rsidP="00B95E5E" w:rsidRDefault="003A3C6D" w14:paraId="6DA4CA76" w14:textId="77777777">
            <w:pPr>
              <w:jc w:val="right"/>
              <w:rPr>
                <w:rFonts w:eastAsia="Times New Roman" w:cs="Arial"/>
                <w:sz w:val="20"/>
                <w:szCs w:val="20"/>
              </w:rPr>
            </w:pPr>
            <w:r>
              <w:rPr>
                <w:sz w:val="20"/>
              </w:rPr>
              <w:t>30.06.2009</w:t>
            </w:r>
          </w:p>
        </w:tc>
        <w:tc>
          <w:tcPr>
            <w:tcW w:w="1360" w:type="dxa"/>
            <w:tcBorders>
              <w:top w:val="nil"/>
              <w:left w:val="nil"/>
              <w:bottom w:val="nil"/>
              <w:right w:val="nil"/>
            </w:tcBorders>
            <w:shd w:val="clear" w:color="auto" w:fill="auto"/>
            <w:noWrap/>
            <w:vAlign w:val="bottom"/>
          </w:tcPr>
          <w:p w:rsidRPr="009241C1" w:rsidR="003A3C6D" w:rsidP="00B95E5E" w:rsidRDefault="003A3C6D" w14:paraId="65F81065" w14:textId="77777777">
            <w:pPr>
              <w:jc w:val="right"/>
              <w:rPr>
                <w:rFonts w:eastAsia="Times New Roman" w:cs="Arial"/>
                <w:sz w:val="20"/>
                <w:szCs w:val="20"/>
              </w:rPr>
            </w:pPr>
            <w:r>
              <w:rPr>
                <w:sz w:val="20"/>
              </w:rPr>
              <w:t>01.01.2009</w:t>
            </w:r>
          </w:p>
        </w:tc>
        <w:tc>
          <w:tcPr>
            <w:tcW w:w="997" w:type="dxa"/>
            <w:tcBorders>
              <w:top w:val="nil"/>
              <w:left w:val="nil"/>
              <w:bottom w:val="nil"/>
              <w:right w:val="single" w:color="auto" w:sz="4" w:space="0"/>
            </w:tcBorders>
            <w:shd w:val="clear" w:color="auto" w:fill="auto"/>
            <w:noWrap/>
            <w:vAlign w:val="bottom"/>
          </w:tcPr>
          <w:p w:rsidRPr="009241C1" w:rsidR="003A3C6D" w:rsidP="00B95E5E" w:rsidRDefault="003A3C6D" w14:paraId="7899D286" w14:textId="77777777">
            <w:pPr>
              <w:jc w:val="right"/>
              <w:rPr>
                <w:rFonts w:eastAsia="Times New Roman" w:cs="Arial"/>
                <w:sz w:val="20"/>
                <w:szCs w:val="20"/>
              </w:rPr>
            </w:pPr>
            <w:r>
              <w:rPr>
                <w:sz w:val="20"/>
              </w:rPr>
              <w:t>Cat. II</w:t>
            </w:r>
          </w:p>
        </w:tc>
      </w:tr>
      <w:tr w:rsidRPr="009241C1" w:rsidR="003A3C6D" w:rsidTr="003A3C6D" w14:paraId="0AC6C64E" w14:textId="77777777">
        <w:trPr>
          <w:trHeight w:val="255"/>
        </w:trPr>
        <w:tc>
          <w:tcPr>
            <w:tcW w:w="1452" w:type="dxa"/>
            <w:tcBorders>
              <w:top w:val="nil"/>
              <w:left w:val="nil"/>
              <w:bottom w:val="nil"/>
              <w:right w:val="nil"/>
            </w:tcBorders>
            <w:shd w:val="clear" w:color="auto" w:fill="auto"/>
            <w:noWrap/>
            <w:vAlign w:val="bottom"/>
          </w:tcPr>
          <w:p w:rsidRPr="009241C1" w:rsidR="003A3C6D" w:rsidP="00787640" w:rsidRDefault="003A3C6D" w14:paraId="4A0FA30F" w14:textId="77777777">
            <w:pPr>
              <w:rPr>
                <w:rFonts w:eastAsia="Times New Roman" w:cs="Arial"/>
                <w:sz w:val="20"/>
                <w:szCs w:val="20"/>
              </w:rPr>
            </w:pPr>
          </w:p>
        </w:tc>
        <w:tc>
          <w:tcPr>
            <w:tcW w:w="280" w:type="dxa"/>
            <w:tcBorders>
              <w:top w:val="nil"/>
              <w:left w:val="nil"/>
              <w:bottom w:val="nil"/>
              <w:right w:val="nil"/>
            </w:tcBorders>
            <w:shd w:val="clear" w:color="auto" w:fill="auto"/>
            <w:noWrap/>
            <w:vAlign w:val="bottom"/>
          </w:tcPr>
          <w:p w:rsidRPr="009241C1" w:rsidR="003A3C6D" w:rsidP="00787640" w:rsidRDefault="003A3C6D" w14:paraId="54EF4A38" w14:textId="77777777">
            <w:pPr>
              <w:rPr>
                <w:rFonts w:eastAsia="Times New Roman" w:cs="Arial"/>
                <w:sz w:val="20"/>
                <w:szCs w:val="20"/>
              </w:rPr>
            </w:pPr>
          </w:p>
        </w:tc>
        <w:tc>
          <w:tcPr>
            <w:tcW w:w="785" w:type="dxa"/>
            <w:tcBorders>
              <w:top w:val="nil"/>
              <w:left w:val="nil"/>
              <w:bottom w:val="nil"/>
              <w:right w:val="nil"/>
            </w:tcBorders>
            <w:shd w:val="clear" w:color="auto" w:fill="auto"/>
            <w:noWrap/>
            <w:vAlign w:val="bottom"/>
          </w:tcPr>
          <w:p w:rsidRPr="009241C1" w:rsidR="003A3C6D" w:rsidP="00787640" w:rsidRDefault="003A3C6D" w14:paraId="7AFF2307" w14:textId="77777777">
            <w:pPr>
              <w:rPr>
                <w:rFonts w:eastAsia="Times New Roman" w:cs="Arial"/>
                <w:sz w:val="20"/>
                <w:szCs w:val="20"/>
              </w:rPr>
            </w:pPr>
          </w:p>
        </w:tc>
        <w:tc>
          <w:tcPr>
            <w:tcW w:w="785" w:type="dxa"/>
            <w:tcBorders>
              <w:top w:val="nil"/>
              <w:left w:val="nil"/>
              <w:bottom w:val="nil"/>
              <w:right w:val="nil"/>
            </w:tcBorders>
            <w:shd w:val="clear" w:color="auto" w:fill="auto"/>
            <w:noWrap/>
            <w:vAlign w:val="bottom"/>
          </w:tcPr>
          <w:p w:rsidRPr="009241C1" w:rsidR="003A3C6D" w:rsidP="00787640" w:rsidRDefault="003A3C6D" w14:paraId="28EFB7D5" w14:textId="77777777">
            <w:pPr>
              <w:rPr>
                <w:rFonts w:eastAsia="Times New Roman" w:cs="Arial"/>
                <w:sz w:val="20"/>
                <w:szCs w:val="20"/>
              </w:rPr>
            </w:pPr>
          </w:p>
        </w:tc>
        <w:tc>
          <w:tcPr>
            <w:tcW w:w="400" w:type="dxa"/>
            <w:tcBorders>
              <w:top w:val="nil"/>
              <w:left w:val="nil"/>
              <w:bottom w:val="nil"/>
              <w:right w:val="nil"/>
            </w:tcBorders>
            <w:shd w:val="clear" w:color="auto" w:fill="auto"/>
            <w:noWrap/>
            <w:vAlign w:val="bottom"/>
          </w:tcPr>
          <w:p w:rsidRPr="009241C1" w:rsidR="003A3C6D" w:rsidP="00787640" w:rsidRDefault="003A3C6D" w14:paraId="0F6C3CA0" w14:textId="77777777">
            <w:pPr>
              <w:rPr>
                <w:rFonts w:eastAsia="Times New Roman" w:cs="Arial"/>
                <w:sz w:val="20"/>
                <w:szCs w:val="20"/>
              </w:rPr>
            </w:pPr>
          </w:p>
        </w:tc>
        <w:tc>
          <w:tcPr>
            <w:tcW w:w="818" w:type="dxa"/>
            <w:tcBorders>
              <w:top w:val="nil"/>
              <w:left w:val="single" w:color="auto" w:sz="4" w:space="0"/>
              <w:bottom w:val="nil"/>
              <w:right w:val="nil"/>
            </w:tcBorders>
            <w:shd w:val="clear" w:color="auto" w:fill="auto"/>
            <w:noWrap/>
            <w:vAlign w:val="bottom"/>
          </w:tcPr>
          <w:p w:rsidRPr="009241C1" w:rsidR="003A3C6D" w:rsidP="00B95E5E" w:rsidRDefault="003A3C6D" w14:paraId="465E7C39" w14:textId="77777777">
            <w:pPr>
              <w:rPr>
                <w:rFonts w:eastAsia="Times New Roman" w:cs="Arial"/>
                <w:sz w:val="20"/>
                <w:szCs w:val="20"/>
              </w:rPr>
            </w:pPr>
            <w:r>
              <w:rPr>
                <w:sz w:val="20"/>
              </w:rPr>
              <w:t>E</w:t>
            </w:r>
          </w:p>
        </w:tc>
        <w:tc>
          <w:tcPr>
            <w:tcW w:w="1141" w:type="dxa"/>
            <w:tcBorders>
              <w:top w:val="nil"/>
              <w:left w:val="nil"/>
              <w:bottom w:val="nil"/>
              <w:right w:val="nil"/>
            </w:tcBorders>
            <w:shd w:val="clear" w:color="auto" w:fill="auto"/>
            <w:noWrap/>
            <w:vAlign w:val="bottom"/>
          </w:tcPr>
          <w:p w:rsidRPr="009241C1" w:rsidR="003A3C6D" w:rsidP="00B95E5E" w:rsidRDefault="003A3C6D" w14:paraId="31D07618" w14:textId="77777777">
            <w:pPr>
              <w:jc w:val="right"/>
              <w:rPr>
                <w:rFonts w:eastAsia="Times New Roman" w:cs="Arial"/>
                <w:sz w:val="20"/>
                <w:szCs w:val="20"/>
              </w:rPr>
            </w:pPr>
            <w:r>
              <w:rPr>
                <w:sz w:val="20"/>
              </w:rPr>
              <w:t>01.01.2007</w:t>
            </w:r>
          </w:p>
        </w:tc>
        <w:tc>
          <w:tcPr>
            <w:tcW w:w="1340" w:type="dxa"/>
            <w:tcBorders>
              <w:top w:val="nil"/>
              <w:left w:val="nil"/>
              <w:bottom w:val="nil"/>
              <w:right w:val="nil"/>
            </w:tcBorders>
            <w:shd w:val="clear" w:color="auto" w:fill="auto"/>
            <w:noWrap/>
            <w:vAlign w:val="bottom"/>
          </w:tcPr>
          <w:p w:rsidRPr="009241C1" w:rsidR="003A3C6D" w:rsidP="00B95E5E" w:rsidRDefault="003A3C6D" w14:paraId="254F32F7" w14:textId="77777777">
            <w:pPr>
              <w:jc w:val="right"/>
              <w:rPr>
                <w:rFonts w:eastAsia="Times New Roman" w:cs="Arial"/>
                <w:sz w:val="20"/>
                <w:szCs w:val="20"/>
              </w:rPr>
            </w:pPr>
            <w:r>
              <w:rPr>
                <w:sz w:val="20"/>
              </w:rPr>
              <w:t>30.06.2009</w:t>
            </w:r>
          </w:p>
        </w:tc>
        <w:tc>
          <w:tcPr>
            <w:tcW w:w="1360" w:type="dxa"/>
            <w:tcBorders>
              <w:top w:val="nil"/>
              <w:left w:val="nil"/>
              <w:bottom w:val="nil"/>
              <w:right w:val="nil"/>
            </w:tcBorders>
            <w:shd w:val="clear" w:color="auto" w:fill="auto"/>
            <w:noWrap/>
            <w:vAlign w:val="bottom"/>
          </w:tcPr>
          <w:p w:rsidRPr="009241C1" w:rsidR="003A3C6D" w:rsidP="00B95E5E" w:rsidRDefault="003A3C6D" w14:paraId="6A62E2B4" w14:textId="77777777">
            <w:pPr>
              <w:jc w:val="right"/>
              <w:rPr>
                <w:rFonts w:eastAsia="Times New Roman" w:cs="Arial"/>
                <w:sz w:val="20"/>
                <w:szCs w:val="20"/>
              </w:rPr>
            </w:pPr>
            <w:r>
              <w:rPr>
                <w:sz w:val="20"/>
              </w:rPr>
              <w:t>01.01.2008</w:t>
            </w:r>
          </w:p>
        </w:tc>
        <w:tc>
          <w:tcPr>
            <w:tcW w:w="997" w:type="dxa"/>
            <w:tcBorders>
              <w:top w:val="nil"/>
              <w:left w:val="nil"/>
              <w:bottom w:val="nil"/>
              <w:right w:val="single" w:color="auto" w:sz="4" w:space="0"/>
            </w:tcBorders>
            <w:shd w:val="clear" w:color="auto" w:fill="auto"/>
            <w:noWrap/>
            <w:vAlign w:val="bottom"/>
          </w:tcPr>
          <w:p w:rsidRPr="009241C1" w:rsidR="003A3C6D" w:rsidP="00B95E5E" w:rsidRDefault="003A3C6D" w14:paraId="6E9FFD56" w14:textId="77777777">
            <w:pPr>
              <w:jc w:val="right"/>
              <w:rPr>
                <w:rFonts w:eastAsia="Times New Roman" w:cs="Arial"/>
                <w:sz w:val="20"/>
                <w:szCs w:val="20"/>
              </w:rPr>
            </w:pPr>
            <w:r>
              <w:rPr>
                <w:sz w:val="20"/>
              </w:rPr>
              <w:t>Cat. III</w:t>
            </w:r>
          </w:p>
        </w:tc>
      </w:tr>
      <w:tr w:rsidRPr="009241C1" w:rsidR="00787640" w:rsidTr="003A3C6D" w14:paraId="4F3EDBFB" w14:textId="77777777">
        <w:trPr>
          <w:trHeight w:val="255"/>
        </w:trPr>
        <w:tc>
          <w:tcPr>
            <w:tcW w:w="1452" w:type="dxa"/>
            <w:tcBorders>
              <w:top w:val="nil"/>
              <w:left w:val="nil"/>
              <w:bottom w:val="nil"/>
              <w:right w:val="nil"/>
            </w:tcBorders>
            <w:shd w:val="clear" w:color="auto" w:fill="auto"/>
            <w:noWrap/>
            <w:vAlign w:val="bottom"/>
          </w:tcPr>
          <w:p w:rsidRPr="009241C1" w:rsidR="00787640" w:rsidP="00787640" w:rsidRDefault="00787640" w14:paraId="06B24DC5" w14:textId="77777777">
            <w:pPr>
              <w:rPr>
                <w:rFonts w:eastAsia="Times New Roman" w:cs="Arial"/>
                <w:sz w:val="20"/>
                <w:szCs w:val="20"/>
              </w:rPr>
            </w:pPr>
          </w:p>
        </w:tc>
        <w:tc>
          <w:tcPr>
            <w:tcW w:w="280" w:type="dxa"/>
            <w:tcBorders>
              <w:top w:val="nil"/>
              <w:left w:val="nil"/>
              <w:bottom w:val="nil"/>
              <w:right w:val="nil"/>
            </w:tcBorders>
            <w:shd w:val="clear" w:color="auto" w:fill="auto"/>
            <w:noWrap/>
            <w:vAlign w:val="bottom"/>
          </w:tcPr>
          <w:p w:rsidRPr="009241C1" w:rsidR="00787640" w:rsidP="00787640" w:rsidRDefault="00787640" w14:paraId="015E3139" w14:textId="77777777">
            <w:pPr>
              <w:rPr>
                <w:rFonts w:eastAsia="Times New Roman" w:cs="Arial"/>
                <w:sz w:val="20"/>
                <w:szCs w:val="20"/>
              </w:rPr>
            </w:pPr>
          </w:p>
        </w:tc>
        <w:tc>
          <w:tcPr>
            <w:tcW w:w="785" w:type="dxa"/>
            <w:tcBorders>
              <w:top w:val="nil"/>
              <w:left w:val="nil"/>
              <w:bottom w:val="nil"/>
              <w:right w:val="nil"/>
            </w:tcBorders>
            <w:shd w:val="clear" w:color="auto" w:fill="auto"/>
            <w:noWrap/>
            <w:vAlign w:val="bottom"/>
          </w:tcPr>
          <w:p w:rsidRPr="009241C1" w:rsidR="00787640" w:rsidP="00787640" w:rsidRDefault="00787640" w14:paraId="15930318" w14:textId="77777777">
            <w:pPr>
              <w:rPr>
                <w:rFonts w:eastAsia="Times New Roman" w:cs="Arial"/>
                <w:sz w:val="20"/>
                <w:szCs w:val="20"/>
              </w:rPr>
            </w:pPr>
          </w:p>
        </w:tc>
        <w:tc>
          <w:tcPr>
            <w:tcW w:w="785" w:type="dxa"/>
            <w:tcBorders>
              <w:top w:val="nil"/>
              <w:left w:val="nil"/>
              <w:bottom w:val="nil"/>
              <w:right w:val="nil"/>
            </w:tcBorders>
            <w:shd w:val="clear" w:color="auto" w:fill="auto"/>
            <w:noWrap/>
            <w:vAlign w:val="bottom"/>
          </w:tcPr>
          <w:p w:rsidRPr="009241C1" w:rsidR="00787640" w:rsidP="00787640" w:rsidRDefault="00787640" w14:paraId="43EA69B7" w14:textId="77777777">
            <w:pPr>
              <w:rPr>
                <w:rFonts w:eastAsia="Times New Roman" w:cs="Arial"/>
                <w:sz w:val="20"/>
                <w:szCs w:val="20"/>
              </w:rPr>
            </w:pPr>
          </w:p>
        </w:tc>
        <w:tc>
          <w:tcPr>
            <w:tcW w:w="400" w:type="dxa"/>
            <w:tcBorders>
              <w:top w:val="nil"/>
              <w:left w:val="nil"/>
              <w:bottom w:val="nil"/>
              <w:right w:val="nil"/>
            </w:tcBorders>
            <w:shd w:val="clear" w:color="auto" w:fill="auto"/>
            <w:noWrap/>
            <w:vAlign w:val="bottom"/>
          </w:tcPr>
          <w:p w:rsidRPr="009241C1" w:rsidR="00787640" w:rsidP="00787640" w:rsidRDefault="00787640" w14:paraId="12E66717" w14:textId="77777777">
            <w:pPr>
              <w:rPr>
                <w:rFonts w:eastAsia="Times New Roman" w:cs="Arial"/>
                <w:sz w:val="20"/>
                <w:szCs w:val="20"/>
              </w:rPr>
            </w:pPr>
          </w:p>
        </w:tc>
        <w:tc>
          <w:tcPr>
            <w:tcW w:w="818" w:type="dxa"/>
            <w:tcBorders>
              <w:top w:val="nil"/>
              <w:left w:val="single" w:color="auto" w:sz="4" w:space="0"/>
              <w:bottom w:val="single" w:color="auto" w:sz="4" w:space="0"/>
              <w:right w:val="nil"/>
            </w:tcBorders>
            <w:shd w:val="clear" w:color="auto" w:fill="auto"/>
            <w:noWrap/>
            <w:vAlign w:val="bottom"/>
          </w:tcPr>
          <w:p w:rsidRPr="009241C1" w:rsidR="00787640" w:rsidP="00787640" w:rsidRDefault="003A3C6D" w14:paraId="2C0D91CF" w14:textId="77777777">
            <w:pPr>
              <w:rPr>
                <w:rFonts w:eastAsia="Times New Roman" w:cs="Arial"/>
                <w:sz w:val="20"/>
                <w:szCs w:val="20"/>
              </w:rPr>
            </w:pPr>
            <w:r>
              <w:rPr>
                <w:sz w:val="20"/>
              </w:rPr>
              <w:t>F</w:t>
            </w:r>
          </w:p>
        </w:tc>
        <w:tc>
          <w:tcPr>
            <w:tcW w:w="1141" w:type="dxa"/>
            <w:tcBorders>
              <w:top w:val="nil"/>
              <w:left w:val="nil"/>
              <w:bottom w:val="single" w:color="auto" w:sz="4" w:space="0"/>
              <w:right w:val="nil"/>
            </w:tcBorders>
            <w:shd w:val="clear" w:color="auto" w:fill="auto"/>
            <w:noWrap/>
            <w:vAlign w:val="bottom"/>
          </w:tcPr>
          <w:p w:rsidRPr="009241C1" w:rsidR="00787640" w:rsidP="00787640" w:rsidRDefault="00787640" w14:paraId="1F9F6B5F" w14:textId="77777777">
            <w:pPr>
              <w:jc w:val="right"/>
              <w:rPr>
                <w:rFonts w:eastAsia="Times New Roman" w:cs="Arial"/>
                <w:sz w:val="20"/>
                <w:szCs w:val="20"/>
              </w:rPr>
            </w:pPr>
            <w:r>
              <w:rPr>
                <w:sz w:val="20"/>
              </w:rPr>
              <w:t>01.01.2007</w:t>
            </w:r>
          </w:p>
        </w:tc>
        <w:tc>
          <w:tcPr>
            <w:tcW w:w="1340" w:type="dxa"/>
            <w:tcBorders>
              <w:top w:val="nil"/>
              <w:left w:val="nil"/>
              <w:bottom w:val="single" w:color="auto" w:sz="4" w:space="0"/>
              <w:right w:val="nil"/>
            </w:tcBorders>
            <w:shd w:val="clear" w:color="auto" w:fill="auto"/>
            <w:noWrap/>
            <w:vAlign w:val="bottom"/>
          </w:tcPr>
          <w:p w:rsidRPr="009241C1" w:rsidR="00787640" w:rsidP="00787640" w:rsidRDefault="00787640" w14:paraId="41E6E5B1" w14:textId="77777777">
            <w:pPr>
              <w:jc w:val="right"/>
              <w:rPr>
                <w:rFonts w:eastAsia="Times New Roman" w:cs="Arial"/>
                <w:sz w:val="20"/>
                <w:szCs w:val="20"/>
              </w:rPr>
            </w:pPr>
            <w:r>
              <w:rPr>
                <w:sz w:val="20"/>
              </w:rPr>
              <w:t>30.06.2009</w:t>
            </w:r>
          </w:p>
        </w:tc>
        <w:tc>
          <w:tcPr>
            <w:tcW w:w="1360" w:type="dxa"/>
            <w:tcBorders>
              <w:top w:val="nil"/>
              <w:left w:val="nil"/>
              <w:bottom w:val="single" w:color="auto" w:sz="4" w:space="0"/>
              <w:right w:val="nil"/>
            </w:tcBorders>
            <w:shd w:val="clear" w:color="auto" w:fill="auto"/>
            <w:noWrap/>
            <w:vAlign w:val="bottom"/>
          </w:tcPr>
          <w:p w:rsidRPr="009241C1" w:rsidR="00787640" w:rsidP="00787640" w:rsidRDefault="003A3C6D" w14:paraId="52068A65" w14:textId="77777777">
            <w:pPr>
              <w:jc w:val="right"/>
              <w:rPr>
                <w:rFonts w:eastAsia="Times New Roman" w:cs="Arial"/>
                <w:sz w:val="20"/>
                <w:szCs w:val="20"/>
              </w:rPr>
            </w:pPr>
            <w:r>
              <w:rPr>
                <w:sz w:val="20"/>
              </w:rPr>
              <w:t>ZERO</w:t>
            </w:r>
          </w:p>
        </w:tc>
        <w:tc>
          <w:tcPr>
            <w:tcW w:w="997" w:type="dxa"/>
            <w:tcBorders>
              <w:top w:val="nil"/>
              <w:left w:val="nil"/>
              <w:bottom w:val="single" w:color="auto" w:sz="4" w:space="0"/>
              <w:right w:val="single" w:color="auto" w:sz="4" w:space="0"/>
            </w:tcBorders>
            <w:shd w:val="clear" w:color="auto" w:fill="auto"/>
            <w:noWrap/>
            <w:vAlign w:val="bottom"/>
          </w:tcPr>
          <w:p w:rsidRPr="009241C1" w:rsidR="00787640" w:rsidP="00787640" w:rsidRDefault="00787640" w14:paraId="5FF82F63" w14:textId="77777777">
            <w:pPr>
              <w:jc w:val="right"/>
              <w:rPr>
                <w:rFonts w:eastAsia="Times New Roman" w:cs="Arial"/>
                <w:sz w:val="20"/>
                <w:szCs w:val="20"/>
              </w:rPr>
            </w:pPr>
            <w:r>
              <w:rPr>
                <w:sz w:val="20"/>
              </w:rPr>
              <w:t>Cat. III</w:t>
            </w:r>
          </w:p>
        </w:tc>
      </w:tr>
    </w:tbl>
    <w:p w:rsidRPr="009241C1" w:rsidR="00787640" w:rsidP="00FD7430" w:rsidRDefault="00787640" w14:paraId="3989FF0E" w14:textId="77777777">
      <w:pPr>
        <w:pStyle w:val="Anforderungsnummer"/>
      </w:pPr>
    </w:p>
    <w:p w:rsidRPr="009241C1" w:rsidR="00FD7430" w:rsidP="00FD7430" w:rsidRDefault="00FD7430" w14:paraId="7E0A91E0" w14:textId="77777777">
      <w:pPr>
        <w:pStyle w:val="Anforderungsnummer"/>
      </w:pPr>
      <w:r>
        <w:t>Requirement: FKT-SORT-4</w:t>
      </w:r>
    </w:p>
    <w:p w:rsidRPr="009241C1" w:rsidR="00FD7430" w:rsidP="00FD7430" w:rsidRDefault="00FD7430" w14:paraId="768B3DC0" w14:textId="69AC7A5E">
      <w:pPr>
        <w:pStyle w:val="Anforderungstext"/>
      </w:pPr>
      <w:proofErr w:type="spellStart"/>
      <w:r>
        <w:t>DeadStock</w:t>
      </w:r>
      <w:proofErr w:type="spellEnd"/>
      <w:r>
        <w:t xml:space="preserve"> assortment updating (i.e. adding new parts and updating the part category) is done automatically at least once a week (see </w:t>
      </w:r>
      <w:r w:rsidR="00A9316A">
        <w:fldChar w:fldCharType="begin"/>
      </w:r>
      <w:r w:rsidR="00A9316A">
        <w:instrText xml:space="preserve"> REF _Ref256520466 \r \h  \* MERGEFORMAT </w:instrText>
      </w:r>
      <w:r w:rsidR="00A9316A">
        <w:fldChar w:fldCharType="separate"/>
      </w:r>
      <w:r w:rsidR="000D3A2D">
        <w:t>7.1</w:t>
      </w:r>
      <w:r w:rsidR="00A9316A">
        <w:fldChar w:fldCharType="end"/>
      </w:r>
      <w:r>
        <w:t>). The next update will then take place after 5 calendar days at the earliest.</w:t>
      </w:r>
    </w:p>
    <w:p w:rsidRPr="009241C1" w:rsidR="00FD7430" w:rsidP="004A0A01" w:rsidRDefault="00FD7430" w14:paraId="56CCE6DC" w14:textId="77777777">
      <w:pPr>
        <w:pStyle w:val="Anforderungsnummer"/>
      </w:pPr>
    </w:p>
    <w:p w:rsidRPr="009241C1" w:rsidR="00FF66AB" w:rsidP="00FF66AB" w:rsidRDefault="00FF66AB" w14:paraId="0DC1665C" w14:textId="77777777">
      <w:pPr>
        <w:pStyle w:val="Anforderungsnummer"/>
      </w:pPr>
      <w:r>
        <w:t>Requirement: FKT-SORT-5</w:t>
      </w:r>
    </w:p>
    <w:p w:rsidRPr="009241C1" w:rsidR="00FF66AB" w:rsidP="00FF66AB" w:rsidRDefault="00FF66AB" w14:paraId="4F808221" w14:textId="529D5052">
      <w:pPr>
        <w:pStyle w:val="Anforderungstext"/>
      </w:pPr>
      <w:r>
        <w:t xml:space="preserve">During the weekly update, the system checks the existing machine-determined assortment against the current RF criteria. Machine </w:t>
      </w:r>
      <w:proofErr w:type="spellStart"/>
      <w:r>
        <w:t>DeadStock</w:t>
      </w:r>
      <w:proofErr w:type="spellEnd"/>
      <w:r>
        <w:t xml:space="preserve"> parts included in the return (and not previously) are removed from the </w:t>
      </w:r>
      <w:proofErr w:type="spellStart"/>
      <w:r>
        <w:t>DeadStock</w:t>
      </w:r>
      <w:proofErr w:type="spellEnd"/>
      <w:r>
        <w:t xml:space="preserve"> range.</w:t>
      </w:r>
    </w:p>
    <w:p w:rsidRPr="009241C1" w:rsidR="00FF66AB" w:rsidP="004A0A01" w:rsidRDefault="00FF66AB" w14:paraId="100D1A5C" w14:textId="77777777">
      <w:pPr>
        <w:pStyle w:val="Anforderungsnummer"/>
      </w:pPr>
    </w:p>
    <w:p w:rsidRPr="009241C1" w:rsidR="004A0A01" w:rsidP="004A0A01" w:rsidRDefault="004A0A01" w14:paraId="61B90440" w14:textId="77777777">
      <w:pPr>
        <w:pStyle w:val="Anforderungsnummer"/>
      </w:pPr>
      <w:r>
        <w:t>Requirement: FKT-SORT-6</w:t>
      </w:r>
    </w:p>
    <w:p w:rsidRPr="009241C1" w:rsidR="004A0A01" w:rsidP="004A0A01" w:rsidRDefault="00ED23BA" w14:paraId="11E4FA5F" w14:textId="7D9E1848">
      <w:pPr>
        <w:pStyle w:val="Anforderungstext"/>
      </w:pPr>
      <w:r>
        <w:t xml:space="preserve">The system automatically updates the inventory available in </w:t>
      </w:r>
      <w:proofErr w:type="spellStart"/>
      <w:r>
        <w:t>DeadStock</w:t>
      </w:r>
      <w:proofErr w:type="spellEnd"/>
      <w:r>
        <w:t xml:space="preserve"> when a new free inventory is posted in DIMS (when posted in DIMS, the </w:t>
      </w:r>
      <w:proofErr w:type="spellStart"/>
      <w:r>
        <w:t>DeadStock</w:t>
      </w:r>
      <w:proofErr w:type="spellEnd"/>
      <w:r>
        <w:t xml:space="preserve"> inventory is also updated).</w:t>
      </w:r>
    </w:p>
    <w:p w:rsidRPr="009241C1" w:rsidR="00426AA7" w:rsidP="004A0A01" w:rsidRDefault="00426AA7" w14:paraId="1865D04D" w14:textId="39234036">
      <w:pPr>
        <w:pStyle w:val="Anforderungstext"/>
      </w:pPr>
      <w:r>
        <w:t xml:space="preserve">All other relevant master data (e.g. price (BLP or VKP) and discount group) are determined and displayed from the current DIMS master data as required (at the time of the part search or order). So no additional synchronization with the </w:t>
      </w:r>
      <w:proofErr w:type="spellStart"/>
      <w:r>
        <w:t>DeadStock</w:t>
      </w:r>
      <w:proofErr w:type="spellEnd"/>
      <w:r>
        <w:t xml:space="preserve"> range is required here.</w:t>
      </w:r>
    </w:p>
    <w:p w:rsidRPr="009241C1" w:rsidR="00ED23BA" w:rsidP="00ED23BA" w:rsidRDefault="00ED23BA" w14:paraId="14F4DFE2" w14:textId="77777777">
      <w:pPr>
        <w:pStyle w:val="Anforderungsnummer"/>
      </w:pPr>
    </w:p>
    <w:p w:rsidRPr="009241C1" w:rsidR="00692F81" w:rsidP="00692F81" w:rsidRDefault="00692F81" w14:paraId="113DA6A3" w14:textId="77777777">
      <w:pPr>
        <w:pStyle w:val="Anforderungsnummer"/>
      </w:pPr>
      <w:r>
        <w:t>Requirement: FKT-SORT-7</w:t>
      </w:r>
    </w:p>
    <w:p w:rsidRPr="009241C1" w:rsidR="0077718D" w:rsidP="0077718D" w:rsidRDefault="00912461" w14:paraId="052E8446" w14:textId="2AFF1FD0">
      <w:pPr>
        <w:pStyle w:val="Anforderungstext"/>
      </w:pPr>
      <w:r>
        <w:t xml:space="preserve">The user can manually exclude parts from the automatic assortment and manually add parts that are not included in the automatic assortment. In addition, the category (discount rate) of parts can be changed (see section </w:t>
      </w:r>
      <w:r w:rsidR="00A9316A">
        <w:fldChar w:fldCharType="begin"/>
      </w:r>
      <w:r w:rsidR="00A9316A">
        <w:instrText xml:space="preserve"> REF _Ref254613878 \r \h  \* MERGEFORMAT </w:instrText>
      </w:r>
      <w:r w:rsidR="00A9316A">
        <w:fldChar w:fldCharType="separate"/>
      </w:r>
      <w:r w:rsidR="000D3A2D">
        <w:t>4.7</w:t>
      </w:r>
      <w:r w:rsidR="00A9316A">
        <w:fldChar w:fldCharType="end"/>
      </w:r>
      <w:r>
        <w:t xml:space="preserve"> and </w:t>
      </w:r>
      <w:r w:rsidR="00A9316A">
        <w:fldChar w:fldCharType="begin"/>
      </w:r>
      <w:r w:rsidR="00A9316A">
        <w:instrText xml:space="preserve"> REF _Ref254615047 \r \h  \* MERGEFORMAT </w:instrText>
      </w:r>
      <w:r w:rsidR="00A9316A">
        <w:fldChar w:fldCharType="separate"/>
      </w:r>
      <w:r w:rsidR="000D3A2D">
        <w:t>4.11.3</w:t>
      </w:r>
      <w:r w:rsidR="00A9316A">
        <w:fldChar w:fldCharType="end"/>
      </w:r>
      <w:r>
        <w:t>).</w:t>
      </w:r>
    </w:p>
    <w:p w:rsidRPr="009241C1" w:rsidR="0077718D" w:rsidP="0077718D" w:rsidRDefault="0077718D" w14:paraId="649528BA" w14:textId="3AFA036B">
      <w:pPr>
        <w:pStyle w:val="Anforderungstext"/>
      </w:pPr>
      <w:r>
        <w:t xml:space="preserve">To support the manual process, </w:t>
      </w:r>
      <w:proofErr w:type="spellStart"/>
      <w:r>
        <w:t>DeadStock</w:t>
      </w:r>
      <w:proofErr w:type="spellEnd"/>
      <w:r>
        <w:t xml:space="preserve"> relevant information is added to the assortment analysis display in SICOS (see section </w:t>
      </w:r>
      <w:r w:rsidRPr="00C50A59" w:rsidR="00A9316A">
        <w:fldChar w:fldCharType="begin"/>
      </w:r>
      <w:r w:rsidRPr="00C50A59" w:rsidR="00A9316A">
        <w:instrText xml:space="preserve"> REF _Ref254614979 \r \h  \* MERGEFORMAT </w:instrText>
      </w:r>
      <w:r w:rsidRPr="00C50A59" w:rsidR="00A9316A">
        <w:fldChar w:fldCharType="separate"/>
      </w:r>
      <w:r w:rsidR="000D3A2D">
        <w:t>4.11.1</w:t>
      </w:r>
      <w:r w:rsidRPr="00C50A59" w:rsidR="00A9316A">
        <w:fldChar w:fldCharType="end"/>
      </w:r>
      <w:r>
        <w:t>).</w:t>
      </w:r>
    </w:p>
    <w:p w:rsidRPr="009241C1" w:rsidR="004943A6" w:rsidP="004943A6" w:rsidRDefault="004943A6" w14:paraId="4948435B" w14:textId="77777777">
      <w:pPr>
        <w:pStyle w:val="Anforderungsnummer"/>
      </w:pPr>
    </w:p>
    <w:p w:rsidRPr="009241C1" w:rsidR="00ED23BA" w:rsidP="00ED23BA" w:rsidRDefault="00ED23BA" w14:paraId="744CE773" w14:textId="77777777">
      <w:pPr>
        <w:pStyle w:val="Anforderungsnummer"/>
      </w:pPr>
      <w:r>
        <w:t>Requirement: FKT-SORT-8</w:t>
      </w:r>
    </w:p>
    <w:p w:rsidRPr="009241C1" w:rsidR="00FF66AB" w:rsidP="004A0675" w:rsidRDefault="0012276D" w14:paraId="45582E79" w14:textId="66BD393D">
      <w:pPr>
        <w:pStyle w:val="Anforderungstext"/>
      </w:pPr>
      <w:r>
        <w:t xml:space="preserve">A part is deleted from the </w:t>
      </w:r>
      <w:proofErr w:type="spellStart"/>
      <w:r>
        <w:t>DeadStock</w:t>
      </w:r>
      <w:proofErr w:type="spellEnd"/>
      <w:r>
        <w:t xml:space="preserve"> assortment as soon as there is no more free stock, i.e. if stock is reported &lt;= 0, the part is also deleted from </w:t>
      </w:r>
      <w:proofErr w:type="spellStart"/>
      <w:r>
        <w:t>DeadStock</w:t>
      </w:r>
      <w:proofErr w:type="spellEnd"/>
      <w:r>
        <w:t xml:space="preserve"> with the update. This will also delete all part number related </w:t>
      </w:r>
      <w:proofErr w:type="spellStart"/>
      <w:r>
        <w:t>DeadStock</w:t>
      </w:r>
      <w:proofErr w:type="spellEnd"/>
      <w:r>
        <w:t xml:space="preserve"> information (</w:t>
      </w:r>
      <w:proofErr w:type="spellStart"/>
      <w:r>
        <w:t>DeadStock</w:t>
      </w:r>
      <w:proofErr w:type="spellEnd"/>
      <w:r>
        <w:t xml:space="preserve"> note, machine / manual </w:t>
      </w:r>
      <w:proofErr w:type="spellStart"/>
      <w:r>
        <w:t>DeadStock</w:t>
      </w:r>
      <w:proofErr w:type="spellEnd"/>
      <w:r>
        <w:t xml:space="preserve"> category, </w:t>
      </w:r>
      <w:proofErr w:type="spellStart"/>
      <w:r>
        <w:t>DeadStock</w:t>
      </w:r>
      <w:proofErr w:type="spellEnd"/>
      <w:r>
        <w:t xml:space="preserve"> status, </w:t>
      </w:r>
      <w:proofErr w:type="spellStart"/>
      <w:r>
        <w:t>etc</w:t>
      </w:r>
      <w:proofErr w:type="spellEnd"/>
      <w:r>
        <w:t xml:space="preserve"> ...). Similarly, when a goods receipt occurs (i.e. when a planned or unplanned goods receipt is imported), the part is deleted from the </w:t>
      </w:r>
      <w:proofErr w:type="spellStart"/>
      <w:r>
        <w:t>DeadStock</w:t>
      </w:r>
      <w:proofErr w:type="spellEnd"/>
      <w:r>
        <w:t xml:space="preserve"> assortment.</w:t>
      </w:r>
      <w:r w:rsidRPr="009241C1" w:rsidR="00857174">
        <w:rPr>
          <w:rStyle w:val="Funotenzeichen"/>
        </w:rPr>
        <w:footnoteReference w:id="4"/>
      </w:r>
      <w:r>
        <w:t xml:space="preserve"> </w:t>
      </w:r>
      <w:r>
        <w:rPr>
          <w:b/>
        </w:rPr>
        <w:t xml:space="preserve">It does not matter whether the part was picked up by machine or manually in </w:t>
      </w:r>
      <w:proofErr w:type="spellStart"/>
      <w:r>
        <w:rPr>
          <w:b/>
        </w:rPr>
        <w:t>DeadStock</w:t>
      </w:r>
      <w:proofErr w:type="spellEnd"/>
      <w:r>
        <w:t xml:space="preserve"> </w:t>
      </w:r>
      <w:r>
        <w:rPr>
          <w:b/>
        </w:rPr>
        <w:t>was picked up!</w:t>
      </w:r>
    </w:p>
    <w:p w:rsidRPr="009241C1" w:rsidR="00D76D1B" w:rsidP="00FF66AB" w:rsidRDefault="00D76D1B" w14:paraId="62FBAFFF" w14:textId="7FB8D77A">
      <w:pPr>
        <w:pStyle w:val="Anforderungstext"/>
      </w:pPr>
      <w:r>
        <w:t xml:space="preserve">Manually </w:t>
      </w:r>
      <w:r>
        <w:rPr>
          <w:b/>
        </w:rPr>
        <w:t>excluded</w:t>
      </w:r>
      <w:r>
        <w:t xml:space="preserve"> parts are not deleted (from the </w:t>
      </w:r>
      <w:proofErr w:type="spellStart"/>
      <w:r>
        <w:t>DeadStock</w:t>
      </w:r>
      <w:proofErr w:type="spellEnd"/>
      <w:r>
        <w:t xml:space="preserve"> assortment) until the part is deleted from the </w:t>
      </w:r>
      <w:r>
        <w:rPr>
          <w:i/>
        </w:rPr>
        <w:t>BESTAENDE</w:t>
      </w:r>
      <w:r>
        <w:t xml:space="preserve"> table in DIMS archiving (i.e. the part has record type 3, stock 0 and no movement for 2 years). </w:t>
      </w:r>
    </w:p>
    <w:p w:rsidRPr="009241C1" w:rsidR="00A95B12" w:rsidP="00FF66AB" w:rsidRDefault="00A95B12" w14:paraId="6C9BB3E2" w14:textId="3708C18E">
      <w:pPr>
        <w:pStyle w:val="Anforderungstext"/>
      </w:pPr>
      <w:r>
        <w:t xml:space="preserve">Deletion by a stock report &lt;= 0 or a goods receipt is done via database triggers (see chapter </w:t>
      </w:r>
      <w:r w:rsidR="00A9316A">
        <w:fldChar w:fldCharType="begin"/>
      </w:r>
      <w:r w:rsidR="00A9316A">
        <w:instrText xml:space="preserve"> REF _Ref304971393 \n \h  \* MERGEFORMAT </w:instrText>
      </w:r>
      <w:r w:rsidR="00A9316A">
        <w:fldChar w:fldCharType="separate"/>
      </w:r>
      <w:r w:rsidR="000D3A2D">
        <w:t>7.2</w:t>
      </w:r>
      <w:r w:rsidR="00A9316A">
        <w:fldChar w:fldCharType="end"/>
      </w:r>
      <w:r>
        <w:t>).</w:t>
      </w:r>
    </w:p>
    <w:p w:rsidRPr="009241C1" w:rsidR="00DD5023" w:rsidP="00DD5023" w:rsidRDefault="00C40FBA" w14:paraId="2C50D4AC" w14:textId="09360DBD">
      <w:pPr>
        <w:pStyle w:val="Anforderungstext"/>
      </w:pPr>
      <w:r>
        <w:t xml:space="preserve">If a manual exclusion is </w:t>
      </w:r>
      <w:r>
        <w:rPr>
          <w:b/>
        </w:rPr>
        <w:t xml:space="preserve">removed </w:t>
      </w:r>
      <w:proofErr w:type="spellStart"/>
      <w:r>
        <w:rPr>
          <w:b/>
        </w:rPr>
        <w:t>from</w:t>
      </w:r>
      <w:r>
        <w:t>a</w:t>
      </w:r>
      <w:proofErr w:type="spellEnd"/>
      <w:r>
        <w:t xml:space="preserve"> part, the part is deleted if it does not belong to the machine scope (empty machine part category) </w:t>
      </w:r>
      <w:r>
        <w:rPr>
          <w:b/>
        </w:rPr>
        <w:t>or</w:t>
      </w:r>
      <w:r>
        <w:t xml:space="preserve"> it is included in </w:t>
      </w:r>
      <w:proofErr w:type="spellStart"/>
      <w:r>
        <w:t>DeadStock</w:t>
      </w:r>
      <w:proofErr w:type="spellEnd"/>
      <w:r>
        <w:t xml:space="preserve"> "normally" from this point on (with the last determined machine category).</w:t>
      </w:r>
    </w:p>
    <w:p w:rsidRPr="009241C1" w:rsidR="008A145A" w:rsidP="00DD5023" w:rsidRDefault="00154B73" w14:paraId="33FB8FCB" w14:textId="77777777">
      <w:pPr>
        <w:pStyle w:val="Anforderungstext"/>
      </w:pPr>
      <w:r>
        <w:t>Details of the categorization are shown in the diagram below!</w:t>
      </w:r>
    </w:p>
    <w:p w:rsidRPr="009241C1" w:rsidR="00552A4F" w:rsidP="00552A4F" w:rsidRDefault="00552A4F" w14:paraId="54C83942" w14:textId="77777777">
      <w:pPr>
        <w:pStyle w:val="Anforderungsnummer"/>
      </w:pPr>
    </w:p>
    <w:p w:rsidRPr="009241C1" w:rsidR="00552A4F" w:rsidP="00552A4F" w:rsidRDefault="00552A4F" w14:paraId="20498301" w14:textId="77777777">
      <w:pPr>
        <w:pStyle w:val="Anforderungsnummer"/>
      </w:pPr>
      <w:r>
        <w:t>Requirement: FKT-SORT-9</w:t>
      </w:r>
    </w:p>
    <w:p w:rsidRPr="009241C1" w:rsidR="00552A4F" w:rsidP="00552A4F" w:rsidRDefault="00552A4F" w14:paraId="3F3371AA" w14:textId="4E70CFC3">
      <w:pPr>
        <w:pStyle w:val="Anforderungstext"/>
      </w:pPr>
      <w:r>
        <w:t xml:space="preserve">There are 3 part categories for parts included in the </w:t>
      </w:r>
      <w:proofErr w:type="spellStart"/>
      <w:r>
        <w:t>DeadStock</w:t>
      </w:r>
      <w:proofErr w:type="spellEnd"/>
      <w:r>
        <w:t xml:space="preserve"> assortment. The discount rate of a parts category can be parameterized differently per market (country) centrally. Default values are 15% (manually added parts), 25% and 50%. The centrally specified default value for a part category can be changed individually for each company.</w:t>
      </w:r>
    </w:p>
    <w:p w:rsidRPr="009241C1" w:rsidR="00552A4F" w:rsidP="0077718D" w:rsidRDefault="00552A4F" w14:paraId="339C585B" w14:textId="77777777">
      <w:pPr>
        <w:pStyle w:val="Anforderungsnummer"/>
      </w:pPr>
    </w:p>
    <w:p w:rsidRPr="009241C1" w:rsidR="006416B1" w:rsidP="006416B1" w:rsidRDefault="006416B1" w14:paraId="0FF66D7C" w14:textId="31A0EE91">
      <w:pPr>
        <w:pStyle w:val="Textkrper"/>
      </w:pPr>
      <w:r>
        <w:t xml:space="preserve">Once parts are placed in </w:t>
      </w:r>
      <w:proofErr w:type="spellStart"/>
      <w:r>
        <w:t>DeadStock</w:t>
      </w:r>
      <w:proofErr w:type="spellEnd"/>
      <w:r>
        <w:t xml:space="preserve">, they are not removed until they are sold off to zero stock, manually excluded, or a goods receipt is posted to a </w:t>
      </w:r>
      <w:proofErr w:type="spellStart"/>
      <w:r>
        <w:t>DeadStock</w:t>
      </w:r>
      <w:proofErr w:type="spellEnd"/>
      <w:r>
        <w:t xml:space="preserve"> part number. However, if a user changes his parameters, e.g. by setting the number of months of the clusters II and/or III at the investment date, date of last addition or date of last departure from e.g. 18 to 24 months, then the user tends to want to offer fewer parts via </w:t>
      </w:r>
      <w:proofErr w:type="spellStart"/>
      <w:r>
        <w:t>DeadStock</w:t>
      </w:r>
      <w:proofErr w:type="spellEnd"/>
      <w:r>
        <w:t>.</w:t>
      </w:r>
    </w:p>
    <w:p w:rsidRPr="009241C1" w:rsidR="0077718D" w:rsidP="0077718D" w:rsidRDefault="0077718D" w14:paraId="7BD2DA07" w14:textId="77777777">
      <w:pPr>
        <w:pStyle w:val="Anforderungsnummer"/>
      </w:pPr>
      <w:r>
        <w:lastRenderedPageBreak/>
        <w:t>Requirement: FKT-SORT-10</w:t>
      </w:r>
    </w:p>
    <w:p w:rsidRPr="009241C1" w:rsidR="00552A4F" w:rsidP="00552A4F" w:rsidRDefault="0031124E" w14:paraId="63033048" w14:textId="71178775">
      <w:pPr>
        <w:pStyle w:val="Anforderungstext"/>
      </w:pPr>
      <w:r>
        <w:t xml:space="preserve">If the identifier for a previous parameter change is set when updating the assortment, the existing </w:t>
      </w:r>
      <w:proofErr w:type="spellStart"/>
      <w:r>
        <w:t>DeadStock</w:t>
      </w:r>
      <w:proofErr w:type="spellEnd"/>
      <w:r>
        <w:t xml:space="preserve"> assortment is deleted before the update and a recalculation is initiated as a result. Excluded from the deletion are manually added and manually excluded parts as well as parts for which a reservation is stored in </w:t>
      </w:r>
      <w:proofErr w:type="spellStart"/>
      <w:r>
        <w:t>DeadStock</w:t>
      </w:r>
      <w:proofErr w:type="spellEnd"/>
      <w:r>
        <w:t xml:space="preserve">. For these parts (which have not been deleted), however, the previous </w:t>
      </w:r>
      <w:r>
        <w:rPr>
          <w:b/>
        </w:rPr>
        <w:t>machine-determined</w:t>
      </w:r>
      <w:r>
        <w:t xml:space="preserve"> part category is reset. After recalculation, the parts with reservation, which are now no longer in the </w:t>
      </w:r>
      <w:proofErr w:type="spellStart"/>
      <w:r>
        <w:t>DeadStock</w:t>
      </w:r>
      <w:proofErr w:type="spellEnd"/>
      <w:r>
        <w:t xml:space="preserve"> assortment, are deleted (these have not received a machine part category due to the recalculation and can thus be detected). For the remaining reserved and manual parts, the current machine part category was entered.</w:t>
      </w:r>
      <w:r>
        <w:br/>
      </w:r>
      <w:r>
        <w:t xml:space="preserve">This process ensures that neither temporary excess stock (due to missing reservation) nor too many parts are included in the newly determined </w:t>
      </w:r>
      <w:proofErr w:type="spellStart"/>
      <w:r>
        <w:t>DeadStock</w:t>
      </w:r>
      <w:proofErr w:type="spellEnd"/>
      <w:r>
        <w:t xml:space="preserve"> assortment.</w:t>
      </w:r>
    </w:p>
    <w:p w:rsidRPr="009241C1" w:rsidR="00B50B4C" w:rsidP="00B50B4C" w:rsidRDefault="00B50B4C" w14:paraId="0C60302C" w14:textId="77777777">
      <w:pPr>
        <w:pStyle w:val="Anforderungsnummer"/>
      </w:pPr>
    </w:p>
    <w:p w:rsidRPr="009241C1" w:rsidR="00F36F8D" w:rsidP="005C232B" w:rsidRDefault="00DE5859" w14:paraId="6124BEAE" w14:textId="1B886649">
      <w:pPr>
        <w:pStyle w:val="Textkrper"/>
      </w:pPr>
      <w:r>
        <w:rPr>
          <w:noProof/>
        </w:rPr>
        <w:drawing>
          <wp:inline distT="0" distB="0" distL="0" distR="0" wp14:anchorId="370C054F" wp14:editId="45E1FC19">
            <wp:extent cx="5935980" cy="6121400"/>
            <wp:effectExtent l="0" t="0" r="7620" b="0"/>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6121400"/>
                    </a:xfrm>
                    <a:prstGeom prst="rect">
                      <a:avLst/>
                    </a:prstGeom>
                    <a:noFill/>
                    <a:ln>
                      <a:noFill/>
                    </a:ln>
                  </pic:spPr>
                </pic:pic>
              </a:graphicData>
            </a:graphic>
          </wp:inline>
        </w:drawing>
      </w:r>
    </w:p>
    <w:p w:rsidRPr="009241C1" w:rsidR="005C232B" w:rsidP="005C232B" w:rsidRDefault="005C232B" w14:paraId="59B409FA" w14:textId="77777777">
      <w:pPr>
        <w:pStyle w:val="Textkrper"/>
      </w:pPr>
    </w:p>
    <w:p w:rsidRPr="00C50A59" w:rsidR="00BB3FED" w:rsidP="005C232B" w:rsidRDefault="00BB3FED" w14:paraId="6AEFA3D2" w14:textId="467C3419">
      <w:pPr>
        <w:pStyle w:val="berschrift3"/>
      </w:pPr>
      <w:bookmarkStart w:name="_Toc255289889" w:id="51"/>
      <w:bookmarkStart w:name="_Ref519259095" w:id="52"/>
      <w:bookmarkStart w:name="_Toc254100899" w:id="53"/>
      <w:bookmarkStart w:name="_Toc98411902" w:id="54"/>
      <w:r>
        <w:lastRenderedPageBreak/>
        <w:t>Price determination</w:t>
      </w:r>
      <w:bookmarkEnd w:id="51"/>
      <w:bookmarkEnd w:id="52"/>
      <w:r>
        <w:t xml:space="preserve"> (</w:t>
      </w:r>
      <w:proofErr w:type="spellStart"/>
      <w:r>
        <w:t>DeadStock</w:t>
      </w:r>
      <w:proofErr w:type="spellEnd"/>
      <w:r>
        <w:t>)</w:t>
      </w:r>
      <w:bookmarkEnd w:id="54"/>
    </w:p>
    <w:p w:rsidRPr="009241C1" w:rsidR="00BB3FED" w:rsidP="00BB3FED" w:rsidRDefault="002D6C3A" w14:paraId="066C8DA1" w14:textId="77777777">
      <w:pPr>
        <w:pStyle w:val="Textkrper"/>
      </w:pPr>
      <w:r>
        <w:t>The price determination in the part search and in the assortment determination is based on the current data in the part master and the current discount group matrix. This ensures that the current price and discount group information is accessed during a search or order. Details of the pricing of a part are described in the figure below.</w:t>
      </w:r>
    </w:p>
    <w:p w:rsidRPr="009241C1" w:rsidR="00C962D5" w:rsidP="00BB3FED" w:rsidRDefault="00C962D5" w14:paraId="0D8200FB" w14:textId="77777777">
      <w:pPr>
        <w:pStyle w:val="Textkrper"/>
      </w:pPr>
      <w:r>
        <w:rPr>
          <w:u w:val="single"/>
        </w:rPr>
        <w:t>Notice</w:t>
      </w:r>
      <w:r>
        <w:t>: VKP is always understood as the local BLP (field PREIS_BLP in the local part master).</w:t>
      </w:r>
    </w:p>
    <w:p w:rsidRPr="00AA7437" w:rsidR="00BB3FED" w:rsidP="00BB3FED" w:rsidRDefault="00DE5859" w14:paraId="4F6C4618" w14:textId="0E769EFC">
      <w:pPr>
        <w:pStyle w:val="Textkrper"/>
      </w:pPr>
      <w:r>
        <w:rPr>
          <w:noProof/>
        </w:rPr>
        <w:lastRenderedPageBreak/>
        <w:drawing>
          <wp:inline distT="0" distB="0" distL="0" distR="0" wp14:anchorId="5D96298F" wp14:editId="3AC86095">
            <wp:extent cx="5935980" cy="8766175"/>
            <wp:effectExtent l="0" t="0" r="762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8766175"/>
                    </a:xfrm>
                    <a:prstGeom prst="rect">
                      <a:avLst/>
                    </a:prstGeom>
                    <a:noFill/>
                    <a:ln>
                      <a:noFill/>
                    </a:ln>
                  </pic:spPr>
                </pic:pic>
              </a:graphicData>
            </a:graphic>
          </wp:inline>
        </w:drawing>
      </w:r>
    </w:p>
    <w:p w:rsidRPr="00C50A59" w:rsidR="002F1F7A" w:rsidP="00F3679C" w:rsidRDefault="002F1F7A" w14:paraId="07C9E74E" w14:textId="77777777">
      <w:pPr>
        <w:pStyle w:val="berschrift3"/>
      </w:pPr>
      <w:bookmarkStart w:name="_Ref519253023" w:id="55"/>
      <w:bookmarkStart w:name="_Toc255289890" w:id="56"/>
      <w:bookmarkStart w:name="_Toc98411903" w:id="57"/>
      <w:r>
        <w:lastRenderedPageBreak/>
        <w:t>Discount Group Matrix</w:t>
      </w:r>
      <w:bookmarkEnd w:id="55"/>
      <w:bookmarkEnd w:id="57"/>
    </w:p>
    <w:p w:rsidRPr="00C50A59" w:rsidR="002F1F7A" w:rsidP="002F1F7A" w:rsidRDefault="002F1F7A" w14:paraId="67BB53FB" w14:textId="77777777">
      <w:pPr>
        <w:pStyle w:val="Anforderungsnummer"/>
      </w:pPr>
      <w:r>
        <w:t>Requirement: FKT-RG-1</w:t>
      </w:r>
    </w:p>
    <w:p w:rsidRPr="009241C1" w:rsidR="002F1F7A" w:rsidP="002F1F7A" w:rsidRDefault="002F1F7A" w14:paraId="1891AA50" w14:textId="33B44289">
      <w:pPr>
        <w:pStyle w:val="Anforderungstext"/>
      </w:pPr>
      <w:r>
        <w:t xml:space="preserve">In STOX, a uniform discount rate applies to all locations (dealers) in a market (country) at the discount group level. The discount rate of the LAG order is used for </w:t>
      </w:r>
      <w:proofErr w:type="spellStart"/>
      <w:r>
        <w:t>DeadStock</w:t>
      </w:r>
      <w:proofErr w:type="spellEnd"/>
      <w:r>
        <w:t xml:space="preserve"> and the discount rate of the VOR order is used for D2D. The discount group matrix per market is stored in the table "</w:t>
      </w:r>
      <w:r>
        <w:rPr>
          <w:i/>
        </w:rPr>
        <w:t>STOX_DISCOUNT_MATRIX</w:t>
      </w:r>
      <w:r>
        <w:t xml:space="preserve">" (see chapter </w:t>
      </w:r>
      <w:r w:rsidRPr="00C50A59" w:rsidR="00254DAB">
        <w:fldChar w:fldCharType="begin"/>
      </w:r>
      <w:r w:rsidRPr="00C50A59" w:rsidR="00254DAB">
        <w:instrText xml:space="preserve"> REF _Ref519255385 \r \h </w:instrText>
      </w:r>
      <w:r w:rsidR="00C50A59">
        <w:instrText xml:space="preserve"> \* MERGEFORMAT </w:instrText>
      </w:r>
      <w:r w:rsidRPr="00C50A59" w:rsidR="00254DAB">
        <w:fldChar w:fldCharType="separate"/>
      </w:r>
      <w:r w:rsidR="000D3A2D">
        <w:t>4.10.3.2</w:t>
      </w:r>
      <w:r w:rsidRPr="00C50A59" w:rsidR="00254DAB">
        <w:fldChar w:fldCharType="end"/>
      </w:r>
      <w:r>
        <w:t>).</w:t>
      </w:r>
    </w:p>
    <w:p w:rsidRPr="009241C1" w:rsidR="002F1F7A" w:rsidP="002F1F7A" w:rsidRDefault="002F1F7A" w14:paraId="273F88A5" w14:textId="77777777">
      <w:pPr>
        <w:pStyle w:val="Textkrper"/>
      </w:pPr>
    </w:p>
    <w:p w:rsidRPr="009241C1" w:rsidR="004D518A" w:rsidP="004D518A" w:rsidRDefault="004D518A" w14:paraId="4B69E3A7" w14:textId="77777777">
      <w:pPr>
        <w:pStyle w:val="Anforderungsnummer"/>
      </w:pPr>
      <w:r>
        <w:t>Requirement: FKT-RG-2</w:t>
      </w:r>
    </w:p>
    <w:p w:rsidRPr="009241C1" w:rsidR="004D518A" w:rsidP="004D518A" w:rsidRDefault="004D518A" w14:paraId="384F62F9" w14:textId="2002709A">
      <w:pPr>
        <w:pStyle w:val="Anforderungstext"/>
      </w:pPr>
      <w:r>
        <w:t>The user can view in the panel "Part scope and RG matrix", the discount group matrix of his country used by STOX (for the discount rates of other countries he does not get authorization).</w:t>
      </w:r>
    </w:p>
    <w:p w:rsidRPr="009241C1" w:rsidR="002F1F7A" w:rsidP="002F1F7A" w:rsidRDefault="002F1F7A" w14:paraId="5894B41C" w14:textId="77777777">
      <w:pPr>
        <w:pStyle w:val="Textkrper"/>
      </w:pPr>
    </w:p>
    <w:p w:rsidRPr="009241C1" w:rsidR="004D518A" w:rsidP="004D518A" w:rsidRDefault="004D518A" w14:paraId="5BCE8537" w14:textId="77777777">
      <w:pPr>
        <w:pStyle w:val="Anforderungsnummer"/>
      </w:pPr>
      <w:r>
        <w:t>Requirement: FKT-RG-3</w:t>
      </w:r>
    </w:p>
    <w:p w:rsidRPr="009241C1" w:rsidR="004D518A" w:rsidP="004D518A" w:rsidRDefault="004D518A" w14:paraId="1CD9702A" w14:textId="77777777">
      <w:pPr>
        <w:pStyle w:val="Anforderungstext"/>
      </w:pPr>
      <w:r>
        <w:t>The admin controller can change and save the discount group matrix of a country used by STOX in the panel "Part scope and RG matrix". The discount group matrix for each store is loaded using an SQL import script (the data is provided by Daimler in an Excel or text file).</w:t>
      </w:r>
    </w:p>
    <w:p w:rsidR="002F1F7A" w:rsidP="002F1F7A" w:rsidRDefault="002F1F7A" w14:paraId="5CB0C549" w14:textId="77777777">
      <w:pPr>
        <w:pStyle w:val="Textkrper"/>
      </w:pPr>
    </w:p>
    <w:p w:rsidRPr="00952010" w:rsidR="007620BE" w:rsidP="007620BE" w:rsidRDefault="007620BE" w14:paraId="048D6D0C" w14:textId="77777777">
      <w:pPr>
        <w:pStyle w:val="Anforderungsnummer"/>
      </w:pPr>
      <w:r>
        <w:t>Requirement: FKT-RG-4</w:t>
      </w:r>
    </w:p>
    <w:p w:rsidRPr="00952010" w:rsidR="007620BE" w:rsidP="007620BE" w:rsidRDefault="007620BE" w14:paraId="409D0B93" w14:textId="77777777">
      <w:pPr>
        <w:pStyle w:val="Anforderungstext"/>
      </w:pPr>
      <w:r>
        <w:t>With the introduction of FUTURE it is necessary to make the discount rates in the market (country) different by division, i.e. the discount rates behind the discount groups can be different per division. For FUTURE markets, a separate RG matrix can be maintained for each of the CARS, VANS and TRUCKS divisions with different RG and discount rates per country.</w:t>
      </w:r>
    </w:p>
    <w:p w:rsidRPr="009241C1" w:rsidR="007620BE" w:rsidP="007620BE" w:rsidRDefault="007620BE" w14:paraId="63D1D24E" w14:textId="77777777">
      <w:pPr>
        <w:pStyle w:val="Anforderungstext"/>
      </w:pPr>
      <w:r>
        <w:t xml:space="preserve">For example, RG03 could carry the discount rate 35% for CARS, but for TRUCKS it could be only 30% or even 38%. </w:t>
      </w:r>
    </w:p>
    <w:p w:rsidRPr="009241C1" w:rsidR="007620BE" w:rsidP="002F1F7A" w:rsidRDefault="007620BE" w14:paraId="037DD441" w14:textId="77777777">
      <w:pPr>
        <w:pStyle w:val="Textkrper"/>
      </w:pPr>
    </w:p>
    <w:p w:rsidRPr="009241C1" w:rsidR="00F3679C" w:rsidP="00F3679C" w:rsidRDefault="00F3679C" w14:paraId="0D4473E5" w14:textId="77777777">
      <w:pPr>
        <w:pStyle w:val="berschrift3"/>
      </w:pPr>
      <w:bookmarkStart w:name="_Ref292362515" w:id="58"/>
      <w:bookmarkStart w:name="_Toc98411904" w:id="59"/>
      <w:r>
        <w:t>Distance display</w:t>
      </w:r>
      <w:bookmarkEnd w:id="53"/>
      <w:bookmarkEnd w:id="56"/>
      <w:bookmarkEnd w:id="58"/>
      <w:bookmarkEnd w:id="59"/>
    </w:p>
    <w:p w:rsidRPr="009241C1" w:rsidR="00F3679C" w:rsidP="00F3679C" w:rsidRDefault="00F3679C" w14:paraId="161EC719" w14:textId="56569C8F">
      <w:pPr>
        <w:pStyle w:val="Textkrper"/>
      </w:pPr>
      <w:r>
        <w:t xml:space="preserve">In the results display (see section </w:t>
      </w:r>
      <w:r w:rsidR="00A9316A">
        <w:fldChar w:fldCharType="begin"/>
      </w:r>
      <w:r w:rsidR="00A9316A">
        <w:instrText xml:space="preserve"> REF _Ref255996546 \r \h  \* MERGEFORMAT </w:instrText>
      </w:r>
      <w:r w:rsidR="00A9316A">
        <w:fldChar w:fldCharType="separate"/>
      </w:r>
      <w:r w:rsidR="000D3A2D">
        <w:t>4.5.2</w:t>
      </w:r>
      <w:r w:rsidR="00A9316A">
        <w:fldChar w:fldCharType="end"/>
      </w:r>
      <w:r>
        <w:t>) there is a "Distance" column. This contains the distance of the searching dealer to the possible seller in km.</w:t>
      </w:r>
    </w:p>
    <w:p w:rsidRPr="009241C1" w:rsidR="00F3679C" w:rsidP="00F3679C" w:rsidRDefault="00F3679C" w14:paraId="35C8D8AF" w14:textId="77777777">
      <w:pPr>
        <w:pStyle w:val="Anforderungsnummer"/>
      </w:pPr>
      <w:r>
        <w:t>Requirement: FKT-GUI-1</w:t>
      </w:r>
    </w:p>
    <w:p w:rsidRPr="009241C1" w:rsidR="00F3679C" w:rsidP="00F3679C" w:rsidRDefault="00F3679C" w14:paraId="752D79CD" w14:textId="77777777">
      <w:pPr>
        <w:pStyle w:val="Anforderungstext"/>
      </w:pPr>
      <w:r>
        <w:t xml:space="preserve">The display of the distance between two dealers is based on the direct distance ("as the crow flies") between the GPS coordinates of the two establishments. The display is in km. </w:t>
      </w:r>
    </w:p>
    <w:p w:rsidRPr="009241C1" w:rsidR="00CA138D" w:rsidP="00F3679C" w:rsidRDefault="00CA138D" w14:paraId="6CA6B192" w14:textId="77777777">
      <w:pPr>
        <w:pStyle w:val="Anforderungstext"/>
      </w:pPr>
      <w:r>
        <w:t>The distance is only displayed if the GPS coordinates for both dealers are stored in the operating data. Otherwise, "-" is displayed in the distance field.</w:t>
      </w:r>
    </w:p>
    <w:p w:rsidRPr="009241C1" w:rsidR="00F3679C" w:rsidP="00F3679C" w:rsidRDefault="00F3679C" w14:paraId="51F710DE" w14:textId="77777777"/>
    <w:p w:rsidRPr="009241C1" w:rsidR="00F3679C" w:rsidP="00F3679C" w:rsidRDefault="00F3679C" w14:paraId="0E4F04F8" w14:textId="3BB5D9EB">
      <w:pPr>
        <w:jc w:val="both"/>
      </w:pPr>
      <w:r>
        <w:t xml:space="preserve">The distance is determined using the GPS coordinates of the farms. The GPS coordinates are imported from the GSSN (XML attribute </w:t>
      </w:r>
      <w:r>
        <w:rPr>
          <w:rFonts w:ascii="Consolas" w:hAnsi="Consolas"/>
        </w:rPr>
        <w:t>&lt;</w:t>
      </w:r>
      <w:proofErr w:type="spellStart"/>
      <w:r>
        <w:rPr>
          <w:rFonts w:ascii="Consolas" w:hAnsi="Consolas"/>
        </w:rPr>
        <w:t>outletGps</w:t>
      </w:r>
      <w:proofErr w:type="spellEnd"/>
      <w:r>
        <w:rPr>
          <w:rFonts w:ascii="Consolas" w:hAnsi="Consolas"/>
        </w:rPr>
        <w:t>&gt;</w:t>
      </w:r>
      <w:r>
        <w:t xml:space="preserve">). The coordinates are stored there in the format "degrees minutes seconds". These can be easily converted to decimal degrees. From this, the distance can then be derived using spherical geometry (source: </w:t>
      </w:r>
      <w:proofErr w:type="spellStart"/>
      <w:r>
        <w:t>MathWorld</w:t>
      </w:r>
      <w:proofErr w:type="spellEnd"/>
      <w:r>
        <w:t xml:space="preserve">™ </w:t>
      </w:r>
      <w:hyperlink w:history="1" r:id="rId19">
        <w:r>
          <w:rPr>
            <w:rStyle w:val="Hyperlink"/>
            <w:color w:val="auto"/>
          </w:rPr>
          <w:t>http://mathworld.wolfram.com/SphericalTrigonometry.html)</w:t>
        </w:r>
      </w:hyperlink>
      <w:r>
        <w:t>.</w:t>
      </w:r>
    </w:p>
    <w:p w:rsidRPr="009241C1" w:rsidR="00F3679C" w:rsidP="00F3679C" w:rsidRDefault="00F3679C" w14:paraId="087E5C4A" w14:textId="77777777">
      <w:pPr>
        <w:jc w:val="both"/>
      </w:pPr>
    </w:p>
    <w:p w:rsidRPr="009241C1" w:rsidR="00F3679C" w:rsidP="00F3679C" w:rsidRDefault="00F3679C" w14:paraId="72A72D37" w14:textId="77777777">
      <w:pPr>
        <w:jc w:val="both"/>
      </w:pPr>
      <w:r>
        <w:t>Examples:</w:t>
      </w:r>
    </w:p>
    <w:p w:rsidRPr="009241C1" w:rsidR="00F3679C" w:rsidP="00F3679C" w:rsidRDefault="00F3679C" w14:paraId="127E88E0" w14:textId="77777777">
      <w:pPr>
        <w:jc w:val="both"/>
      </w:pPr>
    </w:p>
    <w:tbl>
      <w:tblPr>
        <w:tblW w:w="0" w:type="auto"/>
        <w:tblBorders>
          <w:top w:val="single" w:color="E20074" w:sz="18" w:space="0"/>
          <w:insideH w:val="single" w:color="auto" w:sz="4" w:space="0"/>
        </w:tblBorders>
        <w:tblLook w:val="01E0" w:firstRow="1" w:lastRow="1" w:firstColumn="1" w:lastColumn="1" w:noHBand="0" w:noVBand="0"/>
      </w:tblPr>
      <w:tblGrid>
        <w:gridCol w:w="1917"/>
        <w:gridCol w:w="1362"/>
        <w:gridCol w:w="2550"/>
        <w:gridCol w:w="1806"/>
        <w:gridCol w:w="1695"/>
      </w:tblGrid>
      <w:tr w:rsidRPr="009241C1" w:rsidR="00F3679C" w:rsidTr="00095E46" w14:paraId="7FF59E55" w14:textId="77777777">
        <w:trPr>
          <w:tblHeader/>
        </w:trPr>
        <w:tc>
          <w:tcPr>
            <w:tcW w:w="0" w:type="auto"/>
            <w:tcBorders>
              <w:top w:val="single" w:color="E20074" w:sz="18" w:space="0"/>
              <w:bottom w:val="single" w:color="auto" w:sz="4" w:space="0"/>
            </w:tcBorders>
            <w:shd w:val="clear" w:color="auto" w:fill="E0E0E0"/>
          </w:tcPr>
          <w:p w:rsidRPr="009241C1" w:rsidR="00F3679C" w:rsidP="00095E46" w:rsidRDefault="00F3679C" w14:paraId="1B55B073" w14:textId="77777777">
            <w:pPr>
              <w:pStyle w:val="TableHeading"/>
            </w:pPr>
            <w:r>
              <w:lastRenderedPageBreak/>
              <w:t>Company number</w:t>
            </w:r>
          </w:p>
        </w:tc>
        <w:tc>
          <w:tcPr>
            <w:tcW w:w="0" w:type="auto"/>
            <w:tcBorders>
              <w:top w:val="single" w:color="E20074" w:sz="18" w:space="0"/>
              <w:bottom w:val="single" w:color="auto" w:sz="4" w:space="0"/>
            </w:tcBorders>
            <w:shd w:val="clear" w:color="auto" w:fill="E0E0E0"/>
          </w:tcPr>
          <w:p w:rsidRPr="009241C1" w:rsidR="00F3679C" w:rsidP="00095E46" w:rsidRDefault="00F3679C" w14:paraId="415EF2A9" w14:textId="77777777">
            <w:pPr>
              <w:pStyle w:val="TableHeading"/>
            </w:pPr>
            <w:r>
              <w:t>City</w:t>
            </w:r>
          </w:p>
        </w:tc>
        <w:tc>
          <w:tcPr>
            <w:tcW w:w="0" w:type="auto"/>
            <w:tcBorders>
              <w:top w:val="single" w:color="E20074" w:sz="18" w:space="0"/>
              <w:bottom w:val="single" w:color="auto" w:sz="4" w:space="0"/>
            </w:tcBorders>
            <w:shd w:val="clear" w:color="auto" w:fill="E0E0E0"/>
          </w:tcPr>
          <w:p w:rsidRPr="009241C1" w:rsidR="00F3679C" w:rsidP="00095E46" w:rsidRDefault="00F3679C" w14:paraId="729010C9" w14:textId="77777777">
            <w:pPr>
              <w:pStyle w:val="TableHeading"/>
            </w:pPr>
            <w:r>
              <w:t>GSSN GPS</w:t>
            </w:r>
          </w:p>
        </w:tc>
        <w:tc>
          <w:tcPr>
            <w:tcW w:w="0" w:type="auto"/>
            <w:tcBorders>
              <w:top w:val="single" w:color="E20074" w:sz="18" w:space="0"/>
              <w:bottom w:val="single" w:color="auto" w:sz="4" w:space="0"/>
            </w:tcBorders>
            <w:shd w:val="clear" w:color="auto" w:fill="E0E0E0"/>
          </w:tcPr>
          <w:p w:rsidRPr="009241C1" w:rsidR="00F3679C" w:rsidP="00095E46" w:rsidRDefault="00F3679C" w14:paraId="1BE0F598" w14:textId="77777777">
            <w:pPr>
              <w:pStyle w:val="TableHeading"/>
            </w:pPr>
            <w:r>
              <w:t>Degrees/min/sec</w:t>
            </w:r>
          </w:p>
        </w:tc>
        <w:tc>
          <w:tcPr>
            <w:tcW w:w="0" w:type="auto"/>
            <w:tcBorders>
              <w:top w:val="single" w:color="E20074" w:sz="18" w:space="0"/>
              <w:bottom w:val="single" w:color="auto" w:sz="4" w:space="0"/>
            </w:tcBorders>
            <w:shd w:val="clear" w:color="auto" w:fill="E0E0E0"/>
          </w:tcPr>
          <w:p w:rsidRPr="009241C1" w:rsidR="00F3679C" w:rsidP="00095E46" w:rsidRDefault="00F3679C" w14:paraId="203A8463" w14:textId="77777777">
            <w:pPr>
              <w:pStyle w:val="TableHeading"/>
            </w:pPr>
            <w:r>
              <w:t>Decimal degree</w:t>
            </w:r>
          </w:p>
        </w:tc>
      </w:tr>
      <w:tr w:rsidRPr="009241C1" w:rsidR="00F3679C" w:rsidTr="00095E46" w14:paraId="5CB1B5B8" w14:textId="77777777">
        <w:trPr>
          <w:tblHeader/>
        </w:trPr>
        <w:tc>
          <w:tcPr>
            <w:tcW w:w="0" w:type="auto"/>
            <w:tcBorders>
              <w:top w:val="single" w:color="auto" w:sz="4" w:space="0"/>
            </w:tcBorders>
          </w:tcPr>
          <w:p w:rsidRPr="009241C1" w:rsidR="00F3679C" w:rsidP="00095E46" w:rsidRDefault="00F3679C" w14:paraId="0CC810F4" w14:textId="77777777">
            <w:pPr>
              <w:pStyle w:val="TabelleFlietext3"/>
              <w:keepNext/>
              <w:spacing w:before="60" w:after="60"/>
            </w:pPr>
            <w:r>
              <w:t>20800 (DE)</w:t>
            </w:r>
          </w:p>
        </w:tc>
        <w:tc>
          <w:tcPr>
            <w:tcW w:w="0" w:type="auto"/>
            <w:tcBorders>
              <w:top w:val="single" w:color="auto" w:sz="4" w:space="0"/>
            </w:tcBorders>
          </w:tcPr>
          <w:p w:rsidRPr="009241C1" w:rsidR="00F3679C" w:rsidP="00095E46" w:rsidRDefault="00F3679C" w14:paraId="723F0DAB" w14:textId="77777777">
            <w:pPr>
              <w:pStyle w:val="TabelleFlietext3"/>
              <w:keepNext/>
              <w:spacing w:before="60" w:after="60"/>
            </w:pPr>
            <w:r>
              <w:t>Landau</w:t>
            </w:r>
          </w:p>
        </w:tc>
        <w:tc>
          <w:tcPr>
            <w:tcW w:w="0" w:type="auto"/>
            <w:tcBorders>
              <w:top w:val="single" w:color="auto" w:sz="4" w:space="0"/>
            </w:tcBorders>
          </w:tcPr>
          <w:p w:rsidRPr="009241C1" w:rsidR="00F3679C" w:rsidP="00095E46" w:rsidRDefault="00F3679C" w14:paraId="77FC5FB0" w14:textId="77777777">
            <w:pPr>
              <w:pStyle w:val="TabelleFlietext3"/>
              <w:keepNext/>
              <w:spacing w:before="60" w:after="60"/>
              <w:rPr>
                <w:rFonts w:ascii="Consolas" w:hAnsi="Consolas"/>
                <w:sz w:val="18"/>
                <w:szCs w:val="18"/>
              </w:rPr>
            </w:pPr>
            <w:proofErr w:type="spellStart"/>
            <w:r>
              <w:rPr>
                <w:rFonts w:ascii="Consolas" w:hAnsi="Consolas"/>
                <w:sz w:val="18"/>
              </w:rPr>
              <w:t>outletGpsX</w:t>
            </w:r>
            <w:proofErr w:type="spellEnd"/>
            <w:r>
              <w:rPr>
                <w:rFonts w:ascii="Consolas" w:hAnsi="Consolas"/>
                <w:sz w:val="18"/>
              </w:rPr>
              <w:t xml:space="preserve"> = +080705000</w:t>
            </w:r>
          </w:p>
          <w:p w:rsidRPr="009241C1" w:rsidR="00F3679C" w:rsidP="00095E46" w:rsidRDefault="00F3679C" w14:paraId="27EFEBD5" w14:textId="77777777">
            <w:pPr>
              <w:pStyle w:val="TabelleFlietext3"/>
              <w:keepNext/>
              <w:spacing w:before="60" w:after="60"/>
              <w:rPr>
                <w:rFonts w:ascii="Consolas" w:hAnsi="Consolas"/>
                <w:sz w:val="18"/>
                <w:szCs w:val="18"/>
              </w:rPr>
            </w:pPr>
            <w:proofErr w:type="spellStart"/>
            <w:r>
              <w:rPr>
                <w:rFonts w:ascii="Consolas" w:hAnsi="Consolas"/>
                <w:sz w:val="18"/>
              </w:rPr>
              <w:t>outletGpsY</w:t>
            </w:r>
            <w:proofErr w:type="spellEnd"/>
            <w:r>
              <w:rPr>
                <w:rFonts w:ascii="Consolas" w:hAnsi="Consolas"/>
                <w:sz w:val="18"/>
              </w:rPr>
              <w:t xml:space="preserve"> = +491235000</w:t>
            </w:r>
          </w:p>
        </w:tc>
        <w:tc>
          <w:tcPr>
            <w:tcW w:w="0" w:type="auto"/>
            <w:tcBorders>
              <w:top w:val="single" w:color="auto" w:sz="4" w:space="0"/>
            </w:tcBorders>
          </w:tcPr>
          <w:p w:rsidRPr="009241C1" w:rsidR="00F3679C" w:rsidP="00095E46" w:rsidRDefault="00F3679C" w14:paraId="3A371ED3" w14:textId="77777777">
            <w:pPr>
              <w:pStyle w:val="TabelleFlietext3"/>
              <w:keepNext/>
              <w:spacing w:before="60" w:after="60"/>
            </w:pPr>
            <w:r>
              <w:t>E 08° 07' 05.000''</w:t>
            </w:r>
          </w:p>
          <w:p w:rsidRPr="009241C1" w:rsidR="00F3679C" w:rsidP="00095E46" w:rsidRDefault="00F3679C" w14:paraId="6FA65353" w14:textId="77777777">
            <w:pPr>
              <w:pStyle w:val="TabelleFlietext3"/>
              <w:keepNext/>
              <w:spacing w:before="60" w:after="60"/>
            </w:pPr>
            <w:r>
              <w:t>N 49° 12' 35.000''</w:t>
            </w:r>
          </w:p>
        </w:tc>
        <w:tc>
          <w:tcPr>
            <w:tcW w:w="0" w:type="auto"/>
            <w:tcBorders>
              <w:top w:val="single" w:color="auto" w:sz="4" w:space="0"/>
            </w:tcBorders>
          </w:tcPr>
          <w:p w:rsidRPr="009241C1" w:rsidR="00F3679C" w:rsidP="00095E46" w:rsidRDefault="00F3679C" w14:paraId="5AD78CB7" w14:textId="77777777">
            <w:pPr>
              <w:pStyle w:val="TabelleFlietext3"/>
              <w:keepNext/>
              <w:spacing w:before="60" w:after="60"/>
            </w:pPr>
            <w:r>
              <w:t>8.118055</w:t>
            </w:r>
          </w:p>
          <w:p w:rsidRPr="009241C1" w:rsidR="00F3679C" w:rsidP="00095E46" w:rsidRDefault="00F3679C" w14:paraId="1A3E222C" w14:textId="77777777">
            <w:pPr>
              <w:pStyle w:val="TabelleFlietext3"/>
              <w:keepNext/>
              <w:spacing w:before="60" w:after="60"/>
            </w:pPr>
            <w:r>
              <w:t>49.209722</w:t>
            </w:r>
          </w:p>
        </w:tc>
      </w:tr>
      <w:tr w:rsidRPr="009241C1" w:rsidR="00F3679C" w:rsidTr="00095E46" w14:paraId="01A92F42" w14:textId="77777777">
        <w:trPr>
          <w:tblHeader/>
        </w:trPr>
        <w:tc>
          <w:tcPr>
            <w:tcW w:w="0" w:type="auto"/>
            <w:tcBorders>
              <w:top w:val="single" w:color="auto" w:sz="4" w:space="0"/>
            </w:tcBorders>
          </w:tcPr>
          <w:p w:rsidRPr="009241C1" w:rsidR="00F3679C" w:rsidP="00095E46" w:rsidRDefault="00F3679C" w14:paraId="2895357A" w14:textId="77777777">
            <w:pPr>
              <w:pStyle w:val="TabelleFlietext3"/>
              <w:keepNext/>
              <w:spacing w:before="60" w:after="60"/>
            </w:pPr>
            <w:r>
              <w:t>21100 (DE)</w:t>
            </w:r>
          </w:p>
        </w:tc>
        <w:tc>
          <w:tcPr>
            <w:tcW w:w="0" w:type="auto"/>
            <w:tcBorders>
              <w:top w:val="single" w:color="auto" w:sz="4" w:space="0"/>
            </w:tcBorders>
          </w:tcPr>
          <w:p w:rsidRPr="009241C1" w:rsidR="00F3679C" w:rsidP="00095E46" w:rsidRDefault="00F3679C" w14:paraId="7F3156CB" w14:textId="77777777">
            <w:pPr>
              <w:pStyle w:val="TabelleFlietext3"/>
              <w:keepNext/>
              <w:spacing w:before="60" w:after="60"/>
            </w:pPr>
            <w:r>
              <w:t>Baden-Baden</w:t>
            </w:r>
          </w:p>
        </w:tc>
        <w:tc>
          <w:tcPr>
            <w:tcW w:w="0" w:type="auto"/>
            <w:tcBorders>
              <w:top w:val="single" w:color="auto" w:sz="4" w:space="0"/>
            </w:tcBorders>
          </w:tcPr>
          <w:p w:rsidRPr="009241C1" w:rsidR="00F3679C" w:rsidP="00095E46" w:rsidRDefault="00F3679C" w14:paraId="22DBA2E8" w14:textId="77777777">
            <w:pPr>
              <w:pStyle w:val="TabelleFlietext3"/>
              <w:keepNext/>
              <w:spacing w:before="60" w:after="60"/>
              <w:rPr>
                <w:rFonts w:ascii="Consolas" w:hAnsi="Consolas"/>
                <w:sz w:val="18"/>
                <w:szCs w:val="18"/>
              </w:rPr>
            </w:pPr>
            <w:proofErr w:type="spellStart"/>
            <w:r>
              <w:rPr>
                <w:rFonts w:ascii="Consolas" w:hAnsi="Consolas"/>
                <w:sz w:val="18"/>
              </w:rPr>
              <w:t>outletGpsX</w:t>
            </w:r>
            <w:proofErr w:type="spellEnd"/>
            <w:r>
              <w:rPr>
                <w:rFonts w:ascii="Consolas" w:hAnsi="Consolas"/>
                <w:sz w:val="18"/>
              </w:rPr>
              <w:t xml:space="preserve"> = +081154670</w:t>
            </w:r>
          </w:p>
          <w:p w:rsidRPr="009241C1" w:rsidR="00F3679C" w:rsidP="00095E46" w:rsidRDefault="00F3679C" w14:paraId="5F056D2E" w14:textId="77777777">
            <w:pPr>
              <w:pStyle w:val="TabelleFlietext3"/>
              <w:keepNext/>
              <w:spacing w:before="60" w:after="60"/>
              <w:rPr>
                <w:rFonts w:ascii="Consolas" w:hAnsi="Consolas"/>
                <w:sz w:val="18"/>
                <w:szCs w:val="18"/>
              </w:rPr>
            </w:pPr>
            <w:proofErr w:type="spellStart"/>
            <w:r>
              <w:rPr>
                <w:rFonts w:ascii="Consolas" w:hAnsi="Consolas"/>
                <w:sz w:val="18"/>
              </w:rPr>
              <w:t>outletGpsY</w:t>
            </w:r>
            <w:proofErr w:type="spellEnd"/>
            <w:r>
              <w:rPr>
                <w:rFonts w:ascii="Consolas" w:hAnsi="Consolas"/>
                <w:sz w:val="18"/>
              </w:rPr>
              <w:t xml:space="preserve"> = +484745610          </w:t>
            </w:r>
          </w:p>
        </w:tc>
        <w:tc>
          <w:tcPr>
            <w:tcW w:w="0" w:type="auto"/>
            <w:tcBorders>
              <w:top w:val="single" w:color="auto" w:sz="4" w:space="0"/>
            </w:tcBorders>
          </w:tcPr>
          <w:p w:rsidRPr="009241C1" w:rsidR="00F3679C" w:rsidP="00095E46" w:rsidRDefault="00F3679C" w14:paraId="6E3A61D0" w14:textId="77777777">
            <w:pPr>
              <w:pStyle w:val="TabelleFlietext3"/>
              <w:keepNext/>
              <w:spacing w:before="60" w:after="60"/>
            </w:pPr>
            <w:r>
              <w:t>E 08° 11' 54.670''</w:t>
            </w:r>
          </w:p>
          <w:p w:rsidRPr="009241C1" w:rsidR="00F3679C" w:rsidP="00095E46" w:rsidRDefault="00F3679C" w14:paraId="50C75C2D" w14:textId="77777777">
            <w:pPr>
              <w:pStyle w:val="TabelleFlietext3"/>
              <w:keepNext/>
              <w:spacing w:before="60" w:after="60"/>
            </w:pPr>
            <w:r>
              <w:t>N 48° 47' 45.610''</w:t>
            </w:r>
          </w:p>
        </w:tc>
        <w:tc>
          <w:tcPr>
            <w:tcW w:w="0" w:type="auto"/>
            <w:tcBorders>
              <w:top w:val="single" w:color="auto" w:sz="4" w:space="0"/>
            </w:tcBorders>
          </w:tcPr>
          <w:p w:rsidRPr="009241C1" w:rsidR="00F3679C" w:rsidP="00095E46" w:rsidRDefault="00F3679C" w14:paraId="0B280EAE" w14:textId="77777777">
            <w:pPr>
              <w:pStyle w:val="TabelleFlietext3"/>
              <w:keepNext/>
              <w:spacing w:before="60" w:after="60"/>
            </w:pPr>
            <w:r>
              <w:t>8.198519</w:t>
            </w:r>
          </w:p>
          <w:p w:rsidRPr="009241C1" w:rsidR="00F3679C" w:rsidP="00095E46" w:rsidRDefault="00F3679C" w14:paraId="1AC7E502" w14:textId="77777777">
            <w:pPr>
              <w:pStyle w:val="TabelleFlietext3"/>
              <w:keepNext/>
              <w:spacing w:before="60" w:after="60"/>
            </w:pPr>
            <w:r>
              <w:t>48.796002</w:t>
            </w:r>
          </w:p>
        </w:tc>
      </w:tr>
      <w:tr w:rsidRPr="009241C1" w:rsidR="00F3679C" w:rsidTr="00095E46" w14:paraId="76424E7C" w14:textId="77777777">
        <w:trPr>
          <w:tblHeader/>
        </w:trPr>
        <w:tc>
          <w:tcPr>
            <w:tcW w:w="0" w:type="auto"/>
            <w:tcBorders>
              <w:top w:val="single" w:color="auto" w:sz="4" w:space="0"/>
            </w:tcBorders>
          </w:tcPr>
          <w:p w:rsidRPr="009241C1" w:rsidR="00F3679C" w:rsidP="00095E46" w:rsidRDefault="00F3679C" w14:paraId="5286ACED" w14:textId="77777777">
            <w:pPr>
              <w:pStyle w:val="TabelleFlietext3"/>
              <w:keepNext/>
              <w:spacing w:before="60" w:after="60"/>
            </w:pPr>
            <w:r>
              <w:t>23300 (EN)</w:t>
            </w:r>
          </w:p>
        </w:tc>
        <w:tc>
          <w:tcPr>
            <w:tcW w:w="0" w:type="auto"/>
            <w:tcBorders>
              <w:top w:val="single" w:color="auto" w:sz="4" w:space="0"/>
            </w:tcBorders>
          </w:tcPr>
          <w:p w:rsidRPr="009241C1" w:rsidR="00F3679C" w:rsidP="00095E46" w:rsidRDefault="00F3679C" w14:paraId="13A4D18D" w14:textId="77777777">
            <w:pPr>
              <w:pStyle w:val="TabelleFlietext3"/>
              <w:keepNext/>
              <w:spacing w:before="60" w:after="60"/>
            </w:pPr>
            <w:r>
              <w:t>Bremen</w:t>
            </w:r>
          </w:p>
        </w:tc>
        <w:tc>
          <w:tcPr>
            <w:tcW w:w="0" w:type="auto"/>
            <w:tcBorders>
              <w:top w:val="single" w:color="auto" w:sz="4" w:space="0"/>
            </w:tcBorders>
          </w:tcPr>
          <w:p w:rsidRPr="009241C1" w:rsidR="00F3679C" w:rsidP="00095E46" w:rsidRDefault="00F3679C" w14:paraId="3507B7CF" w14:textId="77777777">
            <w:pPr>
              <w:pStyle w:val="TabelleFlietext3"/>
              <w:keepNext/>
              <w:spacing w:before="60" w:after="60"/>
              <w:rPr>
                <w:rFonts w:ascii="Consolas" w:hAnsi="Consolas"/>
                <w:sz w:val="18"/>
                <w:szCs w:val="18"/>
              </w:rPr>
            </w:pPr>
            <w:proofErr w:type="spellStart"/>
            <w:r>
              <w:rPr>
                <w:rFonts w:ascii="Consolas" w:hAnsi="Consolas"/>
                <w:sz w:val="18"/>
              </w:rPr>
              <w:t>outletGpsX</w:t>
            </w:r>
            <w:proofErr w:type="spellEnd"/>
            <w:r>
              <w:rPr>
                <w:rFonts w:ascii="Consolas" w:hAnsi="Consolas"/>
                <w:sz w:val="18"/>
              </w:rPr>
              <w:t xml:space="preserve"> = +085258710</w:t>
            </w:r>
          </w:p>
          <w:p w:rsidRPr="009241C1" w:rsidR="00F3679C" w:rsidP="00095E46" w:rsidRDefault="00F3679C" w14:paraId="042352C6" w14:textId="77777777">
            <w:pPr>
              <w:pStyle w:val="TabelleFlietext3"/>
              <w:keepNext/>
              <w:spacing w:before="60" w:after="60"/>
              <w:rPr>
                <w:rFonts w:ascii="Consolas" w:hAnsi="Consolas"/>
                <w:sz w:val="18"/>
                <w:szCs w:val="18"/>
              </w:rPr>
            </w:pPr>
            <w:proofErr w:type="spellStart"/>
            <w:r>
              <w:rPr>
                <w:rFonts w:ascii="Consolas" w:hAnsi="Consolas"/>
                <w:sz w:val="18"/>
              </w:rPr>
              <w:t>outletGpsY</w:t>
            </w:r>
            <w:proofErr w:type="spellEnd"/>
            <w:r>
              <w:rPr>
                <w:rFonts w:ascii="Consolas" w:hAnsi="Consolas"/>
                <w:sz w:val="18"/>
              </w:rPr>
              <w:t xml:space="preserve"> = +530451420</w:t>
            </w:r>
          </w:p>
        </w:tc>
        <w:tc>
          <w:tcPr>
            <w:tcW w:w="0" w:type="auto"/>
            <w:tcBorders>
              <w:top w:val="single" w:color="auto" w:sz="4" w:space="0"/>
            </w:tcBorders>
          </w:tcPr>
          <w:p w:rsidRPr="009241C1" w:rsidR="00F3679C" w:rsidP="00095E46" w:rsidRDefault="00F3679C" w14:paraId="5A2B2FD9" w14:textId="77777777">
            <w:pPr>
              <w:pStyle w:val="TabelleFlietext3"/>
              <w:keepNext/>
              <w:spacing w:before="60" w:after="60"/>
            </w:pPr>
            <w:r>
              <w:t>E 08° 52' 58.710''</w:t>
            </w:r>
          </w:p>
          <w:p w:rsidRPr="009241C1" w:rsidR="00F3679C" w:rsidP="00095E46" w:rsidRDefault="00F3679C" w14:paraId="45D78155" w14:textId="77777777">
            <w:pPr>
              <w:pStyle w:val="TabelleFlietext3"/>
              <w:keepNext/>
              <w:spacing w:before="60" w:after="60"/>
            </w:pPr>
            <w:r>
              <w:t>N 53° 04' 51.420''</w:t>
            </w:r>
          </w:p>
        </w:tc>
        <w:tc>
          <w:tcPr>
            <w:tcW w:w="0" w:type="auto"/>
            <w:tcBorders>
              <w:top w:val="single" w:color="auto" w:sz="4" w:space="0"/>
            </w:tcBorders>
          </w:tcPr>
          <w:p w:rsidRPr="009241C1" w:rsidR="00F3679C" w:rsidP="00095E46" w:rsidRDefault="00F3679C" w14:paraId="77896A20" w14:textId="77777777">
            <w:pPr>
              <w:pStyle w:val="TabelleFlietext3"/>
              <w:keepNext/>
              <w:spacing w:before="60" w:after="60"/>
            </w:pPr>
            <w:r>
              <w:t>8.882975</w:t>
            </w:r>
          </w:p>
          <w:p w:rsidRPr="009241C1" w:rsidR="00F3679C" w:rsidP="00095E46" w:rsidRDefault="00F3679C" w14:paraId="6DB93C11" w14:textId="77777777">
            <w:pPr>
              <w:pStyle w:val="TabelleFlietext3"/>
              <w:keepNext/>
              <w:spacing w:before="60" w:after="60"/>
            </w:pPr>
            <w:r>
              <w:t>53.08095</w:t>
            </w:r>
          </w:p>
        </w:tc>
      </w:tr>
      <w:tr w:rsidRPr="009241C1" w:rsidR="00F3679C" w:rsidTr="00095E46" w14:paraId="5345A1E5" w14:textId="77777777">
        <w:trPr>
          <w:tblHeader/>
        </w:trPr>
        <w:tc>
          <w:tcPr>
            <w:tcW w:w="0" w:type="auto"/>
            <w:tcBorders>
              <w:bottom w:val="single" w:color="auto" w:sz="4" w:space="0"/>
            </w:tcBorders>
          </w:tcPr>
          <w:p w:rsidRPr="009241C1" w:rsidR="00F3679C" w:rsidP="00095E46" w:rsidRDefault="00F3679C" w14:paraId="68C9E40E" w14:textId="77777777">
            <w:pPr>
              <w:pStyle w:val="TabelleFlietext3"/>
              <w:keepNext/>
              <w:spacing w:before="60" w:after="60"/>
            </w:pPr>
            <w:r>
              <w:t>00298 (GB)</w:t>
            </w:r>
          </w:p>
        </w:tc>
        <w:tc>
          <w:tcPr>
            <w:tcW w:w="0" w:type="auto"/>
            <w:tcBorders>
              <w:bottom w:val="single" w:color="auto" w:sz="4" w:space="0"/>
            </w:tcBorders>
          </w:tcPr>
          <w:p w:rsidRPr="009241C1" w:rsidR="00F3679C" w:rsidP="00095E46" w:rsidRDefault="00F3679C" w14:paraId="243ED46A" w14:textId="77777777">
            <w:pPr>
              <w:pStyle w:val="TabelleFlietext3"/>
              <w:keepNext/>
              <w:spacing w:before="60" w:after="60"/>
            </w:pPr>
            <w:r>
              <w:t>Belfast</w:t>
            </w:r>
          </w:p>
        </w:tc>
        <w:tc>
          <w:tcPr>
            <w:tcW w:w="0" w:type="auto"/>
            <w:tcBorders>
              <w:bottom w:val="single" w:color="auto" w:sz="4" w:space="0"/>
            </w:tcBorders>
          </w:tcPr>
          <w:p w:rsidRPr="009241C1" w:rsidR="00F3679C" w:rsidP="00095E46" w:rsidRDefault="00F3679C" w14:paraId="1967AC7E" w14:textId="77777777">
            <w:pPr>
              <w:pStyle w:val="TabelleFlietext3"/>
              <w:keepNext/>
              <w:spacing w:before="60" w:after="60"/>
              <w:rPr>
                <w:rFonts w:ascii="Consolas" w:hAnsi="Consolas"/>
                <w:sz w:val="18"/>
                <w:szCs w:val="18"/>
              </w:rPr>
            </w:pPr>
            <w:proofErr w:type="spellStart"/>
            <w:r>
              <w:rPr>
                <w:rFonts w:ascii="Consolas" w:hAnsi="Consolas"/>
                <w:sz w:val="18"/>
              </w:rPr>
              <w:t>outletGpsX</w:t>
            </w:r>
            <w:proofErr w:type="spellEnd"/>
            <w:r>
              <w:rPr>
                <w:rFonts w:ascii="Consolas" w:hAnsi="Consolas"/>
                <w:sz w:val="18"/>
              </w:rPr>
              <w:t xml:space="preserve"> = -055755000</w:t>
            </w:r>
          </w:p>
          <w:p w:rsidRPr="009241C1" w:rsidR="00F3679C" w:rsidP="00095E46" w:rsidRDefault="00F3679C" w14:paraId="39512A47" w14:textId="77777777">
            <w:pPr>
              <w:pStyle w:val="TabelleFlietext3"/>
              <w:keepNext/>
              <w:spacing w:before="60" w:after="60"/>
              <w:rPr>
                <w:rFonts w:ascii="Consolas" w:hAnsi="Consolas"/>
                <w:sz w:val="18"/>
                <w:szCs w:val="18"/>
              </w:rPr>
            </w:pPr>
            <w:proofErr w:type="spellStart"/>
            <w:r>
              <w:rPr>
                <w:rFonts w:ascii="Consolas" w:hAnsi="Consolas"/>
                <w:sz w:val="18"/>
              </w:rPr>
              <w:t>outletGpsY</w:t>
            </w:r>
            <w:proofErr w:type="spellEnd"/>
            <w:r>
              <w:rPr>
                <w:rFonts w:ascii="Consolas" w:hAnsi="Consolas"/>
                <w:sz w:val="18"/>
              </w:rPr>
              <w:t xml:space="preserve"> = +543449000</w:t>
            </w:r>
          </w:p>
        </w:tc>
        <w:tc>
          <w:tcPr>
            <w:tcW w:w="0" w:type="auto"/>
            <w:tcBorders>
              <w:bottom w:val="single" w:color="auto" w:sz="4" w:space="0"/>
            </w:tcBorders>
          </w:tcPr>
          <w:p w:rsidRPr="009241C1" w:rsidR="00F3679C" w:rsidP="00095E46" w:rsidRDefault="00F3679C" w14:paraId="79CFAAB9" w14:textId="77777777">
            <w:pPr>
              <w:pStyle w:val="TabelleFlietext3"/>
              <w:keepNext/>
              <w:spacing w:before="60" w:after="60"/>
            </w:pPr>
            <w:r>
              <w:t>W 05° 57' 55.000''</w:t>
            </w:r>
          </w:p>
          <w:p w:rsidRPr="009241C1" w:rsidR="00F3679C" w:rsidP="00095E46" w:rsidRDefault="00F3679C" w14:paraId="2ED57F9B" w14:textId="77777777">
            <w:pPr>
              <w:pStyle w:val="TabelleFlietext3"/>
              <w:keepNext/>
              <w:spacing w:before="60" w:after="60"/>
            </w:pPr>
            <w:r>
              <w:t>N 54° 34' 49.000''</w:t>
            </w:r>
          </w:p>
        </w:tc>
        <w:tc>
          <w:tcPr>
            <w:tcW w:w="0" w:type="auto"/>
            <w:tcBorders>
              <w:bottom w:val="single" w:color="auto" w:sz="4" w:space="0"/>
            </w:tcBorders>
          </w:tcPr>
          <w:p w:rsidRPr="009241C1" w:rsidR="00F3679C" w:rsidP="00095E46" w:rsidRDefault="00F3679C" w14:paraId="4F8D35A6" w14:textId="77777777">
            <w:pPr>
              <w:pStyle w:val="TableText"/>
              <w:rPr>
                <w:rFonts w:ascii="Tele-GroteskNor" w:hAnsi="Tele-GroteskNor" w:eastAsia="Times New Roman"/>
                <w:sz w:val="22"/>
              </w:rPr>
            </w:pPr>
            <w:r>
              <w:rPr>
                <w:rFonts w:ascii="Tele-GroteskNor" w:hAnsi="Tele-GroteskNor"/>
                <w:sz w:val="22"/>
              </w:rPr>
              <w:t>-5.965277</w:t>
            </w:r>
          </w:p>
          <w:p w:rsidRPr="009241C1" w:rsidR="00F3679C" w:rsidP="00095E46" w:rsidRDefault="00F3679C" w14:paraId="7750010F" w14:textId="77777777">
            <w:pPr>
              <w:pStyle w:val="TableText"/>
              <w:rPr>
                <w:rFonts w:ascii="Tele-GroteskNor" w:hAnsi="Tele-GroteskNor" w:eastAsia="Times New Roman"/>
                <w:sz w:val="22"/>
              </w:rPr>
            </w:pPr>
            <w:r>
              <w:rPr>
                <w:rFonts w:ascii="Tele-GroteskNor" w:hAnsi="Tele-GroteskNor"/>
                <w:sz w:val="22"/>
              </w:rPr>
              <w:t>54.580277</w:t>
            </w:r>
          </w:p>
        </w:tc>
      </w:tr>
      <w:tr w:rsidRPr="009241C1" w:rsidR="00F3679C" w:rsidTr="00095E46" w14:paraId="3873C5BB" w14:textId="77777777">
        <w:trPr>
          <w:tblHeader/>
        </w:trPr>
        <w:tc>
          <w:tcPr>
            <w:tcW w:w="0" w:type="auto"/>
            <w:tcBorders>
              <w:top w:val="single" w:color="auto" w:sz="4" w:space="0"/>
              <w:bottom w:val="single" w:color="auto" w:sz="4" w:space="0"/>
            </w:tcBorders>
          </w:tcPr>
          <w:p w:rsidRPr="009241C1" w:rsidR="00F3679C" w:rsidP="00095E46" w:rsidRDefault="00F3679C" w14:paraId="3160BB5D" w14:textId="77777777">
            <w:pPr>
              <w:pStyle w:val="TabelleFlietext3"/>
              <w:keepNext/>
              <w:spacing w:before="60" w:after="60"/>
            </w:pPr>
            <w:r>
              <w:t>00384 (GB)</w:t>
            </w:r>
          </w:p>
        </w:tc>
        <w:tc>
          <w:tcPr>
            <w:tcW w:w="0" w:type="auto"/>
            <w:tcBorders>
              <w:top w:val="single" w:color="auto" w:sz="4" w:space="0"/>
              <w:bottom w:val="single" w:color="auto" w:sz="4" w:space="0"/>
            </w:tcBorders>
          </w:tcPr>
          <w:p w:rsidRPr="009241C1" w:rsidR="00F3679C" w:rsidP="00095E46" w:rsidRDefault="00F3679C" w14:paraId="6700AB36" w14:textId="77777777">
            <w:pPr>
              <w:pStyle w:val="TabelleFlietext3"/>
              <w:keepNext/>
              <w:spacing w:before="60" w:after="60"/>
            </w:pPr>
            <w:r>
              <w:t>Norwich</w:t>
            </w:r>
          </w:p>
        </w:tc>
        <w:tc>
          <w:tcPr>
            <w:tcW w:w="0" w:type="auto"/>
            <w:tcBorders>
              <w:top w:val="single" w:color="auto" w:sz="4" w:space="0"/>
              <w:bottom w:val="single" w:color="auto" w:sz="4" w:space="0"/>
            </w:tcBorders>
          </w:tcPr>
          <w:p w:rsidRPr="009241C1" w:rsidR="00F3679C" w:rsidP="00095E46" w:rsidRDefault="00F3679C" w14:paraId="1FB51AF3" w14:textId="77777777">
            <w:pPr>
              <w:pStyle w:val="TabelleFlietext3"/>
              <w:keepNext/>
              <w:spacing w:before="60" w:after="60"/>
              <w:rPr>
                <w:rFonts w:ascii="Consolas" w:hAnsi="Consolas"/>
                <w:sz w:val="18"/>
                <w:szCs w:val="18"/>
              </w:rPr>
            </w:pPr>
            <w:proofErr w:type="spellStart"/>
            <w:r>
              <w:rPr>
                <w:rFonts w:ascii="Consolas" w:hAnsi="Consolas"/>
                <w:sz w:val="18"/>
              </w:rPr>
              <w:t>outletGpsX</w:t>
            </w:r>
            <w:proofErr w:type="spellEnd"/>
            <w:r>
              <w:rPr>
                <w:rFonts w:ascii="Consolas" w:hAnsi="Consolas"/>
                <w:sz w:val="18"/>
              </w:rPr>
              <w:t xml:space="preserve"> = +011652000</w:t>
            </w:r>
          </w:p>
          <w:p w:rsidRPr="009241C1" w:rsidR="00F3679C" w:rsidP="00095E46" w:rsidRDefault="00F3679C" w14:paraId="01D79813" w14:textId="77777777">
            <w:pPr>
              <w:pStyle w:val="TabelleFlietext3"/>
              <w:keepNext/>
              <w:spacing w:before="60" w:after="60"/>
              <w:rPr>
                <w:rFonts w:ascii="Consolas" w:hAnsi="Consolas"/>
                <w:sz w:val="18"/>
                <w:szCs w:val="18"/>
              </w:rPr>
            </w:pPr>
            <w:proofErr w:type="spellStart"/>
            <w:r>
              <w:rPr>
                <w:rFonts w:ascii="Consolas" w:hAnsi="Consolas"/>
                <w:sz w:val="18"/>
              </w:rPr>
              <w:t>outletGpsY</w:t>
            </w:r>
            <w:proofErr w:type="spellEnd"/>
            <w:r>
              <w:rPr>
                <w:rFonts w:ascii="Consolas" w:hAnsi="Consolas"/>
                <w:sz w:val="18"/>
              </w:rPr>
              <w:t xml:space="preserve"> = +523815000</w:t>
            </w:r>
          </w:p>
        </w:tc>
        <w:tc>
          <w:tcPr>
            <w:tcW w:w="0" w:type="auto"/>
            <w:tcBorders>
              <w:top w:val="single" w:color="auto" w:sz="4" w:space="0"/>
              <w:bottom w:val="single" w:color="auto" w:sz="4" w:space="0"/>
            </w:tcBorders>
          </w:tcPr>
          <w:p w:rsidRPr="009241C1" w:rsidR="00F3679C" w:rsidP="00095E46" w:rsidRDefault="00F3679C" w14:paraId="46F1C26E" w14:textId="77777777">
            <w:pPr>
              <w:pStyle w:val="TabelleFlietext3"/>
              <w:keepNext/>
              <w:spacing w:before="60" w:after="60"/>
            </w:pPr>
            <w:r>
              <w:t>E 01° 16' 52.000''</w:t>
            </w:r>
          </w:p>
          <w:p w:rsidRPr="009241C1" w:rsidR="00F3679C" w:rsidP="00095E46" w:rsidRDefault="00F3679C" w14:paraId="43BCD246" w14:textId="77777777">
            <w:pPr>
              <w:pStyle w:val="TabelleFlietext3"/>
              <w:keepNext/>
              <w:spacing w:before="60" w:after="60"/>
            </w:pPr>
            <w:r>
              <w:t>N 52° 38' 15.000''</w:t>
            </w:r>
          </w:p>
        </w:tc>
        <w:tc>
          <w:tcPr>
            <w:tcW w:w="0" w:type="auto"/>
            <w:tcBorders>
              <w:top w:val="single" w:color="auto" w:sz="4" w:space="0"/>
              <w:bottom w:val="single" w:color="auto" w:sz="4" w:space="0"/>
            </w:tcBorders>
          </w:tcPr>
          <w:p w:rsidRPr="009241C1" w:rsidR="00F3679C" w:rsidP="00095E46" w:rsidRDefault="00F3679C" w14:paraId="3DDBAFE1" w14:textId="77777777">
            <w:pPr>
              <w:pStyle w:val="TableText"/>
              <w:rPr>
                <w:rFonts w:ascii="Tele-GroteskNor" w:hAnsi="Tele-GroteskNor" w:eastAsia="Times New Roman"/>
                <w:sz w:val="22"/>
              </w:rPr>
            </w:pPr>
            <w:r>
              <w:rPr>
                <w:rFonts w:ascii="Tele-GroteskNor" w:hAnsi="Tele-GroteskNor"/>
                <w:sz w:val="22"/>
              </w:rPr>
              <w:t>1.281111</w:t>
            </w:r>
          </w:p>
          <w:p w:rsidRPr="009241C1" w:rsidR="00F3679C" w:rsidP="00095E46" w:rsidRDefault="00F3679C" w14:paraId="2FF72C85" w14:textId="77777777">
            <w:pPr>
              <w:pStyle w:val="TableText"/>
              <w:rPr>
                <w:rFonts w:ascii="Tele-GroteskNor" w:hAnsi="Tele-GroteskNor" w:eastAsia="Times New Roman"/>
                <w:sz w:val="22"/>
              </w:rPr>
            </w:pPr>
            <w:r>
              <w:rPr>
                <w:rFonts w:ascii="Tele-GroteskNor" w:hAnsi="Tele-GroteskNor"/>
                <w:sz w:val="22"/>
              </w:rPr>
              <w:t>52.6375</w:t>
            </w:r>
          </w:p>
        </w:tc>
      </w:tr>
    </w:tbl>
    <w:p w:rsidRPr="009241C1" w:rsidR="00B50046" w:rsidP="00B50046" w:rsidRDefault="00B50046" w14:paraId="4C75617D" w14:textId="121DD35C">
      <w:pPr>
        <w:pStyle w:val="Beschriftung"/>
      </w:pPr>
      <w:bookmarkStart w:name="_Toc98411800" w:id="60"/>
      <w:r>
        <w:t xml:space="preserve">Table </w:t>
      </w:r>
      <w:r>
        <w:fldChar w:fldCharType="begin"/>
      </w:r>
      <w:r>
        <w:instrText> STYLEREF 1 \s </w:instrText>
      </w:r>
      <w:r>
        <w:fldChar w:fldCharType="separate"/>
      </w:r>
      <w:r w:rsidR="000D3A2D">
        <w:t>1</w:t>
      </w:r>
      <w:r>
        <w:fldChar w:fldCharType="end"/>
      </w:r>
      <w:r>
        <w:noBreakHyphen/>
      </w:r>
      <w:r>
        <w:fldChar w:fldCharType="begin"/>
      </w:r>
      <w:r>
        <w:instrText> SEQ Tabelle \* ARABIC \s 1 </w:instrText>
      </w:r>
      <w:r>
        <w:fldChar w:fldCharType="separate"/>
      </w:r>
      <w:r w:rsidR="000D3A2D">
        <w:t>2</w:t>
      </w:r>
      <w:r>
        <w:fldChar w:fldCharType="end"/>
      </w:r>
      <w:r>
        <w:t xml:space="preserve"> - Farms with GPS coordinates</w:t>
      </w:r>
      <w:bookmarkEnd w:id="60"/>
    </w:p>
    <w:p w:rsidRPr="009241C1" w:rsidR="00F3679C" w:rsidP="00F3679C" w:rsidRDefault="00F3679C" w14:paraId="4E29C7FC" w14:textId="77777777">
      <w:pPr>
        <w:pStyle w:val="Textkrper"/>
        <w:rPr>
          <w:sz w:val="22"/>
        </w:rPr>
      </w:pPr>
      <w:r>
        <w:rPr>
          <w:sz w:val="22"/>
        </w:rPr>
        <w:t>This results in the following distances in km.</w:t>
      </w:r>
    </w:p>
    <w:tbl>
      <w:tblPr>
        <w:tblW w:w="0" w:type="auto"/>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ook w:val="01E0" w:firstRow="1" w:lastRow="1" w:firstColumn="1" w:lastColumn="1" w:noHBand="0" w:noVBand="0"/>
      </w:tblPr>
      <w:tblGrid>
        <w:gridCol w:w="1261"/>
        <w:gridCol w:w="1239"/>
        <w:gridCol w:w="1239"/>
        <w:gridCol w:w="1239"/>
        <w:gridCol w:w="1261"/>
        <w:gridCol w:w="1261"/>
      </w:tblGrid>
      <w:tr w:rsidRPr="009241C1" w:rsidR="00F3679C" w:rsidTr="00095E46" w14:paraId="5FDCA230" w14:textId="77777777">
        <w:trPr>
          <w:tblHeader/>
        </w:trPr>
        <w:tc>
          <w:tcPr>
            <w:tcW w:w="0" w:type="auto"/>
            <w:tcBorders>
              <w:top w:val="single" w:color="auto" w:sz="4" w:space="0"/>
              <w:bottom w:val="single" w:color="auto" w:sz="6" w:space="0"/>
            </w:tcBorders>
            <w:shd w:val="clear" w:color="auto" w:fill="auto"/>
          </w:tcPr>
          <w:p w:rsidRPr="009241C1" w:rsidR="00F3679C" w:rsidP="00095E46" w:rsidRDefault="00F3679C" w14:paraId="33E9E4A4" w14:textId="77777777">
            <w:pPr>
              <w:pStyle w:val="TableHeading"/>
            </w:pPr>
          </w:p>
        </w:tc>
        <w:tc>
          <w:tcPr>
            <w:tcW w:w="0" w:type="auto"/>
            <w:tcBorders>
              <w:top w:val="single" w:color="auto" w:sz="4" w:space="0"/>
              <w:bottom w:val="single" w:color="auto" w:sz="6" w:space="0"/>
            </w:tcBorders>
            <w:shd w:val="clear" w:color="auto" w:fill="F2F2F2"/>
          </w:tcPr>
          <w:p w:rsidRPr="009241C1" w:rsidR="00F3679C" w:rsidP="00095E46" w:rsidRDefault="00F3679C" w14:paraId="2EF5361B" w14:textId="77777777">
            <w:pPr>
              <w:pStyle w:val="TableHeading"/>
            </w:pPr>
            <w:r>
              <w:t>20800 (DE)</w:t>
            </w:r>
          </w:p>
        </w:tc>
        <w:tc>
          <w:tcPr>
            <w:tcW w:w="0" w:type="auto"/>
            <w:tcBorders>
              <w:top w:val="single" w:color="auto" w:sz="4" w:space="0"/>
              <w:bottom w:val="single" w:color="auto" w:sz="6" w:space="0"/>
            </w:tcBorders>
            <w:shd w:val="clear" w:color="auto" w:fill="F2F2F2"/>
          </w:tcPr>
          <w:p w:rsidRPr="009241C1" w:rsidR="00F3679C" w:rsidP="00095E46" w:rsidRDefault="00F3679C" w14:paraId="10296B13" w14:textId="77777777">
            <w:pPr>
              <w:pStyle w:val="TableHeading"/>
            </w:pPr>
            <w:r>
              <w:t>21100 (DE)</w:t>
            </w:r>
          </w:p>
        </w:tc>
        <w:tc>
          <w:tcPr>
            <w:tcW w:w="0" w:type="auto"/>
            <w:tcBorders>
              <w:top w:val="single" w:color="auto" w:sz="4" w:space="0"/>
              <w:bottom w:val="single" w:color="auto" w:sz="6" w:space="0"/>
            </w:tcBorders>
            <w:shd w:val="clear" w:color="auto" w:fill="F2F2F2"/>
          </w:tcPr>
          <w:p w:rsidRPr="009241C1" w:rsidR="00F3679C" w:rsidP="00095E46" w:rsidRDefault="00F3679C" w14:paraId="1FFD7366" w14:textId="77777777">
            <w:pPr>
              <w:pStyle w:val="TableHeading"/>
            </w:pPr>
            <w:r>
              <w:t>23300 (EN)</w:t>
            </w:r>
          </w:p>
        </w:tc>
        <w:tc>
          <w:tcPr>
            <w:tcW w:w="0" w:type="auto"/>
            <w:tcBorders>
              <w:top w:val="single" w:color="auto" w:sz="4" w:space="0"/>
              <w:bottom w:val="single" w:color="auto" w:sz="6" w:space="0"/>
            </w:tcBorders>
            <w:shd w:val="clear" w:color="auto" w:fill="F2F2F2"/>
          </w:tcPr>
          <w:p w:rsidRPr="009241C1" w:rsidR="00F3679C" w:rsidP="00095E46" w:rsidRDefault="00F3679C" w14:paraId="5940CC12" w14:textId="77777777">
            <w:pPr>
              <w:pStyle w:val="TableHeading"/>
            </w:pPr>
            <w:r>
              <w:t>00298 (GB)</w:t>
            </w:r>
          </w:p>
        </w:tc>
        <w:tc>
          <w:tcPr>
            <w:tcW w:w="0" w:type="auto"/>
            <w:tcBorders>
              <w:top w:val="single" w:color="auto" w:sz="4" w:space="0"/>
              <w:bottom w:val="single" w:color="auto" w:sz="6" w:space="0"/>
            </w:tcBorders>
            <w:shd w:val="clear" w:color="auto" w:fill="F2F2F2"/>
          </w:tcPr>
          <w:p w:rsidRPr="009241C1" w:rsidR="00F3679C" w:rsidP="00095E46" w:rsidRDefault="00F3679C" w14:paraId="25E1BB56" w14:textId="77777777">
            <w:pPr>
              <w:pStyle w:val="TableHeading"/>
            </w:pPr>
            <w:r>
              <w:t>00384 (GB)</w:t>
            </w:r>
          </w:p>
        </w:tc>
      </w:tr>
      <w:tr w:rsidRPr="009241C1" w:rsidR="00F3679C" w:rsidTr="00095E46" w14:paraId="038F9C48" w14:textId="77777777">
        <w:trPr>
          <w:tblHeader/>
        </w:trPr>
        <w:tc>
          <w:tcPr>
            <w:tcW w:w="0" w:type="auto"/>
            <w:tcBorders>
              <w:top w:val="single" w:color="auto" w:sz="6" w:space="0"/>
              <w:bottom w:val="single" w:color="auto" w:sz="6" w:space="0"/>
            </w:tcBorders>
            <w:shd w:val="clear" w:color="auto" w:fill="F2F2F2"/>
          </w:tcPr>
          <w:p w:rsidRPr="009241C1" w:rsidR="00F3679C" w:rsidP="00095E46" w:rsidRDefault="00F3679C" w14:paraId="2E470460" w14:textId="77777777">
            <w:pPr>
              <w:pStyle w:val="TableHeading"/>
            </w:pPr>
            <w:r>
              <w:t>20800 (DE)</w:t>
            </w:r>
          </w:p>
        </w:tc>
        <w:tc>
          <w:tcPr>
            <w:tcW w:w="0" w:type="auto"/>
            <w:tcBorders>
              <w:top w:val="single" w:color="auto" w:sz="6" w:space="0"/>
              <w:bottom w:val="single" w:color="auto" w:sz="6" w:space="0"/>
            </w:tcBorders>
            <w:shd w:val="clear" w:color="auto" w:fill="A6A6A6"/>
          </w:tcPr>
          <w:p w:rsidRPr="009241C1" w:rsidR="00F3679C" w:rsidP="00095E46" w:rsidRDefault="00F3679C" w14:paraId="757F90CB" w14:textId="77777777">
            <w:pPr>
              <w:pStyle w:val="TabelleFlietext3"/>
              <w:keepNext/>
              <w:spacing w:before="60" w:after="60"/>
              <w:ind w:left="0"/>
            </w:pPr>
          </w:p>
        </w:tc>
        <w:tc>
          <w:tcPr>
            <w:tcW w:w="0" w:type="auto"/>
            <w:tcBorders>
              <w:top w:val="single" w:color="auto" w:sz="6" w:space="0"/>
              <w:bottom w:val="single" w:color="auto" w:sz="6" w:space="0"/>
            </w:tcBorders>
          </w:tcPr>
          <w:p w:rsidRPr="009241C1" w:rsidR="00F3679C" w:rsidP="00095E46" w:rsidRDefault="00F3679C" w14:paraId="39E2A53F" w14:textId="77777777">
            <w:pPr>
              <w:pStyle w:val="TabelleFlietext3"/>
              <w:keepNext/>
              <w:spacing w:before="60" w:after="60"/>
              <w:ind w:left="0"/>
            </w:pPr>
            <w:r>
              <w:t>46</w:t>
            </w:r>
          </w:p>
        </w:tc>
        <w:tc>
          <w:tcPr>
            <w:tcW w:w="0" w:type="auto"/>
            <w:tcBorders>
              <w:top w:val="single" w:color="auto" w:sz="6" w:space="0"/>
            </w:tcBorders>
          </w:tcPr>
          <w:p w:rsidRPr="009241C1" w:rsidR="00F3679C" w:rsidP="00095E46" w:rsidRDefault="00F3679C" w14:paraId="46EA3223" w14:textId="77777777">
            <w:pPr>
              <w:pStyle w:val="TabelleFlietext3"/>
              <w:keepNext/>
              <w:spacing w:before="60" w:after="60"/>
              <w:ind w:left="0"/>
            </w:pPr>
            <w:r>
              <w:t>434</w:t>
            </w:r>
          </w:p>
        </w:tc>
        <w:tc>
          <w:tcPr>
            <w:tcW w:w="0" w:type="auto"/>
            <w:tcBorders>
              <w:top w:val="single" w:color="auto" w:sz="6" w:space="0"/>
            </w:tcBorders>
          </w:tcPr>
          <w:p w:rsidRPr="009241C1" w:rsidR="00F3679C" w:rsidP="00095E46" w:rsidRDefault="00F3679C" w14:paraId="219230CC" w14:textId="77777777">
            <w:pPr>
              <w:pStyle w:val="TabelleFlietext3"/>
              <w:keepNext/>
              <w:spacing w:before="60" w:after="60"/>
              <w:ind w:left="0"/>
            </w:pPr>
            <w:r>
              <w:t>1134</w:t>
            </w:r>
          </w:p>
        </w:tc>
        <w:tc>
          <w:tcPr>
            <w:tcW w:w="0" w:type="auto"/>
            <w:tcBorders>
              <w:top w:val="single" w:color="auto" w:sz="6" w:space="0"/>
            </w:tcBorders>
          </w:tcPr>
          <w:p w:rsidRPr="009241C1" w:rsidR="00F3679C" w:rsidP="00095E46" w:rsidRDefault="00F3679C" w14:paraId="0066D1EA" w14:textId="77777777">
            <w:pPr>
              <w:pStyle w:val="TabelleFlietext3"/>
              <w:keepNext/>
              <w:spacing w:before="60" w:after="60"/>
              <w:ind w:left="0"/>
            </w:pPr>
            <w:r>
              <w:t>612</w:t>
            </w:r>
          </w:p>
        </w:tc>
      </w:tr>
      <w:tr w:rsidRPr="009241C1" w:rsidR="00F3679C" w:rsidTr="00095E46" w14:paraId="3E30370E" w14:textId="77777777">
        <w:trPr>
          <w:tblHeader/>
        </w:trPr>
        <w:tc>
          <w:tcPr>
            <w:tcW w:w="0" w:type="auto"/>
            <w:tcBorders>
              <w:top w:val="single" w:color="auto" w:sz="6" w:space="0"/>
              <w:bottom w:val="single" w:color="auto" w:sz="6" w:space="0"/>
            </w:tcBorders>
            <w:shd w:val="clear" w:color="auto" w:fill="F2F2F2"/>
          </w:tcPr>
          <w:p w:rsidRPr="009241C1" w:rsidR="00F3679C" w:rsidP="00095E46" w:rsidRDefault="00F3679C" w14:paraId="376B3852" w14:textId="77777777">
            <w:pPr>
              <w:pStyle w:val="TableHeading"/>
            </w:pPr>
            <w:r>
              <w:t>21100 (DE)</w:t>
            </w:r>
          </w:p>
        </w:tc>
        <w:tc>
          <w:tcPr>
            <w:tcW w:w="0" w:type="auto"/>
            <w:tcBorders>
              <w:top w:val="single" w:color="auto" w:sz="6" w:space="0"/>
              <w:bottom w:val="single" w:color="auto" w:sz="6" w:space="0"/>
            </w:tcBorders>
            <w:shd w:val="clear" w:color="auto" w:fill="A6A6A6"/>
          </w:tcPr>
          <w:p w:rsidRPr="009241C1" w:rsidR="00F3679C" w:rsidP="00095E46" w:rsidRDefault="00F3679C" w14:paraId="275C728D" w14:textId="77777777">
            <w:pPr>
              <w:pStyle w:val="TabelleFlietext3"/>
              <w:keepNext/>
              <w:spacing w:before="60" w:after="60"/>
              <w:ind w:left="0"/>
            </w:pPr>
          </w:p>
        </w:tc>
        <w:tc>
          <w:tcPr>
            <w:tcW w:w="0" w:type="auto"/>
            <w:tcBorders>
              <w:top w:val="single" w:color="auto" w:sz="6" w:space="0"/>
              <w:bottom w:val="single" w:color="auto" w:sz="6" w:space="0"/>
            </w:tcBorders>
            <w:shd w:val="clear" w:color="auto" w:fill="A6A6A6"/>
          </w:tcPr>
          <w:p w:rsidRPr="009241C1" w:rsidR="00F3679C" w:rsidP="00095E46" w:rsidRDefault="00F3679C" w14:paraId="20A346DE" w14:textId="77777777">
            <w:pPr>
              <w:pStyle w:val="TabelleFlietext3"/>
              <w:keepNext/>
              <w:spacing w:before="60" w:after="60"/>
              <w:ind w:left="0"/>
            </w:pPr>
          </w:p>
        </w:tc>
        <w:tc>
          <w:tcPr>
            <w:tcW w:w="0" w:type="auto"/>
            <w:tcBorders>
              <w:bottom w:val="single" w:color="auto" w:sz="6" w:space="0"/>
            </w:tcBorders>
          </w:tcPr>
          <w:p w:rsidRPr="009241C1" w:rsidR="00F3679C" w:rsidP="00095E46" w:rsidRDefault="00F3679C" w14:paraId="32E27C9B" w14:textId="77777777">
            <w:pPr>
              <w:pStyle w:val="TabelleFlietext3"/>
              <w:keepNext/>
              <w:spacing w:before="60" w:after="60"/>
              <w:ind w:left="0"/>
            </w:pPr>
            <w:r>
              <w:t>479</w:t>
            </w:r>
          </w:p>
        </w:tc>
        <w:tc>
          <w:tcPr>
            <w:tcW w:w="0" w:type="auto"/>
          </w:tcPr>
          <w:p w:rsidRPr="009241C1" w:rsidR="00F3679C" w:rsidP="00095E46" w:rsidRDefault="00F3679C" w14:paraId="35D30480" w14:textId="77777777">
            <w:pPr>
              <w:pStyle w:val="TabelleFlietext3"/>
              <w:keepNext/>
              <w:spacing w:before="60" w:after="60"/>
              <w:ind w:left="0"/>
            </w:pPr>
            <w:r>
              <w:t>1167</w:t>
            </w:r>
          </w:p>
        </w:tc>
        <w:tc>
          <w:tcPr>
            <w:tcW w:w="0" w:type="auto"/>
          </w:tcPr>
          <w:p w:rsidRPr="009241C1" w:rsidR="00F3679C" w:rsidP="00095E46" w:rsidRDefault="00F3679C" w14:paraId="7B607332" w14:textId="77777777">
            <w:pPr>
              <w:pStyle w:val="TabelleFlietext3"/>
              <w:keepNext/>
              <w:spacing w:before="60" w:after="60"/>
              <w:ind w:left="0"/>
            </w:pPr>
            <w:r>
              <w:t>648</w:t>
            </w:r>
          </w:p>
        </w:tc>
      </w:tr>
      <w:tr w:rsidRPr="009241C1" w:rsidR="00F3679C" w:rsidTr="00095E46" w14:paraId="159BDBCF" w14:textId="77777777">
        <w:trPr>
          <w:tblHeader/>
        </w:trPr>
        <w:tc>
          <w:tcPr>
            <w:tcW w:w="0" w:type="auto"/>
            <w:tcBorders>
              <w:top w:val="single" w:color="auto" w:sz="6" w:space="0"/>
              <w:bottom w:val="single" w:color="auto" w:sz="6" w:space="0"/>
            </w:tcBorders>
            <w:shd w:val="clear" w:color="auto" w:fill="F2F2F2"/>
          </w:tcPr>
          <w:p w:rsidRPr="009241C1" w:rsidR="00F3679C" w:rsidP="00095E46" w:rsidRDefault="00F3679C" w14:paraId="5ABCF185" w14:textId="77777777">
            <w:pPr>
              <w:pStyle w:val="TableHeading"/>
            </w:pPr>
            <w:r>
              <w:t>23300 (EN)</w:t>
            </w:r>
          </w:p>
        </w:tc>
        <w:tc>
          <w:tcPr>
            <w:tcW w:w="0" w:type="auto"/>
            <w:tcBorders>
              <w:top w:val="single" w:color="auto" w:sz="6" w:space="0"/>
              <w:bottom w:val="single" w:color="auto" w:sz="6" w:space="0"/>
            </w:tcBorders>
            <w:shd w:val="clear" w:color="auto" w:fill="A6A6A6"/>
          </w:tcPr>
          <w:p w:rsidRPr="009241C1" w:rsidR="00F3679C" w:rsidP="00095E46" w:rsidRDefault="00F3679C" w14:paraId="1D8A6890" w14:textId="77777777">
            <w:pPr>
              <w:pStyle w:val="TabelleFlietext3"/>
              <w:keepNext/>
              <w:spacing w:before="60" w:after="60"/>
              <w:ind w:left="0"/>
            </w:pPr>
          </w:p>
        </w:tc>
        <w:tc>
          <w:tcPr>
            <w:tcW w:w="0" w:type="auto"/>
            <w:tcBorders>
              <w:top w:val="single" w:color="auto" w:sz="6" w:space="0"/>
              <w:bottom w:val="single" w:color="auto" w:sz="6" w:space="0"/>
            </w:tcBorders>
            <w:shd w:val="clear" w:color="auto" w:fill="A6A6A6"/>
          </w:tcPr>
          <w:p w:rsidRPr="009241C1" w:rsidR="00F3679C" w:rsidP="00095E46" w:rsidRDefault="00F3679C" w14:paraId="61DA2FB5" w14:textId="77777777">
            <w:pPr>
              <w:pStyle w:val="TabelleFlietext3"/>
              <w:keepNext/>
              <w:spacing w:before="60" w:after="60"/>
              <w:ind w:left="0"/>
            </w:pPr>
          </w:p>
        </w:tc>
        <w:tc>
          <w:tcPr>
            <w:tcW w:w="0" w:type="auto"/>
            <w:tcBorders>
              <w:top w:val="single" w:color="auto" w:sz="6" w:space="0"/>
              <w:bottom w:val="single" w:color="auto" w:sz="6" w:space="0"/>
            </w:tcBorders>
            <w:shd w:val="clear" w:color="auto" w:fill="A6A6A6"/>
          </w:tcPr>
          <w:p w:rsidRPr="009241C1" w:rsidR="00F3679C" w:rsidP="00095E46" w:rsidRDefault="00F3679C" w14:paraId="0A6512F7" w14:textId="77777777">
            <w:pPr>
              <w:pStyle w:val="TabelleFlietext3"/>
              <w:keepNext/>
              <w:spacing w:before="60" w:after="60"/>
              <w:ind w:left="0"/>
            </w:pPr>
          </w:p>
        </w:tc>
        <w:tc>
          <w:tcPr>
            <w:tcW w:w="0" w:type="auto"/>
            <w:tcBorders>
              <w:bottom w:val="single" w:color="auto" w:sz="6" w:space="0"/>
            </w:tcBorders>
          </w:tcPr>
          <w:p w:rsidRPr="009241C1" w:rsidR="00F3679C" w:rsidP="00095E46" w:rsidRDefault="00F3679C" w14:paraId="629549E5" w14:textId="77777777">
            <w:pPr>
              <w:pStyle w:val="TabelleFlietext3"/>
              <w:keepNext/>
              <w:spacing w:before="60" w:after="60"/>
              <w:ind w:left="0"/>
            </w:pPr>
            <w:r>
              <w:t>956</w:t>
            </w:r>
          </w:p>
        </w:tc>
        <w:tc>
          <w:tcPr>
            <w:tcW w:w="0" w:type="auto"/>
          </w:tcPr>
          <w:p w:rsidRPr="009241C1" w:rsidR="00F3679C" w:rsidP="00095E46" w:rsidRDefault="00F3679C" w14:paraId="1440D0ED" w14:textId="77777777">
            <w:pPr>
              <w:pStyle w:val="TabelleFlietext3"/>
              <w:keepNext/>
              <w:spacing w:before="60" w:after="60"/>
              <w:ind w:left="0"/>
            </w:pPr>
            <w:r>
              <w:t>513</w:t>
            </w:r>
          </w:p>
        </w:tc>
      </w:tr>
      <w:tr w:rsidRPr="009241C1" w:rsidR="00F3679C" w:rsidTr="00095E46" w14:paraId="31564AB4" w14:textId="77777777">
        <w:trPr>
          <w:tblHeader/>
        </w:trPr>
        <w:tc>
          <w:tcPr>
            <w:tcW w:w="0" w:type="auto"/>
            <w:tcBorders>
              <w:top w:val="single" w:color="auto" w:sz="6" w:space="0"/>
              <w:bottom w:val="single" w:color="auto" w:sz="6" w:space="0"/>
            </w:tcBorders>
            <w:shd w:val="clear" w:color="auto" w:fill="F2F2F2"/>
          </w:tcPr>
          <w:p w:rsidRPr="009241C1" w:rsidR="00F3679C" w:rsidP="00095E46" w:rsidRDefault="00F3679C" w14:paraId="174C4129" w14:textId="77777777">
            <w:pPr>
              <w:pStyle w:val="TableHeading"/>
            </w:pPr>
            <w:r>
              <w:t>00298 (GB)</w:t>
            </w:r>
          </w:p>
        </w:tc>
        <w:tc>
          <w:tcPr>
            <w:tcW w:w="0" w:type="auto"/>
            <w:tcBorders>
              <w:top w:val="single" w:color="auto" w:sz="6" w:space="0"/>
              <w:bottom w:val="single" w:color="auto" w:sz="6" w:space="0"/>
            </w:tcBorders>
            <w:shd w:val="clear" w:color="auto" w:fill="A6A6A6"/>
          </w:tcPr>
          <w:p w:rsidRPr="009241C1" w:rsidR="00F3679C" w:rsidP="00095E46" w:rsidRDefault="00F3679C" w14:paraId="636C74C5" w14:textId="77777777">
            <w:pPr>
              <w:pStyle w:val="TabelleFlietext3"/>
              <w:keepNext/>
              <w:spacing w:before="60" w:after="60"/>
              <w:ind w:left="0"/>
            </w:pPr>
          </w:p>
        </w:tc>
        <w:tc>
          <w:tcPr>
            <w:tcW w:w="0" w:type="auto"/>
            <w:tcBorders>
              <w:top w:val="single" w:color="auto" w:sz="6" w:space="0"/>
              <w:bottom w:val="single" w:color="auto" w:sz="6" w:space="0"/>
            </w:tcBorders>
            <w:shd w:val="clear" w:color="auto" w:fill="A6A6A6"/>
          </w:tcPr>
          <w:p w:rsidRPr="009241C1" w:rsidR="00F3679C" w:rsidP="00095E46" w:rsidRDefault="00F3679C" w14:paraId="52C89038" w14:textId="77777777">
            <w:pPr>
              <w:pStyle w:val="TabelleFlietext3"/>
              <w:keepNext/>
              <w:spacing w:before="60" w:after="60"/>
              <w:ind w:left="0"/>
            </w:pPr>
          </w:p>
        </w:tc>
        <w:tc>
          <w:tcPr>
            <w:tcW w:w="0" w:type="auto"/>
            <w:tcBorders>
              <w:top w:val="single" w:color="auto" w:sz="6" w:space="0"/>
              <w:bottom w:val="single" w:color="auto" w:sz="6" w:space="0"/>
            </w:tcBorders>
            <w:shd w:val="clear" w:color="auto" w:fill="A6A6A6"/>
          </w:tcPr>
          <w:p w:rsidRPr="009241C1" w:rsidR="00F3679C" w:rsidP="00095E46" w:rsidRDefault="00F3679C" w14:paraId="73518856" w14:textId="77777777">
            <w:pPr>
              <w:pStyle w:val="TabelleFlietext3"/>
              <w:keepNext/>
              <w:spacing w:before="60" w:after="60"/>
              <w:ind w:left="0"/>
            </w:pPr>
          </w:p>
        </w:tc>
        <w:tc>
          <w:tcPr>
            <w:tcW w:w="0" w:type="auto"/>
            <w:tcBorders>
              <w:top w:val="single" w:color="auto" w:sz="6" w:space="0"/>
              <w:bottom w:val="single" w:color="auto" w:sz="6" w:space="0"/>
            </w:tcBorders>
            <w:shd w:val="clear" w:color="auto" w:fill="A6A6A6"/>
          </w:tcPr>
          <w:p w:rsidRPr="009241C1" w:rsidR="00F3679C" w:rsidP="00095E46" w:rsidRDefault="00F3679C" w14:paraId="19E83CD6" w14:textId="77777777">
            <w:pPr>
              <w:pStyle w:val="TableText"/>
              <w:rPr>
                <w:rFonts w:ascii="Tele-GroteskNor" w:hAnsi="Tele-GroteskNor" w:eastAsia="Times New Roman"/>
                <w:sz w:val="22"/>
              </w:rPr>
            </w:pPr>
          </w:p>
        </w:tc>
        <w:tc>
          <w:tcPr>
            <w:tcW w:w="0" w:type="auto"/>
            <w:tcBorders>
              <w:bottom w:val="single" w:color="auto" w:sz="6" w:space="0"/>
            </w:tcBorders>
          </w:tcPr>
          <w:p w:rsidRPr="009241C1" w:rsidR="00F3679C" w:rsidP="00095E46" w:rsidRDefault="00F3679C" w14:paraId="7D729F4D" w14:textId="77777777">
            <w:pPr>
              <w:pStyle w:val="TableText"/>
              <w:rPr>
                <w:rFonts w:ascii="Tele-GroteskNor" w:hAnsi="Tele-GroteskNor" w:eastAsia="Times New Roman"/>
                <w:sz w:val="22"/>
              </w:rPr>
            </w:pPr>
            <w:r>
              <w:rPr>
                <w:rFonts w:ascii="Tele-GroteskNor" w:hAnsi="Tele-GroteskNor"/>
                <w:sz w:val="22"/>
              </w:rPr>
              <w:t>524</w:t>
            </w:r>
          </w:p>
        </w:tc>
      </w:tr>
      <w:tr w:rsidRPr="009241C1" w:rsidR="00F3679C" w:rsidTr="00095E46" w14:paraId="1C799AF2" w14:textId="77777777">
        <w:trPr>
          <w:tblHeader/>
        </w:trPr>
        <w:tc>
          <w:tcPr>
            <w:tcW w:w="0" w:type="auto"/>
            <w:tcBorders>
              <w:top w:val="single" w:color="auto" w:sz="6" w:space="0"/>
              <w:bottom w:val="single" w:color="auto" w:sz="4" w:space="0"/>
            </w:tcBorders>
            <w:shd w:val="clear" w:color="auto" w:fill="F2F2F2"/>
          </w:tcPr>
          <w:p w:rsidRPr="009241C1" w:rsidR="00F3679C" w:rsidP="00095E46" w:rsidRDefault="00F3679C" w14:paraId="567CAD70" w14:textId="77777777">
            <w:pPr>
              <w:pStyle w:val="TableHeading"/>
            </w:pPr>
            <w:r>
              <w:t>00384 (GB)</w:t>
            </w:r>
          </w:p>
        </w:tc>
        <w:tc>
          <w:tcPr>
            <w:tcW w:w="0" w:type="auto"/>
            <w:tcBorders>
              <w:top w:val="single" w:color="auto" w:sz="6" w:space="0"/>
              <w:bottom w:val="single" w:color="auto" w:sz="4" w:space="0"/>
            </w:tcBorders>
            <w:shd w:val="clear" w:color="auto" w:fill="A6A6A6"/>
          </w:tcPr>
          <w:p w:rsidRPr="009241C1" w:rsidR="00F3679C" w:rsidP="00095E46" w:rsidRDefault="00F3679C" w14:paraId="0816778F" w14:textId="77777777">
            <w:pPr>
              <w:pStyle w:val="TabelleFlietext3"/>
              <w:keepNext/>
              <w:spacing w:before="60" w:after="60"/>
              <w:ind w:left="0"/>
            </w:pPr>
          </w:p>
        </w:tc>
        <w:tc>
          <w:tcPr>
            <w:tcW w:w="0" w:type="auto"/>
            <w:tcBorders>
              <w:top w:val="single" w:color="auto" w:sz="6" w:space="0"/>
              <w:bottom w:val="single" w:color="auto" w:sz="4" w:space="0"/>
            </w:tcBorders>
            <w:shd w:val="clear" w:color="auto" w:fill="A6A6A6"/>
          </w:tcPr>
          <w:p w:rsidRPr="009241C1" w:rsidR="00F3679C" w:rsidP="00095E46" w:rsidRDefault="00F3679C" w14:paraId="60F56291" w14:textId="77777777">
            <w:pPr>
              <w:pStyle w:val="TabelleFlietext3"/>
              <w:keepNext/>
              <w:spacing w:before="60" w:after="60"/>
              <w:ind w:left="0"/>
            </w:pPr>
          </w:p>
        </w:tc>
        <w:tc>
          <w:tcPr>
            <w:tcW w:w="0" w:type="auto"/>
            <w:tcBorders>
              <w:top w:val="single" w:color="auto" w:sz="6" w:space="0"/>
              <w:bottom w:val="single" w:color="auto" w:sz="4" w:space="0"/>
            </w:tcBorders>
            <w:shd w:val="clear" w:color="auto" w:fill="A6A6A6"/>
          </w:tcPr>
          <w:p w:rsidRPr="009241C1" w:rsidR="00F3679C" w:rsidP="00095E46" w:rsidRDefault="00F3679C" w14:paraId="40D348AA" w14:textId="77777777">
            <w:pPr>
              <w:pStyle w:val="TabelleFlietext3"/>
              <w:keepNext/>
              <w:spacing w:before="60" w:after="60"/>
              <w:ind w:left="0"/>
            </w:pPr>
          </w:p>
        </w:tc>
        <w:tc>
          <w:tcPr>
            <w:tcW w:w="0" w:type="auto"/>
            <w:tcBorders>
              <w:top w:val="single" w:color="auto" w:sz="6" w:space="0"/>
              <w:bottom w:val="single" w:color="auto" w:sz="4" w:space="0"/>
            </w:tcBorders>
            <w:shd w:val="clear" w:color="auto" w:fill="A6A6A6"/>
          </w:tcPr>
          <w:p w:rsidRPr="009241C1" w:rsidR="00F3679C" w:rsidP="00095E46" w:rsidRDefault="00F3679C" w14:paraId="0497827F" w14:textId="77777777">
            <w:pPr>
              <w:pStyle w:val="TableText"/>
              <w:rPr>
                <w:rFonts w:ascii="Tele-GroteskNor" w:hAnsi="Tele-GroteskNor" w:eastAsia="Times New Roman"/>
                <w:sz w:val="22"/>
              </w:rPr>
            </w:pPr>
          </w:p>
        </w:tc>
        <w:tc>
          <w:tcPr>
            <w:tcW w:w="0" w:type="auto"/>
            <w:tcBorders>
              <w:top w:val="single" w:color="auto" w:sz="6" w:space="0"/>
              <w:bottom w:val="single" w:color="auto" w:sz="4" w:space="0"/>
            </w:tcBorders>
            <w:shd w:val="clear" w:color="auto" w:fill="A6A6A6"/>
          </w:tcPr>
          <w:p w:rsidRPr="009241C1" w:rsidR="00F3679C" w:rsidP="00EE6563" w:rsidRDefault="00F3679C" w14:paraId="4375E25B" w14:textId="77777777">
            <w:pPr>
              <w:pStyle w:val="TableText"/>
              <w:rPr>
                <w:rFonts w:ascii="Tele-GroteskNor" w:hAnsi="Tele-GroteskNor" w:eastAsia="Times New Roman"/>
                <w:sz w:val="22"/>
              </w:rPr>
            </w:pPr>
          </w:p>
        </w:tc>
      </w:tr>
    </w:tbl>
    <w:p w:rsidRPr="009241C1" w:rsidR="00EE6563" w:rsidRDefault="00EE6563" w14:paraId="003A003F" w14:textId="65BC66C4">
      <w:pPr>
        <w:pStyle w:val="Beschriftung"/>
      </w:pPr>
      <w:bookmarkStart w:name="_Toc98411801" w:id="61"/>
      <w:r>
        <w:t xml:space="preserve">Table </w:t>
      </w:r>
      <w:r>
        <w:fldChar w:fldCharType="begin"/>
      </w:r>
      <w:r>
        <w:instrText> STYLEREF 1 \s </w:instrText>
      </w:r>
      <w:r>
        <w:fldChar w:fldCharType="separate"/>
      </w:r>
      <w:r w:rsidR="000D3A2D">
        <w:t>1</w:t>
      </w:r>
      <w:r>
        <w:fldChar w:fldCharType="end"/>
      </w:r>
      <w:r>
        <w:noBreakHyphen/>
      </w:r>
      <w:r>
        <w:fldChar w:fldCharType="begin"/>
      </w:r>
      <w:r>
        <w:instrText> SEQ Tabelle \* ARABIC \s 1 </w:instrText>
      </w:r>
      <w:r>
        <w:fldChar w:fldCharType="separate"/>
      </w:r>
      <w:r w:rsidR="000D3A2D">
        <w:t>3</w:t>
      </w:r>
      <w:r>
        <w:fldChar w:fldCharType="end"/>
      </w:r>
      <w:r>
        <w:t xml:space="preserve"> - distance table</w:t>
      </w:r>
      <w:bookmarkEnd w:id="61"/>
    </w:p>
    <w:p w:rsidRPr="009241C1" w:rsidR="00F3679C" w:rsidP="00F3679C" w:rsidRDefault="00C10CA1" w14:paraId="4C282B8E" w14:textId="77777777">
      <w:pPr>
        <w:jc w:val="both"/>
      </w:pPr>
      <w:r>
        <w:t>For illustration 5 farms on the world map:</w:t>
      </w:r>
    </w:p>
    <w:p w:rsidRPr="009241C1" w:rsidR="00F3679C" w:rsidP="00F3679C" w:rsidRDefault="009C33EB" w14:paraId="3C1BC90B" w14:textId="77777777">
      <w:pPr>
        <w:pStyle w:val="Textkrper"/>
      </w:pPr>
      <w:r>
        <w:rPr>
          <w:noProof/>
        </w:rPr>
        <w:drawing>
          <wp:inline distT="0" distB="0" distL="0" distR="0" wp14:anchorId="4AE15828" wp14:editId="41FFE041">
            <wp:extent cx="5926455" cy="3709670"/>
            <wp:effectExtent l="1905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926455" cy="3709670"/>
                    </a:xfrm>
                    <a:prstGeom prst="rect">
                      <a:avLst/>
                    </a:prstGeom>
                    <a:noFill/>
                    <a:ln w="9525">
                      <a:noFill/>
                      <a:miter lim="800000"/>
                      <a:headEnd/>
                      <a:tailEnd/>
                    </a:ln>
                  </pic:spPr>
                </pic:pic>
              </a:graphicData>
            </a:graphic>
          </wp:inline>
        </w:drawing>
      </w:r>
    </w:p>
    <w:p w:rsidRPr="009241C1" w:rsidR="00AE25E2" w:rsidP="00AE25E2" w:rsidRDefault="00AE25E2" w14:paraId="10FC86C9" w14:textId="77777777">
      <w:pPr>
        <w:pStyle w:val="berschrift3"/>
      </w:pPr>
      <w:bookmarkStart w:name="_Toc98411905" w:id="62"/>
      <w:r>
        <w:lastRenderedPageBreak/>
        <w:t>Assignment of order numbers</w:t>
      </w:r>
      <w:bookmarkEnd w:id="62"/>
    </w:p>
    <w:p w:rsidRPr="009241C1" w:rsidR="00AE25E2" w:rsidP="00AE25E2" w:rsidRDefault="00AE25E2" w14:paraId="42CB940D" w14:textId="77777777">
      <w:pPr>
        <w:pStyle w:val="Anforderungsnummer"/>
      </w:pPr>
      <w:r>
        <w:t>Requirement: FKT-BEST-1</w:t>
      </w:r>
    </w:p>
    <w:p w:rsidRPr="009241C1" w:rsidR="00AE25E2" w:rsidP="00AE25E2" w:rsidRDefault="00AE25E2" w14:paraId="16FB980F" w14:textId="51E9CD96">
      <w:pPr>
        <w:pStyle w:val="Anforderungstext"/>
      </w:pPr>
      <w:r>
        <w:t>The system automatically generates a new order number when an order is placed. This consists of the order number range of the market (stored in the table "</w:t>
      </w:r>
      <w:r>
        <w:rPr>
          <w:i/>
        </w:rPr>
        <w:t>STOX_CENTRAL_SETTINGS</w:t>
      </w:r>
      <w:r>
        <w:t>") and the next consecutive number of the buyer (stored in the table "</w:t>
      </w:r>
      <w:r>
        <w:rPr>
          <w:i/>
        </w:rPr>
        <w:t>ORDER_NUMBERS</w:t>
      </w:r>
      <w:r>
        <w:t>" in the field "</w:t>
      </w:r>
      <w:r>
        <w:rPr>
          <w:i/>
        </w:rPr>
        <w:t>ANR_STOX</w:t>
      </w:r>
      <w:r>
        <w:t xml:space="preserve">") (see data model </w:t>
      </w:r>
      <w:r w:rsidR="00A9316A">
        <w:fldChar w:fldCharType="begin"/>
      </w:r>
      <w:r w:rsidR="00A9316A">
        <w:instrText xml:space="preserve"> REF _Ref255379332 \r \h  \* MERGEFORMAT </w:instrText>
      </w:r>
      <w:r w:rsidR="00A9316A">
        <w:fldChar w:fldCharType="separate"/>
      </w:r>
      <w:r w:rsidR="000D3A2D">
        <w:t>3.1</w:t>
      </w:r>
      <w:r w:rsidR="00A9316A">
        <w:fldChar w:fldCharType="end"/>
      </w:r>
      <w:r>
        <w:t>).</w:t>
      </w:r>
    </w:p>
    <w:p w:rsidRPr="009241C1" w:rsidR="00AE25E2" w:rsidP="00AE25E2" w:rsidRDefault="00AE25E2" w14:paraId="4D05290D" w14:textId="77777777"/>
    <w:p w:rsidRPr="009241C1" w:rsidR="0098153E" w:rsidP="0098153E" w:rsidRDefault="0098153E" w14:paraId="5A04BB00" w14:textId="77777777">
      <w:pPr>
        <w:pStyle w:val="Anforderungsnummer"/>
      </w:pPr>
      <w:r>
        <w:t>Requirement: FKT-BEST-2</w:t>
      </w:r>
    </w:p>
    <w:p w:rsidRPr="009241C1" w:rsidR="0098153E" w:rsidP="0098153E" w:rsidRDefault="0098153E" w14:paraId="0286E2B1" w14:textId="77777777">
      <w:pPr>
        <w:pStyle w:val="Anforderungstext"/>
      </w:pPr>
      <w:r>
        <w:t>The generated order numbers are 4-digit for the German market. All other countries receive a 5-digit order number.</w:t>
      </w:r>
    </w:p>
    <w:p w:rsidRPr="009241C1" w:rsidR="0098153E" w:rsidP="00AE25E2" w:rsidRDefault="0098153E" w14:paraId="0BB3652A" w14:textId="77777777"/>
    <w:p w:rsidRPr="009241C1" w:rsidR="0098153E" w:rsidP="00AE25E2" w:rsidRDefault="0098153E" w14:paraId="7C3CACF6" w14:textId="77777777"/>
    <w:p w:rsidRPr="009241C1" w:rsidR="00A26733" w:rsidP="00AE25E2" w:rsidRDefault="00A26733" w14:paraId="3EC44CBF" w14:textId="77777777">
      <w:pPr>
        <w:pStyle w:val="Textkrper"/>
      </w:pPr>
      <w:r>
        <w:t>Example for the MBVD market:</w:t>
      </w:r>
    </w:p>
    <w:p w:rsidRPr="009241C1" w:rsidR="00A26733" w:rsidP="00AE25E2" w:rsidRDefault="006D446F" w14:paraId="0BC121F8" w14:textId="77777777">
      <w:pPr>
        <w:pStyle w:val="Textkrper"/>
      </w:pPr>
      <w:r>
        <w:t>STOX order number range to the market (country):</w:t>
      </w:r>
      <w:r>
        <w:tab/>
      </w:r>
      <w:r>
        <w:t xml:space="preserve">6000 Last current ANR_STOX of the purchasing company: </w:t>
      </w:r>
      <w:r>
        <w:tab/>
      </w:r>
      <w:r>
        <w:t xml:space="preserve">471 Next complete job number: </w:t>
      </w:r>
      <w:r>
        <w:tab/>
      </w:r>
      <w:r>
        <w:tab/>
      </w:r>
      <w:r>
        <w:tab/>
      </w:r>
      <w:r>
        <w:t>6472</w:t>
      </w:r>
    </w:p>
    <w:p w:rsidRPr="00BB42F1" w:rsidR="00AE25E2" w:rsidP="00B87EB4" w:rsidRDefault="00B87EB4" w14:paraId="0B40CDC3" w14:textId="4B98DF4F">
      <w:pPr>
        <w:pStyle w:val="berschrift3"/>
        <w:rPr>
          <w:highlight w:val="magenta"/>
        </w:rPr>
      </w:pPr>
      <w:bookmarkStart w:name="_Ref256521394" w:id="63"/>
      <w:bookmarkStart w:name="_Toc98411906" w:id="64"/>
      <w:r>
        <w:rPr>
          <w:highlight w:val="magenta"/>
        </w:rPr>
        <w:t>Basics of the parts search</w:t>
      </w:r>
      <w:bookmarkEnd w:id="63"/>
      <w:bookmarkEnd w:id="64"/>
    </w:p>
    <w:p w:rsidRPr="00C50A59" w:rsidR="00F23072" w:rsidP="00F23072" w:rsidRDefault="00F23072" w14:paraId="33A7808B" w14:textId="627D61FF">
      <w:pPr>
        <w:pStyle w:val="Anforderungsnummer"/>
      </w:pPr>
      <w:r>
        <w:t>Requirement: FKT-SUCH-11</w:t>
      </w:r>
    </w:p>
    <w:p w:rsidRPr="00C50A59" w:rsidR="00F23072" w:rsidP="00F23072" w:rsidRDefault="00F23072" w14:paraId="3BFB15FC" w14:textId="77777777">
      <w:pPr>
        <w:pStyle w:val="Anforderungstext"/>
      </w:pPr>
      <w:r>
        <w:t>The term "retail roles" used below is defined as follows: These are the roles "</w:t>
      </w:r>
      <w:proofErr w:type="spellStart"/>
      <w:r>
        <w:t>RetailerDefault</w:t>
      </w:r>
      <w:proofErr w:type="spellEnd"/>
      <w:r>
        <w:t>" and "</w:t>
      </w:r>
      <w:proofErr w:type="spellStart"/>
      <w:r>
        <w:t>RetailerAdmin</w:t>
      </w:r>
      <w:proofErr w:type="spellEnd"/>
      <w:r>
        <w:t>".</w:t>
      </w:r>
    </w:p>
    <w:p w:rsidRPr="00C50A59" w:rsidR="00F23072" w:rsidP="00F23072" w:rsidRDefault="00F23072" w14:paraId="2A8734F2" w14:textId="2A94D484">
      <w:pPr>
        <w:pStyle w:val="Anforderungsnummer"/>
      </w:pPr>
      <w:r>
        <w:rPr>
          <w:highlight w:val="magenta"/>
        </w:rPr>
        <w:t>Requirement: FKT-SUCH-12</w:t>
      </w:r>
    </w:p>
    <w:p w:rsidRPr="00C50A59" w:rsidR="00E23C10" w:rsidP="00E23C10" w:rsidRDefault="00F23072" w14:paraId="25576D08" w14:textId="6227417F">
      <w:pPr>
        <w:pStyle w:val="Anforderungstext"/>
      </w:pPr>
      <w:r>
        <w:t xml:space="preserve">The term "own holdings" used in the following chapters (mainly chapter </w:t>
      </w:r>
      <w:r w:rsidRPr="00C50A59">
        <w:fldChar w:fldCharType="begin"/>
      </w:r>
      <w:r w:rsidRPr="00C50A59">
        <w:instrText xml:space="preserve"> REF _Ref18490148 \r \h </w:instrText>
      </w:r>
      <w:r w:rsidR="00C50A59">
        <w:instrText xml:space="preserve"> \* MERGEFORMAT </w:instrText>
      </w:r>
      <w:r w:rsidRPr="00C50A59">
        <w:fldChar w:fldCharType="separate"/>
      </w:r>
      <w:r w:rsidR="000D3A2D">
        <w:t>4.5</w:t>
      </w:r>
      <w:r w:rsidRPr="00C50A59">
        <w:fldChar w:fldCharType="end"/>
      </w:r>
      <w:r>
        <w:t xml:space="preserve"> </w:t>
      </w:r>
      <w:r w:rsidRPr="00C50A59">
        <w:fldChar w:fldCharType="begin"/>
      </w:r>
      <w:r w:rsidRPr="00C50A59">
        <w:instrText xml:space="preserve"> REF _Ref18490151 \h </w:instrText>
      </w:r>
      <w:r w:rsidRPr="00C50A59" w:rsidR="00271BBB">
        <w:instrText xml:space="preserve"> \* MERGEFORMAT </w:instrText>
      </w:r>
      <w:r w:rsidRPr="00C50A59">
        <w:fldChar w:fldCharType="separate"/>
      </w:r>
      <w:proofErr w:type="spellStart"/>
      <w:r w:rsidRPr="00C20AEF" w:rsidR="000D3A2D">
        <w:t>Suche</w:t>
      </w:r>
      <w:proofErr w:type="spellEnd"/>
      <w:r w:rsidRPr="00C50A59">
        <w:fldChar w:fldCharType="end"/>
      </w:r>
      <w:r>
        <w:t>) is defined as follows: This is NOT the entered site number and its branch or main sites, but the set of all sites from the site lists "</w:t>
      </w:r>
      <w:proofErr w:type="spellStart"/>
      <w:r>
        <w:t>OrteDisposition</w:t>
      </w:r>
      <w:proofErr w:type="spellEnd"/>
      <w:r>
        <w:t>", "</w:t>
      </w:r>
      <w:proofErr w:type="spellStart"/>
      <w:r>
        <w:t>OrteControlling</w:t>
      </w:r>
      <w:proofErr w:type="spellEnd"/>
      <w:r>
        <w:t>", "</w:t>
      </w:r>
      <w:proofErr w:type="spellStart"/>
      <w:r>
        <w:t>OrteDS</w:t>
      </w:r>
      <w:proofErr w:type="spellEnd"/>
      <w:r>
        <w:t xml:space="preserve">" and "OrteD2D" including their branch or main sites, </w:t>
      </w:r>
      <w:r>
        <w:rPr>
          <w:highlight w:val="magenta"/>
        </w:rPr>
        <w:t>which are already created in DIMS (table BETRIEBSDATEN_KONZERN)</w:t>
      </w:r>
      <w:r>
        <w:t>.</w:t>
      </w:r>
      <w:r>
        <w:rPr>
          <w:highlight w:val="magenta"/>
        </w:rPr>
        <w:t xml:space="preserve"> However, it is irrelevant whether the operation DIMS is active or not.</w:t>
      </w:r>
      <w:r>
        <w:rPr>
          <w:rFonts w:ascii="CorpoS" w:hAnsi="CorpoS"/>
          <w:color w:val="FF0000"/>
        </w:rPr>
        <w:t xml:space="preserve"> </w:t>
      </w:r>
      <w:r>
        <w:t xml:space="preserve">This is only relevant for retail roles and no wildcards are considered in the location lists. No establishments are excluded. </w:t>
      </w:r>
    </w:p>
    <w:p w:rsidRPr="00C50A59" w:rsidR="007E27AB" w:rsidP="007E27AB" w:rsidRDefault="007E27AB" w14:paraId="62F92CE5" w14:textId="16606115">
      <w:pPr>
        <w:pStyle w:val="Anforderungsnummer"/>
      </w:pPr>
      <w:r>
        <w:t>Requirement: FKT-SUCH-16</w:t>
      </w:r>
    </w:p>
    <w:p w:rsidRPr="00C50A59" w:rsidR="007E27AB" w:rsidP="007E27AB" w:rsidRDefault="007E27AB" w14:paraId="0C3C3E09" w14:textId="77777777">
      <w:pPr>
        <w:pStyle w:val="Anforderungstext"/>
      </w:pPr>
      <w:r>
        <w:t>Only stocks from stock-active farms are displayed in DIMS (farm parameters):</w:t>
      </w:r>
    </w:p>
    <w:p w:rsidRPr="00C50A59" w:rsidR="007E27AB" w:rsidP="00957E58" w:rsidRDefault="007E27AB" w14:paraId="7E24A7DF" w14:textId="77777777">
      <w:pPr>
        <w:pStyle w:val="Anforderungstext"/>
        <w:numPr>
          <w:ilvl w:val="0"/>
          <w:numId w:val="71"/>
        </w:numPr>
      </w:pPr>
      <w:r>
        <w:t>DIMS Status = Active</w:t>
      </w:r>
    </w:p>
    <w:p w:rsidRPr="00C50A59" w:rsidR="007E27AB" w:rsidP="00957E58" w:rsidRDefault="007E27AB" w14:paraId="065416BE" w14:textId="5F491696">
      <w:pPr>
        <w:pStyle w:val="Anforderungstext"/>
        <w:numPr>
          <w:ilvl w:val="0"/>
          <w:numId w:val="71"/>
        </w:numPr>
      </w:pPr>
      <w:r>
        <w:t>DIMS Status = Inactive and Inventory Import Indicator = SPICS/PARAGON or SPICS/CORS.</w:t>
      </w:r>
    </w:p>
    <w:p w:rsidRPr="00C50A59" w:rsidR="00960270" w:rsidP="00960270" w:rsidRDefault="00960270" w14:paraId="3EF81B1E" w14:textId="6CB93153">
      <w:pPr>
        <w:pStyle w:val="Anforderungsnummer"/>
      </w:pPr>
      <w:r>
        <w:t>Requirement: FKT-SUCH-17</w:t>
      </w:r>
    </w:p>
    <w:p w:rsidRPr="00C50A59" w:rsidR="00960270" w:rsidP="00960270" w:rsidRDefault="00960270" w14:paraId="7DAF2266" w14:textId="458A5AC3">
      <w:pPr>
        <w:pStyle w:val="Anforderungstext"/>
      </w:pPr>
      <w:r>
        <w:t xml:space="preserve">An entered farm is ALWAYS considered as a separate farm. This applies to all roles. </w:t>
      </w:r>
    </w:p>
    <w:p w:rsidRPr="00C50A59" w:rsidR="00960270" w:rsidP="00960270" w:rsidRDefault="00960270" w14:paraId="42C7A0A2" w14:textId="77777777">
      <w:pPr>
        <w:pStyle w:val="Anforderungstext"/>
      </w:pPr>
      <w:r>
        <w:t>This means especially for controllers (for retailers, due to the authorization, always entered = own company):</w:t>
      </w:r>
    </w:p>
    <w:p w:rsidRPr="00C50A59" w:rsidR="00960270" w:rsidP="00957E58" w:rsidRDefault="00960270" w14:paraId="7F6A512C" w14:textId="77777777">
      <w:pPr>
        <w:pStyle w:val="Anforderungstext"/>
        <w:numPr>
          <w:ilvl w:val="0"/>
          <w:numId w:val="72"/>
        </w:numPr>
      </w:pPr>
      <w:r>
        <w:t>it is not possible to place an order with an entered company</w:t>
      </w:r>
    </w:p>
    <w:p w:rsidRPr="00C50A59" w:rsidR="00960270" w:rsidP="00957E58" w:rsidRDefault="00960270" w14:paraId="2CB8FB86" w14:textId="1139D269">
      <w:pPr>
        <w:pStyle w:val="Anforderungstext"/>
        <w:numPr>
          <w:ilvl w:val="0"/>
          <w:numId w:val="72"/>
        </w:numPr>
      </w:pPr>
      <w:r>
        <w:t xml:space="preserve">it is always automatically searched for alternatives, quantity &gt; 0 and stock without reservations </w:t>
      </w:r>
    </w:p>
    <w:p w:rsidRPr="00C50A59" w:rsidR="00ED24C4" w:rsidP="00957E58" w:rsidRDefault="00960270" w14:paraId="66DFED65" w14:textId="104BC421">
      <w:pPr>
        <w:pStyle w:val="Anforderungstext"/>
        <w:numPr>
          <w:ilvl w:val="0"/>
          <w:numId w:val="72"/>
        </w:numPr>
      </w:pPr>
      <w:r>
        <w:t>own farms are displayed first and marked as such (yellow line and little house)</w:t>
      </w:r>
    </w:p>
    <w:p w:rsidRPr="00C50A59" w:rsidR="007E27AB" w:rsidP="007E27AB" w:rsidRDefault="007E27AB" w14:paraId="5EEF0382" w14:textId="77777777"/>
    <w:p w:rsidRPr="00C50A59" w:rsidR="007E27AB" w:rsidP="007E27AB" w:rsidRDefault="007E27AB" w14:paraId="45AFE8FA" w14:textId="48EA235B">
      <w:r>
        <w:t>Example of treatment of own/entered farms:</w:t>
      </w:r>
    </w:p>
    <w:p w:rsidRPr="00C50A59" w:rsidR="007E27AB" w:rsidP="007E27AB" w:rsidRDefault="007E27AB" w14:paraId="595B3399" w14:textId="77777777"/>
    <w:p w:rsidRPr="00C50A59" w:rsidR="007E27AB" w:rsidP="007E27AB" w:rsidRDefault="007E27AB" w14:paraId="50BF4BAD" w14:textId="77777777">
      <w:pPr>
        <w:rPr>
          <w:rFonts w:ascii="Calibri" w:hAnsi="Calibri"/>
          <w:szCs w:val="22"/>
        </w:rPr>
      </w:pPr>
      <w:r>
        <w:t>Retailers with authorized locations: 200023300 (200023300 HB, 200023304, 200023309 ZB)</w:t>
      </w:r>
    </w:p>
    <w:p w:rsidRPr="00C50A59" w:rsidR="007E27AB" w:rsidP="007E27AB" w:rsidRDefault="007E27AB" w14:paraId="55C70C77" w14:textId="77777777">
      <w:r>
        <w:t>Taxpayers with authorized locations: *</w:t>
      </w:r>
    </w:p>
    <w:p w:rsidRPr="00C50A59" w:rsidR="007E27AB" w:rsidP="007E27AB" w:rsidRDefault="007E27AB" w14:paraId="503626DE" w14:textId="77777777">
      <w:pPr>
        <w:rPr>
          <w:color w:val="000000"/>
        </w:rPr>
      </w:pPr>
      <w:r>
        <w:rPr>
          <w:color w:val="000000"/>
        </w:rPr>
        <w:t>Part 4711, successor 4712</w:t>
      </w:r>
    </w:p>
    <w:tbl>
      <w:tblPr>
        <w:tblW w:w="0" w:type="auto"/>
        <w:tblCellMar>
          <w:left w:w="0" w:type="dxa"/>
          <w:right w:w="0" w:type="dxa"/>
        </w:tblCellMar>
        <w:tblLook w:val="04A0" w:firstRow="1" w:lastRow="0" w:firstColumn="1" w:lastColumn="0" w:noHBand="0" w:noVBand="1"/>
      </w:tblPr>
      <w:tblGrid>
        <w:gridCol w:w="1764"/>
        <w:gridCol w:w="1891"/>
        <w:gridCol w:w="1891"/>
        <w:gridCol w:w="1891"/>
        <w:gridCol w:w="1891"/>
      </w:tblGrid>
      <w:tr w:rsidRPr="00C50A59" w:rsidR="007E27AB" w:rsidTr="007E27AB" w14:paraId="6185364E" w14:textId="77777777">
        <w:tc>
          <w:tcPr>
            <w:tcW w:w="2349" w:type="dxa"/>
            <w:tcBorders>
              <w:top w:val="single" w:color="666666" w:sz="8" w:space="0"/>
              <w:left w:val="single" w:color="666666" w:sz="8" w:space="0"/>
              <w:bottom w:val="single" w:color="666666" w:sz="12" w:space="0"/>
              <w:right w:val="single" w:color="666666" w:sz="8" w:space="0"/>
            </w:tcBorders>
            <w:tcMar>
              <w:top w:w="0" w:type="dxa"/>
              <w:left w:w="108" w:type="dxa"/>
              <w:bottom w:w="0" w:type="dxa"/>
              <w:right w:w="108" w:type="dxa"/>
            </w:tcMar>
          </w:tcPr>
          <w:p w:rsidRPr="00C50A59" w:rsidR="007E27AB" w:rsidRDefault="007E27AB" w14:paraId="487DF33B" w14:textId="77777777">
            <w:pPr>
              <w:rPr>
                <w:b/>
                <w:bCs/>
                <w:color w:val="000000"/>
              </w:rPr>
            </w:pPr>
          </w:p>
        </w:tc>
        <w:tc>
          <w:tcPr>
            <w:tcW w:w="2349" w:type="dxa"/>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C50A59" w:rsidR="007E27AB" w:rsidRDefault="007E27AB" w14:paraId="22E8FD72" w14:textId="77777777">
            <w:pPr>
              <w:rPr>
                <w:b/>
                <w:bCs/>
                <w:color w:val="000000"/>
              </w:rPr>
            </w:pPr>
            <w:r>
              <w:rPr>
                <w:b/>
                <w:color w:val="000000"/>
              </w:rPr>
              <w:t>200023300</w:t>
            </w:r>
          </w:p>
        </w:tc>
        <w:tc>
          <w:tcPr>
            <w:tcW w:w="2349" w:type="dxa"/>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C50A59" w:rsidR="007E27AB" w:rsidRDefault="007E27AB" w14:paraId="5F4FBE2D" w14:textId="77777777">
            <w:pPr>
              <w:rPr>
                <w:b/>
                <w:bCs/>
                <w:color w:val="000000"/>
              </w:rPr>
            </w:pPr>
            <w:r>
              <w:rPr>
                <w:b/>
                <w:color w:val="000000"/>
              </w:rPr>
              <w:t xml:space="preserve">200023304 </w:t>
            </w:r>
          </w:p>
        </w:tc>
        <w:tc>
          <w:tcPr>
            <w:tcW w:w="2349" w:type="dxa"/>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C50A59" w:rsidR="007E27AB" w:rsidRDefault="007E27AB" w14:paraId="113FB44B" w14:textId="77777777">
            <w:pPr>
              <w:rPr>
                <w:b/>
                <w:bCs/>
                <w:color w:val="000000"/>
              </w:rPr>
            </w:pPr>
            <w:r>
              <w:rPr>
                <w:b/>
                <w:color w:val="000000"/>
              </w:rPr>
              <w:t xml:space="preserve">200023309 </w:t>
            </w:r>
          </w:p>
        </w:tc>
        <w:tc>
          <w:tcPr>
            <w:tcW w:w="2349" w:type="dxa"/>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C50A59" w:rsidR="007E27AB" w:rsidRDefault="007E27AB" w14:paraId="53F462F5" w14:textId="77777777">
            <w:pPr>
              <w:rPr>
                <w:b/>
                <w:bCs/>
                <w:color w:val="000000"/>
              </w:rPr>
            </w:pPr>
            <w:r>
              <w:rPr>
                <w:b/>
                <w:color w:val="000000"/>
              </w:rPr>
              <w:t>200021212</w:t>
            </w:r>
          </w:p>
        </w:tc>
      </w:tr>
      <w:tr w:rsidRPr="00C50A59" w:rsidR="007E27AB" w:rsidTr="007E27AB" w14:paraId="56428EF8" w14:textId="77777777">
        <w:tc>
          <w:tcPr>
            <w:tcW w:w="2349" w:type="dxa"/>
            <w:tcBorders>
              <w:top w:val="nil"/>
              <w:left w:val="single" w:color="666666" w:sz="8" w:space="0"/>
              <w:bottom w:val="single" w:color="666666" w:sz="8" w:space="0"/>
              <w:right w:val="single" w:color="666666" w:sz="8" w:space="0"/>
            </w:tcBorders>
            <w:shd w:val="clear" w:color="auto" w:fill="CCCCCC"/>
            <w:tcMar>
              <w:top w:w="0" w:type="dxa"/>
              <w:left w:w="108" w:type="dxa"/>
              <w:bottom w:w="0" w:type="dxa"/>
              <w:right w:w="108" w:type="dxa"/>
            </w:tcMar>
            <w:hideMark/>
          </w:tcPr>
          <w:p w:rsidRPr="00C50A59" w:rsidR="007E27AB" w:rsidRDefault="007E27AB" w14:paraId="4E813E5A" w14:textId="77777777">
            <w:pPr>
              <w:rPr>
                <w:b/>
                <w:bCs/>
                <w:color w:val="000000"/>
              </w:rPr>
            </w:pPr>
            <w:r>
              <w:rPr>
                <w:b/>
                <w:color w:val="000000"/>
              </w:rPr>
              <w:lastRenderedPageBreak/>
              <w:t>Stock 4711 (free/reserved)</w:t>
            </w:r>
          </w:p>
        </w:tc>
        <w:tc>
          <w:tcPr>
            <w:tcW w:w="2349" w:type="dxa"/>
            <w:tcBorders>
              <w:top w:val="nil"/>
              <w:left w:val="nil"/>
              <w:bottom w:val="single" w:color="666666" w:sz="8" w:space="0"/>
              <w:right w:val="single" w:color="666666" w:sz="8" w:space="0"/>
            </w:tcBorders>
            <w:shd w:val="clear" w:color="auto" w:fill="CCCCCC"/>
            <w:tcMar>
              <w:top w:w="0" w:type="dxa"/>
              <w:left w:w="108" w:type="dxa"/>
              <w:bottom w:w="0" w:type="dxa"/>
              <w:right w:w="108" w:type="dxa"/>
            </w:tcMar>
            <w:hideMark/>
          </w:tcPr>
          <w:p w:rsidRPr="00C50A59" w:rsidR="007E27AB" w:rsidRDefault="007E27AB" w14:paraId="4F41F1BD" w14:textId="77777777">
            <w:pPr>
              <w:rPr>
                <w:color w:val="000000"/>
              </w:rPr>
            </w:pPr>
            <w:r>
              <w:rPr>
                <w:color w:val="000000"/>
              </w:rPr>
              <w:t>5 / 1</w:t>
            </w:r>
          </w:p>
        </w:tc>
        <w:tc>
          <w:tcPr>
            <w:tcW w:w="2349" w:type="dxa"/>
            <w:tcBorders>
              <w:top w:val="nil"/>
              <w:left w:val="nil"/>
              <w:bottom w:val="single" w:color="666666" w:sz="8" w:space="0"/>
              <w:right w:val="single" w:color="666666" w:sz="8" w:space="0"/>
            </w:tcBorders>
            <w:shd w:val="clear" w:color="auto" w:fill="CCCCCC"/>
            <w:tcMar>
              <w:top w:w="0" w:type="dxa"/>
              <w:left w:w="108" w:type="dxa"/>
              <w:bottom w:w="0" w:type="dxa"/>
              <w:right w:w="108" w:type="dxa"/>
            </w:tcMar>
            <w:hideMark/>
          </w:tcPr>
          <w:p w:rsidRPr="00C50A59" w:rsidR="007E27AB" w:rsidRDefault="007E27AB" w14:paraId="2FE3C0D8" w14:textId="77777777">
            <w:pPr>
              <w:rPr>
                <w:color w:val="000000"/>
              </w:rPr>
            </w:pPr>
            <w:r>
              <w:rPr>
                <w:color w:val="000000"/>
              </w:rPr>
              <w:t>1 / 1</w:t>
            </w:r>
          </w:p>
        </w:tc>
        <w:tc>
          <w:tcPr>
            <w:tcW w:w="2349" w:type="dxa"/>
            <w:tcBorders>
              <w:top w:val="nil"/>
              <w:left w:val="nil"/>
              <w:bottom w:val="single" w:color="666666" w:sz="8" w:space="0"/>
              <w:right w:val="single" w:color="666666" w:sz="8" w:space="0"/>
            </w:tcBorders>
            <w:shd w:val="clear" w:color="auto" w:fill="CCCCCC"/>
            <w:tcMar>
              <w:top w:w="0" w:type="dxa"/>
              <w:left w:w="108" w:type="dxa"/>
              <w:bottom w:w="0" w:type="dxa"/>
              <w:right w:w="108" w:type="dxa"/>
            </w:tcMar>
            <w:hideMark/>
          </w:tcPr>
          <w:p w:rsidRPr="00C50A59" w:rsidR="007E27AB" w:rsidRDefault="007E27AB" w14:paraId="4F69E87F" w14:textId="77777777">
            <w:pPr>
              <w:rPr>
                <w:color w:val="000000"/>
              </w:rPr>
            </w:pPr>
            <w:r>
              <w:rPr>
                <w:color w:val="000000"/>
              </w:rPr>
              <w:t>0</w:t>
            </w:r>
          </w:p>
        </w:tc>
        <w:tc>
          <w:tcPr>
            <w:tcW w:w="2349" w:type="dxa"/>
            <w:tcBorders>
              <w:top w:val="nil"/>
              <w:left w:val="nil"/>
              <w:bottom w:val="single" w:color="666666" w:sz="8" w:space="0"/>
              <w:right w:val="single" w:color="666666" w:sz="8" w:space="0"/>
            </w:tcBorders>
            <w:shd w:val="clear" w:color="auto" w:fill="CCCCCC"/>
            <w:tcMar>
              <w:top w:w="0" w:type="dxa"/>
              <w:left w:w="108" w:type="dxa"/>
              <w:bottom w:w="0" w:type="dxa"/>
              <w:right w:w="108" w:type="dxa"/>
            </w:tcMar>
            <w:hideMark/>
          </w:tcPr>
          <w:p w:rsidRPr="00C50A59" w:rsidR="007E27AB" w:rsidRDefault="007E27AB" w14:paraId="2D093BA9" w14:textId="77777777">
            <w:pPr>
              <w:rPr>
                <w:color w:val="000000"/>
              </w:rPr>
            </w:pPr>
            <w:r>
              <w:rPr>
                <w:color w:val="000000"/>
              </w:rPr>
              <w:t>4 / 1</w:t>
            </w:r>
          </w:p>
        </w:tc>
      </w:tr>
      <w:tr w:rsidRPr="00C50A59" w:rsidR="007E27AB" w:rsidTr="007E27AB" w14:paraId="19182EC5" w14:textId="77777777">
        <w:tc>
          <w:tcPr>
            <w:tcW w:w="2349" w:type="dxa"/>
            <w:tcBorders>
              <w:top w:val="nil"/>
              <w:left w:val="single" w:color="666666" w:sz="8" w:space="0"/>
              <w:bottom w:val="single" w:color="666666" w:sz="8" w:space="0"/>
              <w:right w:val="single" w:color="666666" w:sz="8" w:space="0"/>
            </w:tcBorders>
            <w:tcMar>
              <w:top w:w="0" w:type="dxa"/>
              <w:left w:w="108" w:type="dxa"/>
              <w:bottom w:w="0" w:type="dxa"/>
              <w:right w:w="108" w:type="dxa"/>
            </w:tcMar>
            <w:hideMark/>
          </w:tcPr>
          <w:p w:rsidRPr="00C50A59" w:rsidR="007E27AB" w:rsidRDefault="007E27AB" w14:paraId="5273B25C" w14:textId="77777777">
            <w:pPr>
              <w:rPr>
                <w:b/>
                <w:bCs/>
                <w:color w:val="000000"/>
              </w:rPr>
            </w:pPr>
            <w:r>
              <w:rPr>
                <w:b/>
                <w:color w:val="000000"/>
              </w:rPr>
              <w:t>Stock 4712 (free/reserved)</w:t>
            </w:r>
          </w:p>
        </w:tc>
        <w:tc>
          <w:tcPr>
            <w:tcW w:w="2349" w:type="dxa"/>
            <w:tcBorders>
              <w:top w:val="nil"/>
              <w:left w:val="nil"/>
              <w:bottom w:val="single" w:color="666666" w:sz="8" w:space="0"/>
              <w:right w:val="single" w:color="666666" w:sz="8" w:space="0"/>
            </w:tcBorders>
            <w:tcMar>
              <w:top w:w="0" w:type="dxa"/>
              <w:left w:w="108" w:type="dxa"/>
              <w:bottom w:w="0" w:type="dxa"/>
              <w:right w:w="108" w:type="dxa"/>
            </w:tcMar>
            <w:hideMark/>
          </w:tcPr>
          <w:p w:rsidRPr="00C50A59" w:rsidR="007E27AB" w:rsidRDefault="007E27AB" w14:paraId="3B8E4D56" w14:textId="77777777">
            <w:pPr>
              <w:rPr>
                <w:color w:val="000000"/>
              </w:rPr>
            </w:pPr>
            <w:r>
              <w:rPr>
                <w:color w:val="000000"/>
              </w:rPr>
              <w:t>2 / 1</w:t>
            </w:r>
          </w:p>
        </w:tc>
        <w:tc>
          <w:tcPr>
            <w:tcW w:w="2349" w:type="dxa"/>
            <w:tcBorders>
              <w:top w:val="nil"/>
              <w:left w:val="nil"/>
              <w:bottom w:val="single" w:color="666666" w:sz="8" w:space="0"/>
              <w:right w:val="single" w:color="666666" w:sz="8" w:space="0"/>
            </w:tcBorders>
            <w:tcMar>
              <w:top w:w="0" w:type="dxa"/>
              <w:left w:w="108" w:type="dxa"/>
              <w:bottom w:w="0" w:type="dxa"/>
              <w:right w:w="108" w:type="dxa"/>
            </w:tcMar>
            <w:hideMark/>
          </w:tcPr>
          <w:p w:rsidRPr="00C50A59" w:rsidR="007E27AB" w:rsidRDefault="007E27AB" w14:paraId="5D39B4E2" w14:textId="77777777">
            <w:pPr>
              <w:rPr>
                <w:color w:val="000000"/>
              </w:rPr>
            </w:pPr>
            <w:r>
              <w:rPr>
                <w:color w:val="000000"/>
              </w:rPr>
              <w:t>0</w:t>
            </w:r>
          </w:p>
        </w:tc>
        <w:tc>
          <w:tcPr>
            <w:tcW w:w="2349" w:type="dxa"/>
            <w:tcBorders>
              <w:top w:val="nil"/>
              <w:left w:val="nil"/>
              <w:bottom w:val="single" w:color="666666" w:sz="8" w:space="0"/>
              <w:right w:val="single" w:color="666666" w:sz="8" w:space="0"/>
            </w:tcBorders>
            <w:tcMar>
              <w:top w:w="0" w:type="dxa"/>
              <w:left w:w="108" w:type="dxa"/>
              <w:bottom w:w="0" w:type="dxa"/>
              <w:right w:w="108" w:type="dxa"/>
            </w:tcMar>
            <w:hideMark/>
          </w:tcPr>
          <w:p w:rsidRPr="00C50A59" w:rsidR="007E27AB" w:rsidRDefault="007E27AB" w14:paraId="09DD1760" w14:textId="77777777">
            <w:pPr>
              <w:rPr>
                <w:color w:val="000000"/>
              </w:rPr>
            </w:pPr>
            <w:r>
              <w:rPr>
                <w:color w:val="000000"/>
              </w:rPr>
              <w:t>3 / 1</w:t>
            </w:r>
          </w:p>
        </w:tc>
        <w:tc>
          <w:tcPr>
            <w:tcW w:w="2349" w:type="dxa"/>
            <w:tcBorders>
              <w:top w:val="nil"/>
              <w:left w:val="nil"/>
              <w:bottom w:val="single" w:color="666666" w:sz="8" w:space="0"/>
              <w:right w:val="single" w:color="666666" w:sz="8" w:space="0"/>
            </w:tcBorders>
            <w:tcMar>
              <w:top w:w="0" w:type="dxa"/>
              <w:left w:w="108" w:type="dxa"/>
              <w:bottom w:w="0" w:type="dxa"/>
              <w:right w:w="108" w:type="dxa"/>
            </w:tcMar>
            <w:hideMark/>
          </w:tcPr>
          <w:p w:rsidRPr="00C50A59" w:rsidR="007E27AB" w:rsidRDefault="007E27AB" w14:paraId="01D6661E" w14:textId="77777777">
            <w:pPr>
              <w:rPr>
                <w:color w:val="000000"/>
              </w:rPr>
            </w:pPr>
            <w:r>
              <w:rPr>
                <w:color w:val="000000"/>
              </w:rPr>
              <w:t>6 / 2</w:t>
            </w:r>
          </w:p>
        </w:tc>
      </w:tr>
    </w:tbl>
    <w:p w:rsidRPr="00C50A59" w:rsidR="007E27AB" w:rsidP="007E27AB" w:rsidRDefault="007E27AB" w14:paraId="4FC6F2F1" w14:textId="77777777">
      <w:pPr>
        <w:rPr>
          <w:rFonts w:ascii="Calibri" w:hAnsi="Calibri" w:cs="Calibri" w:eastAsiaTheme="minorHAnsi"/>
          <w:color w:val="000000"/>
          <w:szCs w:val="22"/>
          <w:lang w:eastAsia="en-US"/>
        </w:rPr>
      </w:pPr>
    </w:p>
    <w:p w:rsidRPr="00C50A59" w:rsidR="007E27AB" w:rsidP="007E27AB" w:rsidRDefault="007E27AB" w14:paraId="1E62DAF3" w14:textId="77777777">
      <w:pPr>
        <w:rPr>
          <w:color w:val="000000"/>
        </w:rPr>
      </w:pPr>
    </w:p>
    <w:p w:rsidRPr="00C50A59" w:rsidR="007E27AB" w:rsidP="007E27AB" w:rsidRDefault="007E27AB" w14:paraId="5176561F" w14:textId="1AD750BF">
      <w:r>
        <w:t>Part search STOX:</w:t>
      </w:r>
    </w:p>
    <w:tbl>
      <w:tblPr>
        <w:tblW w:w="0" w:type="auto"/>
        <w:tblCellMar>
          <w:left w:w="0" w:type="dxa"/>
          <w:right w:w="0" w:type="dxa"/>
        </w:tblCellMar>
        <w:tblLook w:val="04A0" w:firstRow="1" w:lastRow="0" w:firstColumn="1" w:lastColumn="0" w:noHBand="0" w:noVBand="1"/>
      </w:tblPr>
      <w:tblGrid>
        <w:gridCol w:w="2318"/>
        <w:gridCol w:w="2364"/>
        <w:gridCol w:w="2364"/>
        <w:gridCol w:w="2282"/>
      </w:tblGrid>
      <w:tr w:rsidRPr="00C50A59" w:rsidR="007E27AB" w:rsidTr="007E27AB" w14:paraId="6A97BDBA" w14:textId="77777777">
        <w:tc>
          <w:tcPr>
            <w:tcW w:w="3132" w:type="dxa"/>
            <w:tcBorders>
              <w:top w:val="single" w:color="666666" w:sz="8" w:space="0"/>
              <w:left w:val="single" w:color="666666" w:sz="8" w:space="0"/>
              <w:bottom w:val="single" w:color="666666" w:sz="12" w:space="0"/>
              <w:right w:val="single" w:color="666666" w:sz="8" w:space="0"/>
            </w:tcBorders>
            <w:tcMar>
              <w:top w:w="0" w:type="dxa"/>
              <w:left w:w="108" w:type="dxa"/>
              <w:bottom w:w="0" w:type="dxa"/>
              <w:right w:w="108" w:type="dxa"/>
            </w:tcMar>
          </w:tcPr>
          <w:p w:rsidRPr="00C50A59" w:rsidR="007E27AB" w:rsidRDefault="007E27AB" w14:paraId="43D2C5CB" w14:textId="77777777">
            <w:pPr>
              <w:rPr>
                <w:b/>
                <w:bCs/>
                <w:color w:val="000000"/>
              </w:rPr>
            </w:pPr>
          </w:p>
        </w:tc>
        <w:tc>
          <w:tcPr>
            <w:tcW w:w="3132" w:type="dxa"/>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C50A59" w:rsidR="007E27AB" w:rsidRDefault="007E27AB" w14:paraId="07FAD11E" w14:textId="77777777">
            <w:pPr>
              <w:rPr>
                <w:b/>
                <w:bCs/>
                <w:color w:val="000000"/>
              </w:rPr>
            </w:pPr>
            <w:r>
              <w:rPr>
                <w:b/>
                <w:color w:val="000000"/>
              </w:rPr>
              <w:t>Search 1</w:t>
            </w:r>
          </w:p>
        </w:tc>
        <w:tc>
          <w:tcPr>
            <w:tcW w:w="3132" w:type="dxa"/>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C50A59" w:rsidR="007E27AB" w:rsidRDefault="007E27AB" w14:paraId="3C35339B" w14:textId="77777777">
            <w:pPr>
              <w:rPr>
                <w:b/>
                <w:bCs/>
                <w:color w:val="000000"/>
              </w:rPr>
            </w:pPr>
            <w:r>
              <w:rPr>
                <w:b/>
                <w:color w:val="000000"/>
              </w:rPr>
              <w:t>Search 2</w:t>
            </w:r>
          </w:p>
        </w:tc>
        <w:tc>
          <w:tcPr>
            <w:tcW w:w="3132" w:type="dxa"/>
            <w:tcBorders>
              <w:top w:val="single" w:color="666666" w:sz="8" w:space="0"/>
              <w:left w:val="nil"/>
              <w:bottom w:val="single" w:color="666666" w:sz="12" w:space="0"/>
              <w:right w:val="single" w:color="666666" w:sz="8" w:space="0"/>
            </w:tcBorders>
            <w:hideMark/>
          </w:tcPr>
          <w:p w:rsidRPr="00C50A59" w:rsidR="007E27AB" w:rsidRDefault="007E27AB" w14:paraId="600994A1" w14:textId="77777777">
            <w:pPr>
              <w:rPr>
                <w:b/>
                <w:bCs/>
                <w:color w:val="000000"/>
              </w:rPr>
            </w:pPr>
            <w:r>
              <w:rPr>
                <w:b/>
                <w:color w:val="000000"/>
              </w:rPr>
              <w:t>Search 3</w:t>
            </w:r>
          </w:p>
        </w:tc>
      </w:tr>
      <w:tr w:rsidRPr="00C50A59" w:rsidR="007E27AB" w:rsidTr="007E27AB" w14:paraId="6982C184" w14:textId="77777777">
        <w:tc>
          <w:tcPr>
            <w:tcW w:w="3132" w:type="dxa"/>
            <w:tcBorders>
              <w:top w:val="nil"/>
              <w:left w:val="single" w:color="666666" w:sz="8" w:space="0"/>
              <w:bottom w:val="single" w:color="666666" w:sz="8" w:space="0"/>
              <w:right w:val="single" w:color="666666" w:sz="8" w:space="0"/>
            </w:tcBorders>
            <w:shd w:val="clear" w:color="auto" w:fill="CCCCCC"/>
            <w:tcMar>
              <w:top w:w="0" w:type="dxa"/>
              <w:left w:w="108" w:type="dxa"/>
              <w:bottom w:w="0" w:type="dxa"/>
              <w:right w:w="108" w:type="dxa"/>
            </w:tcMar>
            <w:hideMark/>
          </w:tcPr>
          <w:p w:rsidRPr="00C50A59" w:rsidR="007E27AB" w:rsidRDefault="007E27AB" w14:paraId="5A566F39" w14:textId="77777777">
            <w:pPr>
              <w:rPr>
                <w:b/>
                <w:bCs/>
                <w:color w:val="000000"/>
              </w:rPr>
            </w:pPr>
            <w:r>
              <w:rPr>
                <w:b/>
                <w:color w:val="000000"/>
              </w:rPr>
              <w:t>Entered operation:</w:t>
            </w:r>
          </w:p>
        </w:tc>
        <w:tc>
          <w:tcPr>
            <w:tcW w:w="3132" w:type="dxa"/>
            <w:tcBorders>
              <w:top w:val="nil"/>
              <w:left w:val="nil"/>
              <w:bottom w:val="single" w:color="666666" w:sz="8" w:space="0"/>
              <w:right w:val="single" w:color="666666" w:sz="8" w:space="0"/>
            </w:tcBorders>
            <w:shd w:val="clear" w:color="auto" w:fill="CCCCCC"/>
            <w:tcMar>
              <w:top w:w="0" w:type="dxa"/>
              <w:left w:w="108" w:type="dxa"/>
              <w:bottom w:w="0" w:type="dxa"/>
              <w:right w:w="108" w:type="dxa"/>
            </w:tcMar>
            <w:hideMark/>
          </w:tcPr>
          <w:p w:rsidRPr="00C50A59" w:rsidR="007E27AB" w:rsidRDefault="007E27AB" w14:paraId="40F5B1B4" w14:textId="77777777">
            <w:pPr>
              <w:rPr>
                <w:color w:val="000000"/>
              </w:rPr>
            </w:pPr>
            <w:r>
              <w:rPr>
                <w:color w:val="000000"/>
              </w:rPr>
              <w:t>200023300</w:t>
            </w:r>
          </w:p>
        </w:tc>
        <w:tc>
          <w:tcPr>
            <w:tcW w:w="3132" w:type="dxa"/>
            <w:tcBorders>
              <w:top w:val="nil"/>
              <w:left w:val="nil"/>
              <w:bottom w:val="single" w:color="666666" w:sz="8" w:space="0"/>
              <w:right w:val="single" w:color="666666" w:sz="8" w:space="0"/>
            </w:tcBorders>
            <w:shd w:val="clear" w:color="auto" w:fill="CCCCCC"/>
            <w:tcMar>
              <w:top w:w="0" w:type="dxa"/>
              <w:left w:w="108" w:type="dxa"/>
              <w:bottom w:w="0" w:type="dxa"/>
              <w:right w:w="108" w:type="dxa"/>
            </w:tcMar>
            <w:hideMark/>
          </w:tcPr>
          <w:p w:rsidRPr="00C50A59" w:rsidR="007E27AB" w:rsidRDefault="007E27AB" w14:paraId="2CAF119F" w14:textId="77777777">
            <w:pPr>
              <w:rPr>
                <w:color w:val="000000"/>
              </w:rPr>
            </w:pPr>
            <w:r>
              <w:rPr>
                <w:color w:val="000000"/>
              </w:rPr>
              <w:t>200023300</w:t>
            </w:r>
          </w:p>
        </w:tc>
        <w:tc>
          <w:tcPr>
            <w:tcW w:w="3132" w:type="dxa"/>
            <w:tcBorders>
              <w:top w:val="nil"/>
              <w:left w:val="nil"/>
              <w:bottom w:val="single" w:color="666666" w:sz="8" w:space="0"/>
              <w:right w:val="single" w:color="666666" w:sz="8" w:space="0"/>
            </w:tcBorders>
            <w:shd w:val="clear" w:color="auto" w:fill="CCCCCC"/>
            <w:hideMark/>
          </w:tcPr>
          <w:p w:rsidRPr="00C50A59" w:rsidR="007E27AB" w:rsidRDefault="007E27AB" w14:paraId="5343C253" w14:textId="77777777">
            <w:pPr>
              <w:rPr>
                <w:color w:val="000000"/>
              </w:rPr>
            </w:pPr>
            <w:r>
              <w:rPr>
                <w:color w:val="000000"/>
              </w:rPr>
              <w:t>200021212</w:t>
            </w:r>
          </w:p>
        </w:tc>
      </w:tr>
      <w:tr w:rsidRPr="00C50A59" w:rsidR="007E27AB" w:rsidTr="007E27AB" w14:paraId="72CF4F3D" w14:textId="77777777">
        <w:tc>
          <w:tcPr>
            <w:tcW w:w="3132" w:type="dxa"/>
            <w:tcBorders>
              <w:top w:val="nil"/>
              <w:left w:val="single" w:color="666666" w:sz="8" w:space="0"/>
              <w:bottom w:val="single" w:color="666666" w:sz="8" w:space="0"/>
              <w:right w:val="single" w:color="666666" w:sz="8" w:space="0"/>
            </w:tcBorders>
            <w:tcMar>
              <w:top w:w="0" w:type="dxa"/>
              <w:left w:w="108" w:type="dxa"/>
              <w:bottom w:w="0" w:type="dxa"/>
              <w:right w:w="108" w:type="dxa"/>
            </w:tcMar>
            <w:hideMark/>
          </w:tcPr>
          <w:p w:rsidRPr="00C50A59" w:rsidR="007E27AB" w:rsidRDefault="007E27AB" w14:paraId="5846DD36" w14:textId="77777777">
            <w:pPr>
              <w:rPr>
                <w:b/>
                <w:bCs/>
                <w:color w:val="000000"/>
              </w:rPr>
            </w:pPr>
            <w:r>
              <w:rPr>
                <w:b/>
                <w:color w:val="000000"/>
              </w:rPr>
              <w:t>Searched TNR</w:t>
            </w:r>
          </w:p>
        </w:tc>
        <w:tc>
          <w:tcPr>
            <w:tcW w:w="3132" w:type="dxa"/>
            <w:tcBorders>
              <w:top w:val="nil"/>
              <w:left w:val="nil"/>
              <w:bottom w:val="single" w:color="666666" w:sz="8" w:space="0"/>
              <w:right w:val="single" w:color="666666" w:sz="8" w:space="0"/>
            </w:tcBorders>
            <w:tcMar>
              <w:top w:w="0" w:type="dxa"/>
              <w:left w:w="108" w:type="dxa"/>
              <w:bottom w:w="0" w:type="dxa"/>
              <w:right w:w="108" w:type="dxa"/>
            </w:tcMar>
            <w:hideMark/>
          </w:tcPr>
          <w:p w:rsidRPr="00C50A59" w:rsidR="007E27AB" w:rsidRDefault="007E27AB" w14:paraId="31A14EEA" w14:textId="77777777">
            <w:pPr>
              <w:rPr>
                <w:color w:val="000000"/>
              </w:rPr>
            </w:pPr>
            <w:r>
              <w:rPr>
                <w:color w:val="000000"/>
              </w:rPr>
              <w:t>4711</w:t>
            </w:r>
          </w:p>
        </w:tc>
        <w:tc>
          <w:tcPr>
            <w:tcW w:w="3132" w:type="dxa"/>
            <w:tcBorders>
              <w:top w:val="nil"/>
              <w:left w:val="nil"/>
              <w:bottom w:val="single" w:color="666666" w:sz="8" w:space="0"/>
              <w:right w:val="single" w:color="666666" w:sz="8" w:space="0"/>
            </w:tcBorders>
            <w:tcMar>
              <w:top w:w="0" w:type="dxa"/>
              <w:left w:w="108" w:type="dxa"/>
              <w:bottom w:w="0" w:type="dxa"/>
              <w:right w:w="108" w:type="dxa"/>
            </w:tcMar>
            <w:hideMark/>
          </w:tcPr>
          <w:p w:rsidRPr="00C50A59" w:rsidR="007E27AB" w:rsidRDefault="007E27AB" w14:paraId="145D28DF" w14:textId="77777777">
            <w:pPr>
              <w:rPr>
                <w:color w:val="000000"/>
              </w:rPr>
            </w:pPr>
            <w:r>
              <w:rPr>
                <w:color w:val="000000"/>
              </w:rPr>
              <w:t>4712</w:t>
            </w:r>
          </w:p>
        </w:tc>
        <w:tc>
          <w:tcPr>
            <w:tcW w:w="3132" w:type="dxa"/>
            <w:tcBorders>
              <w:top w:val="nil"/>
              <w:left w:val="nil"/>
              <w:bottom w:val="single" w:color="666666" w:sz="8" w:space="0"/>
              <w:right w:val="single" w:color="666666" w:sz="8" w:space="0"/>
            </w:tcBorders>
            <w:hideMark/>
          </w:tcPr>
          <w:p w:rsidRPr="00C50A59" w:rsidR="007E27AB" w:rsidRDefault="007E27AB" w14:paraId="54F5BFE3" w14:textId="77777777">
            <w:pPr>
              <w:rPr>
                <w:color w:val="000000"/>
              </w:rPr>
            </w:pPr>
            <w:r>
              <w:rPr>
                <w:color w:val="000000"/>
              </w:rPr>
              <w:t>4711</w:t>
            </w:r>
          </w:p>
        </w:tc>
      </w:tr>
      <w:tr w:rsidRPr="00C50A59" w:rsidR="007E27AB" w:rsidTr="007E27AB" w14:paraId="26814ED1" w14:textId="77777777">
        <w:tc>
          <w:tcPr>
            <w:tcW w:w="3132" w:type="dxa"/>
            <w:tcBorders>
              <w:top w:val="nil"/>
              <w:left w:val="single" w:color="666666" w:sz="8" w:space="0"/>
              <w:bottom w:val="single" w:color="666666" w:sz="8" w:space="0"/>
              <w:right w:val="single" w:color="666666" w:sz="8" w:space="0"/>
            </w:tcBorders>
            <w:shd w:val="clear" w:color="auto" w:fill="CCCCCC"/>
            <w:tcMar>
              <w:top w:w="0" w:type="dxa"/>
              <w:left w:w="108" w:type="dxa"/>
              <w:bottom w:w="0" w:type="dxa"/>
              <w:right w:w="108" w:type="dxa"/>
            </w:tcMar>
            <w:hideMark/>
          </w:tcPr>
          <w:p w:rsidRPr="00C50A59" w:rsidR="007E27AB" w:rsidRDefault="007E27AB" w14:paraId="161FC6F5" w14:textId="77777777">
            <w:pPr>
              <w:rPr>
                <w:b/>
                <w:bCs/>
                <w:color w:val="000000"/>
              </w:rPr>
            </w:pPr>
            <w:r>
              <w:rPr>
                <w:b/>
                <w:color w:val="000000"/>
              </w:rPr>
              <w:t>With alternatives</w:t>
            </w:r>
          </w:p>
        </w:tc>
        <w:tc>
          <w:tcPr>
            <w:tcW w:w="3132" w:type="dxa"/>
            <w:tcBorders>
              <w:top w:val="nil"/>
              <w:left w:val="nil"/>
              <w:bottom w:val="single" w:color="666666" w:sz="8" w:space="0"/>
              <w:right w:val="single" w:color="666666" w:sz="8" w:space="0"/>
            </w:tcBorders>
            <w:shd w:val="clear" w:color="auto" w:fill="CCCCCC"/>
            <w:tcMar>
              <w:top w:w="0" w:type="dxa"/>
              <w:left w:w="108" w:type="dxa"/>
              <w:bottom w:w="0" w:type="dxa"/>
              <w:right w:w="108" w:type="dxa"/>
            </w:tcMar>
            <w:hideMark/>
          </w:tcPr>
          <w:p w:rsidRPr="00C50A59" w:rsidR="007E27AB" w:rsidRDefault="007E27AB" w14:paraId="5C2058C7" w14:textId="77777777">
            <w:pPr>
              <w:rPr>
                <w:color w:val="000000"/>
              </w:rPr>
            </w:pPr>
            <w:r>
              <w:rPr>
                <w:color w:val="000000"/>
              </w:rPr>
              <w:t>No</w:t>
            </w:r>
          </w:p>
        </w:tc>
        <w:tc>
          <w:tcPr>
            <w:tcW w:w="3132" w:type="dxa"/>
            <w:tcBorders>
              <w:top w:val="nil"/>
              <w:left w:val="nil"/>
              <w:bottom w:val="single" w:color="666666" w:sz="8" w:space="0"/>
              <w:right w:val="single" w:color="666666" w:sz="8" w:space="0"/>
            </w:tcBorders>
            <w:shd w:val="clear" w:color="auto" w:fill="CCCCCC"/>
            <w:tcMar>
              <w:top w:w="0" w:type="dxa"/>
              <w:left w:w="108" w:type="dxa"/>
              <w:bottom w:w="0" w:type="dxa"/>
              <w:right w:w="108" w:type="dxa"/>
            </w:tcMar>
            <w:hideMark/>
          </w:tcPr>
          <w:p w:rsidRPr="00C50A59" w:rsidR="007E27AB" w:rsidRDefault="007E27AB" w14:paraId="5FFAB7D6" w14:textId="77777777">
            <w:pPr>
              <w:rPr>
                <w:color w:val="000000"/>
              </w:rPr>
            </w:pPr>
            <w:r>
              <w:rPr>
                <w:color w:val="000000"/>
              </w:rPr>
              <w:t>No</w:t>
            </w:r>
          </w:p>
        </w:tc>
        <w:tc>
          <w:tcPr>
            <w:tcW w:w="3132" w:type="dxa"/>
            <w:tcBorders>
              <w:top w:val="nil"/>
              <w:left w:val="nil"/>
              <w:bottom w:val="single" w:color="666666" w:sz="8" w:space="0"/>
              <w:right w:val="single" w:color="666666" w:sz="8" w:space="0"/>
            </w:tcBorders>
            <w:shd w:val="clear" w:color="auto" w:fill="CCCCCC"/>
            <w:hideMark/>
          </w:tcPr>
          <w:p w:rsidRPr="00C50A59" w:rsidR="007E27AB" w:rsidRDefault="007E27AB" w14:paraId="306B7C03" w14:textId="77777777">
            <w:pPr>
              <w:rPr>
                <w:color w:val="000000"/>
              </w:rPr>
            </w:pPr>
            <w:r>
              <w:rPr>
                <w:color w:val="000000"/>
              </w:rPr>
              <w:t>No</w:t>
            </w:r>
          </w:p>
        </w:tc>
      </w:tr>
      <w:tr w:rsidRPr="00C50A59" w:rsidR="007E27AB" w:rsidTr="007E27AB" w14:paraId="3240C8F9" w14:textId="77777777">
        <w:tc>
          <w:tcPr>
            <w:tcW w:w="3132" w:type="dxa"/>
            <w:tcBorders>
              <w:top w:val="nil"/>
              <w:left w:val="single" w:color="666666" w:sz="8" w:space="0"/>
              <w:bottom w:val="single" w:color="666666" w:sz="8" w:space="0"/>
              <w:right w:val="single" w:color="666666" w:sz="8" w:space="0"/>
            </w:tcBorders>
            <w:tcMar>
              <w:top w:w="0" w:type="dxa"/>
              <w:left w:w="108" w:type="dxa"/>
              <w:bottom w:w="0" w:type="dxa"/>
              <w:right w:w="108" w:type="dxa"/>
            </w:tcMar>
            <w:hideMark/>
          </w:tcPr>
          <w:p w:rsidRPr="00C50A59" w:rsidR="007E27AB" w:rsidRDefault="007E27AB" w14:paraId="49B96597" w14:textId="77777777">
            <w:pPr>
              <w:rPr>
                <w:b/>
                <w:bCs/>
                <w:color w:val="000000"/>
              </w:rPr>
            </w:pPr>
            <w:r>
              <w:rPr>
                <w:b/>
                <w:color w:val="000000"/>
              </w:rPr>
              <w:t>Quantity requested</w:t>
            </w:r>
          </w:p>
        </w:tc>
        <w:tc>
          <w:tcPr>
            <w:tcW w:w="3132" w:type="dxa"/>
            <w:tcBorders>
              <w:top w:val="nil"/>
              <w:left w:val="nil"/>
              <w:bottom w:val="single" w:color="666666" w:sz="8" w:space="0"/>
              <w:right w:val="single" w:color="666666" w:sz="8" w:space="0"/>
            </w:tcBorders>
            <w:tcMar>
              <w:top w:w="0" w:type="dxa"/>
              <w:left w:w="108" w:type="dxa"/>
              <w:bottom w:w="0" w:type="dxa"/>
              <w:right w:w="108" w:type="dxa"/>
            </w:tcMar>
            <w:hideMark/>
          </w:tcPr>
          <w:p w:rsidRPr="00C50A59" w:rsidR="007E27AB" w:rsidRDefault="007E27AB" w14:paraId="687B3E80" w14:textId="77777777">
            <w:pPr>
              <w:rPr>
                <w:color w:val="000000"/>
              </w:rPr>
            </w:pPr>
            <w:r>
              <w:rPr>
                <w:color w:val="000000"/>
              </w:rPr>
              <w:t>5</w:t>
            </w:r>
          </w:p>
        </w:tc>
        <w:tc>
          <w:tcPr>
            <w:tcW w:w="3132" w:type="dxa"/>
            <w:tcBorders>
              <w:top w:val="nil"/>
              <w:left w:val="nil"/>
              <w:bottom w:val="single" w:color="666666" w:sz="8" w:space="0"/>
              <w:right w:val="single" w:color="666666" w:sz="8" w:space="0"/>
            </w:tcBorders>
            <w:tcMar>
              <w:top w:w="0" w:type="dxa"/>
              <w:left w:w="108" w:type="dxa"/>
              <w:bottom w:w="0" w:type="dxa"/>
              <w:right w:w="108" w:type="dxa"/>
            </w:tcMar>
            <w:hideMark/>
          </w:tcPr>
          <w:p w:rsidRPr="00C50A59" w:rsidR="007E27AB" w:rsidRDefault="007E27AB" w14:paraId="5B199CE0" w14:textId="77777777">
            <w:pPr>
              <w:rPr>
                <w:color w:val="000000"/>
              </w:rPr>
            </w:pPr>
            <w:r>
              <w:rPr>
                <w:color w:val="000000"/>
              </w:rPr>
              <w:t>1</w:t>
            </w:r>
          </w:p>
        </w:tc>
        <w:tc>
          <w:tcPr>
            <w:tcW w:w="3132" w:type="dxa"/>
            <w:tcBorders>
              <w:top w:val="nil"/>
              <w:left w:val="nil"/>
              <w:bottom w:val="single" w:color="666666" w:sz="8" w:space="0"/>
              <w:right w:val="single" w:color="666666" w:sz="8" w:space="0"/>
            </w:tcBorders>
            <w:hideMark/>
          </w:tcPr>
          <w:p w:rsidRPr="00C50A59" w:rsidR="007E27AB" w:rsidRDefault="007E27AB" w14:paraId="00A41831" w14:textId="77777777">
            <w:pPr>
              <w:rPr>
                <w:color w:val="000000"/>
              </w:rPr>
            </w:pPr>
            <w:r>
              <w:rPr>
                <w:color w:val="000000"/>
              </w:rPr>
              <w:t>3</w:t>
            </w:r>
          </w:p>
        </w:tc>
      </w:tr>
    </w:tbl>
    <w:p w:rsidRPr="00C50A59" w:rsidR="007E27AB" w:rsidP="007E27AB" w:rsidRDefault="007E27AB" w14:paraId="7A6AC2A2" w14:textId="77777777">
      <w:pPr>
        <w:rPr>
          <w:rFonts w:ascii="Calibri" w:hAnsi="Calibri" w:cs="Calibri" w:eastAsiaTheme="minorHAnsi"/>
          <w:szCs w:val="22"/>
          <w:lang w:eastAsia="en-US"/>
        </w:rPr>
      </w:pPr>
    </w:p>
    <w:p w:rsidRPr="00C50A59" w:rsidR="007E27AB" w:rsidP="007E27AB" w:rsidRDefault="007E27AB" w14:paraId="6CB9C5CF" w14:textId="77777777">
      <w:r>
        <w:t xml:space="preserve">Results (only related to </w:t>
      </w:r>
      <w:r>
        <w:rPr>
          <w:b/>
        </w:rPr>
        <w:t>own</w:t>
      </w:r>
      <w:r>
        <w:t xml:space="preserve"> farms and the </w:t>
      </w:r>
      <w:r>
        <w:rPr>
          <w:b/>
        </w:rPr>
        <w:t>entered</w:t>
      </w:r>
      <w:r>
        <w:t xml:space="preserve"> farm, yellow lines represent the marking of own farms in STOX):</w:t>
      </w:r>
    </w:p>
    <w:tbl>
      <w:tblPr>
        <w:tblW w:w="5000" w:type="pct"/>
        <w:tblCellMar>
          <w:left w:w="0" w:type="dxa"/>
          <w:right w:w="0" w:type="dxa"/>
        </w:tblCellMar>
        <w:tblLook w:val="04A0" w:firstRow="1" w:lastRow="0" w:firstColumn="1" w:lastColumn="0" w:noHBand="0" w:noVBand="1"/>
      </w:tblPr>
      <w:tblGrid>
        <w:gridCol w:w="1865"/>
        <w:gridCol w:w="1865"/>
        <w:gridCol w:w="1866"/>
        <w:gridCol w:w="1866"/>
        <w:gridCol w:w="1866"/>
      </w:tblGrid>
      <w:tr w:rsidRPr="00C50A59" w:rsidR="007E27AB" w:rsidTr="007E27AB" w14:paraId="1D6879CF" w14:textId="77777777">
        <w:tc>
          <w:tcPr>
            <w:tcW w:w="1000" w:type="pct"/>
            <w:tcBorders>
              <w:top w:val="single" w:color="666666" w:sz="8" w:space="0"/>
              <w:left w:val="single" w:color="666666" w:sz="8" w:space="0"/>
              <w:bottom w:val="single" w:color="666666" w:sz="12" w:space="0"/>
              <w:right w:val="single" w:color="666666" w:sz="8" w:space="0"/>
            </w:tcBorders>
            <w:tcMar>
              <w:top w:w="0" w:type="dxa"/>
              <w:left w:w="108" w:type="dxa"/>
              <w:bottom w:w="0" w:type="dxa"/>
              <w:right w:w="108" w:type="dxa"/>
            </w:tcMar>
            <w:hideMark/>
          </w:tcPr>
          <w:p w:rsidRPr="00C50A59" w:rsidR="007E27AB" w:rsidRDefault="007E27AB" w14:paraId="2DE68FA9" w14:textId="5210F917">
            <w:pPr>
              <w:rPr>
                <w:b/>
                <w:bCs/>
                <w:color w:val="000000"/>
              </w:rPr>
            </w:pPr>
            <w:r>
              <w:rPr>
                <w:b/>
                <w:color w:val="000000"/>
              </w:rPr>
              <w:t xml:space="preserve">Search 1 - Retailer </w:t>
            </w:r>
          </w:p>
        </w:tc>
        <w:tc>
          <w:tcPr>
            <w:tcW w:w="1000" w:type="pct"/>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C50A59" w:rsidR="007E27AB" w:rsidRDefault="007E27AB" w14:paraId="12055476" w14:textId="35959B38">
            <w:pPr>
              <w:rPr>
                <w:color w:val="000000"/>
              </w:rPr>
            </w:pPr>
            <w:r>
              <w:rPr>
                <w:b/>
                <w:color w:val="000000"/>
              </w:rPr>
              <w:t xml:space="preserve">Search 1 - Controller </w:t>
            </w:r>
          </w:p>
        </w:tc>
        <w:tc>
          <w:tcPr>
            <w:tcW w:w="1000" w:type="pct"/>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C50A59" w:rsidR="007E27AB" w:rsidRDefault="007E27AB" w14:paraId="7185DB41" w14:textId="7030B594">
            <w:pPr>
              <w:rPr>
                <w:b/>
                <w:bCs/>
                <w:color w:val="000000"/>
              </w:rPr>
            </w:pPr>
            <w:r>
              <w:rPr>
                <w:b/>
                <w:color w:val="000000"/>
              </w:rPr>
              <w:t xml:space="preserve">Search 2 - Retailer </w:t>
            </w:r>
          </w:p>
        </w:tc>
        <w:tc>
          <w:tcPr>
            <w:tcW w:w="1000" w:type="pct"/>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C50A59" w:rsidR="007E27AB" w:rsidRDefault="007E27AB" w14:paraId="27B16456" w14:textId="678A37F8">
            <w:pPr>
              <w:rPr>
                <w:color w:val="000000"/>
              </w:rPr>
            </w:pPr>
            <w:r>
              <w:rPr>
                <w:b/>
                <w:color w:val="000000"/>
              </w:rPr>
              <w:t xml:space="preserve">Search 2 - Controller </w:t>
            </w:r>
          </w:p>
        </w:tc>
        <w:tc>
          <w:tcPr>
            <w:tcW w:w="1000" w:type="pct"/>
            <w:tcBorders>
              <w:top w:val="single" w:color="666666" w:sz="8" w:space="0"/>
              <w:left w:val="nil"/>
              <w:bottom w:val="single" w:color="666666" w:sz="12" w:space="0"/>
              <w:right w:val="single" w:color="666666" w:sz="8" w:space="0"/>
            </w:tcBorders>
            <w:tcMar>
              <w:top w:w="0" w:type="dxa"/>
              <w:left w:w="108" w:type="dxa"/>
              <w:bottom w:w="0" w:type="dxa"/>
              <w:right w:w="108" w:type="dxa"/>
            </w:tcMar>
            <w:hideMark/>
          </w:tcPr>
          <w:p w:rsidRPr="00C50A59" w:rsidR="007E27AB" w:rsidRDefault="007E27AB" w14:paraId="13437191" w14:textId="498BD5DF">
            <w:pPr>
              <w:rPr>
                <w:b/>
                <w:bCs/>
                <w:color w:val="000000"/>
              </w:rPr>
            </w:pPr>
            <w:r>
              <w:rPr>
                <w:b/>
                <w:color w:val="000000"/>
              </w:rPr>
              <w:t xml:space="preserve">Search 3 - Controller </w:t>
            </w:r>
          </w:p>
        </w:tc>
      </w:tr>
      <w:tr w:rsidRPr="00C50A59" w:rsidR="007E27AB" w:rsidTr="007E27AB" w14:paraId="539A86D4" w14:textId="77777777">
        <w:tc>
          <w:tcPr>
            <w:tcW w:w="1000" w:type="pct"/>
            <w:tcBorders>
              <w:top w:val="nil"/>
              <w:left w:val="single" w:color="666666" w:sz="8" w:space="0"/>
              <w:bottom w:val="single" w:color="666666" w:sz="8" w:space="0"/>
              <w:right w:val="single" w:color="666666" w:sz="8" w:space="0"/>
            </w:tcBorders>
            <w:shd w:val="clear" w:color="auto" w:fill="FFFF00"/>
            <w:tcMar>
              <w:top w:w="0" w:type="dxa"/>
              <w:left w:w="108" w:type="dxa"/>
              <w:bottom w:w="0" w:type="dxa"/>
              <w:right w:w="108" w:type="dxa"/>
            </w:tcMar>
            <w:hideMark/>
          </w:tcPr>
          <w:p w:rsidRPr="00C50A59" w:rsidR="007E27AB" w:rsidRDefault="007E27AB" w14:paraId="4C15B22C" w14:textId="77777777">
            <w:pPr>
              <w:rPr>
                <w:color w:val="000000"/>
              </w:rPr>
            </w:pPr>
            <w:r>
              <w:rPr>
                <w:color w:val="000000"/>
              </w:rPr>
              <w:t>200023300 - 4711 - 5/5</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C50A59" w:rsidR="007E27AB" w:rsidRDefault="007E27AB" w14:paraId="61A67425" w14:textId="77777777">
            <w:pPr>
              <w:rPr>
                <w:rFonts w:ascii="Calibri" w:hAnsi="Calibri" w:cs="Calibri" w:eastAsiaTheme="minorHAnsi"/>
                <w:color w:val="000000"/>
                <w:szCs w:val="22"/>
              </w:rPr>
            </w:pPr>
            <w:r>
              <w:rPr>
                <w:color w:val="000000"/>
              </w:rPr>
              <w:t>200023300 - 4711 - 5</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C50A59" w:rsidR="007E27AB" w:rsidRDefault="007E27AB" w14:paraId="49C29438" w14:textId="77777777">
            <w:pPr>
              <w:rPr>
                <w:color w:val="000000"/>
              </w:rPr>
            </w:pPr>
            <w:r>
              <w:rPr>
                <w:color w:val="000000"/>
              </w:rPr>
              <w:t>200023300 - 4711 - 5/5</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C50A59" w:rsidR="007E27AB" w:rsidRDefault="007E27AB" w14:paraId="17CCE272" w14:textId="77777777">
            <w:pPr>
              <w:rPr>
                <w:color w:val="000000"/>
              </w:rPr>
            </w:pPr>
            <w:r>
              <w:rPr>
                <w:color w:val="000000"/>
              </w:rPr>
              <w:t>200023300 - 4711 - 5</w:t>
            </w:r>
          </w:p>
        </w:tc>
        <w:tc>
          <w:tcPr>
            <w:tcW w:w="1000" w:type="pct"/>
            <w:tcBorders>
              <w:top w:val="nil"/>
              <w:left w:val="nil"/>
              <w:bottom w:val="single" w:color="666666" w:sz="8" w:space="0"/>
              <w:right w:val="single" w:color="666666" w:sz="8" w:space="0"/>
            </w:tcBorders>
            <w:shd w:val="clear" w:color="auto" w:fill="CCCCCC"/>
            <w:tcMar>
              <w:top w:w="0" w:type="dxa"/>
              <w:left w:w="108" w:type="dxa"/>
              <w:bottom w:w="0" w:type="dxa"/>
              <w:right w:w="108" w:type="dxa"/>
            </w:tcMar>
          </w:tcPr>
          <w:p w:rsidRPr="00C50A59" w:rsidR="007E27AB" w:rsidRDefault="007E27AB" w14:paraId="64881500" w14:textId="77777777">
            <w:pPr>
              <w:rPr>
                <w:color w:val="000000"/>
              </w:rPr>
            </w:pPr>
          </w:p>
        </w:tc>
      </w:tr>
      <w:tr w:rsidRPr="00C50A59" w:rsidR="007E27AB" w:rsidTr="007E27AB" w14:paraId="6A596300" w14:textId="77777777">
        <w:tc>
          <w:tcPr>
            <w:tcW w:w="1000" w:type="pct"/>
            <w:tcBorders>
              <w:top w:val="nil"/>
              <w:left w:val="single" w:color="666666" w:sz="8" w:space="0"/>
              <w:bottom w:val="single" w:color="666666" w:sz="8" w:space="0"/>
              <w:right w:val="single" w:color="666666" w:sz="8" w:space="0"/>
            </w:tcBorders>
            <w:shd w:val="clear" w:color="auto" w:fill="FFFF00"/>
            <w:tcMar>
              <w:top w:w="0" w:type="dxa"/>
              <w:left w:w="108" w:type="dxa"/>
              <w:bottom w:w="0" w:type="dxa"/>
              <w:right w:w="108" w:type="dxa"/>
            </w:tcMar>
            <w:hideMark/>
          </w:tcPr>
          <w:p w:rsidRPr="00C50A59" w:rsidR="007E27AB" w:rsidRDefault="007E27AB" w14:paraId="6A334715" w14:textId="77777777">
            <w:pPr>
              <w:rPr>
                <w:color w:val="000000"/>
              </w:rPr>
            </w:pPr>
            <w:r>
              <w:rPr>
                <w:color w:val="000000"/>
              </w:rPr>
              <w:t>200023300 - 4712 - 2/2</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C50A59" w:rsidR="007E27AB" w:rsidRDefault="007E27AB" w14:paraId="0B10BA3F" w14:textId="77777777">
            <w:pPr>
              <w:rPr>
                <w:color w:val="000000"/>
              </w:rPr>
            </w:pPr>
            <w:r>
              <w:rPr>
                <w:color w:val="000000"/>
              </w:rPr>
              <w:t>200023300 - 4712 - 2</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C50A59" w:rsidR="007E27AB" w:rsidRDefault="007E27AB" w14:paraId="1BC5B444" w14:textId="77777777">
            <w:pPr>
              <w:rPr>
                <w:color w:val="000000"/>
              </w:rPr>
            </w:pPr>
            <w:r>
              <w:rPr>
                <w:color w:val="000000"/>
              </w:rPr>
              <w:t>200023300 - 4712 - 2/2</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C50A59" w:rsidR="007E27AB" w:rsidRDefault="007E27AB" w14:paraId="6C62CFF4" w14:textId="77777777">
            <w:pPr>
              <w:rPr>
                <w:color w:val="000000"/>
              </w:rPr>
            </w:pPr>
            <w:r>
              <w:rPr>
                <w:color w:val="000000"/>
              </w:rPr>
              <w:t>200023300 - 4712 - 2</w:t>
            </w:r>
          </w:p>
        </w:tc>
        <w:tc>
          <w:tcPr>
            <w:tcW w:w="1000" w:type="pct"/>
            <w:tcBorders>
              <w:top w:val="nil"/>
              <w:left w:val="nil"/>
              <w:bottom w:val="single" w:color="666666" w:sz="8" w:space="0"/>
              <w:right w:val="single" w:color="666666" w:sz="8" w:space="0"/>
            </w:tcBorders>
            <w:tcMar>
              <w:top w:w="0" w:type="dxa"/>
              <w:left w:w="108" w:type="dxa"/>
              <w:bottom w:w="0" w:type="dxa"/>
              <w:right w:w="108" w:type="dxa"/>
            </w:tcMar>
          </w:tcPr>
          <w:p w:rsidRPr="00C50A59" w:rsidR="007E27AB" w:rsidRDefault="007E27AB" w14:paraId="6A58C3B8" w14:textId="77777777">
            <w:pPr>
              <w:rPr>
                <w:color w:val="000000"/>
              </w:rPr>
            </w:pPr>
          </w:p>
        </w:tc>
      </w:tr>
      <w:tr w:rsidRPr="00C50A59" w:rsidR="007E27AB" w:rsidTr="007E27AB" w14:paraId="1B21059B" w14:textId="77777777">
        <w:tc>
          <w:tcPr>
            <w:tcW w:w="1000" w:type="pct"/>
            <w:tcBorders>
              <w:top w:val="nil"/>
              <w:left w:val="single" w:color="666666" w:sz="8" w:space="0"/>
              <w:bottom w:val="single" w:color="666666" w:sz="8" w:space="0"/>
              <w:right w:val="single" w:color="666666" w:sz="8" w:space="0"/>
            </w:tcBorders>
            <w:shd w:val="clear" w:color="auto" w:fill="FFFF00"/>
            <w:tcMar>
              <w:top w:w="0" w:type="dxa"/>
              <w:left w:w="108" w:type="dxa"/>
              <w:bottom w:w="0" w:type="dxa"/>
              <w:right w:w="108" w:type="dxa"/>
            </w:tcMar>
            <w:hideMark/>
          </w:tcPr>
          <w:p w:rsidRPr="00C50A59" w:rsidR="007E27AB" w:rsidRDefault="007E27AB" w14:paraId="0237EC31" w14:textId="77777777">
            <w:pPr>
              <w:rPr>
                <w:color w:val="000000"/>
              </w:rPr>
            </w:pPr>
            <w:r>
              <w:rPr>
                <w:color w:val="000000"/>
              </w:rPr>
              <w:t>200023304 - 4711 - 1/1</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C50A59" w:rsidR="007E27AB" w:rsidRDefault="007E27AB" w14:paraId="06A43AC8" w14:textId="77777777">
            <w:pPr>
              <w:rPr>
                <w:color w:val="000000"/>
              </w:rPr>
            </w:pPr>
            <w:r>
              <w:rPr>
                <w:color w:val="000000"/>
              </w:rPr>
              <w:t>200023304 - 4711 - 1</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C50A59" w:rsidR="007E27AB" w:rsidRDefault="007E27AB" w14:paraId="656FB8CF" w14:textId="77777777">
            <w:pPr>
              <w:rPr>
                <w:color w:val="000000"/>
              </w:rPr>
            </w:pPr>
            <w:r>
              <w:rPr>
                <w:color w:val="000000"/>
              </w:rPr>
              <w:t>200023304 - 4711 - 1/1</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C50A59" w:rsidR="007E27AB" w:rsidRDefault="007E27AB" w14:paraId="69C69154" w14:textId="77777777">
            <w:pPr>
              <w:rPr>
                <w:color w:val="000000"/>
              </w:rPr>
            </w:pPr>
            <w:r>
              <w:rPr>
                <w:color w:val="000000"/>
              </w:rPr>
              <w:t>200023304 - 4711 - 1</w:t>
            </w:r>
          </w:p>
        </w:tc>
        <w:tc>
          <w:tcPr>
            <w:tcW w:w="1000" w:type="pct"/>
            <w:tcBorders>
              <w:top w:val="nil"/>
              <w:left w:val="nil"/>
              <w:bottom w:val="single" w:color="666666" w:sz="8" w:space="0"/>
              <w:right w:val="single" w:color="666666" w:sz="8" w:space="0"/>
            </w:tcBorders>
            <w:shd w:val="clear" w:color="auto" w:fill="CCCCCC"/>
            <w:tcMar>
              <w:top w:w="0" w:type="dxa"/>
              <w:left w:w="108" w:type="dxa"/>
              <w:bottom w:w="0" w:type="dxa"/>
              <w:right w:w="108" w:type="dxa"/>
            </w:tcMar>
          </w:tcPr>
          <w:p w:rsidRPr="00C50A59" w:rsidR="007E27AB" w:rsidRDefault="007E27AB" w14:paraId="1E2F6421" w14:textId="77777777">
            <w:pPr>
              <w:rPr>
                <w:color w:val="000000"/>
              </w:rPr>
            </w:pPr>
          </w:p>
        </w:tc>
      </w:tr>
      <w:tr w:rsidRPr="00C50A59" w:rsidR="007E27AB" w:rsidTr="007E27AB" w14:paraId="24A8B86C" w14:textId="77777777">
        <w:tc>
          <w:tcPr>
            <w:tcW w:w="1000" w:type="pct"/>
            <w:tcBorders>
              <w:top w:val="nil"/>
              <w:left w:val="single" w:color="666666" w:sz="8" w:space="0"/>
              <w:bottom w:val="single" w:color="666666" w:sz="8" w:space="0"/>
              <w:right w:val="single" w:color="666666" w:sz="8" w:space="0"/>
            </w:tcBorders>
            <w:shd w:val="clear" w:color="auto" w:fill="FFFF00"/>
            <w:tcMar>
              <w:top w:w="0" w:type="dxa"/>
              <w:left w:w="108" w:type="dxa"/>
              <w:bottom w:w="0" w:type="dxa"/>
              <w:right w:w="108" w:type="dxa"/>
            </w:tcMar>
            <w:hideMark/>
          </w:tcPr>
          <w:p w:rsidRPr="00C50A59" w:rsidR="007E27AB" w:rsidRDefault="007E27AB" w14:paraId="5CE0C6F3" w14:textId="77777777">
            <w:pPr>
              <w:rPr>
                <w:color w:val="000000"/>
              </w:rPr>
            </w:pPr>
            <w:r>
              <w:rPr>
                <w:color w:val="000000"/>
              </w:rPr>
              <w:t>200023309 - 4712 - 3/3</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C50A59" w:rsidR="007E27AB" w:rsidRDefault="007E27AB" w14:paraId="6816D3C5" w14:textId="77777777">
            <w:pPr>
              <w:rPr>
                <w:color w:val="000000"/>
              </w:rPr>
            </w:pPr>
            <w:r>
              <w:rPr>
                <w:color w:val="000000"/>
              </w:rPr>
              <w:t>200023309 - 4712 - 3</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C50A59" w:rsidR="007E27AB" w:rsidRDefault="007E27AB" w14:paraId="4EC723A0" w14:textId="77777777">
            <w:pPr>
              <w:rPr>
                <w:color w:val="000000"/>
              </w:rPr>
            </w:pPr>
            <w:r>
              <w:rPr>
                <w:color w:val="000000"/>
              </w:rPr>
              <w:t>200023309 - 4712 - 3/3</w:t>
            </w: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C50A59" w:rsidR="007E27AB" w:rsidRDefault="007E27AB" w14:paraId="6EB0ADE3" w14:textId="77777777">
            <w:pPr>
              <w:rPr>
                <w:rFonts w:ascii="Calibri" w:hAnsi="Calibri" w:cs="Calibri" w:eastAsiaTheme="minorHAnsi"/>
                <w:color w:val="000000"/>
                <w:szCs w:val="22"/>
              </w:rPr>
            </w:pPr>
            <w:r>
              <w:rPr>
                <w:color w:val="000000"/>
              </w:rPr>
              <w:t>200023309 - 4712 - 3</w:t>
            </w:r>
          </w:p>
        </w:tc>
        <w:tc>
          <w:tcPr>
            <w:tcW w:w="1000" w:type="pct"/>
            <w:tcBorders>
              <w:top w:val="nil"/>
              <w:left w:val="nil"/>
              <w:bottom w:val="single" w:color="666666" w:sz="8" w:space="0"/>
              <w:right w:val="single" w:color="666666" w:sz="8" w:space="0"/>
            </w:tcBorders>
            <w:tcMar>
              <w:top w:w="0" w:type="dxa"/>
              <w:left w:w="108" w:type="dxa"/>
              <w:bottom w:w="0" w:type="dxa"/>
              <w:right w:w="108" w:type="dxa"/>
            </w:tcMar>
          </w:tcPr>
          <w:p w:rsidRPr="00C50A59" w:rsidR="007E27AB" w:rsidRDefault="007E27AB" w14:paraId="02D0F08B" w14:textId="77777777">
            <w:pPr>
              <w:rPr>
                <w:color w:val="000000"/>
              </w:rPr>
            </w:pPr>
          </w:p>
        </w:tc>
      </w:tr>
      <w:tr w:rsidRPr="00C50A59" w:rsidR="007E27AB" w:rsidTr="007E27AB" w14:paraId="0010DE87" w14:textId="77777777">
        <w:tc>
          <w:tcPr>
            <w:tcW w:w="1000" w:type="pct"/>
            <w:tcBorders>
              <w:top w:val="nil"/>
              <w:left w:val="single" w:color="666666" w:sz="8" w:space="0"/>
              <w:bottom w:val="single" w:color="666666" w:sz="8" w:space="0"/>
              <w:right w:val="single" w:color="666666" w:sz="8" w:space="0"/>
            </w:tcBorders>
            <w:shd w:val="clear" w:color="auto" w:fill="CCCCCC"/>
            <w:tcMar>
              <w:top w:w="0" w:type="dxa"/>
              <w:left w:w="108" w:type="dxa"/>
              <w:bottom w:w="0" w:type="dxa"/>
              <w:right w:w="108" w:type="dxa"/>
            </w:tcMar>
          </w:tcPr>
          <w:p w:rsidRPr="00C50A59" w:rsidR="007E27AB" w:rsidRDefault="007E27AB" w14:paraId="77B7DC5A" w14:textId="77777777">
            <w:pPr>
              <w:rPr>
                <w:color w:val="000000"/>
              </w:rPr>
            </w:pPr>
          </w:p>
        </w:tc>
        <w:tc>
          <w:tcPr>
            <w:tcW w:w="1000" w:type="pct"/>
            <w:tcBorders>
              <w:top w:val="nil"/>
              <w:left w:val="nil"/>
              <w:bottom w:val="single" w:color="666666" w:sz="8" w:space="0"/>
              <w:right w:val="single" w:color="666666" w:sz="8" w:space="0"/>
            </w:tcBorders>
            <w:shd w:val="clear" w:color="auto" w:fill="CCCCCC"/>
            <w:tcMar>
              <w:top w:w="0" w:type="dxa"/>
              <w:left w:w="108" w:type="dxa"/>
              <w:bottom w:w="0" w:type="dxa"/>
              <w:right w:w="108" w:type="dxa"/>
            </w:tcMar>
          </w:tcPr>
          <w:p w:rsidRPr="00C50A59" w:rsidR="007E27AB" w:rsidRDefault="007E27AB" w14:paraId="42AAB521" w14:textId="77777777">
            <w:pPr>
              <w:rPr>
                <w:color w:val="000000"/>
              </w:rPr>
            </w:pPr>
          </w:p>
        </w:tc>
        <w:tc>
          <w:tcPr>
            <w:tcW w:w="1000" w:type="pct"/>
            <w:tcBorders>
              <w:top w:val="nil"/>
              <w:left w:val="nil"/>
              <w:bottom w:val="single" w:color="666666" w:sz="8" w:space="0"/>
              <w:right w:val="single" w:color="666666" w:sz="8" w:space="0"/>
            </w:tcBorders>
            <w:shd w:val="clear" w:color="auto" w:fill="CCCCCC"/>
            <w:tcMar>
              <w:top w:w="0" w:type="dxa"/>
              <w:left w:w="108" w:type="dxa"/>
              <w:bottom w:w="0" w:type="dxa"/>
              <w:right w:w="108" w:type="dxa"/>
            </w:tcMar>
          </w:tcPr>
          <w:p w:rsidRPr="00C50A59" w:rsidR="007E27AB" w:rsidRDefault="007E27AB" w14:paraId="29F37860" w14:textId="77777777">
            <w:pPr>
              <w:rPr>
                <w:color w:val="000000"/>
              </w:rPr>
            </w:pPr>
          </w:p>
        </w:tc>
        <w:tc>
          <w:tcPr>
            <w:tcW w:w="1000" w:type="pct"/>
            <w:tcBorders>
              <w:top w:val="nil"/>
              <w:left w:val="nil"/>
              <w:bottom w:val="single" w:color="666666" w:sz="8" w:space="0"/>
              <w:right w:val="single" w:color="666666" w:sz="8" w:space="0"/>
            </w:tcBorders>
            <w:shd w:val="clear" w:color="auto" w:fill="CCCCCC"/>
            <w:tcMar>
              <w:top w:w="0" w:type="dxa"/>
              <w:left w:w="108" w:type="dxa"/>
              <w:bottom w:w="0" w:type="dxa"/>
              <w:right w:w="108" w:type="dxa"/>
            </w:tcMar>
          </w:tcPr>
          <w:p w:rsidRPr="00C50A59" w:rsidR="007E27AB" w:rsidRDefault="007E27AB" w14:paraId="321BB72D" w14:textId="77777777">
            <w:pPr>
              <w:rPr>
                <w:color w:val="000000"/>
              </w:rPr>
            </w:pP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C50A59" w:rsidR="007E27AB" w:rsidRDefault="007E27AB" w14:paraId="664BABF6" w14:textId="77777777">
            <w:pPr>
              <w:rPr>
                <w:color w:val="000000"/>
              </w:rPr>
            </w:pPr>
            <w:r>
              <w:rPr>
                <w:color w:val="000000"/>
              </w:rPr>
              <w:t>200021212 - 4711 - 4</w:t>
            </w:r>
          </w:p>
        </w:tc>
      </w:tr>
      <w:tr w:rsidRPr="00C50A59" w:rsidR="007E27AB" w:rsidTr="007E27AB" w14:paraId="113B0053" w14:textId="77777777">
        <w:tc>
          <w:tcPr>
            <w:tcW w:w="1000" w:type="pct"/>
            <w:tcBorders>
              <w:top w:val="nil"/>
              <w:left w:val="single" w:color="666666" w:sz="8" w:space="0"/>
              <w:bottom w:val="single" w:color="666666" w:sz="8" w:space="0"/>
              <w:right w:val="single" w:color="666666" w:sz="8" w:space="0"/>
            </w:tcBorders>
            <w:tcMar>
              <w:top w:w="0" w:type="dxa"/>
              <w:left w:w="108" w:type="dxa"/>
              <w:bottom w:w="0" w:type="dxa"/>
              <w:right w:w="108" w:type="dxa"/>
            </w:tcMar>
          </w:tcPr>
          <w:p w:rsidRPr="00C50A59" w:rsidR="007E27AB" w:rsidRDefault="007E27AB" w14:paraId="22359293" w14:textId="77777777">
            <w:pPr>
              <w:rPr>
                <w:color w:val="000000"/>
              </w:rPr>
            </w:pPr>
          </w:p>
        </w:tc>
        <w:tc>
          <w:tcPr>
            <w:tcW w:w="1000" w:type="pct"/>
            <w:tcBorders>
              <w:top w:val="nil"/>
              <w:left w:val="nil"/>
              <w:bottom w:val="single" w:color="666666" w:sz="8" w:space="0"/>
              <w:right w:val="single" w:color="666666" w:sz="8" w:space="0"/>
            </w:tcBorders>
            <w:tcMar>
              <w:top w:w="0" w:type="dxa"/>
              <w:left w:w="108" w:type="dxa"/>
              <w:bottom w:w="0" w:type="dxa"/>
              <w:right w:w="108" w:type="dxa"/>
            </w:tcMar>
          </w:tcPr>
          <w:p w:rsidRPr="00C50A59" w:rsidR="007E27AB" w:rsidRDefault="007E27AB" w14:paraId="75A0A6C7" w14:textId="77777777">
            <w:pPr>
              <w:rPr>
                <w:color w:val="000000"/>
              </w:rPr>
            </w:pPr>
          </w:p>
        </w:tc>
        <w:tc>
          <w:tcPr>
            <w:tcW w:w="1000" w:type="pct"/>
            <w:tcBorders>
              <w:top w:val="nil"/>
              <w:left w:val="nil"/>
              <w:bottom w:val="single" w:color="666666" w:sz="8" w:space="0"/>
              <w:right w:val="single" w:color="666666" w:sz="8" w:space="0"/>
            </w:tcBorders>
            <w:tcMar>
              <w:top w:w="0" w:type="dxa"/>
              <w:left w:w="108" w:type="dxa"/>
              <w:bottom w:w="0" w:type="dxa"/>
              <w:right w:w="108" w:type="dxa"/>
            </w:tcMar>
          </w:tcPr>
          <w:p w:rsidRPr="00C50A59" w:rsidR="007E27AB" w:rsidRDefault="007E27AB" w14:paraId="2F2B0D77" w14:textId="77777777">
            <w:pPr>
              <w:rPr>
                <w:color w:val="000000"/>
              </w:rPr>
            </w:pPr>
          </w:p>
        </w:tc>
        <w:tc>
          <w:tcPr>
            <w:tcW w:w="1000" w:type="pct"/>
            <w:tcBorders>
              <w:top w:val="nil"/>
              <w:left w:val="nil"/>
              <w:bottom w:val="single" w:color="666666" w:sz="8" w:space="0"/>
              <w:right w:val="single" w:color="666666" w:sz="8" w:space="0"/>
            </w:tcBorders>
            <w:tcMar>
              <w:top w:w="0" w:type="dxa"/>
              <w:left w:w="108" w:type="dxa"/>
              <w:bottom w:w="0" w:type="dxa"/>
              <w:right w:w="108" w:type="dxa"/>
            </w:tcMar>
          </w:tcPr>
          <w:p w:rsidRPr="00C50A59" w:rsidR="007E27AB" w:rsidRDefault="007E27AB" w14:paraId="0595A33C" w14:textId="77777777">
            <w:pPr>
              <w:rPr>
                <w:color w:val="000000"/>
              </w:rPr>
            </w:pPr>
          </w:p>
        </w:tc>
        <w:tc>
          <w:tcPr>
            <w:tcW w:w="1000" w:type="pct"/>
            <w:tcBorders>
              <w:top w:val="nil"/>
              <w:left w:val="nil"/>
              <w:bottom w:val="single" w:color="666666" w:sz="8" w:space="0"/>
              <w:right w:val="single" w:color="666666" w:sz="8" w:space="0"/>
            </w:tcBorders>
            <w:shd w:val="clear" w:color="auto" w:fill="FFFF00"/>
            <w:tcMar>
              <w:top w:w="0" w:type="dxa"/>
              <w:left w:w="108" w:type="dxa"/>
              <w:bottom w:w="0" w:type="dxa"/>
              <w:right w:w="108" w:type="dxa"/>
            </w:tcMar>
            <w:hideMark/>
          </w:tcPr>
          <w:p w:rsidRPr="00C50A59" w:rsidR="007E27AB" w:rsidRDefault="007E27AB" w14:paraId="3AA2C3B6" w14:textId="77777777">
            <w:pPr>
              <w:rPr>
                <w:color w:val="000000"/>
              </w:rPr>
            </w:pPr>
            <w:r>
              <w:rPr>
                <w:color w:val="000000"/>
              </w:rPr>
              <w:t>200021212 - 4712 - 6</w:t>
            </w:r>
          </w:p>
        </w:tc>
      </w:tr>
      <w:tr w:rsidRPr="00C50A59" w:rsidR="007E27AB" w:rsidTr="007E27AB" w14:paraId="6A718AFF" w14:textId="77777777">
        <w:tc>
          <w:tcPr>
            <w:tcW w:w="1000" w:type="pct"/>
            <w:tcBorders>
              <w:top w:val="nil"/>
              <w:left w:val="single" w:color="666666" w:sz="8" w:space="0"/>
              <w:bottom w:val="single" w:color="666666" w:sz="8" w:space="0"/>
              <w:right w:val="single" w:color="666666" w:sz="8" w:space="0"/>
            </w:tcBorders>
            <w:shd w:val="clear" w:color="auto" w:fill="92D050"/>
            <w:tcMar>
              <w:top w:w="0" w:type="dxa"/>
              <w:left w:w="108" w:type="dxa"/>
              <w:bottom w:w="0" w:type="dxa"/>
              <w:right w:w="108" w:type="dxa"/>
            </w:tcMar>
            <w:hideMark/>
          </w:tcPr>
          <w:p w:rsidRPr="00C50A59" w:rsidR="007E27AB" w:rsidRDefault="007E27AB" w14:paraId="1F883683" w14:textId="77777777">
            <w:pPr>
              <w:rPr>
                <w:color w:val="000000"/>
              </w:rPr>
            </w:pPr>
            <w:r>
              <w:rPr>
                <w:color w:val="000000"/>
              </w:rPr>
              <w:t>Own operations incl. alternatives, quantity &gt; 0 and physical inventory</w:t>
            </w:r>
          </w:p>
        </w:tc>
        <w:tc>
          <w:tcPr>
            <w:tcW w:w="1000" w:type="pct"/>
            <w:tcBorders>
              <w:top w:val="nil"/>
              <w:left w:val="nil"/>
              <w:bottom w:val="single" w:color="666666" w:sz="8" w:space="0"/>
              <w:right w:val="single" w:color="666666" w:sz="8" w:space="0"/>
            </w:tcBorders>
            <w:shd w:val="clear" w:color="auto" w:fill="92D050"/>
            <w:tcMar>
              <w:top w:w="0" w:type="dxa"/>
              <w:left w:w="108" w:type="dxa"/>
              <w:bottom w:w="0" w:type="dxa"/>
              <w:right w:w="108" w:type="dxa"/>
            </w:tcMar>
            <w:hideMark/>
          </w:tcPr>
          <w:p w:rsidRPr="00C50A59" w:rsidR="007E27AB" w:rsidRDefault="007E27AB" w14:paraId="61759FBB" w14:textId="77777777">
            <w:pPr>
              <w:rPr>
                <w:color w:val="000000"/>
              </w:rPr>
            </w:pPr>
            <w:r>
              <w:rPr>
                <w:color w:val="000000"/>
              </w:rPr>
              <w:t>Entered operation incl. HB and ZB and alternatives, quantity &gt; 0 and physical stock</w:t>
            </w:r>
          </w:p>
        </w:tc>
        <w:tc>
          <w:tcPr>
            <w:tcW w:w="1000" w:type="pct"/>
            <w:tcBorders>
              <w:top w:val="nil"/>
              <w:left w:val="nil"/>
              <w:bottom w:val="single" w:color="666666" w:sz="8" w:space="0"/>
              <w:right w:val="single" w:color="666666" w:sz="8" w:space="0"/>
            </w:tcBorders>
            <w:shd w:val="clear" w:color="auto" w:fill="92D050"/>
            <w:tcMar>
              <w:top w:w="0" w:type="dxa"/>
              <w:left w:w="108" w:type="dxa"/>
              <w:bottom w:w="0" w:type="dxa"/>
              <w:right w:w="108" w:type="dxa"/>
            </w:tcMar>
            <w:hideMark/>
          </w:tcPr>
          <w:p w:rsidRPr="00C50A59" w:rsidR="007E27AB" w:rsidRDefault="007E27AB" w14:paraId="787DA8D7" w14:textId="77777777">
            <w:pPr>
              <w:rPr>
                <w:color w:val="000000"/>
              </w:rPr>
            </w:pPr>
            <w:r>
              <w:rPr>
                <w:color w:val="000000"/>
              </w:rPr>
              <w:t>Own operations incl. alternatives, quantity &gt; 0 and physical inventory</w:t>
            </w:r>
          </w:p>
        </w:tc>
        <w:tc>
          <w:tcPr>
            <w:tcW w:w="1000" w:type="pct"/>
            <w:tcBorders>
              <w:top w:val="nil"/>
              <w:left w:val="nil"/>
              <w:bottom w:val="single" w:color="666666" w:sz="8" w:space="0"/>
              <w:right w:val="single" w:color="666666" w:sz="8" w:space="0"/>
            </w:tcBorders>
            <w:shd w:val="clear" w:color="auto" w:fill="92D050"/>
            <w:tcMar>
              <w:top w:w="0" w:type="dxa"/>
              <w:left w:w="108" w:type="dxa"/>
              <w:bottom w:w="0" w:type="dxa"/>
              <w:right w:w="108" w:type="dxa"/>
            </w:tcMar>
            <w:hideMark/>
          </w:tcPr>
          <w:p w:rsidRPr="00C50A59" w:rsidR="007E27AB" w:rsidRDefault="007E27AB" w14:paraId="65A7098D" w14:textId="77777777">
            <w:pPr>
              <w:rPr>
                <w:color w:val="000000"/>
              </w:rPr>
            </w:pPr>
            <w:r>
              <w:rPr>
                <w:color w:val="000000"/>
              </w:rPr>
              <w:t>Entered operation incl. HB and ZB and alternatives, quantity &gt; 0 and physical stock</w:t>
            </w:r>
          </w:p>
        </w:tc>
        <w:tc>
          <w:tcPr>
            <w:tcW w:w="1000" w:type="pct"/>
            <w:tcBorders>
              <w:top w:val="nil"/>
              <w:left w:val="nil"/>
              <w:bottom w:val="single" w:color="666666" w:sz="8" w:space="0"/>
              <w:right w:val="single" w:color="666666" w:sz="8" w:space="0"/>
            </w:tcBorders>
            <w:shd w:val="clear" w:color="auto" w:fill="92D050"/>
            <w:tcMar>
              <w:top w:w="0" w:type="dxa"/>
              <w:left w:w="108" w:type="dxa"/>
              <w:bottom w:w="0" w:type="dxa"/>
              <w:right w:w="108" w:type="dxa"/>
            </w:tcMar>
            <w:hideMark/>
          </w:tcPr>
          <w:p w:rsidRPr="00C50A59" w:rsidR="007E27AB" w:rsidRDefault="007E27AB" w14:paraId="77B4B430" w14:textId="77777777">
            <w:pPr>
              <w:rPr>
                <w:color w:val="000000"/>
              </w:rPr>
            </w:pPr>
            <w:r>
              <w:rPr>
                <w:color w:val="000000"/>
              </w:rPr>
              <w:t>Entered operation incl. HB and ZB and alternatives, quantity &gt; 0 and physical stock</w:t>
            </w:r>
          </w:p>
        </w:tc>
      </w:tr>
    </w:tbl>
    <w:p w:rsidRPr="00C50A59" w:rsidR="007E27AB" w:rsidP="007E27AB" w:rsidRDefault="007E27AB" w14:paraId="20EE58B1" w14:textId="77777777">
      <w:pPr>
        <w:rPr>
          <w:rFonts w:ascii="Calibri" w:hAnsi="Calibri" w:cs="Calibri" w:eastAsiaTheme="minorHAnsi"/>
          <w:szCs w:val="22"/>
          <w:lang w:eastAsia="en-US"/>
        </w:rPr>
      </w:pPr>
    </w:p>
    <w:p w:rsidRPr="00C50A59" w:rsidR="007E27AB" w:rsidP="007E27AB" w:rsidRDefault="00D3017D" w14:paraId="019F7392" w14:textId="0915C414">
      <w:r>
        <w:t>The following differences to a parallel search in the stock information system should be noted:</w:t>
      </w:r>
    </w:p>
    <w:p w:rsidRPr="00C50A59" w:rsidR="00D3017D" w:rsidP="00D3017D" w:rsidRDefault="00D3017D" w14:paraId="230FDC41" w14:textId="63D24CF1">
      <w:pPr>
        <w:pStyle w:val="Listenabsatz"/>
        <w:numPr>
          <w:ilvl w:val="0"/>
          <w:numId w:val="75"/>
        </w:numPr>
      </w:pPr>
      <w:r>
        <w:rPr>
          <w:rFonts w:ascii="Arial" w:hAnsi="Arial"/>
        </w:rPr>
        <w:t>Whether a part with record type 2 or 3 is displayed in the stock information depends on the selection criteria of the search. In the parts search (</w:t>
      </w:r>
      <w:proofErr w:type="spellStart"/>
      <w:r>
        <w:rPr>
          <w:rFonts w:ascii="Arial" w:hAnsi="Arial"/>
        </w:rPr>
        <w:t>DeadStock</w:t>
      </w:r>
      <w:proofErr w:type="spellEnd"/>
      <w:r>
        <w:rPr>
          <w:rFonts w:ascii="Arial" w:hAnsi="Arial"/>
        </w:rPr>
        <w:t xml:space="preserve"> &amp; D2D) it depends on the setting of the respective operation.</w:t>
      </w:r>
    </w:p>
    <w:p w:rsidRPr="00C50A59" w:rsidR="00D3017D" w:rsidP="00D3017D" w:rsidRDefault="00D3017D" w14:paraId="2ECE63B4" w14:textId="439038D8">
      <w:pPr>
        <w:pStyle w:val="Listenabsatz"/>
        <w:numPr>
          <w:ilvl w:val="0"/>
          <w:numId w:val="75"/>
        </w:numPr>
      </w:pPr>
      <w:r>
        <w:rPr>
          <w:rFonts w:ascii="Arial" w:hAnsi="Arial"/>
        </w:rPr>
        <w:t>The role of the entered operation is different.</w:t>
      </w:r>
    </w:p>
    <w:p w:rsidRPr="00C50A59" w:rsidR="00D3017D" w:rsidP="00D3017D" w:rsidRDefault="00D3017D" w14:paraId="0EE17C3B" w14:textId="15DEB004">
      <w:pPr>
        <w:pStyle w:val="Listenabsatz"/>
        <w:numPr>
          <w:ilvl w:val="0"/>
          <w:numId w:val="75"/>
        </w:numPr>
      </w:pPr>
      <w:r>
        <w:rPr>
          <w:rFonts w:ascii="Arial" w:hAnsi="Arial"/>
        </w:rPr>
        <w:t>In the stock information, the available stock over the entire alternative chain is considered as a total. In the part search (</w:t>
      </w:r>
      <w:proofErr w:type="spellStart"/>
      <w:r>
        <w:rPr>
          <w:rFonts w:ascii="Arial" w:hAnsi="Arial"/>
        </w:rPr>
        <w:t>DeadStock</w:t>
      </w:r>
      <w:proofErr w:type="spellEnd"/>
      <w:r>
        <w:rPr>
          <w:rFonts w:ascii="Arial" w:hAnsi="Arial"/>
        </w:rPr>
        <w:t xml:space="preserve"> &amp; D2D), the stock is considered individually for each part of the alternative chain.</w:t>
      </w:r>
    </w:p>
    <w:p w:rsidRPr="00C50A59" w:rsidR="002D4C11" w:rsidP="00D3017D" w:rsidRDefault="002D4C11" w14:paraId="1B13439A" w14:textId="3A988881">
      <w:pPr>
        <w:pStyle w:val="Listenabsatz"/>
        <w:numPr>
          <w:ilvl w:val="0"/>
          <w:numId w:val="75"/>
        </w:numPr>
      </w:pPr>
      <w:r>
        <w:rPr>
          <w:rFonts w:ascii="Arial" w:hAnsi="Arial"/>
        </w:rPr>
        <w:t>In the stock inquiry, controller roles can display blocked stocks by searching with quantity = 0. This is not possible in the parts search.</w:t>
      </w:r>
    </w:p>
    <w:p w:rsidRPr="009241C1" w:rsidR="00E23C10" w:rsidP="00E23C10" w:rsidRDefault="00E23C10" w14:paraId="71258456" w14:textId="77777777">
      <w:bookmarkStart w:name="_Ref18501367" w:id="65"/>
    </w:p>
    <w:p w:rsidRPr="00C50A59" w:rsidR="005A270F" w:rsidP="005A270F" w:rsidRDefault="005A270F" w14:paraId="4A168CD2" w14:textId="58832899">
      <w:pPr>
        <w:pStyle w:val="berschrift4"/>
      </w:pPr>
      <w:bookmarkStart w:name="_Ref53397397" w:id="66"/>
      <w:proofErr w:type="spellStart"/>
      <w:r>
        <w:t>DeadStock</w:t>
      </w:r>
      <w:proofErr w:type="spellEnd"/>
      <w:r>
        <w:t xml:space="preserve"> Process</w:t>
      </w:r>
      <w:bookmarkEnd w:id="65"/>
      <w:bookmarkEnd w:id="66"/>
    </w:p>
    <w:p w:rsidRPr="00C50A59" w:rsidR="00B87EB4" w:rsidP="00B87EB4" w:rsidRDefault="00F44117" w14:paraId="50225AD3" w14:textId="77777777">
      <w:pPr>
        <w:pStyle w:val="SchnelllesetextbergeordneteAussage1"/>
      </w:pPr>
      <w:bookmarkStart w:name="_Ref255997545" w:id="67"/>
      <w:r>
        <w:t>Search in own stocks</w:t>
      </w:r>
    </w:p>
    <w:p w:rsidRPr="00C50A59" w:rsidR="002557DE" w:rsidP="002557DE" w:rsidRDefault="002557DE" w14:paraId="51033834" w14:textId="77777777">
      <w:pPr>
        <w:pStyle w:val="Anforderungsnummer"/>
      </w:pPr>
      <w:bookmarkStart w:name="FKT_SUCH_1" w:id="68"/>
      <w:r>
        <w:lastRenderedPageBreak/>
        <w:t>Requirement: FKT-SUCH-1</w:t>
      </w:r>
      <w:bookmarkEnd w:id="68"/>
    </w:p>
    <w:p w:rsidRPr="00C50A59" w:rsidR="002557DE" w:rsidP="002557DE" w:rsidRDefault="002557DE" w14:paraId="038FFDC8" w14:textId="2EA1E762">
      <w:pPr>
        <w:pStyle w:val="Anforderungstext"/>
        <w:rPr>
          <w:strike/>
        </w:rPr>
      </w:pPr>
      <w:r>
        <w:t xml:space="preserve">The search in the stocks of the own plants is done with check "Stock &gt; 0", i.e. the searched quantity is not considered here. </w:t>
      </w:r>
    </w:p>
    <w:p w:rsidRPr="00C50A59" w:rsidR="004E2FAF" w:rsidP="004E2FAF" w:rsidRDefault="004E2FAF" w14:paraId="4607A1CB" w14:textId="77777777">
      <w:pPr>
        <w:pStyle w:val="Anforderungstext"/>
      </w:pPr>
      <w:r>
        <w:t>In the case of own stocks, the testing logic differs from that of external stocks. I.e. reservations are not deducted from the displayed stocks (cf. FKT-SUCH-3).</w:t>
      </w:r>
    </w:p>
    <w:p w:rsidRPr="00C50A59" w:rsidR="004E2FAF" w:rsidP="004E2FAF" w:rsidRDefault="004E2FAF" w14:paraId="2DD6D52B" w14:textId="77777777">
      <w:pPr>
        <w:pStyle w:val="Anforderungstext"/>
      </w:pPr>
      <w:r>
        <w:t>Background:</w:t>
      </w:r>
    </w:p>
    <w:p w:rsidRPr="00C50A59" w:rsidR="004E2FAF" w:rsidP="004E2FAF" w:rsidRDefault="004E2FAF" w14:paraId="25BCA618" w14:textId="77777777">
      <w:pPr>
        <w:pStyle w:val="Anforderungstext"/>
      </w:pPr>
      <w:r>
        <w:t>Before an "own" operation sells its unavailable stock via STOX in case of customer demand due to a STOX reservation, it makes more economic sense to use this stock itself before the retailer then has to buy the parts "expensively" via the LC.</w:t>
      </w:r>
    </w:p>
    <w:p w:rsidRPr="00C50A59" w:rsidR="002557DE" w:rsidP="00D95B25" w:rsidRDefault="002557DE" w14:paraId="513CA788" w14:textId="77777777">
      <w:pPr>
        <w:pStyle w:val="Textkrper"/>
      </w:pPr>
    </w:p>
    <w:p w:rsidRPr="00C50A59" w:rsidR="002557DE" w:rsidP="002557DE" w:rsidRDefault="002557DE" w14:paraId="1EF3EAD1" w14:textId="77777777">
      <w:pPr>
        <w:pStyle w:val="Anforderungsnummer"/>
      </w:pPr>
      <w:r>
        <w:t>Requirement: FKT-SUCH-2</w:t>
      </w:r>
    </w:p>
    <w:p w:rsidRPr="00C50A59" w:rsidR="002557DE" w:rsidP="002557DE" w:rsidRDefault="002557DE" w14:paraId="0E8428AC" w14:textId="77777777">
      <w:pPr>
        <w:pStyle w:val="Anforderungstext"/>
      </w:pPr>
      <w:r>
        <w:t xml:space="preserve">A successful search in your own stocks does not reduce the quantity searched in the rest of the plants (i.e. there is no automatic splitting of the quantity searched). </w:t>
      </w:r>
    </w:p>
    <w:p w:rsidRPr="00C50A59" w:rsidR="002557DE" w:rsidP="00BF18DF" w:rsidRDefault="002557DE" w14:paraId="7F1912AA" w14:textId="77777777">
      <w:pPr>
        <w:pStyle w:val="Textkrper"/>
      </w:pPr>
    </w:p>
    <w:p w:rsidRPr="00C50A59" w:rsidR="001B31A3" w:rsidP="001B31A3" w:rsidRDefault="001B31A3" w14:paraId="7FEE0F32" w14:textId="77777777">
      <w:pPr>
        <w:pStyle w:val="Anforderungsnummer"/>
      </w:pPr>
      <w:bookmarkStart w:name="FKT_SUCH_3" w:id="69"/>
      <w:r>
        <w:t>Requirement: FKT-SUCH-3</w:t>
      </w:r>
      <w:bookmarkEnd w:id="69"/>
    </w:p>
    <w:p w:rsidRPr="00C50A59" w:rsidR="001B31A3" w:rsidP="001B31A3" w:rsidRDefault="001B31A3" w14:paraId="6AC9F2B6" w14:textId="7C391AAE">
      <w:pPr>
        <w:pStyle w:val="Anforderungstext"/>
      </w:pPr>
      <w:r>
        <w:t xml:space="preserve">The search in "foreign" stocks is done with check "(Stock - </w:t>
      </w:r>
      <w:proofErr w:type="spellStart"/>
      <w:r>
        <w:t>DeadStock</w:t>
      </w:r>
      <w:proofErr w:type="spellEnd"/>
      <w:r>
        <w:t xml:space="preserve"> Reservation - D2D Reservation) &gt; 0", i.e. parts already ordered or requested via </w:t>
      </w:r>
      <w:proofErr w:type="spellStart"/>
      <w:r>
        <w:t>DeadStock</w:t>
      </w:r>
      <w:proofErr w:type="spellEnd"/>
      <w:r>
        <w:t xml:space="preserve"> or D2D (usually from other companies/buyers) or are deducted from the free stock.</w:t>
      </w:r>
    </w:p>
    <w:p w:rsidRPr="00C50A59" w:rsidR="001B31A3" w:rsidP="00BF18DF" w:rsidRDefault="001B31A3" w14:paraId="60713291" w14:textId="77777777">
      <w:pPr>
        <w:pStyle w:val="Textkrper"/>
      </w:pPr>
    </w:p>
    <w:p w:rsidRPr="00C50A59" w:rsidR="002557DE" w:rsidP="002557DE" w:rsidRDefault="002557DE" w14:paraId="71ADC7A7" w14:textId="79714E1A">
      <w:pPr>
        <w:pStyle w:val="SchnelllesetextbergeordneteAussage1"/>
      </w:pPr>
      <w:r>
        <w:t>Sort order of the results</w:t>
      </w:r>
    </w:p>
    <w:p w:rsidRPr="00C50A59" w:rsidR="00B87EB4" w:rsidP="00B87EB4" w:rsidRDefault="00B87EB4" w14:paraId="32D14FD9" w14:textId="77777777">
      <w:pPr>
        <w:pStyle w:val="Anforderungsnummer"/>
      </w:pPr>
      <w:r>
        <w:t>Requirement: FKT-SUCH-4</w:t>
      </w:r>
    </w:p>
    <w:p w:rsidRPr="00C50A59" w:rsidR="006228A6" w:rsidP="00B87EB4" w:rsidRDefault="00046613" w14:paraId="22F10D2D" w14:textId="736AA56B">
      <w:pPr>
        <w:pStyle w:val="Anforderungstext"/>
      </w:pPr>
      <w:r>
        <w:t xml:space="preserve">In the results of the parts search, the stocks found in the entered company must always be displayed first in ascending order in the sort format (at the top) (regardless of price). </w:t>
      </w:r>
    </w:p>
    <w:p w:rsidRPr="00C50A59" w:rsidR="00046613" w:rsidP="00B87EB4" w:rsidRDefault="00046613" w14:paraId="14934CEB" w14:textId="5CB93A41">
      <w:pPr>
        <w:pStyle w:val="Anforderungstext"/>
      </w:pPr>
      <w:r>
        <w:t>After that, the stocks found in the own plants are displayed (sorted by part number ascending in sort format and then by ascending plant number).</w:t>
      </w:r>
    </w:p>
    <w:p w:rsidRPr="00C50A59" w:rsidR="00304EC0" w:rsidP="00811369" w:rsidRDefault="00304EC0" w14:paraId="71FA977A" w14:textId="77777777">
      <w:pPr>
        <w:pStyle w:val="Textkrper"/>
      </w:pPr>
    </w:p>
    <w:p w:rsidRPr="00C50A59" w:rsidR="00B87EB4" w:rsidP="00B87EB4" w:rsidRDefault="00B87EB4" w14:paraId="359227CB" w14:textId="77777777">
      <w:pPr>
        <w:pStyle w:val="Anforderungsnummer"/>
      </w:pPr>
      <w:r>
        <w:t>Requirement: FKT-SUCH-5</w:t>
      </w:r>
    </w:p>
    <w:p w:rsidRPr="00C50A59" w:rsidR="00B87EB4" w:rsidP="00B87EB4" w:rsidRDefault="00B87EB4" w14:paraId="430D75FB" w14:textId="77777777">
      <w:pPr>
        <w:pStyle w:val="Anforderungstext"/>
      </w:pPr>
      <w:r>
        <w:t>Sort order in the general overview for single search:</w:t>
      </w:r>
    </w:p>
    <w:p w:rsidRPr="00C50A59" w:rsidR="00B87EB4" w:rsidP="00B87EB4" w:rsidRDefault="00046613" w14:paraId="7673F2D9" w14:textId="77777777">
      <w:pPr>
        <w:pStyle w:val="Anforderungstext"/>
      </w:pPr>
      <w:r>
        <w:t xml:space="preserve">1) Preferred farms </w:t>
      </w:r>
    </w:p>
    <w:p w:rsidRPr="00C50A59" w:rsidR="00B87EB4" w:rsidP="00B87EB4" w:rsidRDefault="00046613" w14:paraId="593878C6" w14:textId="77777777">
      <w:pPr>
        <w:pStyle w:val="Anforderungstext"/>
      </w:pPr>
      <w:r>
        <w:t>2) Remaining farms (without problematic farms)</w:t>
      </w:r>
    </w:p>
    <w:p w:rsidRPr="00C50A59" w:rsidR="00B87EB4" w:rsidP="00B87EB4" w:rsidRDefault="00046613" w14:paraId="667E2D34" w14:textId="77777777">
      <w:pPr>
        <w:pStyle w:val="Anforderungstext"/>
      </w:pPr>
      <w:r>
        <w:t xml:space="preserve">3) Problematic farms </w:t>
      </w:r>
    </w:p>
    <w:p w:rsidRPr="00C50A59" w:rsidR="00B87EB4" w:rsidP="00B87EB4" w:rsidRDefault="00B87EB4" w14:paraId="1199059A" w14:textId="044F7414">
      <w:pPr>
        <w:pStyle w:val="Anforderungstext"/>
      </w:pPr>
      <w:r>
        <w:t>If there are multiple results within a group, they are sorted first by highest savings potential, then in ascending order by distance.</w:t>
      </w:r>
    </w:p>
    <w:p w:rsidRPr="00D941FE" w:rsidR="002F727D" w:rsidP="00B87EB4" w:rsidRDefault="002F727D" w14:paraId="59D86400" w14:textId="5D8140F2">
      <w:pPr>
        <w:pStyle w:val="Anforderungstext"/>
      </w:pPr>
      <w:r>
        <w:t>Generally, the distance is displayed as a whole number, rounded commercially. The sorting should also already work with the integer, commercially rounded value. Otherwise, the sorting is no longer comprehensible for the user in case of integer equal distance.</w:t>
      </w:r>
    </w:p>
    <w:p w:rsidRPr="00D941FE" w:rsidR="00B87EB4" w:rsidP="00811369" w:rsidRDefault="00B87EB4" w14:paraId="36789307" w14:textId="77777777">
      <w:pPr>
        <w:pStyle w:val="Textkrper"/>
      </w:pPr>
    </w:p>
    <w:p w:rsidRPr="00D941FE" w:rsidR="00CD752A" w:rsidP="00CD752A" w:rsidRDefault="00CD752A" w14:paraId="4AAD4238" w14:textId="77777777">
      <w:pPr>
        <w:pStyle w:val="Anforderungsnummer"/>
      </w:pPr>
      <w:r>
        <w:t>Requirement: FKT-SUCH-6</w:t>
      </w:r>
    </w:p>
    <w:p w:rsidRPr="009241C1" w:rsidR="00B87EB4" w:rsidP="00B87EB4" w:rsidRDefault="00B87EB4" w14:paraId="73D22D8A" w14:textId="77777777">
      <w:pPr>
        <w:pStyle w:val="Anforderungstext"/>
      </w:pPr>
      <w:r>
        <w:t>In the general overview, multiple searches are first sorted by the part number searched for (in ascending order in sort format). If there are several results for one part number, the sorting order of the single search applies (see above)</w:t>
      </w:r>
    </w:p>
    <w:p w:rsidRPr="009241C1" w:rsidR="00F44117" w:rsidP="00811369" w:rsidRDefault="00F44117" w14:paraId="612A071C" w14:textId="77777777">
      <w:pPr>
        <w:pStyle w:val="Textkrper"/>
      </w:pPr>
    </w:p>
    <w:p w:rsidRPr="009241C1" w:rsidR="00B87EB4" w:rsidP="00B87EB4" w:rsidRDefault="00B87EB4" w14:paraId="245FA04E" w14:textId="77777777">
      <w:pPr>
        <w:pStyle w:val="SchnelllesetextbergeordneteAussage1"/>
      </w:pPr>
      <w:r>
        <w:t>Calculation of optimized results for multiple search</w:t>
      </w:r>
    </w:p>
    <w:p w:rsidRPr="009241C1" w:rsidR="00B87EB4" w:rsidP="00B87EB4" w:rsidRDefault="00B87EB4" w14:paraId="03958FBB" w14:textId="77777777">
      <w:pPr>
        <w:pStyle w:val="Textkrper"/>
      </w:pPr>
      <w:r>
        <w:t>With multiple searches, a price-optimized view and a supplier-optimized view are calculated in addition to the overall view. In the optimized results, each part number is now displayed only 1x (exception: Stocks are found in the company's own operations). The following bases apply to the calculation:</w:t>
      </w:r>
    </w:p>
    <w:p w:rsidRPr="009241C1" w:rsidR="00366582" w:rsidP="00B87EB4" w:rsidRDefault="00366582" w14:paraId="3E8BD721" w14:textId="77777777">
      <w:pPr>
        <w:pStyle w:val="Textkrper"/>
      </w:pPr>
    </w:p>
    <w:p w:rsidRPr="00C50A59" w:rsidR="00CD752A" w:rsidP="00CD752A" w:rsidRDefault="00CD752A" w14:paraId="6E755FCD" w14:textId="77777777">
      <w:pPr>
        <w:pStyle w:val="Anforderungsnummer"/>
      </w:pPr>
      <w:r>
        <w:t>Requirement: FKT-SUCH-7</w:t>
      </w:r>
    </w:p>
    <w:p w:rsidRPr="00C50A59" w:rsidR="00B87EB4" w:rsidP="00B87EB4" w:rsidRDefault="00B87EB4" w14:paraId="27E91EE8" w14:textId="008D88AA">
      <w:pPr>
        <w:pStyle w:val="Anforderungstext"/>
      </w:pPr>
      <w:r>
        <w:t xml:space="preserve">In the price-optimized view, farms with the lowest </w:t>
      </w:r>
      <w:proofErr w:type="spellStart"/>
      <w:r>
        <w:t>DeadStock</w:t>
      </w:r>
      <w:proofErr w:type="spellEnd"/>
      <w:r>
        <w:t xml:space="preserve"> price are considered first. If more than one site with the same </w:t>
      </w:r>
      <w:proofErr w:type="spellStart"/>
      <w:r>
        <w:t>DeadStock</w:t>
      </w:r>
      <w:proofErr w:type="spellEnd"/>
      <w:r>
        <w:t xml:space="preserve"> price is found for a part number, the sites must be considered in the following order:</w:t>
      </w:r>
    </w:p>
    <w:p w:rsidRPr="00C50A59" w:rsidR="00B87EB4" w:rsidP="00B87EB4" w:rsidRDefault="00B87EB4" w14:paraId="35535F42" w14:textId="77777777">
      <w:pPr>
        <w:pStyle w:val="Anforderungstext"/>
      </w:pPr>
      <w:r>
        <w:t>1. Preferred companies</w:t>
      </w:r>
    </w:p>
    <w:p w:rsidRPr="009241C1" w:rsidR="00B87EB4" w:rsidP="00B87EB4" w:rsidRDefault="00B87EB4" w14:paraId="5A7A2A90" w14:textId="77777777">
      <w:pPr>
        <w:pStyle w:val="Anforderungstext"/>
      </w:pPr>
      <w:r>
        <w:t>2. Remaining farms (excluding problem farms)</w:t>
      </w:r>
    </w:p>
    <w:p w:rsidRPr="009241C1" w:rsidR="00B87EB4" w:rsidP="00B87EB4" w:rsidRDefault="00B87EB4" w14:paraId="1BBFAA03" w14:textId="77777777">
      <w:pPr>
        <w:pStyle w:val="Anforderungstext"/>
      </w:pPr>
      <w:r>
        <w:t>3. Problematic farms</w:t>
      </w:r>
    </w:p>
    <w:p w:rsidRPr="009241C1" w:rsidR="00B87EB4" w:rsidP="00B87EB4" w:rsidRDefault="00B87EB4" w14:paraId="22E9E472" w14:textId="77777777">
      <w:pPr>
        <w:pStyle w:val="Anforderungstext"/>
      </w:pPr>
      <w:r>
        <w:t>If there are several results within a group, the selection is made in ascending order of distance.</w:t>
      </w:r>
    </w:p>
    <w:p w:rsidRPr="009241C1" w:rsidR="00046613" w:rsidP="00B87EB4" w:rsidRDefault="00046613" w14:paraId="01EDBB77" w14:textId="77777777">
      <w:pPr>
        <w:pStyle w:val="Anforderungstext"/>
      </w:pPr>
      <w:r>
        <w:t>If a company has several part numbers, these are sorted in ascending order in the sort format.</w:t>
      </w:r>
    </w:p>
    <w:p w:rsidRPr="009241C1" w:rsidR="00B87EB4" w:rsidP="00B87EB4" w:rsidRDefault="00B87EB4" w14:paraId="183D73BD" w14:textId="77777777">
      <w:pPr>
        <w:pStyle w:val="Textkrper"/>
      </w:pPr>
    </w:p>
    <w:p w:rsidRPr="009241C1" w:rsidR="00CD752A" w:rsidP="00CD752A" w:rsidRDefault="00CD752A" w14:paraId="088DD349" w14:textId="77777777">
      <w:pPr>
        <w:pStyle w:val="Anforderungsnummer"/>
      </w:pPr>
      <w:r>
        <w:t>Requirement: FKT-SUCH-8</w:t>
      </w:r>
    </w:p>
    <w:p w:rsidRPr="009241C1" w:rsidR="00B87EB4" w:rsidP="00B87EB4" w:rsidRDefault="00B87EB4" w14:paraId="43EF55C9" w14:textId="682F8282">
      <w:pPr>
        <w:pStyle w:val="Anforderungstext"/>
      </w:pPr>
      <w:r>
        <w:t>In the supplier optimized view, optimization of the number of suppliers is performed. If several possibilities are found with the same number of suppliers (who can supply the same part numbers at the identical price) the plants must be considered in the following order:</w:t>
      </w:r>
    </w:p>
    <w:p w:rsidRPr="009241C1" w:rsidR="00807ED7" w:rsidP="00807ED7" w:rsidRDefault="00807ED7" w14:paraId="4FBAD7AF" w14:textId="77777777">
      <w:pPr>
        <w:pStyle w:val="Anforderungstext"/>
      </w:pPr>
      <w:r>
        <w:t>1. Preferred establishments</w:t>
      </w:r>
    </w:p>
    <w:p w:rsidRPr="009241C1" w:rsidR="00807ED7" w:rsidP="00807ED7" w:rsidRDefault="00807ED7" w14:paraId="4DF14258" w14:textId="77777777">
      <w:pPr>
        <w:pStyle w:val="Anforderungstext"/>
      </w:pPr>
      <w:r>
        <w:t>2. Remaining farms (excluding problem farms)</w:t>
      </w:r>
    </w:p>
    <w:p w:rsidRPr="009241C1" w:rsidR="00807ED7" w:rsidP="00807ED7" w:rsidRDefault="00807ED7" w14:paraId="3B8B07C8" w14:textId="77777777">
      <w:pPr>
        <w:pStyle w:val="Anforderungstext"/>
      </w:pPr>
      <w:r>
        <w:t>3. Problematic farms</w:t>
      </w:r>
    </w:p>
    <w:p w:rsidRPr="009241C1" w:rsidR="00B87EB4" w:rsidP="00B87EB4" w:rsidRDefault="00B87EB4" w14:paraId="5FB64704" w14:textId="77777777">
      <w:pPr>
        <w:pStyle w:val="Anforderungstext"/>
      </w:pPr>
      <w:r>
        <w:t>If there are several results within a group, they are sorted in ascending order by distance.</w:t>
      </w:r>
    </w:p>
    <w:p w:rsidRPr="009241C1" w:rsidR="00B87EB4" w:rsidP="00B87EB4" w:rsidRDefault="00B87EB4" w14:paraId="6ECF499B" w14:textId="77777777">
      <w:pPr>
        <w:pStyle w:val="Anforderungstext"/>
      </w:pPr>
      <w:r>
        <w:t>Example: Preferred plant A supplies part numbers 4711 and 4712 at the identical price X as the problematic supplier B. The system must display supplier A.</w:t>
      </w:r>
    </w:p>
    <w:p w:rsidRPr="009241C1" w:rsidR="00046613" w:rsidP="00046613" w:rsidRDefault="00046613" w14:paraId="2147A164" w14:textId="77777777">
      <w:pPr>
        <w:pStyle w:val="Anforderungstext"/>
      </w:pPr>
      <w:r>
        <w:t>If a company has several part numbers, these are sorted in ascending order in the sort format.</w:t>
      </w:r>
    </w:p>
    <w:p w:rsidRPr="009241C1" w:rsidR="00B87EB4" w:rsidP="00B87EB4" w:rsidRDefault="00B87EB4" w14:paraId="54074A53" w14:textId="77777777">
      <w:pPr>
        <w:pStyle w:val="Textkrper"/>
      </w:pPr>
    </w:p>
    <w:p w:rsidRPr="009241C1" w:rsidR="000857D9" w:rsidP="000857D9" w:rsidRDefault="000857D9" w14:paraId="36BB398E" w14:textId="77777777">
      <w:pPr>
        <w:pStyle w:val="SchnelllesetextbergeordneteAussage1"/>
      </w:pPr>
      <w:r>
        <w:t>Alternatives</w:t>
      </w:r>
    </w:p>
    <w:p w:rsidRPr="009241C1" w:rsidR="000857D9" w:rsidP="000857D9" w:rsidRDefault="000857D9" w14:paraId="479BC98A" w14:textId="77777777">
      <w:pPr>
        <w:pStyle w:val="Anforderungsnummer"/>
      </w:pPr>
      <w:r>
        <w:t>Requirement: FKT-SUCH-9</w:t>
      </w:r>
    </w:p>
    <w:p w:rsidRPr="009241C1" w:rsidR="000857D9" w:rsidP="000857D9" w:rsidRDefault="000857D9" w14:paraId="3E8F7B84" w14:textId="77777777">
      <w:pPr>
        <w:pStyle w:val="Anforderungstext"/>
      </w:pPr>
      <w:r>
        <w:t>If alternatives are to be considered in the search, the system must take into account one-sided successors as well as both-sided and optional replacements of the searched part number.</w:t>
      </w:r>
    </w:p>
    <w:p w:rsidRPr="009241C1" w:rsidR="000857D9" w:rsidP="00B87EB4" w:rsidRDefault="000857D9" w14:paraId="21823C44" w14:textId="77777777">
      <w:pPr>
        <w:pStyle w:val="Textkrper"/>
      </w:pPr>
    </w:p>
    <w:p w:rsidRPr="009241C1" w:rsidR="00D31179" w:rsidP="00D31179" w:rsidRDefault="00D31179" w14:paraId="1C4EB0DB" w14:textId="77777777">
      <w:pPr>
        <w:pStyle w:val="SchnelllesetextbergeordneteAussage1"/>
      </w:pPr>
      <w:r>
        <w:t>Result for multiple search of alternatives or same alternatives</w:t>
      </w:r>
    </w:p>
    <w:p w:rsidRPr="009241C1" w:rsidR="00D31179" w:rsidP="00D31179" w:rsidRDefault="00D31179" w14:paraId="11E38539" w14:textId="77777777">
      <w:pPr>
        <w:pStyle w:val="Anforderungsnummer"/>
      </w:pPr>
      <w:r>
        <w:t>Requirement: FKT-SUCH-10</w:t>
      </w:r>
    </w:p>
    <w:p w:rsidRPr="009241C1" w:rsidR="00D31179" w:rsidP="00D31179" w:rsidRDefault="00D31179" w14:paraId="607A9001" w14:textId="77777777">
      <w:pPr>
        <w:pStyle w:val="Anforderungstext"/>
      </w:pPr>
      <w:r>
        <w:t>In the result display, each part number (or alternative) found is displayed a maximum of once per supplier. If it is an alternative found, it will be displayed at the part number with the highest quantity found.</w:t>
      </w:r>
    </w:p>
    <w:p w:rsidRPr="009241C1" w:rsidR="00471963" w:rsidP="00D31179" w:rsidRDefault="00471963" w14:paraId="58F36E53" w14:textId="77777777">
      <w:pPr>
        <w:pStyle w:val="Anforderungstext"/>
        <w:rPr>
          <w:u w:val="single"/>
        </w:rPr>
      </w:pPr>
      <w:r>
        <w:rPr>
          <w:u w:val="single"/>
        </w:rPr>
        <w:t>Example 1:</w:t>
      </w:r>
    </w:p>
    <w:p w:rsidRPr="009241C1" w:rsidR="00AE7F67" w:rsidP="00AE7F67" w:rsidRDefault="00AE7F67" w14:paraId="0DDC3894" w14:textId="77777777">
      <w:pPr>
        <w:pStyle w:val="Anforderungstext"/>
      </w:pPr>
      <w:r>
        <w:lastRenderedPageBreak/>
        <w:t>Alternatives:</w:t>
      </w:r>
      <w:r>
        <w:tab/>
      </w:r>
      <w:r>
        <w:t xml:space="preserve">T4711 </w:t>
      </w:r>
      <w:r>
        <w:rPr>
          <w:rFonts w:ascii="Wingdings" w:hAnsi="Wingdings" w:eastAsia="Wingdings" w:cs="Wingdings"/>
        </w:rPr>
        <w:t>à</w:t>
      </w:r>
      <w:r>
        <w:t xml:space="preserve"> T4799, T4712 </w:t>
      </w:r>
      <w:r>
        <w:rPr>
          <w:rFonts w:ascii="Wingdings" w:hAnsi="Wingdings" w:eastAsia="Wingdings" w:cs="Wingdings"/>
        </w:rPr>
        <w:t>à</w:t>
      </w:r>
      <w:r>
        <w:t xml:space="preserve"> T4799 Inventory: at supplier T4799 - 10 pieces, no inventory on T4711 and T4712 Buyer looking:</w:t>
      </w:r>
      <w:r>
        <w:tab/>
      </w:r>
      <w:r>
        <w:t>T4711 with 4 pieces and T4712 with 5 pieces</w:t>
      </w:r>
    </w:p>
    <w:p w:rsidRPr="009241C1" w:rsidR="006B059E" w:rsidP="00FB50C2" w:rsidRDefault="00106451" w14:paraId="547331BF" w14:textId="77777777">
      <w:pPr>
        <w:pStyle w:val="Anforderungstext"/>
        <w:numPr>
          <w:ilvl w:val="0"/>
          <w:numId w:val="24"/>
        </w:numPr>
      </w:pPr>
      <w:r>
        <w:t>Result: with searched part number 4712 the buyer gets 5 pieces displayed (with found part number 4799), with part number 4711 the buyer gets no result or no hit.</w:t>
      </w:r>
    </w:p>
    <w:p w:rsidRPr="009241C1" w:rsidR="006B059E" w:rsidP="006B059E" w:rsidRDefault="006B059E" w14:paraId="62485E20" w14:textId="77777777">
      <w:pPr>
        <w:pStyle w:val="Anforderungstext"/>
        <w:rPr>
          <w:u w:val="single"/>
        </w:rPr>
      </w:pPr>
      <w:r>
        <w:rPr>
          <w:u w:val="single"/>
        </w:rPr>
        <w:t>Example 2:</w:t>
      </w:r>
    </w:p>
    <w:p w:rsidRPr="009241C1" w:rsidR="006B059E" w:rsidP="006B059E" w:rsidRDefault="006B059E" w14:paraId="0D4FE77E" w14:textId="77777777">
      <w:pPr>
        <w:pStyle w:val="Anforderungstext"/>
      </w:pPr>
      <w:r>
        <w:t>Alternatives:</w:t>
      </w:r>
      <w:r>
        <w:tab/>
      </w:r>
      <w:r>
        <w:t xml:space="preserve">T4711 </w:t>
      </w:r>
      <w:r>
        <w:rPr>
          <w:rFonts w:ascii="Wingdings" w:hAnsi="Wingdings" w:eastAsia="Wingdings" w:cs="Wingdings"/>
        </w:rPr>
        <w:t>à</w:t>
      </w:r>
      <w:r>
        <w:t xml:space="preserve"> T4799, T4712 </w:t>
      </w:r>
      <w:r>
        <w:rPr>
          <w:rFonts w:ascii="Wingdings" w:hAnsi="Wingdings" w:eastAsia="Wingdings" w:cs="Wingdings"/>
        </w:rPr>
        <w:t>à</w:t>
      </w:r>
      <w:r>
        <w:t xml:space="preserve"> T4799 Inventory: at supplier T4799 - 10 pieces, no inventory on T4711 and T4712 Buyer looking:</w:t>
      </w:r>
      <w:r>
        <w:tab/>
      </w:r>
      <w:r>
        <w:t>T4712 with 5 pieces and T4799 with 2 pieces</w:t>
      </w:r>
    </w:p>
    <w:p w:rsidRPr="00C50A59" w:rsidR="00AE7F67" w:rsidP="00FB50C2" w:rsidRDefault="006B059E" w14:paraId="4D707589" w14:textId="77777777">
      <w:pPr>
        <w:pStyle w:val="Anforderungstext"/>
        <w:numPr>
          <w:ilvl w:val="0"/>
          <w:numId w:val="24"/>
        </w:numPr>
      </w:pPr>
      <w:r>
        <w:t>Result: with searched part number 4712 the buyer gets 5 pieces displayed (with found part number 4799), with searched part number 4799 the buyer gets no result or no hit.</w:t>
      </w:r>
    </w:p>
    <w:p w:rsidRPr="00C50A59" w:rsidR="00D31179" w:rsidP="00D31179" w:rsidRDefault="00D31179" w14:paraId="6E59DB6A" w14:textId="77777777">
      <w:pPr>
        <w:pStyle w:val="Textkrper"/>
      </w:pPr>
    </w:p>
    <w:p w:rsidRPr="00C50A59" w:rsidR="00FE5832" w:rsidP="00FE5832" w:rsidRDefault="005A270F" w14:paraId="3C22E853" w14:textId="62C3BD4C">
      <w:pPr>
        <w:pStyle w:val="berschrift4"/>
      </w:pPr>
      <w:bookmarkStart w:name="_Ref18501369" w:id="70"/>
      <w:bookmarkStart w:name="_Ref258830101" w:id="71"/>
      <w:r>
        <w:t>D2D process</w:t>
      </w:r>
      <w:bookmarkEnd w:id="70"/>
    </w:p>
    <w:p w:rsidRPr="00C50A59" w:rsidR="00FE5832" w:rsidP="00FE5832" w:rsidRDefault="00FE5832" w14:paraId="6EA19E3E" w14:textId="7682A6B0">
      <w:pPr>
        <w:pStyle w:val="Anforderungsnummer"/>
      </w:pPr>
      <w:bookmarkStart w:name="FKT_SUCH_13" w:id="72"/>
      <w:r>
        <w:t>Requirement: FKT-SUCH-13</w:t>
      </w:r>
      <w:bookmarkEnd w:id="72"/>
    </w:p>
    <w:p w:rsidRPr="00C50A59" w:rsidR="00FE5832" w:rsidP="00FE5832" w:rsidRDefault="00FE5832" w14:paraId="33C631AC" w14:textId="253D810E">
      <w:pPr>
        <w:pStyle w:val="Anforderungstext"/>
      </w:pPr>
      <w:r>
        <w:t xml:space="preserve">The search in the stocks in the entered farm and the own farms is done with check "Stock &gt; 0", i.e. the searched quantity is not considered here. </w:t>
      </w:r>
    </w:p>
    <w:p w:rsidRPr="00C50A59" w:rsidR="001D71E8" w:rsidP="001D71E8" w:rsidRDefault="001D71E8" w14:paraId="3FEAE9AD" w14:textId="5DEFECAC">
      <w:pPr>
        <w:pStyle w:val="Anforderungsnummer"/>
      </w:pPr>
      <w:r>
        <w:t>Requirement: FKT-SUCH-14</w:t>
      </w:r>
    </w:p>
    <w:p w:rsidRPr="00C50A59" w:rsidR="001D71E8" w:rsidP="001D71E8" w:rsidRDefault="001D71E8" w14:paraId="76629B40" w14:textId="08DEFDC5">
      <w:pPr>
        <w:pStyle w:val="Anforderungstext"/>
      </w:pPr>
      <w:r>
        <w:t>If alternatives are to be considered in the search, the system must take into account one-sided successors as well as both-sided and optional replacements of the searched part number.</w:t>
      </w:r>
    </w:p>
    <w:p w:rsidRPr="00C50A59" w:rsidR="001D71E8" w:rsidP="001D71E8" w:rsidRDefault="001D71E8" w14:paraId="189C12F7" w14:textId="25941CFE">
      <w:pPr>
        <w:pStyle w:val="Anforderungsnummer"/>
      </w:pPr>
      <w:r>
        <w:t>Requirement: FKT-SUCH-15</w:t>
      </w:r>
    </w:p>
    <w:p w:rsidRPr="009241C1" w:rsidR="001D71E8" w:rsidP="001D71E8" w:rsidRDefault="001D71E8" w14:paraId="6DBA214A" w14:textId="3B1F4D7E">
      <w:pPr>
        <w:pStyle w:val="Anforderungstext"/>
      </w:pPr>
      <w:r>
        <w:t>In the case of the entered company and its own companies, the alternatives are always taken into account during the search.</w:t>
      </w:r>
    </w:p>
    <w:p w:rsidRPr="00FE5832" w:rsidR="00FE5832" w:rsidP="00FE5832" w:rsidRDefault="00FE5832" w14:paraId="5E3E2FC3" w14:textId="77777777">
      <w:pPr>
        <w:pStyle w:val="Textkrper"/>
      </w:pPr>
    </w:p>
    <w:p w:rsidRPr="009241C1" w:rsidR="005D6CA9" w:rsidP="005D6CA9" w:rsidRDefault="00157EA7" w14:paraId="084358C3" w14:textId="37DA5FC0">
      <w:pPr>
        <w:pStyle w:val="berschrift3"/>
      </w:pPr>
      <w:bookmarkStart w:name="_Toc98411907" w:id="73"/>
      <w:r>
        <w:t>Email dispatch</w:t>
      </w:r>
      <w:bookmarkEnd w:id="67"/>
      <w:bookmarkEnd w:id="71"/>
      <w:r>
        <w:t xml:space="preserve"> </w:t>
      </w:r>
      <w:proofErr w:type="spellStart"/>
      <w:r>
        <w:t>DeadStock</w:t>
      </w:r>
      <w:bookmarkEnd w:id="73"/>
      <w:proofErr w:type="spellEnd"/>
    </w:p>
    <w:p w:rsidRPr="009241C1" w:rsidR="005D6CA9" w:rsidP="005D6CA9" w:rsidRDefault="00A56646" w14:paraId="1AB0F002" w14:textId="47105F4F">
      <w:pPr>
        <w:pStyle w:val="Textkrper"/>
      </w:pPr>
      <w:r>
        <w:t xml:space="preserve">If a business successfully places an order, an email is sent to the vendor in the background. </w:t>
      </w:r>
    </w:p>
    <w:p w:rsidRPr="009241C1" w:rsidR="00D80643" w:rsidP="00D80643" w:rsidRDefault="00D80643" w14:paraId="10F434ED" w14:textId="77777777">
      <w:pPr>
        <w:pStyle w:val="Anforderungsnummer"/>
      </w:pPr>
      <w:r>
        <w:t>Requirement: FKT-BEST-3</w:t>
      </w:r>
    </w:p>
    <w:p w:rsidRPr="009241C1" w:rsidR="00D80643" w:rsidP="00D80643" w:rsidRDefault="00D80643" w14:paraId="039F246B" w14:textId="77777777">
      <w:pPr>
        <w:pStyle w:val="Anforderungstext"/>
      </w:pPr>
      <w:r>
        <w:t>The email is sent to the email address stored in the operating data under STOX contact person.</w:t>
      </w:r>
    </w:p>
    <w:p w:rsidRPr="009241C1" w:rsidR="00D80643" w:rsidP="005D6CA9" w:rsidRDefault="00D80643" w14:paraId="0B44D8D1" w14:textId="77777777">
      <w:pPr>
        <w:pStyle w:val="Textkrper"/>
      </w:pPr>
    </w:p>
    <w:p w:rsidRPr="009241C1" w:rsidR="00770B1B" w:rsidP="00770B1B" w:rsidRDefault="00770B1B" w14:paraId="6B3E8963" w14:textId="77777777">
      <w:pPr>
        <w:pStyle w:val="Anforderungsnummer"/>
      </w:pPr>
      <w:r>
        <w:t>Requirement: FKT-BEST-4</w:t>
      </w:r>
    </w:p>
    <w:p w:rsidRPr="009241C1" w:rsidR="00770B1B" w:rsidP="00770B1B" w:rsidRDefault="00770B1B" w14:paraId="59299565" w14:textId="77777777">
      <w:pPr>
        <w:pStyle w:val="Anforderungstext"/>
      </w:pPr>
      <w:r>
        <w:t>The email includes the following content:</w:t>
      </w:r>
    </w:p>
    <w:p w:rsidRPr="009241C1" w:rsidR="00770B1B" w:rsidP="00FB50C2" w:rsidRDefault="00770B1B" w14:paraId="2B553C67" w14:textId="77777777">
      <w:pPr>
        <w:pStyle w:val="Anforderungstext"/>
        <w:numPr>
          <w:ilvl w:val="0"/>
          <w:numId w:val="18"/>
        </w:numPr>
      </w:pPr>
      <w:r>
        <w:t>Company number and country of the buyer and seller</w:t>
      </w:r>
    </w:p>
    <w:p w:rsidRPr="009241C1" w:rsidR="00770B1B" w:rsidP="00FB50C2" w:rsidRDefault="00770B1B" w14:paraId="7FFB06CB" w14:textId="77777777">
      <w:pPr>
        <w:pStyle w:val="Anforderungstext"/>
        <w:numPr>
          <w:ilvl w:val="0"/>
          <w:numId w:val="18"/>
        </w:numPr>
      </w:pPr>
      <w:r>
        <w:t>Order date</w:t>
      </w:r>
    </w:p>
    <w:p w:rsidRPr="009241C1" w:rsidR="00770B1B" w:rsidP="00770B1B" w:rsidRDefault="00770B1B" w14:paraId="5C408F9B" w14:textId="77777777">
      <w:pPr>
        <w:pStyle w:val="Textkrper"/>
      </w:pPr>
    </w:p>
    <w:p w:rsidRPr="009241C1" w:rsidR="00770B1B" w:rsidP="00770B1B" w:rsidRDefault="00770B1B" w14:paraId="33D222DF" w14:textId="77777777">
      <w:pPr>
        <w:pStyle w:val="Anforderungsnummer"/>
      </w:pPr>
      <w:r>
        <w:t>Requirement: FKT-BEST-5</w:t>
      </w:r>
    </w:p>
    <w:p w:rsidRPr="009241C1" w:rsidR="00770B1B" w:rsidP="00770B1B" w:rsidRDefault="00770B1B" w14:paraId="1F909EA1" w14:textId="77777777">
      <w:pPr>
        <w:pStyle w:val="Anforderungstext"/>
      </w:pPr>
      <w:r>
        <w:t>Below is a suggestion for the texts (subject and content). The texts can be adapted by Daimler AG before the GUI release.</w:t>
      </w:r>
    </w:p>
    <w:p w:rsidRPr="009241C1" w:rsidR="00284270" w:rsidP="00770B1B" w:rsidRDefault="00770B1B" w14:paraId="0A224342" w14:textId="77777777">
      <w:pPr>
        <w:pStyle w:val="Textkrper"/>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r>
        <w:rPr>
          <w:rFonts w:ascii="Courier" w:hAnsi="Courier"/>
          <w:b/>
          <w:sz w:val="16"/>
        </w:rPr>
        <w:t>Subject:</w:t>
      </w:r>
      <w:r>
        <w:rPr>
          <w:rFonts w:ascii="Courier" w:hAnsi="Courier"/>
          <w:sz w:val="16"/>
        </w:rPr>
        <w:t xml:space="preserve"> There is a new order in STOX</w:t>
      </w:r>
    </w:p>
    <w:p w:rsidRPr="009241C1" w:rsidR="00770B1B" w:rsidP="00770B1B" w:rsidRDefault="00770B1B" w14:paraId="5F7AFA5D" w14:textId="77777777">
      <w:pPr>
        <w:pStyle w:val="Textkrper"/>
        <w:pBdr>
          <w:top w:val="dotted" w:color="auto" w:sz="4" w:space="1"/>
          <w:left w:val="dotted" w:color="auto" w:sz="4" w:space="4"/>
          <w:bottom w:val="dotted" w:color="auto" w:sz="4" w:space="1"/>
          <w:right w:val="dotted" w:color="auto" w:sz="4" w:space="4"/>
        </w:pBdr>
        <w:shd w:val="clear" w:color="auto" w:fill="EAEAEA"/>
        <w:rPr>
          <w:rFonts w:ascii="Courier" w:hAnsi="Courier"/>
          <w:b/>
          <w:sz w:val="16"/>
          <w:szCs w:val="16"/>
        </w:rPr>
      </w:pPr>
      <w:r>
        <w:rPr>
          <w:rFonts w:ascii="Courier" w:hAnsi="Courier"/>
          <w:b/>
          <w:sz w:val="16"/>
        </w:rPr>
        <w:t>Text:</w:t>
      </w:r>
    </w:p>
    <w:p w:rsidRPr="009241C1" w:rsidR="000467AD" w:rsidP="000467AD" w:rsidRDefault="000467AD" w14:paraId="0BE3B541" w14:textId="77777777">
      <w:pPr>
        <w:pStyle w:val="Textkrper"/>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r>
        <w:rPr>
          <w:rFonts w:ascii="Courier" w:hAnsi="Courier"/>
          <w:sz w:val="16"/>
        </w:rPr>
        <w:t>Dear Sir or Madam,</w:t>
      </w:r>
    </w:p>
    <w:p w:rsidRPr="009241C1" w:rsidR="000467AD" w:rsidP="000467AD" w:rsidRDefault="000467AD" w14:paraId="39AD2E91" w14:textId="77777777">
      <w:pPr>
        <w:pStyle w:val="Textkrper"/>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r>
        <w:rPr>
          <w:rFonts w:ascii="Courier" w:hAnsi="Courier"/>
          <w:sz w:val="16"/>
        </w:rPr>
        <w:t>there is a new order in STOX at your company 21212 - Germany.</w:t>
      </w:r>
    </w:p>
    <w:p w:rsidRPr="009241C1" w:rsidR="000467AD" w:rsidP="000467AD" w:rsidRDefault="000467AD" w14:paraId="43E0541B" w14:textId="77777777">
      <w:pPr>
        <w:pStyle w:val="Textkrper"/>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proofErr w:type="spellStart"/>
      <w:r>
        <w:rPr>
          <w:rFonts w:ascii="Courier" w:hAnsi="Courier"/>
          <w:sz w:val="16"/>
        </w:rPr>
        <w:lastRenderedPageBreak/>
        <w:t>Orderer</w:t>
      </w:r>
      <w:proofErr w:type="spellEnd"/>
      <w:r>
        <w:rPr>
          <w:rFonts w:ascii="Courier" w:hAnsi="Courier"/>
          <w:sz w:val="16"/>
        </w:rPr>
        <w:t>: 23300 - Germany</w:t>
      </w:r>
    </w:p>
    <w:p w:rsidRPr="009241C1" w:rsidR="000467AD" w:rsidP="000467AD" w:rsidRDefault="000467AD" w14:paraId="10076B13" w14:textId="77777777">
      <w:pPr>
        <w:pStyle w:val="Textkrper"/>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r>
        <w:rPr>
          <w:rFonts w:ascii="Courier" w:hAnsi="Courier"/>
          <w:sz w:val="16"/>
        </w:rPr>
        <w:t>Ordering time: 13.09.2010 15:12</w:t>
      </w:r>
    </w:p>
    <w:p w:rsidRPr="009241C1" w:rsidR="000467AD" w:rsidP="000467AD" w:rsidRDefault="000467AD" w14:paraId="07A37486" w14:textId="77777777">
      <w:pPr>
        <w:pStyle w:val="Textkrper"/>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r>
        <w:rPr>
          <w:rFonts w:ascii="Courier" w:hAnsi="Courier"/>
          <w:sz w:val="16"/>
        </w:rPr>
        <w:t>Please process the purchase order in Logistics Bus STOX as soon as possible.</w:t>
      </w:r>
      <w:r>
        <w:rPr>
          <w:rFonts w:ascii="Courier" w:hAnsi="Courier"/>
          <w:sz w:val="16"/>
        </w:rPr>
        <w:br/>
      </w:r>
      <w:r>
        <w:rPr>
          <w:rFonts w:ascii="Courier" w:hAnsi="Courier"/>
          <w:sz w:val="16"/>
        </w:rPr>
        <w:t xml:space="preserve">Inform the customer immediately if you cannot deliver the order or cannot deliver it completely. </w:t>
      </w:r>
    </w:p>
    <w:p w:rsidRPr="009241C1" w:rsidR="000467AD" w:rsidP="000467AD" w:rsidRDefault="000467AD" w14:paraId="24B9EA22" w14:textId="77777777">
      <w:pPr>
        <w:pStyle w:val="Textkrper"/>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r>
        <w:rPr>
          <w:rFonts w:ascii="Courier" w:hAnsi="Courier"/>
          <w:sz w:val="16"/>
        </w:rPr>
        <w:t>With kind regards</w:t>
      </w:r>
    </w:p>
    <w:p w:rsidRPr="009241C1" w:rsidR="000467AD" w:rsidP="000467AD" w:rsidRDefault="000467AD" w14:paraId="0B57EFB3" w14:textId="77777777">
      <w:pPr>
        <w:pStyle w:val="Textkrper"/>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r>
        <w:rPr>
          <w:rFonts w:ascii="Courier" w:hAnsi="Courier"/>
          <w:sz w:val="16"/>
        </w:rPr>
        <w:t xml:space="preserve">Logistics bus STOX </w:t>
      </w:r>
    </w:p>
    <w:p w:rsidRPr="009241C1" w:rsidR="000467AD" w:rsidP="000467AD" w:rsidRDefault="000467AD" w14:paraId="4793553B" w14:textId="77777777">
      <w:pPr>
        <w:pStyle w:val="Textkrper"/>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r>
        <w:rPr>
          <w:rFonts w:ascii="Courier" w:hAnsi="Courier"/>
          <w:sz w:val="16"/>
        </w:rPr>
        <w:br/>
      </w:r>
      <w:r>
        <w:rPr>
          <w:rFonts w:ascii="Courier" w:hAnsi="Courier"/>
          <w:sz w:val="16"/>
        </w:rPr>
        <w:t xml:space="preserve">This is an automatically generated mail. Please do not reply to this mail. </w:t>
      </w:r>
    </w:p>
    <w:p w:rsidRPr="009241C1" w:rsidR="000467AD" w:rsidP="000467AD" w:rsidRDefault="000467AD" w14:paraId="7A39A2E7" w14:textId="77777777">
      <w:pPr>
        <w:pStyle w:val="Textkrper"/>
        <w:pBdr>
          <w:top w:val="dotted" w:color="auto" w:sz="4" w:space="1"/>
          <w:left w:val="dotted" w:color="auto" w:sz="4" w:space="4"/>
          <w:bottom w:val="dotted" w:color="auto" w:sz="4" w:space="1"/>
          <w:right w:val="dotted" w:color="auto" w:sz="4" w:space="4"/>
        </w:pBdr>
        <w:shd w:val="clear" w:color="auto" w:fill="EAEAEA"/>
        <w:rPr>
          <w:rFonts w:ascii="Courier" w:hAnsi="Courier"/>
          <w:sz w:val="16"/>
          <w:szCs w:val="16"/>
        </w:rPr>
      </w:pPr>
      <w:r>
        <w:rPr>
          <w:rFonts w:ascii="Courier" w:hAnsi="Courier"/>
          <w:sz w:val="16"/>
        </w:rPr>
        <w:t>&lt;&lt;Footer&gt;&gt;</w:t>
      </w:r>
    </w:p>
    <w:p w:rsidRPr="009241C1" w:rsidR="00770B1B" w:rsidP="00284270" w:rsidRDefault="00770B1B" w14:paraId="102B7C65" w14:textId="77777777">
      <w:pPr>
        <w:pStyle w:val="Textkrper"/>
      </w:pPr>
    </w:p>
    <w:p w:rsidRPr="009241C1" w:rsidR="00284270" w:rsidP="00284270" w:rsidRDefault="00284270" w14:paraId="6F4FE78F" w14:textId="77777777">
      <w:pPr>
        <w:pStyle w:val="Anforderungsnummer"/>
      </w:pPr>
      <w:r>
        <w:t>Requirement: FKT-BEST-6</w:t>
      </w:r>
    </w:p>
    <w:p w:rsidRPr="009241C1" w:rsidR="00284270" w:rsidP="00284270" w:rsidRDefault="00284270" w14:paraId="677353FB" w14:textId="77777777">
      <w:pPr>
        <w:pStyle w:val="Anforderungstext"/>
      </w:pPr>
      <w:r>
        <w:t>The email must be sent in the language of the seller.</w:t>
      </w:r>
    </w:p>
    <w:p w:rsidRPr="009241C1" w:rsidR="00284270" w:rsidP="005D6CA9" w:rsidRDefault="00284270" w14:paraId="4E69A7EA" w14:textId="77777777">
      <w:pPr>
        <w:pStyle w:val="Textkrper"/>
      </w:pPr>
    </w:p>
    <w:p w:rsidRPr="009241C1" w:rsidR="002A5508" w:rsidP="002A5508" w:rsidRDefault="002A5508" w14:paraId="465B8CC8" w14:textId="77777777">
      <w:pPr>
        <w:pStyle w:val="berschrift3"/>
      </w:pPr>
      <w:bookmarkStart w:name="_Toc98411908" w:id="74"/>
      <w:r>
        <w:t>Ordering from own operations</w:t>
      </w:r>
      <w:bookmarkEnd w:id="74"/>
    </w:p>
    <w:p w:rsidRPr="009241C1" w:rsidR="002A5508" w:rsidP="002A5508" w:rsidRDefault="002A5508" w14:paraId="4134A727" w14:textId="77777777">
      <w:pPr>
        <w:pStyle w:val="Anforderungsnummer"/>
      </w:pPr>
      <w:r>
        <w:t>Requirement: FKT-BEST-7</w:t>
      </w:r>
    </w:p>
    <w:p w:rsidRPr="009241C1" w:rsidR="003C1D85" w:rsidP="003C1D85" w:rsidRDefault="002A5508" w14:paraId="1BFD5C7C" w14:textId="77777777">
      <w:pPr>
        <w:pStyle w:val="Anforderungstext"/>
      </w:pPr>
      <w:r>
        <w:t>Basically, no parts can be ordered from own plants, i.e. if the search in own stocks delivers results, these parts cannot be transferred to the shopping cart.</w:t>
      </w:r>
    </w:p>
    <w:p w:rsidR="003C1D85" w:rsidP="003C1D85" w:rsidRDefault="003C1D85" w14:paraId="61D1C84D" w14:textId="77777777">
      <w:pPr>
        <w:pStyle w:val="Textkrper"/>
      </w:pPr>
      <w:r>
        <w:t>Example: Site 23300 may not order from its branch site 23301 via STOX.</w:t>
      </w:r>
    </w:p>
    <w:p w:rsidRPr="00632848" w:rsidR="004A7981" w:rsidP="004A7981" w:rsidRDefault="004A7981" w14:paraId="47FE2836" w14:textId="77777777">
      <w:pPr>
        <w:pStyle w:val="berschrift3"/>
      </w:pPr>
      <w:bookmarkStart w:name="_Ref327868309" w:id="75"/>
      <w:bookmarkStart w:name="_Toc98411909" w:id="76"/>
      <w:r>
        <w:t>MBVD partner store</w:t>
      </w:r>
      <w:bookmarkEnd w:id="75"/>
      <w:bookmarkEnd w:id="76"/>
    </w:p>
    <w:p w:rsidRPr="00632848" w:rsidR="004A7981" w:rsidP="004A7981" w:rsidRDefault="004A7981" w14:paraId="7C596B37" w14:textId="77777777">
      <w:pPr>
        <w:pStyle w:val="Anforderungsnummer"/>
      </w:pPr>
      <w:r>
        <w:t>Requirement: FKT-PSG-1</w:t>
      </w:r>
    </w:p>
    <w:p w:rsidRPr="00632848" w:rsidR="004A7981" w:rsidP="004A7981" w:rsidRDefault="004A7981" w14:paraId="0D7327C0" w14:textId="77777777">
      <w:pPr>
        <w:pStyle w:val="Anforderungstext"/>
      </w:pPr>
      <w:r>
        <w:t>From STOX there should be a jump function to the MBVD partner store, which allows the merchant to place a shipping order with UPS.</w:t>
      </w:r>
    </w:p>
    <w:p w:rsidRPr="00632848" w:rsidR="004A7981" w:rsidP="003C1D85" w:rsidRDefault="004A7981" w14:paraId="15C8B384" w14:textId="77777777">
      <w:pPr>
        <w:pStyle w:val="Textkrper"/>
      </w:pPr>
    </w:p>
    <w:p w:rsidRPr="00632848" w:rsidR="001C388F" w:rsidP="003C1D85" w:rsidRDefault="001C388F" w14:paraId="4F9B7C5C" w14:textId="77777777">
      <w:pPr>
        <w:pStyle w:val="Textkrper"/>
      </w:pPr>
      <w:r>
        <w:t>Process description</w:t>
      </w:r>
    </w:p>
    <w:p w:rsidRPr="00632848" w:rsidR="001C388F" w:rsidP="00E834B8" w:rsidRDefault="001C388F" w14:paraId="1AFEB21C" w14:textId="77777777">
      <w:pPr>
        <w:pStyle w:val="Textkrper"/>
        <w:numPr>
          <w:ilvl w:val="0"/>
          <w:numId w:val="28"/>
        </w:numPr>
      </w:pPr>
      <w:r>
        <w:t xml:space="preserve">The seller is processing a STOX purchase order in the </w:t>
      </w:r>
      <w:r>
        <w:rPr>
          <w:i/>
        </w:rPr>
        <w:t>Order Overview</w:t>
      </w:r>
      <w:r>
        <w:t xml:space="preserve"> panel and now wants to initiate shipping (i.e. all items of the order have been processed).</w:t>
      </w:r>
    </w:p>
    <w:p w:rsidRPr="00632848" w:rsidR="001C388F" w:rsidP="00E834B8" w:rsidRDefault="001C388F" w14:paraId="3803AA19" w14:textId="7EFB6033">
      <w:pPr>
        <w:pStyle w:val="Textkrper"/>
        <w:numPr>
          <w:ilvl w:val="0"/>
          <w:numId w:val="28"/>
        </w:numPr>
      </w:pPr>
      <w:r>
        <w:t xml:space="preserve">Via a button in the </w:t>
      </w:r>
      <w:r>
        <w:rPr>
          <w:i/>
        </w:rPr>
        <w:t>order overview</w:t>
      </w:r>
      <w:r>
        <w:t xml:space="preserve"> (subpanel </w:t>
      </w:r>
      <w:r>
        <w:rPr>
          <w:i/>
        </w:rPr>
        <w:t>Sell</w:t>
      </w:r>
      <w:r>
        <w:t xml:space="preserve">) or in the </w:t>
      </w:r>
      <w:r>
        <w:rPr>
          <w:i/>
        </w:rPr>
        <w:t>order details</w:t>
      </w:r>
      <w:r>
        <w:t xml:space="preserve"> a jump to the MBVD partner store takes place. Jump here means that the user's Internet browser opens and the corresponding URL in the partner store is called. The form data for the dispatch are supplied in the call. The URL and form data are determined in the STOX application server in order to have more flexibility here in the event of changes at short notice (for a description, see chapters </w:t>
      </w:r>
      <w:r w:rsidR="00A9316A">
        <w:fldChar w:fldCharType="begin"/>
      </w:r>
      <w:r w:rsidR="00A9316A">
        <w:instrText xml:space="preserve"> REF _Ref262808673 \r \h  \* MERGEFORMAT </w:instrText>
      </w:r>
      <w:r w:rsidR="00A9316A">
        <w:fldChar w:fldCharType="separate"/>
      </w:r>
      <w:r w:rsidR="000D3A2D">
        <w:t>4.4.1.1</w:t>
      </w:r>
      <w:r w:rsidR="00A9316A">
        <w:fldChar w:fldCharType="end"/>
      </w:r>
      <w:r>
        <w:t xml:space="preserve"> and </w:t>
      </w:r>
      <w:r w:rsidR="00A9316A">
        <w:fldChar w:fldCharType="begin"/>
      </w:r>
      <w:r w:rsidR="00A9316A">
        <w:instrText xml:space="preserve"> REF _Ref252356202 \r \h  \* MERGEFORMAT </w:instrText>
      </w:r>
      <w:r w:rsidR="00A9316A">
        <w:fldChar w:fldCharType="separate"/>
      </w:r>
      <w:r w:rsidR="000D3A2D">
        <w:t>4.4.2</w:t>
      </w:r>
      <w:r w:rsidR="00A9316A">
        <w:fldChar w:fldCharType="end"/>
      </w:r>
      <w:r>
        <w:t xml:space="preserve">, for details of the interface, see chapter </w:t>
      </w:r>
      <w:r w:rsidR="00A9316A">
        <w:fldChar w:fldCharType="begin"/>
      </w:r>
      <w:r w:rsidR="00A9316A">
        <w:instrText xml:space="preserve"> REF _Ref327866685 \r \h  \* MERGEFORMAT </w:instrText>
      </w:r>
      <w:r w:rsidR="00A9316A">
        <w:fldChar w:fldCharType="separate"/>
      </w:r>
      <w:r w:rsidR="000D3A2D">
        <w:t>8.2.1</w:t>
      </w:r>
      <w:r w:rsidR="00A9316A">
        <w:fldChar w:fldCharType="end"/>
      </w:r>
      <w:r>
        <w:t>).</w:t>
      </w:r>
    </w:p>
    <w:p w:rsidRPr="00632848" w:rsidR="003A30E6" w:rsidP="00E834B8" w:rsidRDefault="003A30E6" w14:paraId="7FA15752" w14:textId="77777777">
      <w:pPr>
        <w:pStyle w:val="Textkrper"/>
        <w:numPr>
          <w:ilvl w:val="0"/>
          <w:numId w:val="28"/>
        </w:numPr>
      </w:pPr>
      <w:r>
        <w:t xml:space="preserve">After jumping to the partner store, the order gets the status </w:t>
      </w:r>
      <w:r>
        <w:rPr>
          <w:i/>
        </w:rPr>
        <w:t>shipped</w:t>
      </w:r>
      <w:r>
        <w:t xml:space="preserve"> (and the shipping date is set). A new jump is possible as long as the order is not yet in the </w:t>
      </w:r>
      <w:r>
        <w:rPr>
          <w:i/>
        </w:rPr>
        <w:t>received</w:t>
      </w:r>
      <w:r>
        <w:t xml:space="preserve"> status (the shipping date is no longer updated).</w:t>
      </w:r>
    </w:p>
    <w:p w:rsidR="00517D05" w:rsidP="00E834B8" w:rsidRDefault="00517D05" w14:paraId="6B9FE79D" w14:textId="0E6C9278">
      <w:pPr>
        <w:pStyle w:val="Textkrper"/>
        <w:numPr>
          <w:ilvl w:val="0"/>
          <w:numId w:val="28"/>
        </w:numPr>
      </w:pPr>
      <w:r>
        <w:t xml:space="preserve">For order tracking there is another button in the </w:t>
      </w:r>
      <w:r>
        <w:rPr>
          <w:i/>
        </w:rPr>
        <w:t>order overview</w:t>
      </w:r>
      <w:r>
        <w:t xml:space="preserve"> (in all subpanels). Here, too, the jump to the partner store takes place, but to a different page (URL). No form data from STOX is supplied (for description see chapter </w:t>
      </w:r>
      <w:r w:rsidR="00A9316A">
        <w:fldChar w:fldCharType="begin"/>
      </w:r>
      <w:r w:rsidR="00A9316A">
        <w:instrText xml:space="preserve"> REF _Ref262808673 \r \h  \* MERGEFORMAT </w:instrText>
      </w:r>
      <w:r w:rsidR="00A9316A">
        <w:fldChar w:fldCharType="separate"/>
      </w:r>
      <w:r w:rsidR="000D3A2D">
        <w:t>4.4.1.1</w:t>
      </w:r>
      <w:r w:rsidR="00A9316A">
        <w:fldChar w:fldCharType="end"/>
      </w:r>
      <w:r>
        <w:t xml:space="preserve">, </w:t>
      </w:r>
      <w:r w:rsidR="00A9316A">
        <w:fldChar w:fldCharType="begin"/>
      </w:r>
      <w:r w:rsidR="00A9316A">
        <w:instrText xml:space="preserve"> REF _Ref252366206 \r \h  \* MERGEFORMAT </w:instrText>
      </w:r>
      <w:r w:rsidR="00A9316A">
        <w:fldChar w:fldCharType="separate"/>
      </w:r>
      <w:r w:rsidR="000D3A2D">
        <w:t>4.4.1.2</w:t>
      </w:r>
      <w:r w:rsidR="00A9316A">
        <w:fldChar w:fldCharType="end"/>
      </w:r>
      <w:r>
        <w:t xml:space="preserve">, </w:t>
      </w:r>
      <w:r w:rsidR="00A9316A">
        <w:fldChar w:fldCharType="begin"/>
      </w:r>
      <w:r w:rsidR="00A9316A">
        <w:instrText xml:space="preserve"> REF _Ref327868308 \r \h  \* MERGEFORMAT </w:instrText>
      </w:r>
      <w:r w:rsidR="00A9316A">
        <w:fldChar w:fldCharType="separate"/>
      </w:r>
      <w:r w:rsidR="000D3A2D">
        <w:t>4.4.1.3</w:t>
      </w:r>
      <w:r w:rsidR="00A9316A">
        <w:fldChar w:fldCharType="end"/>
      </w:r>
      <w:r>
        <w:t>).</w:t>
      </w:r>
    </w:p>
    <w:p w:rsidRPr="00C20AEF" w:rsidR="00BF0CF5" w:rsidP="00BF0CF5" w:rsidRDefault="00BD7909" w14:paraId="70855191" w14:textId="0A7629A0">
      <w:pPr>
        <w:pStyle w:val="berschrift3"/>
      </w:pPr>
      <w:r>
        <w:br w:type="page"/>
      </w:r>
      <w:bookmarkStart w:name="_Ref385236334" w:id="77"/>
      <w:bookmarkStart w:name="_Toc98411910" w:id="78"/>
      <w:r>
        <w:lastRenderedPageBreak/>
        <w:t>Manual exclusion of rejected parts</w:t>
      </w:r>
      <w:bookmarkEnd w:id="77"/>
      <w:r>
        <w:t xml:space="preserve"> (</w:t>
      </w:r>
      <w:proofErr w:type="spellStart"/>
      <w:r>
        <w:t>DeadStock</w:t>
      </w:r>
      <w:proofErr w:type="spellEnd"/>
      <w:r>
        <w:t>)</w:t>
      </w:r>
      <w:bookmarkEnd w:id="78"/>
    </w:p>
    <w:p w:rsidRPr="00C20AEF" w:rsidR="00BF0CF5" w:rsidP="00BF0CF5" w:rsidRDefault="00BF0CF5" w14:paraId="4597184B" w14:textId="77777777">
      <w:pPr>
        <w:pStyle w:val="Textkrper"/>
      </w:pPr>
      <w:r>
        <w:t>It often happens that sellers reject order items for various reasons, e.g. because the part has been sold or reserved for a customer in the meantime, the part shows signs of use or is defective, or is simply no longer in stock (inventory difference).</w:t>
      </w:r>
    </w:p>
    <w:p w:rsidRPr="00C20AEF" w:rsidR="00BF0CF5" w:rsidP="00BF0CF5" w:rsidRDefault="00BF0CF5" w14:paraId="508BCF62" w14:textId="48B0D725">
      <w:pPr>
        <w:pStyle w:val="Textkrper"/>
      </w:pPr>
      <w:r>
        <w:t xml:space="preserve">This would not be problematic if the vendor manually excludes the part number from the </w:t>
      </w:r>
      <w:proofErr w:type="spellStart"/>
      <w:r>
        <w:t>DeadStock</w:t>
      </w:r>
      <w:proofErr w:type="spellEnd"/>
      <w:r>
        <w:t xml:space="preserve"> process in STOX if they can't or won't sell it, or if they write the part out of their DMS with zero inventory. However, since this does not happen as a rule, complaints from retail often arise that order items are rejected but the same part numbers continue to be offered for sale via </w:t>
      </w:r>
      <w:proofErr w:type="spellStart"/>
      <w:r>
        <w:t>DeadStock</w:t>
      </w:r>
      <w:proofErr w:type="spellEnd"/>
      <w:r>
        <w:t>.</w:t>
      </w:r>
    </w:p>
    <w:p w:rsidRPr="00C20AEF" w:rsidR="00257655" w:rsidP="00BF0CF5" w:rsidRDefault="00257655" w14:paraId="1E9FD026" w14:textId="59F80EFA">
      <w:pPr>
        <w:pStyle w:val="Textkrper"/>
      </w:pPr>
      <w:r>
        <w:t xml:space="preserve">To minimize this problem, in the future, as soon as the seller rejects a </w:t>
      </w:r>
      <w:proofErr w:type="spellStart"/>
      <w:r>
        <w:t>DeadStock</w:t>
      </w:r>
      <w:proofErr w:type="spellEnd"/>
      <w:r>
        <w:t xml:space="preserve"> order item in the order details (changing the item status to "L" or setting the delivery quantity to 0), a dialog will appear asking whether this TNR should be manually excluded from the </w:t>
      </w:r>
      <w:proofErr w:type="spellStart"/>
      <w:r>
        <w:t>DeadStock</w:t>
      </w:r>
      <w:proofErr w:type="spellEnd"/>
      <w:r>
        <w:t xml:space="preserve"> assortment in the future.</w:t>
      </w:r>
    </w:p>
    <w:p w:rsidRPr="00C20AEF" w:rsidR="00BF0CF5" w:rsidP="00BF0CF5" w:rsidRDefault="00BF0CF5" w14:paraId="74010AB5" w14:textId="77777777">
      <w:pPr>
        <w:pStyle w:val="Anforderungsnummer"/>
      </w:pPr>
      <w:r>
        <w:t>Requirement: FKT-MAUS-1</w:t>
      </w:r>
    </w:p>
    <w:p w:rsidRPr="00C20AEF" w:rsidR="00BF0CF5" w:rsidP="00BF0CF5" w:rsidRDefault="00D56602" w14:paraId="6704B7D7" w14:textId="7DBBA2E8">
      <w:pPr>
        <w:pStyle w:val="Anforderungstext"/>
      </w:pPr>
      <w:r>
        <w:t xml:space="preserve">When the status of a </w:t>
      </w:r>
      <w:proofErr w:type="spellStart"/>
      <w:r>
        <w:t>DeadStock</w:t>
      </w:r>
      <w:proofErr w:type="spellEnd"/>
      <w:r>
        <w:t xml:space="preserve"> order item changes to "L" (via status or delivery quantity zero), a popup appears asking "Do you want to manually exclude this part number from your </w:t>
      </w:r>
      <w:proofErr w:type="spellStart"/>
      <w:r>
        <w:t>DeadStock</w:t>
      </w:r>
      <w:proofErr w:type="spellEnd"/>
      <w:r>
        <w:t xml:space="preserve"> assortment?". The popup can be closed only by clicking the "Yes" button or the "No" button.</w:t>
      </w:r>
    </w:p>
    <w:p w:rsidRPr="00C20AEF" w:rsidR="00BF0CF5" w:rsidP="00BF0CF5" w:rsidRDefault="00BF0CF5" w14:paraId="3B0D9723" w14:textId="77777777">
      <w:pPr>
        <w:pStyle w:val="Textkrper"/>
      </w:pPr>
    </w:p>
    <w:p w:rsidRPr="00C20AEF" w:rsidR="00990058" w:rsidP="00990058" w:rsidRDefault="00990058" w14:paraId="136BE000" w14:textId="77777777">
      <w:pPr>
        <w:pStyle w:val="Anforderungsnummer"/>
      </w:pPr>
      <w:r>
        <w:t>Requirement: FKT-MAUS-2</w:t>
      </w:r>
    </w:p>
    <w:p w:rsidRPr="00C20AEF" w:rsidR="00990058" w:rsidP="00990058" w:rsidRDefault="00990058" w14:paraId="2C7D2203" w14:textId="6F4875E7">
      <w:pPr>
        <w:pStyle w:val="Anforderungstext"/>
      </w:pPr>
      <w:r>
        <w:t>In the order details (</w:t>
      </w:r>
      <w:proofErr w:type="spellStart"/>
      <w:r>
        <w:t>DeadStock</w:t>
      </w:r>
      <w:proofErr w:type="spellEnd"/>
      <w:r>
        <w:t xml:space="preserve">) a new column "man. Exclusion" included in the seller view (between the columns "Order value" and "Weight"). The new column will be shown only if there is at least one item in the "L" status. If no deleted position is included or the question for manual exclusion was answered with "No", the column remains hidden (see section </w:t>
      </w:r>
      <w:r w:rsidRPr="00C20AEF" w:rsidR="00A9316A">
        <w:fldChar w:fldCharType="begin"/>
      </w:r>
      <w:r w:rsidRPr="00C20AEF" w:rsidR="00A9316A">
        <w:instrText xml:space="preserve"> REF _Ref252356202 \r \h  \* MERGEFORMAT </w:instrText>
      </w:r>
      <w:r w:rsidRPr="00C20AEF" w:rsidR="00A9316A">
        <w:fldChar w:fldCharType="separate"/>
      </w:r>
      <w:r w:rsidR="000D3A2D">
        <w:t>4.4.2</w:t>
      </w:r>
      <w:r w:rsidRPr="00C20AEF" w:rsidR="00A9316A">
        <w:fldChar w:fldCharType="end"/>
      </w:r>
      <w:r>
        <w:t>).</w:t>
      </w:r>
    </w:p>
    <w:p w:rsidRPr="00C20AEF" w:rsidR="00990058" w:rsidP="00BF0CF5" w:rsidRDefault="00990058" w14:paraId="578EA7E7" w14:textId="77777777">
      <w:pPr>
        <w:pStyle w:val="Textkrper"/>
      </w:pPr>
    </w:p>
    <w:p w:rsidRPr="00C20AEF" w:rsidR="009B2F63" w:rsidP="009B2F63" w:rsidRDefault="009B2F63" w14:paraId="16CC2874" w14:textId="77777777">
      <w:pPr>
        <w:pStyle w:val="Anforderungsnummer"/>
      </w:pPr>
      <w:r>
        <w:t>Requirement: FKT-MAUS-3</w:t>
      </w:r>
    </w:p>
    <w:p w:rsidRPr="00C20AEF" w:rsidR="009B2F63" w:rsidP="009B2F63" w:rsidRDefault="009B2F63" w14:paraId="3138B452" w14:textId="478794BA">
      <w:pPr>
        <w:pStyle w:val="Anforderungstext"/>
      </w:pPr>
      <w:r>
        <w:t xml:space="preserve">If the question for manual exclusion is answered with "Yes", the following changes are stored in the </w:t>
      </w:r>
      <w:proofErr w:type="spellStart"/>
      <w:r>
        <w:t>DeadStock</w:t>
      </w:r>
      <w:proofErr w:type="spellEnd"/>
      <w:r>
        <w:t xml:space="preserve"> assortment or parts master when "Save" or "Close":</w:t>
      </w:r>
    </w:p>
    <w:p w:rsidRPr="00C20AEF" w:rsidR="009B2F63" w:rsidP="00E834B8" w:rsidRDefault="009B2F63" w14:paraId="676A80E2" w14:textId="5EC0557A">
      <w:pPr>
        <w:pStyle w:val="Anforderungstext"/>
        <w:numPr>
          <w:ilvl w:val="0"/>
          <w:numId w:val="35"/>
        </w:numPr>
      </w:pPr>
      <w:r>
        <w:t xml:space="preserve">A manual exclusion is stored for the part number (i.e. status "manually excluded") (the display in the part master panel is identical to when the "manually exclude from </w:t>
      </w:r>
      <w:proofErr w:type="spellStart"/>
      <w:r>
        <w:t>DeadStock</w:t>
      </w:r>
      <w:proofErr w:type="spellEnd"/>
      <w:r>
        <w:t>" checkbox is activated).</w:t>
      </w:r>
    </w:p>
    <w:p w:rsidRPr="00C20AEF" w:rsidR="009B2F63" w:rsidP="00E834B8" w:rsidRDefault="009B2F63" w14:paraId="7BDF48CC" w14:textId="5A51DAEC">
      <w:pPr>
        <w:pStyle w:val="Anforderungstext"/>
        <w:numPr>
          <w:ilvl w:val="0"/>
          <w:numId w:val="35"/>
        </w:numPr>
      </w:pPr>
      <w:r>
        <w:t xml:space="preserve">In the </w:t>
      </w:r>
      <w:proofErr w:type="spellStart"/>
      <w:r>
        <w:t>DeadStock</w:t>
      </w:r>
      <w:proofErr w:type="spellEnd"/>
      <w:r>
        <w:t xml:space="preserve"> Note field, the text "Manual exclusion as part of order processing!" is prefixed in addition to any existing entry. In addition, the order number and order date are also displayed.</w:t>
      </w:r>
    </w:p>
    <w:p w:rsidRPr="00C20AEF" w:rsidR="003F6DFF" w:rsidP="003F6DFF" w:rsidRDefault="00D16F21" w14:paraId="3FF8AD20" w14:textId="70F7EF63">
      <w:pPr>
        <w:pStyle w:val="Anforderungstext"/>
      </w:pPr>
      <w:r>
        <w:t xml:space="preserve">If the question about manual exclusion is answered with "No", this is also noted in the </w:t>
      </w:r>
      <w:proofErr w:type="spellStart"/>
      <w:r>
        <w:t>DeadStock</w:t>
      </w:r>
      <w:proofErr w:type="spellEnd"/>
      <w:r>
        <w:t xml:space="preserve"> assortment, i.e. after "Save" or "Close" the field "SXPA_FLAG_EXCLUDED_BY_ORDER" is filled with either 'Y' or 'N'.  </w:t>
      </w:r>
    </w:p>
    <w:p w:rsidRPr="00C20AEF" w:rsidR="00990058" w:rsidP="00BF0CF5" w:rsidRDefault="00990058" w14:paraId="42167792" w14:textId="77777777">
      <w:pPr>
        <w:pStyle w:val="Textkrper"/>
      </w:pPr>
    </w:p>
    <w:p w:rsidRPr="00C20AEF" w:rsidR="00C7105A" w:rsidP="00C7105A" w:rsidRDefault="00C7105A" w14:paraId="72F5F8CC" w14:textId="77777777">
      <w:pPr>
        <w:pStyle w:val="Anforderungsnummer"/>
      </w:pPr>
      <w:r>
        <w:t>Requirement: FKT-MAUS-4</w:t>
      </w:r>
    </w:p>
    <w:p w:rsidRPr="00C20AEF" w:rsidR="00C7105A" w:rsidP="00C7105A" w:rsidRDefault="00C7105A" w14:paraId="6156A55D" w14:textId="3A7D30CE">
      <w:pPr>
        <w:pStyle w:val="Anforderungstext"/>
      </w:pPr>
      <w:r>
        <w:t xml:space="preserve">When the status of an order item is changed from "L" back to "A" or "V", the manual exclusion (i.e. the changes to the parts master or </w:t>
      </w:r>
      <w:proofErr w:type="spellStart"/>
      <w:r>
        <w:t>DeadStock</w:t>
      </w:r>
      <w:proofErr w:type="spellEnd"/>
      <w:r>
        <w:t xml:space="preserve"> assortment) are reversed. Even if the part number was added manually before, this state will be restored.</w:t>
      </w:r>
    </w:p>
    <w:p w:rsidRPr="00C20AEF" w:rsidR="009B2F63" w:rsidP="00BF0CF5" w:rsidRDefault="009B2F63" w14:paraId="5412D958" w14:textId="77777777">
      <w:pPr>
        <w:pStyle w:val="Textkrper"/>
      </w:pPr>
    </w:p>
    <w:p w:rsidRPr="00C20AEF" w:rsidR="00D44ACA" w:rsidP="00D44ACA" w:rsidRDefault="00D44ACA" w14:paraId="7228E8C5" w14:textId="77777777">
      <w:pPr>
        <w:pStyle w:val="Anforderungsnummer"/>
      </w:pPr>
      <w:r>
        <w:t>Requirement: FKT-MAUS-5</w:t>
      </w:r>
    </w:p>
    <w:p w:rsidRPr="00C20AEF" w:rsidR="00D44ACA" w:rsidP="00D44ACA" w:rsidRDefault="00D44ACA" w14:paraId="2676CBAC" w14:textId="34285041">
      <w:pPr>
        <w:pStyle w:val="Anforderungstext"/>
      </w:pPr>
      <w:r>
        <w:t>Three new fields are added to the "</w:t>
      </w:r>
      <w:r>
        <w:rPr>
          <w:i/>
        </w:rPr>
        <w:t>STOX_PARTS</w:t>
      </w:r>
      <w:r>
        <w:t>" tables and one field is added to the "</w:t>
      </w:r>
      <w:r>
        <w:rPr>
          <w:i/>
        </w:rPr>
        <w:t>STOX_ORDER_DETAILS</w:t>
      </w:r>
      <w:r>
        <w:t xml:space="preserve">" tables for displaying in the order details and restoring the changes (see chapter </w:t>
      </w:r>
      <w:r w:rsidRPr="00C20AEF" w:rsidR="00A9316A">
        <w:fldChar w:fldCharType="begin"/>
      </w:r>
      <w:r w:rsidRPr="00C20AEF" w:rsidR="00A9316A">
        <w:instrText xml:space="preserve"> REF _Ref385501706 \r \h  \* MERGEFORMAT </w:instrText>
      </w:r>
      <w:r w:rsidRPr="00C20AEF" w:rsidR="00A9316A">
        <w:fldChar w:fldCharType="separate"/>
      </w:r>
      <w:r w:rsidR="000D3A2D">
        <w:t>3.3</w:t>
      </w:r>
      <w:r w:rsidRPr="00C20AEF" w:rsidR="00A9316A">
        <w:fldChar w:fldCharType="end"/>
      </w:r>
      <w:r>
        <w:t>).</w:t>
      </w:r>
    </w:p>
    <w:p w:rsidRPr="00C20AEF" w:rsidR="00D44ACA" w:rsidP="00E834B8" w:rsidRDefault="00D44ACA" w14:paraId="367053EF" w14:textId="77777777">
      <w:pPr>
        <w:pStyle w:val="Anforderungstext"/>
        <w:numPr>
          <w:ilvl w:val="0"/>
          <w:numId w:val="35"/>
        </w:numPr>
      </w:pPr>
      <w:r>
        <w:lastRenderedPageBreak/>
        <w:t>The "</w:t>
      </w:r>
      <w:r>
        <w:rPr>
          <w:i/>
        </w:rPr>
        <w:t>SXPA_FLAG_EXCLUDED_BY_ORDER</w:t>
      </w:r>
      <w:r>
        <w:t>" field contains a flag if the manual exclusion resulted from a deleted PO line item, i.e. 'Y' if the part was manually excluded and 'N' if the part was not excluded after the line item was rejected.</w:t>
      </w:r>
    </w:p>
    <w:p w:rsidRPr="00C20AEF" w:rsidR="00D44ACA" w:rsidP="00E834B8" w:rsidRDefault="00D44ACA" w14:paraId="0E50D87C" w14:textId="77777777">
      <w:pPr>
        <w:pStyle w:val="Anforderungstext"/>
        <w:numPr>
          <w:ilvl w:val="0"/>
          <w:numId w:val="35"/>
        </w:numPr>
      </w:pPr>
      <w:r>
        <w:t>The "</w:t>
      </w:r>
      <w:r>
        <w:rPr>
          <w:i/>
        </w:rPr>
        <w:t>SXPA_EXCLUDED_BY_ORDER_NUMBER</w:t>
      </w:r>
      <w:r>
        <w:t>" field contains the order number where the part number was manually excluded.</w:t>
      </w:r>
    </w:p>
    <w:p w:rsidRPr="00C20AEF" w:rsidR="00D44ACA" w:rsidP="00E834B8" w:rsidRDefault="00D44ACA" w14:paraId="4E8DCCA9" w14:textId="77777777">
      <w:pPr>
        <w:pStyle w:val="Anforderungstext"/>
        <w:numPr>
          <w:ilvl w:val="0"/>
          <w:numId w:val="35"/>
        </w:numPr>
      </w:pPr>
      <w:r>
        <w:t>The "</w:t>
      </w:r>
      <w:r>
        <w:rPr>
          <w:i/>
        </w:rPr>
        <w:t>SXPA_EXCLUDED_BY_ORDER_DATE</w:t>
      </w:r>
      <w:r>
        <w:t>" field contains the order date of the order where the part number was manually excluded.</w:t>
      </w:r>
    </w:p>
    <w:p w:rsidRPr="00C20AEF" w:rsidR="006E4EBB" w:rsidP="00E834B8" w:rsidRDefault="006E4EBB" w14:paraId="30F15167" w14:textId="77777777">
      <w:pPr>
        <w:pStyle w:val="Anforderungstext"/>
        <w:numPr>
          <w:ilvl w:val="0"/>
          <w:numId w:val="35"/>
        </w:numPr>
      </w:pPr>
      <w:r>
        <w:t>The "</w:t>
      </w:r>
      <w:r>
        <w:rPr>
          <w:i/>
        </w:rPr>
        <w:t>SXOD_FLAG_MANUAL_EXCLUDED</w:t>
      </w:r>
      <w:r>
        <w:t>" field contains an indicator of whether the manual exclusion question was answered "Yes" or "No" (or the field is empty if the item is not rejected).</w:t>
      </w:r>
    </w:p>
    <w:p w:rsidRPr="00C20AEF" w:rsidR="00D44ACA" w:rsidP="00D44ACA" w:rsidRDefault="00D44ACA" w14:paraId="34CCA660" w14:textId="77777777">
      <w:pPr>
        <w:spacing w:before="120" w:after="120"/>
      </w:pPr>
    </w:p>
    <w:p w:rsidRPr="00C20AEF" w:rsidR="00BF0CF5" w:rsidP="00BF0CF5" w:rsidRDefault="006E4EBB" w14:paraId="2A176F11" w14:textId="77777777">
      <w:pPr>
        <w:pStyle w:val="Textkrper"/>
      </w:pPr>
      <w:r>
        <w:t>Notes</w:t>
      </w:r>
    </w:p>
    <w:p w:rsidRPr="00C20AEF" w:rsidR="006E4EBB" w:rsidP="00E834B8" w:rsidRDefault="006E4EBB" w14:paraId="600CAFDF" w14:textId="77777777">
      <w:pPr>
        <w:pStyle w:val="Textkrper"/>
        <w:numPr>
          <w:ilvl w:val="0"/>
          <w:numId w:val="34"/>
        </w:numPr>
      </w:pPr>
      <w:r>
        <w:t>With the change of the order status from "in process" to "shipped" or "rejected" - as before - no change of the position status is possible anymore. If the entry regarding the exclusion is incorrect, the error must be corrected in the part master panel.</w:t>
      </w:r>
    </w:p>
    <w:p w:rsidRPr="00C20AEF" w:rsidR="00BF0CF5" w:rsidP="00E834B8" w:rsidRDefault="006E4EBB" w14:paraId="61C3EFE7" w14:textId="3CDAFA62">
      <w:pPr>
        <w:pStyle w:val="Textkrper"/>
        <w:numPr>
          <w:ilvl w:val="0"/>
          <w:numId w:val="34"/>
        </w:numPr>
      </w:pPr>
      <w:r>
        <w:t xml:space="preserve">Deviating from the access authorization in the parts master panel, it is possible to manually exclude part numbers from the </w:t>
      </w:r>
      <w:proofErr w:type="spellStart"/>
      <w:r>
        <w:t>DeadStock</w:t>
      </w:r>
      <w:proofErr w:type="spellEnd"/>
      <w:r>
        <w:t xml:space="preserve"> assortment in the order details for the user roles "STOX Retailer Admin" and "STOX Retailer".</w:t>
      </w:r>
    </w:p>
    <w:p w:rsidRPr="00C20AEF" w:rsidR="00845328" w:rsidP="00E834B8" w:rsidRDefault="00845328" w14:paraId="34D74E5B" w14:textId="7E8D487A">
      <w:pPr>
        <w:pStyle w:val="Textkrper"/>
        <w:numPr>
          <w:ilvl w:val="0"/>
          <w:numId w:val="34"/>
        </w:numPr>
      </w:pPr>
      <w:r>
        <w:t xml:space="preserve">If the manual exclusion is removed again (after setting via the order details) in the parts master panel, all information about the manual exclusion within the order processing (e.g. note in the </w:t>
      </w:r>
      <w:proofErr w:type="spellStart"/>
      <w:r>
        <w:t>DeadStock</w:t>
      </w:r>
      <w:proofErr w:type="spellEnd"/>
      <w:r>
        <w:t xml:space="preserve"> note with order number and date of the deleted item) is also reset.</w:t>
      </w:r>
    </w:p>
    <w:p w:rsidRPr="00C20AEF" w:rsidR="00F578E1" w:rsidP="00F578E1" w:rsidRDefault="00F578E1" w14:paraId="42E5BFF1" w14:textId="3E469AD0">
      <w:pPr>
        <w:pStyle w:val="Textkrper"/>
      </w:pPr>
    </w:p>
    <w:p w:rsidRPr="00C20AEF" w:rsidR="00356511" w:rsidRDefault="00356511" w14:paraId="648CF1BF" w14:textId="77777777">
      <w:pPr>
        <w:rPr>
          <w:rFonts w:cs="Arial"/>
          <w:kern w:val="28"/>
          <w:sz w:val="28"/>
          <w:szCs w:val="26"/>
        </w:rPr>
      </w:pPr>
      <w:bookmarkStart w:name="_Ref18396655" w:id="79"/>
      <w:bookmarkStart w:name="_Ref14763978" w:id="80"/>
      <w:r>
        <w:br w:type="page"/>
      </w:r>
    </w:p>
    <w:p w:rsidRPr="00C20AEF" w:rsidR="00874139" w:rsidP="00874139" w:rsidRDefault="00874139" w14:paraId="2B0FC143" w14:textId="611433A8">
      <w:pPr>
        <w:pStyle w:val="berschrift3"/>
      </w:pPr>
      <w:bookmarkStart w:name="_Ref18654880" w:id="81"/>
      <w:bookmarkStart w:name="_Ref18657573" w:id="82"/>
      <w:bookmarkStart w:name="_Toc98411911" w:id="83"/>
      <w:r>
        <w:lastRenderedPageBreak/>
        <w:t>D2D Assortment</w:t>
      </w:r>
      <w:bookmarkEnd w:id="79"/>
      <w:bookmarkEnd w:id="81"/>
      <w:bookmarkEnd w:id="82"/>
      <w:bookmarkEnd w:id="83"/>
    </w:p>
    <w:p w:rsidRPr="00C20AEF" w:rsidR="00724408" w:rsidP="00874139" w:rsidRDefault="00724408" w14:paraId="1C67F908" w14:textId="1A89374F">
      <w:pPr>
        <w:pStyle w:val="Textkrper"/>
      </w:pPr>
      <w:r>
        <w:t>For display in the D2D parts search, retail assortments are divided into four different categories:</w:t>
      </w:r>
    </w:p>
    <w:p w:rsidRPr="00C20AEF" w:rsidR="00724408" w:rsidP="00E834B8" w:rsidRDefault="00EA28C9" w14:paraId="71F0B5F3" w14:textId="1E9B00D6">
      <w:pPr>
        <w:pStyle w:val="Textkrper"/>
        <w:numPr>
          <w:ilvl w:val="0"/>
          <w:numId w:val="57"/>
        </w:numPr>
      </w:pPr>
      <w:r>
        <w:t xml:space="preserve">Assortments that are </w:t>
      </w:r>
      <w:r>
        <w:rPr>
          <w:b/>
        </w:rPr>
        <w:t>not</w:t>
      </w:r>
      <w:r>
        <w:t xml:space="preserve"> displayed in the parts search:</w:t>
      </w:r>
    </w:p>
    <w:p w:rsidRPr="00C20AEF" w:rsidR="00EA28C9" w:rsidP="00EA28C9" w:rsidRDefault="004E3F86" w14:paraId="655BB829" w14:textId="54603472">
      <w:pPr>
        <w:pStyle w:val="Textkrper"/>
        <w:numPr>
          <w:ilvl w:val="0"/>
          <w:numId w:val="18"/>
        </w:numPr>
      </w:pPr>
      <w:r>
        <w:t>Parts group old parts</w:t>
      </w:r>
    </w:p>
    <w:p w:rsidRPr="00C20AEF" w:rsidR="00EA28C9" w:rsidP="00EA28C9" w:rsidRDefault="00EA28C9" w14:paraId="3B7BD58E" w14:textId="7ACE0160">
      <w:pPr>
        <w:pStyle w:val="Textkrper"/>
        <w:numPr>
          <w:ilvl w:val="0"/>
          <w:numId w:val="18"/>
        </w:numPr>
      </w:pPr>
      <w:r>
        <w:t>Foreign parts - FREMD brand (MC) and foreign (DC)</w:t>
      </w:r>
    </w:p>
    <w:p w:rsidRPr="00C20AEF" w:rsidR="00EA28C9" w:rsidP="00EA28C9" w:rsidRDefault="00EA28C9" w14:paraId="78B3BC24" w14:textId="051AF65C">
      <w:pPr>
        <w:pStyle w:val="Textkrper"/>
        <w:numPr>
          <w:ilvl w:val="0"/>
          <w:numId w:val="18"/>
        </w:numPr>
      </w:pPr>
      <w:r>
        <w:t>Chrysler branded parts (MC) (after DC, Chrysler parts will be integrated into CARS from 2020)</w:t>
      </w:r>
    </w:p>
    <w:p w:rsidRPr="00C20AEF" w:rsidR="00EA28C9" w:rsidP="00E834B8" w:rsidRDefault="00DA21E3" w14:paraId="42291923" w14:textId="1868E46E">
      <w:pPr>
        <w:pStyle w:val="Textkrper"/>
        <w:numPr>
          <w:ilvl w:val="0"/>
          <w:numId w:val="57"/>
        </w:numPr>
      </w:pPr>
      <w:r>
        <w:t>Assortments that are displayed in the parts search without prices and cannot be ordered</w:t>
      </w:r>
    </w:p>
    <w:p w:rsidRPr="00C20AEF" w:rsidR="004E3F86" w:rsidP="00E834B8" w:rsidRDefault="004E3F86" w14:paraId="4EE310AB" w14:textId="42FF85CD">
      <w:pPr>
        <w:pStyle w:val="Textkrper"/>
        <w:numPr>
          <w:ilvl w:val="0"/>
          <w:numId w:val="57"/>
        </w:numPr>
      </w:pPr>
      <w:r>
        <w:t xml:space="preserve">Assortments that are displayed in the parts search with price, but still </w:t>
      </w:r>
      <w:proofErr w:type="spellStart"/>
      <w:r>
        <w:t>can not</w:t>
      </w:r>
      <w:proofErr w:type="spellEnd"/>
      <w:r>
        <w:t xml:space="preserve"> be ordered:</w:t>
      </w:r>
    </w:p>
    <w:p w:rsidRPr="00C20AEF" w:rsidR="00426C33" w:rsidP="00426C33" w:rsidRDefault="00426C33" w14:paraId="56186FFF" w14:textId="77777777">
      <w:pPr>
        <w:pStyle w:val="Textkrper"/>
        <w:numPr>
          <w:ilvl w:val="0"/>
          <w:numId w:val="18"/>
        </w:numPr>
      </w:pPr>
      <w:r>
        <w:t>Part group dangerous goods (because e.g. not shippable via UPS)</w:t>
      </w:r>
    </w:p>
    <w:p w:rsidRPr="00C20AEF" w:rsidR="00426C33" w:rsidP="00426C33" w:rsidRDefault="00426C33" w14:paraId="25CFAEB5" w14:textId="77777777">
      <w:pPr>
        <w:pStyle w:val="Textkrper"/>
        <w:numPr>
          <w:ilvl w:val="0"/>
          <w:numId w:val="18"/>
        </w:numPr>
      </w:pPr>
      <w:r>
        <w:t>Tool parts group (since mostly tools for use in the workshop)</w:t>
      </w:r>
    </w:p>
    <w:p w:rsidRPr="00C20AEF" w:rsidR="00426C33" w:rsidP="00426C33" w:rsidRDefault="00426C33" w14:paraId="5FBCEEED" w14:textId="7909FC1B">
      <w:pPr>
        <w:pStyle w:val="Textkrper"/>
        <w:numPr>
          <w:ilvl w:val="0"/>
          <w:numId w:val="18"/>
        </w:numPr>
      </w:pPr>
      <w:r>
        <w:t>Vehicle-bound DRT (not complete parts group, but only technology info 5. Digit "D")</w:t>
      </w:r>
    </w:p>
    <w:p w:rsidRPr="00C20AEF" w:rsidR="00426C33" w:rsidP="00E834B8" w:rsidRDefault="00426C33" w14:paraId="7B0CF400" w14:textId="797D314C">
      <w:pPr>
        <w:pStyle w:val="Textkrper"/>
        <w:numPr>
          <w:ilvl w:val="0"/>
          <w:numId w:val="57"/>
        </w:numPr>
      </w:pPr>
      <w:r>
        <w:t>Assortments that are displayed in the parts search with price and are orderable (all parts that do not fall into category 1-3)</w:t>
      </w:r>
    </w:p>
    <w:p w:rsidRPr="00C20AEF" w:rsidR="00EC2CC5" w:rsidP="00426C33" w:rsidRDefault="00B11656" w14:paraId="48F50D2A" w14:textId="77777777">
      <w:pPr>
        <w:pStyle w:val="Textkrper"/>
      </w:pPr>
      <w:r>
        <w:t xml:space="preserve">For each of the three assortment categories (1) to (3), any additional brands can be excluded on a market-related basis (analogous to </w:t>
      </w:r>
      <w:proofErr w:type="spellStart"/>
      <w:r>
        <w:t>DeadStock</w:t>
      </w:r>
      <w:proofErr w:type="spellEnd"/>
      <w:r>
        <w:t>). These additional marks can be stored as parameters in the database on a market-by-market basis.</w:t>
      </w:r>
    </w:p>
    <w:p w:rsidRPr="00C20AEF" w:rsidR="00197D22" w:rsidP="00426C33" w:rsidRDefault="00197D22" w14:paraId="6A12B8E9" w14:textId="7C06D135">
      <w:pPr>
        <w:pStyle w:val="Textkrper"/>
      </w:pPr>
      <w:r>
        <w:t xml:space="preserve">Examples: </w:t>
      </w:r>
    </w:p>
    <w:p w:rsidRPr="00C20AEF" w:rsidR="00197D22" w:rsidP="00197D22" w:rsidRDefault="00356511" w14:paraId="2D055776" w14:textId="66B4C8C1">
      <w:pPr>
        <w:pStyle w:val="Textkrper"/>
        <w:numPr>
          <w:ilvl w:val="0"/>
          <w:numId w:val="18"/>
        </w:numPr>
      </w:pPr>
      <w:r>
        <w:t xml:space="preserve">"new" FUTURE brands like Trucks Asia, DTNA, Trucks Latin America, </w:t>
      </w:r>
      <w:proofErr w:type="spellStart"/>
      <w:r>
        <w:t>Evobus</w:t>
      </w:r>
      <w:proofErr w:type="spellEnd"/>
      <w:r>
        <w:t xml:space="preserve"> India, Bus Latin America are shown in all European markets but are stored as not available for order (assortment-2)</w:t>
      </w:r>
    </w:p>
    <w:p w:rsidRPr="00C20AEF" w:rsidR="00426C33" w:rsidP="00197D22" w:rsidRDefault="00426C33" w14:paraId="14410A8F" w14:textId="4730D5D7">
      <w:pPr>
        <w:pStyle w:val="Textkrper"/>
        <w:numPr>
          <w:ilvl w:val="0"/>
          <w:numId w:val="18"/>
        </w:numPr>
      </w:pPr>
      <w:r>
        <w:t>FUSO parts are displayed in MBD market without price and without possibility to order (assortment-2), but in MBUK with price and possibility to order (assortment-4)</w:t>
      </w:r>
    </w:p>
    <w:p w:rsidRPr="00C20AEF" w:rsidR="00197D22" w:rsidP="00197D22" w:rsidRDefault="00197D22" w14:paraId="19647B2A" w14:textId="27C6288A">
      <w:pPr>
        <w:pStyle w:val="Textkrper"/>
        <w:numPr>
          <w:ilvl w:val="0"/>
          <w:numId w:val="18"/>
        </w:numPr>
      </w:pPr>
      <w:proofErr w:type="spellStart"/>
      <w:r>
        <w:t>Evobus</w:t>
      </w:r>
      <w:proofErr w:type="spellEnd"/>
      <w:r>
        <w:t xml:space="preserve"> parts are displayed in MBD market "normally" with price and possibility to order (assortment-4), but in MBP with price and without possibility to order (assortment-3)</w:t>
      </w:r>
    </w:p>
    <w:p w:rsidRPr="00C20AEF" w:rsidR="006B79AF" w:rsidP="00197D22" w:rsidRDefault="006B79AF" w14:paraId="780E01E2" w14:textId="589ECA8D">
      <w:pPr>
        <w:pStyle w:val="Textkrper"/>
        <w:numPr>
          <w:ilvl w:val="0"/>
          <w:numId w:val="18"/>
        </w:numPr>
      </w:pPr>
      <w:r>
        <w:t>SLR/Maybach (MC) are not displayed in MBE at all (assortment-1)</w:t>
      </w:r>
    </w:p>
    <w:p w:rsidRPr="00C20AEF" w:rsidR="0050692F" w:rsidP="0050692F" w:rsidRDefault="0050692F" w14:paraId="02A20AAB" w14:textId="77777777">
      <w:pPr>
        <w:pStyle w:val="Textkrper"/>
      </w:pPr>
    </w:p>
    <w:p w:rsidRPr="00C20AEF" w:rsidR="00D63CE2" w:rsidP="00D63CE2" w:rsidRDefault="00D63CE2" w14:paraId="154CFB32" w14:textId="77777777">
      <w:pPr>
        <w:pStyle w:val="Textkrper"/>
        <w:rPr>
          <w:b/>
        </w:rPr>
      </w:pPr>
      <w:r>
        <w:t xml:space="preserve">A rejection of a delivery request in D2D leads for a parameterized period of time to the fact that these parts are no longer displayed in the D2D parts search. A rejection of a request in the </w:t>
      </w:r>
      <w:proofErr w:type="spellStart"/>
      <w:r>
        <w:t>DeadStock</w:t>
      </w:r>
      <w:proofErr w:type="spellEnd"/>
      <w:r>
        <w:t xml:space="preserve"> process, on the other hand, has no effect on the display in the D2D parts search.</w:t>
      </w:r>
    </w:p>
    <w:p w:rsidRPr="00C20AEF" w:rsidR="00D63CE2" w:rsidP="00D63CE2" w:rsidRDefault="005F0370" w14:paraId="454D5A92" w14:textId="3FEB3BCA">
      <w:pPr>
        <w:pStyle w:val="Textkrper"/>
      </w:pPr>
      <w:r>
        <w:t xml:space="preserve">Additionally, locations (and thus their complete assortment) can be excluded (i.e. items of these locations will not be displayed in D2D parts search, see </w:t>
      </w:r>
      <w:hyperlink w:history="1" w:anchor="FKT_D2D_LIEF_7">
        <w:r>
          <w:rPr>
            <w:rStyle w:val="Hyperlink"/>
          </w:rPr>
          <w:t>FKT-D2D-LIEF-7</w:t>
        </w:r>
      </w:hyperlink>
      <w:r>
        <w:t>)</w:t>
      </w:r>
    </w:p>
    <w:p w:rsidRPr="00C20AEF" w:rsidR="00D63CE2" w:rsidP="00D63CE2" w:rsidRDefault="00D63CE2" w14:paraId="43986FBA" w14:textId="316B9639">
      <w:pPr>
        <w:pStyle w:val="Textkrper"/>
      </w:pPr>
      <w:r>
        <w:t xml:space="preserve">The display of stocks of SA2 items can be set individually by each plant in subpanel 8.3 (STOX parts range and RG matrix, see chapter </w:t>
      </w:r>
      <w:r w:rsidRPr="00C20AEF" w:rsidR="00BA090C">
        <w:fldChar w:fldCharType="begin"/>
      </w:r>
      <w:r w:rsidRPr="00C20AEF" w:rsidR="00BA090C">
        <w:instrText xml:space="preserve"> REF _Ref18571553 \r \h </w:instrText>
      </w:r>
      <w:r w:rsidR="00C20AEF">
        <w:instrText xml:space="preserve"> \* MERGEFORMAT </w:instrText>
      </w:r>
      <w:r w:rsidRPr="00C20AEF" w:rsidR="00BA090C">
        <w:fldChar w:fldCharType="separate"/>
      </w:r>
      <w:r w:rsidR="000D3A2D">
        <w:t>4.10.3</w:t>
      </w:r>
      <w:r w:rsidRPr="00C20AEF" w:rsidR="00BA090C">
        <w:fldChar w:fldCharType="end"/>
      </w:r>
      <w:r>
        <w:t>). If the SA2 positions are "deactivated" there, the positions (parts) of this location will not be displayed in the D2D part search "of other locations" (even if the free or available stock would be sufficient for the search). The parameter has no effect on the display of the stocks of its own farms.</w:t>
      </w:r>
    </w:p>
    <w:p w:rsidRPr="00C20AEF" w:rsidR="007F4ED2" w:rsidP="00D63CE2" w:rsidRDefault="007F4ED2" w14:paraId="52519665" w14:textId="77777777">
      <w:pPr>
        <w:pStyle w:val="Textkrper"/>
      </w:pPr>
    </w:p>
    <w:p w:rsidRPr="00C20AEF" w:rsidR="00D63CE2" w:rsidP="00D63CE2" w:rsidRDefault="00D63CE2" w14:paraId="4A03007F" w14:textId="050CACE6">
      <w:pPr>
        <w:pStyle w:val="Textkrper"/>
      </w:pPr>
      <w:r>
        <w:lastRenderedPageBreak/>
        <w:t>Example:</w:t>
      </w:r>
    </w:p>
    <w:p w:rsidRPr="00C20AEF" w:rsidR="00D63CE2" w:rsidP="00D63CE2" w:rsidRDefault="00D63CE2" w14:paraId="7036DE60" w14:textId="77777777">
      <w:pPr>
        <w:pStyle w:val="Textkrper"/>
      </w:pPr>
      <w:r>
        <w:t xml:space="preserve">Location A has set the parameter "Exclude record type 2 items from STOX assortment", location B has not set the parameter. When a user searches for parts "from site B", the SA-2 positions of location A are </w:t>
      </w:r>
      <w:r>
        <w:rPr>
          <w:b/>
        </w:rPr>
        <w:t>not</w:t>
      </w:r>
      <w:r>
        <w:t xml:space="preserve"> displayed (but his own SA-2 positions are). When a user searches for parts "from site A", the SA-2 positions of site B as well as of his "own" sites are displayed.</w:t>
      </w:r>
    </w:p>
    <w:p w:rsidRPr="00C20AEF" w:rsidR="00D63CE2" w:rsidP="00D63CE2" w:rsidRDefault="00D63CE2" w14:paraId="03FE0BB4" w14:textId="77777777">
      <w:pPr>
        <w:pStyle w:val="Textkrper"/>
      </w:pPr>
    </w:p>
    <w:p w:rsidRPr="00C20AEF" w:rsidR="00D63CE2" w:rsidP="00D63CE2" w:rsidRDefault="00D63CE2" w14:paraId="4413B190" w14:textId="77777777">
      <w:pPr>
        <w:pStyle w:val="Textkrper"/>
      </w:pPr>
      <w:r>
        <w:t>Supplementary notes:</w:t>
      </w:r>
    </w:p>
    <w:p w:rsidRPr="00C20AEF" w:rsidR="00D63CE2" w:rsidP="00D63CE2" w:rsidRDefault="00D63CE2" w14:paraId="428FAB7E" w14:textId="77777777">
      <w:pPr>
        <w:pStyle w:val="Textkrper"/>
      </w:pPr>
      <w:r>
        <w:t xml:space="preserve">Exclusions via the STOX part master are only effective for the </w:t>
      </w:r>
      <w:proofErr w:type="spellStart"/>
      <w:r>
        <w:t>DeadStock</w:t>
      </w:r>
      <w:proofErr w:type="spellEnd"/>
      <w:r>
        <w:t xml:space="preserve"> process, but not for the D2D process (i.e. these parts will still be displayed in the D2D part search if none of the other criteria mentioned above prevent this).</w:t>
      </w:r>
    </w:p>
    <w:p w:rsidRPr="00C20AEF" w:rsidR="003E1453" w:rsidP="00874139" w:rsidRDefault="003E1453" w14:paraId="264576CF" w14:textId="13540EA9">
      <w:pPr>
        <w:pStyle w:val="Textkrper"/>
      </w:pPr>
    </w:p>
    <w:p w:rsidRPr="00C20AEF" w:rsidR="0084580C" w:rsidP="0084580C" w:rsidRDefault="0084580C" w14:paraId="4C149337" w14:textId="1E12D5ED">
      <w:pPr>
        <w:pStyle w:val="berschrift3"/>
      </w:pPr>
      <w:bookmarkStart w:name="_Ref18654883" w:id="84"/>
      <w:bookmarkStart w:name="_Toc98411912" w:id="85"/>
      <w:r>
        <w:t>Available stock</w:t>
      </w:r>
      <w:bookmarkEnd w:id="84"/>
      <w:bookmarkEnd w:id="85"/>
    </w:p>
    <w:p w:rsidRPr="00C20AEF" w:rsidR="001C70E2" w:rsidP="0084580C" w:rsidRDefault="000C2514" w14:paraId="5472A093" w14:textId="62807B1D">
      <w:pPr>
        <w:pStyle w:val="Textkrper"/>
      </w:pPr>
      <w:r>
        <w:t>For the D2D process, an "available inventory" is defined in addition to the "free inventory":</w:t>
      </w:r>
    </w:p>
    <w:p w:rsidRPr="00C20AEF" w:rsidR="001C70E2" w:rsidP="0084580C" w:rsidRDefault="001C70E2" w14:paraId="75FFE5B8" w14:textId="10A981C2">
      <w:pPr>
        <w:pStyle w:val="Textkrper"/>
      </w:pPr>
      <m:oMathPara>
        <m:oMath>
          <m:r>
            <w:rPr>
              <w:rFonts w:ascii="Cambria Math" w:hAnsi="Cambria Math"/>
            </w:rPr>
            <m:t xml:space="preserve">verfügbarer Bestand=freier Bestand </m:t>
          </m:r>
          <m:d>
            <m:dPr>
              <m:ctrlPr>
                <w:rPr>
                  <w:rFonts w:ascii="Cambria Math" w:hAnsi="Cambria Math"/>
                  <w:i/>
                </w:rPr>
              </m:ctrlPr>
            </m:dPr>
            <m:e>
              <m:r>
                <w:rPr>
                  <w:rFonts w:ascii="Cambria Math" w:hAnsi="Cambria Math"/>
                </w:rPr>
                <m:t>R20</m:t>
              </m:r>
            </m:e>
          </m:d>
          <m:r>
            <w:rPr>
              <w:rFonts w:ascii="Cambria Math" w:hAnsi="Cambria Math"/>
            </w:rPr>
            <m:t>-reservierte Menge DS-reservierte Menge D2D</m:t>
          </m:r>
        </m:oMath>
      </m:oMathPara>
    </w:p>
    <w:p w:rsidRPr="00C20AEF" w:rsidR="001C70E2" w:rsidP="00E834B8" w:rsidRDefault="00C70B1B" w14:paraId="1514A49D" w14:textId="40B16C2A">
      <w:pPr>
        <w:pStyle w:val="Textkrper"/>
        <w:numPr>
          <w:ilvl w:val="0"/>
          <w:numId w:val="58"/>
        </w:numPr>
      </w:pPr>
      <w:r>
        <w:t xml:space="preserve">The reserved quantity DS are the unresolved reservations from the </w:t>
      </w:r>
      <w:proofErr w:type="spellStart"/>
      <w:r>
        <w:t>DeadStock</w:t>
      </w:r>
      <w:proofErr w:type="spellEnd"/>
      <w:r>
        <w:t xml:space="preserve"> process (see </w:t>
      </w:r>
      <w:r w:rsidRPr="00C20AEF">
        <w:fldChar w:fldCharType="begin"/>
      </w:r>
      <w:r w:rsidRPr="00C20AEF">
        <w:instrText xml:space="preserve"> REF _Ref18481804 \r \h </w:instrText>
      </w:r>
      <w:r w:rsidR="00C20AEF">
        <w:instrText xml:space="preserve"> \* MERGEFORMAT </w:instrText>
      </w:r>
      <w:r w:rsidRPr="00C20AEF">
        <w:fldChar w:fldCharType="separate"/>
      </w:r>
      <w:r w:rsidR="000D3A2D">
        <w:t>7.4</w:t>
      </w:r>
      <w:r w:rsidRPr="00C20AEF">
        <w:fldChar w:fldCharType="end"/>
      </w:r>
      <w:r>
        <w:t>).</w:t>
      </w:r>
    </w:p>
    <w:p w:rsidRPr="00C20AEF" w:rsidR="00A22761" w:rsidP="00E834B8" w:rsidRDefault="00C70B1B" w14:paraId="01E57BA1" w14:textId="25F9DD55">
      <w:pPr>
        <w:pStyle w:val="Textkrper"/>
        <w:numPr>
          <w:ilvl w:val="0"/>
          <w:numId w:val="58"/>
        </w:numPr>
      </w:pPr>
      <w:r>
        <w:t xml:space="preserve">The reserved quantity D2D are the unresolved reservations from the D2D process (see </w:t>
      </w:r>
      <w:r w:rsidRPr="00C20AEF">
        <w:fldChar w:fldCharType="begin"/>
      </w:r>
      <w:r w:rsidRPr="00C20AEF">
        <w:instrText xml:space="preserve"> REF _Ref18481804 \r \h </w:instrText>
      </w:r>
      <w:r w:rsidR="00C20AEF">
        <w:instrText xml:space="preserve"> \* MERGEFORMAT </w:instrText>
      </w:r>
      <w:r w:rsidRPr="00C20AEF">
        <w:fldChar w:fldCharType="separate"/>
      </w:r>
      <w:r w:rsidR="000D3A2D">
        <w:t>7.4</w:t>
      </w:r>
      <w:r w:rsidRPr="00C20AEF">
        <w:fldChar w:fldCharType="end"/>
      </w:r>
      <w:r>
        <w:t xml:space="preserve">). This includes delivery requests started via D2D or orders accepted but not yet delivered. Stocks that are blocked due to a D2D rejection do </w:t>
      </w:r>
      <w:r>
        <w:rPr>
          <w:b/>
        </w:rPr>
        <w:t>not</w:t>
      </w:r>
      <w:r>
        <w:t xml:space="preserve"> count as reserved stock.</w:t>
      </w:r>
    </w:p>
    <w:p w:rsidRPr="00C20AEF" w:rsidR="001539AF" w:rsidP="00A22761" w:rsidRDefault="001539AF" w14:paraId="076D7C56" w14:textId="24CA59D8">
      <w:pPr>
        <w:pStyle w:val="Textkrper"/>
        <w:jc w:val="left"/>
        <w:rPr>
          <w:u w:val="single"/>
        </w:rPr>
      </w:pPr>
      <w:r>
        <w:rPr>
          <w:u w:val="single"/>
        </w:rPr>
        <w:t>Example:</w:t>
      </w:r>
    </w:p>
    <w:p w:rsidRPr="00C20AEF" w:rsidR="00906146" w:rsidP="00A22761" w:rsidRDefault="00A22761" w14:paraId="5FD30F73" w14:textId="7F1DBA86">
      <w:pPr>
        <w:pStyle w:val="Textkrper"/>
        <w:jc w:val="left"/>
        <w:rPr>
          <w:sz w:val="16"/>
          <w:szCs w:val="16"/>
        </w:rPr>
      </w:pPr>
      <w:r>
        <w:rPr>
          <w:sz w:val="16"/>
        </w:rPr>
        <w:t>free stock / R20 8 Reservation from DS 3 Accepted (not yet delivered) order from D2D 1</w:t>
      </w:r>
    </w:p>
    <w:p w:rsidRPr="00C20AEF" w:rsidR="00906146" w:rsidP="00906146" w:rsidRDefault="00906146" w14:paraId="3F049D8F" w14:textId="3289B545">
      <w:pPr>
        <w:pStyle w:val="Textkrper"/>
        <w:jc w:val="left"/>
        <w:rPr>
          <w:sz w:val="16"/>
          <w:szCs w:val="16"/>
          <w:u w:val="single"/>
        </w:rPr>
      </w:pPr>
      <w:r>
        <w:rPr>
          <w:sz w:val="16"/>
          <w:u w:val="single"/>
        </w:rPr>
        <w:t>Available stock 4 (= 8 - 3 - 1)</w:t>
      </w:r>
    </w:p>
    <w:p w:rsidRPr="00C20AEF" w:rsidR="00906146" w:rsidP="00906146" w:rsidRDefault="00A153BD" w14:paraId="03B62FB2" w14:textId="69069ED5">
      <w:pPr>
        <w:pStyle w:val="Textkrper"/>
        <w:jc w:val="left"/>
        <w:rPr>
          <w:sz w:val="16"/>
          <w:szCs w:val="16"/>
        </w:rPr>
      </w:pPr>
      <w:r>
        <w:rPr>
          <w:sz w:val="16"/>
        </w:rPr>
        <w:t>Started delivery request (L1) from D2D 1 Started delivery request (L2) from D2D 1 Not yet started delivery request (L3) from D2D 2</w:t>
      </w:r>
    </w:p>
    <w:p w:rsidRPr="00C20AEF" w:rsidR="00906146" w:rsidP="00906146" w:rsidRDefault="00906146" w14:paraId="76429AE9" w14:textId="3E085242">
      <w:pPr>
        <w:pStyle w:val="Textkrper"/>
        <w:jc w:val="left"/>
        <w:rPr>
          <w:sz w:val="16"/>
          <w:szCs w:val="16"/>
          <w:u w:val="single"/>
        </w:rPr>
      </w:pPr>
      <w:r>
        <w:rPr>
          <w:sz w:val="16"/>
          <w:u w:val="single"/>
        </w:rPr>
        <w:t>Available stock 2 (= 8 - 3 - 1 - 1 (L1) - 1 (L2))</w:t>
      </w:r>
    </w:p>
    <w:p w:rsidRPr="00C20AEF" w:rsidR="00906146" w:rsidP="00906146" w:rsidRDefault="00A153BD" w14:paraId="7F507157" w14:textId="563C54E1">
      <w:pPr>
        <w:pStyle w:val="Textkrper"/>
        <w:jc w:val="left"/>
        <w:rPr>
          <w:sz w:val="16"/>
          <w:szCs w:val="16"/>
        </w:rPr>
      </w:pPr>
      <w:r>
        <w:rPr>
          <w:sz w:val="16"/>
        </w:rPr>
        <w:t>Stopped delivery request (L1) (other supplier accepted) 1 Started delivery request (L3) from D2D 2</w:t>
      </w:r>
    </w:p>
    <w:p w:rsidRPr="00C20AEF" w:rsidR="00906146" w:rsidP="00906146" w:rsidRDefault="00906146" w14:paraId="66B863B3" w14:textId="63910D55">
      <w:pPr>
        <w:pStyle w:val="Textkrper"/>
        <w:jc w:val="left"/>
        <w:rPr>
          <w:sz w:val="16"/>
          <w:szCs w:val="16"/>
          <w:u w:val="single"/>
        </w:rPr>
      </w:pPr>
      <w:r>
        <w:rPr>
          <w:sz w:val="16"/>
          <w:u w:val="single"/>
        </w:rPr>
        <w:t>Available stock 1 (= 8 - 3 - 1 - 1 (L2) - 2 (L3))</w:t>
      </w:r>
    </w:p>
    <w:p w:rsidRPr="00C20AEF" w:rsidR="001B2116" w:rsidP="00906146" w:rsidRDefault="001B2116" w14:paraId="29DC142F" w14:textId="63398284">
      <w:pPr>
        <w:pStyle w:val="Textkrper"/>
        <w:jc w:val="left"/>
        <w:rPr>
          <w:sz w:val="16"/>
          <w:szCs w:val="16"/>
        </w:rPr>
      </w:pPr>
      <w:r>
        <w:rPr>
          <w:sz w:val="16"/>
        </w:rPr>
        <w:t>Manually rejected delivery request (L2) 1 Machine rejected delivery request (L3) due to rejection of (L2) 2</w:t>
      </w:r>
    </w:p>
    <w:p w:rsidRPr="00C20AEF" w:rsidR="00EC2CC5" w:rsidP="00A22761" w:rsidRDefault="002D7688" w14:paraId="557D901F" w14:textId="6F0FD12F">
      <w:pPr>
        <w:pStyle w:val="Textkrper"/>
        <w:jc w:val="left"/>
        <w:rPr>
          <w:sz w:val="16"/>
          <w:szCs w:val="16"/>
        </w:rPr>
      </w:pPr>
      <w:r>
        <w:rPr>
          <w:sz w:val="16"/>
          <w:u w:val="single"/>
        </w:rPr>
        <w:t>Available stock 4 (= 8 - 3 - 1)</w:t>
      </w:r>
      <w:r>
        <w:rPr>
          <w:sz w:val="16"/>
          <w:u w:val="single"/>
        </w:rPr>
        <w:br/>
      </w:r>
      <w:r>
        <w:rPr>
          <w:sz w:val="16"/>
        </w:rPr>
        <w:t xml:space="preserve">(but in this case the available stock is </w:t>
      </w:r>
      <w:r>
        <w:rPr>
          <w:b/>
          <w:sz w:val="16"/>
        </w:rPr>
        <w:t>not</w:t>
      </w:r>
      <w:r>
        <w:rPr>
          <w:sz w:val="16"/>
        </w:rPr>
        <w:t xml:space="preserve"> displayed because it is blocked for a period of time by the rejection)</w:t>
      </w:r>
    </w:p>
    <w:p w:rsidRPr="00C20AEF" w:rsidR="00437AE5" w:rsidP="008041B0" w:rsidRDefault="00437AE5" w14:paraId="4CF42EEE" w14:textId="3487B6D3">
      <w:pPr>
        <w:pStyle w:val="berschrift3"/>
        <w:keepLines/>
      </w:pPr>
      <w:bookmarkStart w:name="_Ref18563601" w:id="86"/>
      <w:bookmarkStart w:name="_Toc98411913" w:id="87"/>
      <w:r>
        <w:lastRenderedPageBreak/>
        <w:t>D2D delivery requests</w:t>
      </w:r>
      <w:bookmarkEnd w:id="80"/>
      <w:bookmarkEnd w:id="86"/>
      <w:bookmarkEnd w:id="87"/>
    </w:p>
    <w:p w:rsidRPr="00C20AEF" w:rsidR="00437AE5" w:rsidP="008041B0" w:rsidRDefault="00E50DEA" w14:paraId="4EB94431" w14:textId="7F16C3A9">
      <w:pPr>
        <w:pStyle w:val="Textkrper"/>
        <w:keepNext/>
        <w:keepLines/>
      </w:pPr>
      <w:r>
        <w:rPr>
          <w:noProof/>
        </w:rPr>
        <w:drawing>
          <wp:inline distT="0" distB="0" distL="0" distR="0" wp14:anchorId="275D34B7" wp14:editId="3C91D7E7">
            <wp:extent cx="5935980" cy="4464050"/>
            <wp:effectExtent l="0" t="0" r="7620" b="0"/>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estellung.png"/>
                    <pic:cNvPicPr/>
                  </pic:nvPicPr>
                  <pic:blipFill>
                    <a:blip r:embed="rId21">
                      <a:extLst>
                        <a:ext uri="{28A0092B-C50C-407E-A947-70E740481C1C}">
                          <a14:useLocalDpi xmlns:a14="http://schemas.microsoft.com/office/drawing/2010/main" val="0"/>
                        </a:ext>
                      </a:extLst>
                    </a:blip>
                    <a:stretch>
                      <a:fillRect/>
                    </a:stretch>
                  </pic:blipFill>
                  <pic:spPr>
                    <a:xfrm>
                      <a:off x="0" y="0"/>
                      <a:ext cx="5935980" cy="4464050"/>
                    </a:xfrm>
                    <a:prstGeom prst="rect">
                      <a:avLst/>
                    </a:prstGeom>
                  </pic:spPr>
                </pic:pic>
              </a:graphicData>
            </a:graphic>
          </wp:inline>
        </w:drawing>
      </w:r>
    </w:p>
    <w:p w:rsidRPr="00C20AEF" w:rsidR="00437AE5" w:rsidP="008041B0" w:rsidRDefault="00437AE5" w14:paraId="3479DC93" w14:textId="7C56E798">
      <w:pPr>
        <w:pStyle w:val="Beschriftung"/>
        <w:keepNext/>
        <w:keepLines/>
        <w:jc w:val="center"/>
      </w:pPr>
      <w:bookmarkStart w:name="_Toc98411865" w:id="88"/>
      <w:r>
        <w:t xml:space="preserve">Figure </w:t>
      </w:r>
      <w:r>
        <w:fldChar w:fldCharType="begin"/>
      </w:r>
      <w:r>
        <w:instrText> STYLEREF 1 \s </w:instrText>
      </w:r>
      <w:r>
        <w:fldChar w:fldCharType="separate"/>
      </w:r>
      <w:r w:rsidR="000D3A2D">
        <w:t>1</w:t>
      </w:r>
      <w:r>
        <w:fldChar w:fldCharType="end"/>
      </w:r>
      <w:r>
        <w:noBreakHyphen/>
      </w:r>
      <w:r>
        <w:fldChar w:fldCharType="begin"/>
      </w:r>
      <w:r>
        <w:instrText> SEQ Abbildung \* ARABIC \s 1 </w:instrText>
      </w:r>
      <w:r>
        <w:fldChar w:fldCharType="separate"/>
      </w:r>
      <w:r w:rsidR="000D3A2D">
        <w:t>3</w:t>
      </w:r>
      <w:r>
        <w:fldChar w:fldCharType="end"/>
      </w:r>
      <w:r>
        <w:t xml:space="preserve"> - D2D order creation</w:t>
      </w:r>
      <w:bookmarkEnd w:id="88"/>
    </w:p>
    <w:p w:rsidRPr="00C20AEF" w:rsidR="00437AE5" w:rsidP="008041B0" w:rsidRDefault="00437AE5" w14:paraId="420FC5E6" w14:textId="77777777">
      <w:pPr>
        <w:pStyle w:val="Anforderungsnummer"/>
        <w:keepLines/>
      </w:pPr>
      <w:r>
        <w:t>Requirement: FKT-D2D-LIEF-1</w:t>
      </w:r>
    </w:p>
    <w:p w:rsidRPr="00C20AEF" w:rsidR="00437AE5" w:rsidP="008041B0" w:rsidRDefault="00437AE5" w14:paraId="7227E1DE" w14:textId="77777777">
      <w:pPr>
        <w:pStyle w:val="Anforderungstext"/>
        <w:keepNext/>
        <w:keepLines/>
      </w:pPr>
      <w:r>
        <w:t>After searching for parts and selecting or confirming the plants on the client, a new D2D order is created for each (searched) part number. For this purpose a new record is created in the table "</w:t>
      </w:r>
      <w:r>
        <w:rPr>
          <w:i/>
        </w:rPr>
        <w:t>D2D_ORDERS</w:t>
      </w:r>
      <w:r>
        <w:t>" and for each selected supplier a corresponding record in the table "</w:t>
      </w:r>
      <w:r>
        <w:rPr>
          <w:i/>
        </w:rPr>
        <w:t>D2D_REQUESTS</w:t>
      </w:r>
      <w:r>
        <w:t>" (D2D request).</w:t>
      </w:r>
    </w:p>
    <w:p w:rsidRPr="00C20AEF" w:rsidR="00437AE5" w:rsidP="008041B0" w:rsidRDefault="00437AE5" w14:paraId="7F10EF44" w14:textId="77777777">
      <w:pPr>
        <w:pStyle w:val="Anforderungstext"/>
        <w:keepNext/>
        <w:keepLines/>
      </w:pPr>
      <w:r>
        <w:t>The inquiries (for all selected suppliers) are initially still in the "</w:t>
      </w:r>
      <w:r>
        <w:rPr>
          <w:i/>
        </w:rPr>
        <w:t>Created</w:t>
      </w:r>
      <w:r>
        <w:t>" status. In this status, the request is not yet visible to the supplier.</w:t>
      </w:r>
    </w:p>
    <w:p w:rsidRPr="00C20AEF" w:rsidR="00437AE5" w:rsidP="008041B0" w:rsidRDefault="00437AE5" w14:paraId="47B7FA04" w14:textId="77777777">
      <w:pPr>
        <w:pStyle w:val="Textkrper"/>
        <w:keepNext/>
        <w:keepLines/>
      </w:pPr>
    </w:p>
    <w:p w:rsidRPr="00C20AEF" w:rsidR="00437AE5" w:rsidP="008041B0" w:rsidRDefault="00437AE5" w14:paraId="77FF3E19" w14:textId="77777777">
      <w:pPr>
        <w:pStyle w:val="Anforderungsnummer"/>
        <w:keepLines/>
      </w:pPr>
      <w:r>
        <w:t>Requirement: FKT-D2D-LIEF-2</w:t>
      </w:r>
    </w:p>
    <w:p w:rsidRPr="00C20AEF" w:rsidR="00437AE5" w:rsidP="008041B0" w:rsidRDefault="00437AE5" w14:paraId="15FE2C56" w14:textId="67B4B342">
      <w:pPr>
        <w:pStyle w:val="Anforderungstext"/>
        <w:keepNext/>
        <w:keepLines/>
      </w:pPr>
      <w:r>
        <w:t xml:space="preserve">Via a batch process (chapter </w:t>
      </w:r>
      <w:r w:rsidRPr="00C20AEF" w:rsidR="0035211A">
        <w:fldChar w:fldCharType="begin"/>
      </w:r>
      <w:r w:rsidRPr="00C20AEF" w:rsidR="0035211A">
        <w:instrText xml:space="preserve"> REF _Ref18572687 \r \h </w:instrText>
      </w:r>
      <w:r w:rsidR="00C20AEF">
        <w:instrText xml:space="preserve"> \* MERGEFORMAT </w:instrText>
      </w:r>
      <w:r w:rsidRPr="00C20AEF" w:rsidR="0035211A">
        <w:fldChar w:fldCharType="separate"/>
      </w:r>
      <w:r w:rsidR="000D3A2D">
        <w:t>7.13</w:t>
      </w:r>
      <w:r w:rsidRPr="00C20AEF" w:rsidR="0035211A">
        <w:fldChar w:fldCharType="end"/>
      </w:r>
      <w:r>
        <w:t>), new requests are restarted in several waves or terminated after the last wave. Before each wave start, the farms whose current available stock no longer meets the search criteria are "deleted" from the wave (between the result determination and the start of the query, the available stock may have changed, status "</w:t>
      </w:r>
      <w:r>
        <w:rPr>
          <w:i/>
        </w:rPr>
        <w:t>Invalid")</w:t>
      </w:r>
      <w:r>
        <w:t>.</w:t>
      </w:r>
    </w:p>
    <w:p w:rsidRPr="00C20AEF" w:rsidR="00437AE5" w:rsidP="008041B0" w:rsidRDefault="00437AE5" w14:paraId="52F79E68" w14:textId="77777777">
      <w:pPr>
        <w:pStyle w:val="Textkrper"/>
        <w:keepNext/>
        <w:keepLines/>
      </w:pPr>
    </w:p>
    <w:p w:rsidRPr="00C20AEF" w:rsidR="00437AE5" w:rsidP="008041B0" w:rsidRDefault="00437AE5" w14:paraId="0084DA58" w14:textId="77777777">
      <w:pPr>
        <w:pStyle w:val="Anforderungsnummer"/>
        <w:keepLines/>
      </w:pPr>
      <w:r>
        <w:t>Requirement: FKT-D2D-LIEF-3</w:t>
      </w:r>
    </w:p>
    <w:p w:rsidRPr="00C20AEF" w:rsidR="00437AE5" w:rsidP="008041B0" w:rsidRDefault="00437AE5" w14:paraId="03B91E4A" w14:textId="34C674A0">
      <w:pPr>
        <w:pStyle w:val="Anforderungstext"/>
        <w:keepNext/>
        <w:keepLines/>
      </w:pPr>
      <w:r>
        <w:t xml:space="preserve">The order of the sellers whose request is started (i.e. in which wave the seller is requested) corresponds to the order in the display. Depending on the selection of sorting on the GUI based on the "delivery probability" for non-owned retail operations (see chapter </w:t>
      </w:r>
      <w:r w:rsidRPr="00C20AEF" w:rsidR="00250D24">
        <w:fldChar w:fldCharType="begin"/>
      </w:r>
      <w:r w:rsidRPr="00C20AEF" w:rsidR="00250D24">
        <w:instrText xml:space="preserve"> REF _Ref11324904 \r \h </w:instrText>
      </w:r>
      <w:r w:rsidRPr="00C20AEF" w:rsidR="003A300A">
        <w:instrText xml:space="preserve"> \* MERGEFORMAT </w:instrText>
      </w:r>
      <w:r w:rsidRPr="00C20AEF" w:rsidR="00250D24">
        <w:fldChar w:fldCharType="separate"/>
      </w:r>
      <w:r w:rsidR="000D3A2D">
        <w:t>4.5.3</w:t>
      </w:r>
      <w:r w:rsidRPr="00C20AEF" w:rsidR="00250D24">
        <w:fldChar w:fldCharType="end"/>
      </w:r>
      <w:r>
        <w:t>) or by price in ascending or descending order.</w:t>
      </w:r>
    </w:p>
    <w:p w:rsidRPr="00C20AEF" w:rsidR="00437AE5" w:rsidP="008041B0" w:rsidRDefault="00437AE5" w14:paraId="6FCBB8D3" w14:textId="3FE721B1">
      <w:pPr>
        <w:pStyle w:val="Textkrper"/>
        <w:keepNext/>
        <w:keepLines/>
      </w:pPr>
    </w:p>
    <w:p w:rsidRPr="00C20AEF" w:rsidR="002F06A3" w:rsidP="008041B0" w:rsidRDefault="002F06A3" w14:paraId="21044BAF" w14:textId="77777777">
      <w:pPr>
        <w:pStyle w:val="Textkrper"/>
        <w:keepNext/>
        <w:keepLines/>
      </w:pPr>
    </w:p>
    <w:p w:rsidRPr="00C20AEF" w:rsidR="00437AE5" w:rsidP="008041B0" w:rsidRDefault="00437AE5" w14:paraId="757E67F9" w14:textId="77777777">
      <w:pPr>
        <w:pStyle w:val="Anforderungsnummer"/>
        <w:keepLines/>
      </w:pPr>
      <w:r>
        <w:lastRenderedPageBreak/>
        <w:t>Requirement: FKT-D2D-LIEF-4</w:t>
      </w:r>
    </w:p>
    <w:p w:rsidRPr="00C20AEF" w:rsidR="00437AE5" w:rsidP="008041B0" w:rsidRDefault="00437AE5" w14:paraId="0D67BD03" w14:textId="5620222A">
      <w:pPr>
        <w:pStyle w:val="Anforderungstext"/>
        <w:keepNext/>
        <w:keepLines/>
      </w:pPr>
      <w:r>
        <w:t>When starting requests in a new wave, requests already started in previous waves remain "open". I.e. a seller can process (accept or reject) a started (open request) until it is cancelled by the buyer, automatically closed after X hours or accepted by another potential seller.</w:t>
      </w:r>
    </w:p>
    <w:p w:rsidRPr="00C20AEF" w:rsidR="00F523A9" w:rsidP="008041B0" w:rsidRDefault="00F523A9" w14:paraId="29CB7B81" w14:textId="77777777">
      <w:pPr>
        <w:keepNext/>
        <w:keepLines/>
      </w:pPr>
    </w:p>
    <w:p w:rsidRPr="00C20AEF" w:rsidR="00437AE5" w:rsidP="000810A8" w:rsidRDefault="00437AE5" w14:paraId="02DFFB79" w14:textId="77777777">
      <w:pPr>
        <w:pStyle w:val="Anforderungsnummer"/>
        <w:keepNext w:val="0"/>
        <w:keepLines/>
      </w:pPr>
      <w:r>
        <w:t>Requirement: FKT-D2D-LIEF-5</w:t>
      </w:r>
    </w:p>
    <w:p w:rsidRPr="00C20AEF" w:rsidR="00437AE5" w:rsidP="000810A8" w:rsidRDefault="00437AE5" w14:paraId="65BEFB70" w14:textId="7E4DB9F5">
      <w:pPr>
        <w:pStyle w:val="Anforderungstext"/>
        <w:keepLines/>
      </w:pPr>
      <w:r>
        <w:t>Various parameters are defined to control the requests. These are stored in the database and cannot be maintained via the GUI, but only via an update instruction (EPM ticket). All parameters are country-specific (i.e. to be maintained per country):</w:t>
      </w:r>
    </w:p>
    <w:p w:rsidRPr="00C20AEF" w:rsidR="00F523A9" w:rsidP="000810A8" w:rsidRDefault="00F523A9" w14:paraId="06E3F1C1" w14:textId="77777777">
      <w:pPr>
        <w:keepLines/>
      </w:pPr>
    </w:p>
    <w:tbl>
      <w:tblPr>
        <w:tblW w:w="9498" w:type="dxa"/>
        <w:tblBorders>
          <w:top w:val="single" w:color="E20074" w:sz="18" w:space="0"/>
          <w:insideH w:val="single" w:color="auto" w:sz="4" w:space="0"/>
        </w:tblBorders>
        <w:tblLook w:val="01E0" w:firstRow="1" w:lastRow="1" w:firstColumn="1" w:lastColumn="1" w:noHBand="0" w:noVBand="0"/>
      </w:tblPr>
      <w:tblGrid>
        <w:gridCol w:w="3261"/>
        <w:gridCol w:w="3402"/>
        <w:gridCol w:w="2835"/>
      </w:tblGrid>
      <w:tr w:rsidRPr="00C20AEF" w:rsidR="00437AE5" w:rsidTr="00474749" w14:paraId="0D7B653F" w14:textId="77777777">
        <w:trPr>
          <w:tblHeader/>
        </w:trPr>
        <w:tc>
          <w:tcPr>
            <w:tcW w:w="3261" w:type="dxa"/>
            <w:tcBorders>
              <w:top w:val="single" w:color="E20074" w:sz="18" w:space="0"/>
              <w:left w:val="nil"/>
              <w:bottom w:val="single" w:color="auto" w:sz="4" w:space="0"/>
              <w:right w:val="nil"/>
            </w:tcBorders>
            <w:shd w:val="clear" w:color="auto" w:fill="E0E0E0"/>
            <w:hideMark/>
          </w:tcPr>
          <w:p w:rsidRPr="00C20AEF" w:rsidR="00437AE5" w:rsidP="000810A8" w:rsidRDefault="00437AE5" w14:paraId="07E46F27" w14:textId="77777777">
            <w:pPr>
              <w:pStyle w:val="TableHeading"/>
              <w:keepNext w:val="0"/>
            </w:pPr>
            <w:r>
              <w:t>Parameter</w:t>
            </w:r>
          </w:p>
        </w:tc>
        <w:tc>
          <w:tcPr>
            <w:tcW w:w="3402" w:type="dxa"/>
            <w:tcBorders>
              <w:top w:val="single" w:color="E20074" w:sz="18" w:space="0"/>
              <w:left w:val="nil"/>
              <w:bottom w:val="single" w:color="auto" w:sz="4" w:space="0"/>
              <w:right w:val="nil"/>
            </w:tcBorders>
            <w:shd w:val="clear" w:color="auto" w:fill="E0E0E0"/>
            <w:hideMark/>
          </w:tcPr>
          <w:p w:rsidRPr="00C20AEF" w:rsidR="00437AE5" w:rsidP="000810A8" w:rsidRDefault="00437AE5" w14:paraId="6188E9BB" w14:textId="77777777">
            <w:pPr>
              <w:pStyle w:val="TableHeading"/>
              <w:keepNext w:val="0"/>
            </w:pPr>
            <w:r>
              <w:t>Description</w:t>
            </w:r>
          </w:p>
        </w:tc>
        <w:tc>
          <w:tcPr>
            <w:tcW w:w="2835" w:type="dxa"/>
            <w:tcBorders>
              <w:top w:val="single" w:color="E20074" w:sz="18" w:space="0"/>
              <w:left w:val="nil"/>
              <w:bottom w:val="single" w:color="auto" w:sz="4" w:space="0"/>
              <w:right w:val="nil"/>
            </w:tcBorders>
            <w:shd w:val="clear" w:color="auto" w:fill="E0E0E0"/>
            <w:hideMark/>
          </w:tcPr>
          <w:p w:rsidRPr="00C20AEF" w:rsidR="00437AE5" w:rsidP="000810A8" w:rsidRDefault="00437AE5" w14:paraId="5C7B9E79" w14:textId="77777777">
            <w:pPr>
              <w:pStyle w:val="TableHeading"/>
              <w:keepNext w:val="0"/>
            </w:pPr>
            <w:r>
              <w:t>Value</w:t>
            </w:r>
          </w:p>
        </w:tc>
      </w:tr>
      <w:tr w:rsidRPr="00C20AEF" w:rsidR="00437AE5" w:rsidTr="00474749" w14:paraId="36CEED38" w14:textId="77777777">
        <w:tc>
          <w:tcPr>
            <w:tcW w:w="3261" w:type="dxa"/>
            <w:tcBorders>
              <w:top w:val="single" w:color="auto" w:sz="4" w:space="0"/>
              <w:left w:val="nil"/>
              <w:bottom w:val="single" w:color="auto" w:sz="4" w:space="0"/>
              <w:right w:val="nil"/>
            </w:tcBorders>
            <w:hideMark/>
          </w:tcPr>
          <w:p w:rsidRPr="00C20AEF" w:rsidR="00437AE5" w:rsidP="000810A8" w:rsidRDefault="00437AE5" w14:paraId="51E7DAD5" w14:textId="77777777">
            <w:pPr>
              <w:pStyle w:val="TabelleFlietext3"/>
              <w:spacing w:before="60" w:after="60"/>
            </w:pPr>
            <w:r>
              <w:t>WORKINGDAY_TIMES</w:t>
            </w:r>
          </w:p>
        </w:tc>
        <w:tc>
          <w:tcPr>
            <w:tcW w:w="3402" w:type="dxa"/>
            <w:tcBorders>
              <w:top w:val="single" w:color="auto" w:sz="4" w:space="0"/>
              <w:left w:val="nil"/>
              <w:bottom w:val="single" w:color="auto" w:sz="4" w:space="0"/>
              <w:right w:val="nil"/>
            </w:tcBorders>
            <w:hideMark/>
          </w:tcPr>
          <w:p w:rsidRPr="00C20AEF" w:rsidR="00437AE5" w:rsidP="000810A8" w:rsidRDefault="00437AE5" w14:paraId="726D9681" w14:textId="2C22A97E">
            <w:pPr>
              <w:pStyle w:val="TabelleFlietext3"/>
              <w:spacing w:before="60" w:after="60"/>
              <w:rPr>
                <w:noProof/>
                <w:sz w:val="24"/>
              </w:rPr>
            </w:pPr>
            <w:r>
              <w:rPr>
                <w:sz w:val="24"/>
              </w:rPr>
              <w:t xml:space="preserve">Times or period (per weekday) in which the requests to the sellers are started </w:t>
            </w:r>
            <w:r>
              <w:rPr>
                <w:b/>
                <w:sz w:val="24"/>
              </w:rPr>
              <w:t>(=working time window)</w:t>
            </w:r>
            <w:r>
              <w:rPr>
                <w:sz w:val="24"/>
              </w:rPr>
              <w:t>.</w:t>
            </w:r>
            <w:r>
              <w:rPr>
                <w:b/>
                <w:sz w:val="24"/>
              </w:rPr>
              <w:t xml:space="preserve"> </w:t>
            </w:r>
            <w:r>
              <w:rPr>
                <w:sz w:val="24"/>
              </w:rPr>
              <w:t xml:space="preserve">See also </w:t>
            </w:r>
            <w:r w:rsidRPr="00C20AEF" w:rsidR="005305D0">
              <w:rPr>
                <w:sz w:val="24"/>
              </w:rPr>
              <w:fldChar w:fldCharType="begin"/>
            </w:r>
            <w:r w:rsidRPr="00C20AEF" w:rsidR="005305D0">
              <w:rPr>
                <w:sz w:val="24"/>
              </w:rPr>
              <w:instrText xml:space="preserve"> REF FKT_GUI_390 \h  \* MERGEFORMAT </w:instrText>
            </w:r>
            <w:r w:rsidRPr="00C20AEF" w:rsidR="005305D0">
              <w:rPr>
                <w:sz w:val="24"/>
              </w:rPr>
            </w:r>
            <w:r w:rsidRPr="00C20AEF" w:rsidR="005305D0">
              <w:rPr>
                <w:sz w:val="24"/>
              </w:rPr>
              <w:fldChar w:fldCharType="separate"/>
            </w:r>
            <w:r w:rsidRPr="00C20AEF" w:rsidR="000D3A2D">
              <w:t>FKT-GUI-390</w:t>
            </w:r>
            <w:r w:rsidRPr="00C20AEF" w:rsidR="005305D0">
              <w:rPr>
                <w:sz w:val="24"/>
              </w:rPr>
              <w:fldChar w:fldCharType="end"/>
            </w:r>
          </w:p>
          <w:p w:rsidRPr="00C20AEF" w:rsidR="000352EE" w:rsidP="000810A8" w:rsidRDefault="000352EE" w14:paraId="46C2F904" w14:textId="36DE914E">
            <w:pPr>
              <w:pStyle w:val="TabelleFlietext3"/>
              <w:spacing w:before="60" w:after="60"/>
            </w:pPr>
            <w:r>
              <w:t>The windows are divided accordingly for break times.</w:t>
            </w:r>
          </w:p>
        </w:tc>
        <w:tc>
          <w:tcPr>
            <w:tcW w:w="2835" w:type="dxa"/>
            <w:tcBorders>
              <w:top w:val="single" w:color="auto" w:sz="4" w:space="0"/>
              <w:left w:val="nil"/>
              <w:bottom w:val="single" w:color="auto" w:sz="4" w:space="0"/>
              <w:right w:val="nil"/>
            </w:tcBorders>
            <w:hideMark/>
          </w:tcPr>
          <w:p w:rsidRPr="00C20AEF" w:rsidR="00437AE5" w:rsidP="000810A8" w:rsidRDefault="00437AE5" w14:paraId="40D7EDE9" w14:textId="7B48B3CB">
            <w:pPr>
              <w:pStyle w:val="TabelleFlietext3"/>
              <w:spacing w:before="60" w:after="60"/>
              <w:rPr>
                <w:noProof/>
                <w:sz w:val="24"/>
              </w:rPr>
            </w:pPr>
            <w:r>
              <w:rPr>
                <w:sz w:val="24"/>
              </w:rPr>
              <w:t>LKZ 200 Mon. - Fri. 08:00 to 12:00 and 13:00 to17:30 Sat. 08:00 to 12:00</w:t>
            </w:r>
          </w:p>
        </w:tc>
      </w:tr>
      <w:tr w:rsidRPr="00C20AEF" w:rsidR="00437AE5" w:rsidTr="00474749" w14:paraId="715810E5" w14:textId="77777777">
        <w:tc>
          <w:tcPr>
            <w:tcW w:w="3261" w:type="dxa"/>
            <w:tcBorders>
              <w:top w:val="single" w:color="auto" w:sz="4" w:space="0"/>
              <w:left w:val="nil"/>
              <w:bottom w:val="single" w:color="auto" w:sz="4" w:space="0"/>
              <w:right w:val="nil"/>
            </w:tcBorders>
            <w:hideMark/>
          </w:tcPr>
          <w:p w:rsidRPr="00C20AEF" w:rsidR="00437AE5" w:rsidP="000810A8" w:rsidRDefault="00437AE5" w14:paraId="6FB0F327" w14:textId="77777777">
            <w:pPr>
              <w:pStyle w:val="TabelleFlietext3"/>
              <w:spacing w:before="60" w:after="60"/>
            </w:pPr>
            <w:r>
              <w:t>NUM_OF_SUPPLIERS_PER_WAVE</w:t>
            </w:r>
          </w:p>
        </w:tc>
        <w:tc>
          <w:tcPr>
            <w:tcW w:w="3402" w:type="dxa"/>
            <w:tcBorders>
              <w:top w:val="single" w:color="auto" w:sz="4" w:space="0"/>
              <w:left w:val="nil"/>
              <w:bottom w:val="single" w:color="auto" w:sz="4" w:space="0"/>
              <w:right w:val="nil"/>
            </w:tcBorders>
            <w:hideMark/>
          </w:tcPr>
          <w:p w:rsidRPr="00C20AEF" w:rsidR="00437AE5" w:rsidP="000810A8" w:rsidRDefault="00437AE5" w14:paraId="726D09CA" w14:textId="77777777">
            <w:pPr>
              <w:pStyle w:val="TabelleFlietext3"/>
              <w:spacing w:before="60" w:after="60"/>
            </w:pPr>
            <w:r>
              <w:t>The number of sellers whose request is started per wave.</w:t>
            </w:r>
          </w:p>
        </w:tc>
        <w:tc>
          <w:tcPr>
            <w:tcW w:w="2835" w:type="dxa"/>
            <w:tcBorders>
              <w:top w:val="single" w:color="auto" w:sz="4" w:space="0"/>
              <w:left w:val="nil"/>
              <w:bottom w:val="single" w:color="auto" w:sz="4" w:space="0"/>
              <w:right w:val="nil"/>
            </w:tcBorders>
            <w:hideMark/>
          </w:tcPr>
          <w:p w:rsidRPr="00C20AEF" w:rsidR="00437AE5" w:rsidP="000810A8" w:rsidRDefault="00437AE5" w14:paraId="5C1D7681" w14:textId="77777777">
            <w:pPr>
              <w:pStyle w:val="TableText"/>
              <w:keepNext w:val="0"/>
              <w:rPr>
                <w:rFonts w:ascii="Tele-GroteskNor" w:hAnsi="Tele-GroteskNor" w:eastAsia="Times New Roman"/>
                <w:sz w:val="22"/>
              </w:rPr>
            </w:pPr>
            <w:r>
              <w:rPr>
                <w:rFonts w:ascii="Tele-GroteskNor" w:hAnsi="Tele-GroteskNor"/>
                <w:sz w:val="22"/>
              </w:rPr>
              <w:t>LKZ 200 X Seller</w:t>
            </w:r>
          </w:p>
        </w:tc>
      </w:tr>
      <w:tr w:rsidRPr="00C20AEF" w:rsidR="00437AE5" w:rsidTr="00474749" w14:paraId="368F0A3F" w14:textId="77777777">
        <w:tc>
          <w:tcPr>
            <w:tcW w:w="3261" w:type="dxa"/>
            <w:tcBorders>
              <w:top w:val="single" w:color="auto" w:sz="4" w:space="0"/>
              <w:left w:val="nil"/>
              <w:bottom w:val="single" w:color="auto" w:sz="4" w:space="0"/>
              <w:right w:val="nil"/>
            </w:tcBorders>
            <w:hideMark/>
          </w:tcPr>
          <w:p w:rsidRPr="00C20AEF" w:rsidR="00437AE5" w:rsidP="000810A8" w:rsidRDefault="00437AE5" w14:paraId="5A8D1FD2" w14:textId="77777777">
            <w:pPr>
              <w:pStyle w:val="TabelleFlietext3"/>
              <w:spacing w:before="60" w:after="60"/>
            </w:pPr>
            <w:r>
              <w:t>INCREASE_SUPPLIERS_FACTOR</w:t>
            </w:r>
          </w:p>
        </w:tc>
        <w:tc>
          <w:tcPr>
            <w:tcW w:w="3402" w:type="dxa"/>
            <w:tcBorders>
              <w:top w:val="single" w:color="auto" w:sz="4" w:space="0"/>
              <w:left w:val="nil"/>
              <w:bottom w:val="single" w:color="auto" w:sz="4" w:space="0"/>
              <w:right w:val="nil"/>
            </w:tcBorders>
            <w:hideMark/>
          </w:tcPr>
          <w:p w:rsidRPr="00C20AEF" w:rsidR="00437AE5" w:rsidP="000810A8" w:rsidRDefault="00437AE5" w14:paraId="730A943A" w14:textId="4D648AE3">
            <w:pPr>
              <w:pStyle w:val="TabelleFlietext3"/>
              <w:spacing w:before="60" w:after="60"/>
            </w:pPr>
            <w:r>
              <w:t>Increasing factor - from wave X the number of sellers to be contacted is increased by factor Y (every further wave starts with this number)</w:t>
            </w:r>
          </w:p>
        </w:tc>
        <w:tc>
          <w:tcPr>
            <w:tcW w:w="2835" w:type="dxa"/>
            <w:tcBorders>
              <w:top w:val="single" w:color="auto" w:sz="4" w:space="0"/>
              <w:left w:val="nil"/>
              <w:bottom w:val="single" w:color="auto" w:sz="4" w:space="0"/>
              <w:right w:val="nil"/>
            </w:tcBorders>
            <w:hideMark/>
          </w:tcPr>
          <w:p w:rsidRPr="00C20AEF" w:rsidR="00437AE5" w:rsidP="000810A8" w:rsidRDefault="00437AE5" w14:paraId="77E56635" w14:textId="77777777">
            <w:pPr>
              <w:pStyle w:val="TableText"/>
              <w:keepNext w:val="0"/>
              <w:rPr>
                <w:rFonts w:ascii="Tele-GroteskNor" w:hAnsi="Tele-GroteskNor" w:eastAsia="Times New Roman"/>
                <w:sz w:val="22"/>
              </w:rPr>
            </w:pPr>
            <w:r>
              <w:rPr>
                <w:rFonts w:ascii="Tele-GroteskNor" w:hAnsi="Tele-GroteskNor"/>
                <w:sz w:val="22"/>
              </w:rPr>
              <w:t>LKZ 200 shaft X, factor 1.5 (= 50%)</w:t>
            </w:r>
          </w:p>
        </w:tc>
      </w:tr>
      <w:tr w:rsidRPr="00C20AEF" w:rsidR="00FC1402" w:rsidTr="00474749" w14:paraId="467EF983" w14:textId="77777777">
        <w:tc>
          <w:tcPr>
            <w:tcW w:w="3261" w:type="dxa"/>
            <w:tcBorders>
              <w:top w:val="single" w:color="auto" w:sz="4" w:space="0"/>
              <w:left w:val="nil"/>
              <w:bottom w:val="single" w:color="auto" w:sz="4" w:space="0"/>
              <w:right w:val="nil"/>
            </w:tcBorders>
          </w:tcPr>
          <w:p w:rsidRPr="00C20AEF" w:rsidR="00FC1402" w:rsidP="000810A8" w:rsidRDefault="00FC1402" w14:paraId="2EC34179" w14:textId="1E6796AB">
            <w:pPr>
              <w:pStyle w:val="TabelleFlietext3"/>
              <w:spacing w:before="60" w:after="60"/>
            </w:pPr>
            <w:r>
              <w:t>INCREASE_SUPPLIERS_WAVE</w:t>
            </w:r>
          </w:p>
        </w:tc>
        <w:tc>
          <w:tcPr>
            <w:tcW w:w="3402" w:type="dxa"/>
            <w:tcBorders>
              <w:top w:val="single" w:color="auto" w:sz="4" w:space="0"/>
              <w:left w:val="nil"/>
              <w:bottom w:val="single" w:color="auto" w:sz="4" w:space="0"/>
              <w:right w:val="nil"/>
            </w:tcBorders>
          </w:tcPr>
          <w:p w:rsidRPr="00C20AEF" w:rsidR="00FC1402" w:rsidP="000810A8" w:rsidRDefault="00FC1402" w14:paraId="13B39042" w14:textId="573E2FE1">
            <w:pPr>
              <w:pStyle w:val="TabelleFlietext3"/>
              <w:spacing w:before="60" w:after="60"/>
            </w:pPr>
            <w:r>
              <w:t xml:space="preserve">From wave X, the number of sellers to be contacted is increased by a factor of Y </w:t>
            </w:r>
          </w:p>
        </w:tc>
        <w:tc>
          <w:tcPr>
            <w:tcW w:w="2835" w:type="dxa"/>
            <w:tcBorders>
              <w:top w:val="single" w:color="auto" w:sz="4" w:space="0"/>
              <w:left w:val="nil"/>
              <w:bottom w:val="single" w:color="auto" w:sz="4" w:space="0"/>
              <w:right w:val="nil"/>
            </w:tcBorders>
          </w:tcPr>
          <w:p w:rsidRPr="00C20AEF" w:rsidR="00FC1402" w:rsidP="000810A8" w:rsidRDefault="00FC1402" w14:paraId="6AB1EA86" w14:textId="5F5711F7">
            <w:pPr>
              <w:pStyle w:val="TableText"/>
              <w:keepNext w:val="0"/>
              <w:rPr>
                <w:rFonts w:ascii="Tele-GroteskNor" w:hAnsi="Tele-GroteskNor" w:eastAsia="Times New Roman"/>
                <w:sz w:val="22"/>
              </w:rPr>
            </w:pPr>
            <w:r>
              <w:rPr>
                <w:rFonts w:ascii="Tele-GroteskNor" w:hAnsi="Tele-GroteskNor"/>
                <w:sz w:val="22"/>
              </w:rPr>
              <w:t>LKZ 200 shaft X</w:t>
            </w:r>
          </w:p>
        </w:tc>
      </w:tr>
      <w:tr w:rsidRPr="00C20AEF" w:rsidR="00437AE5" w:rsidTr="00474749" w14:paraId="12C0658F" w14:textId="77777777">
        <w:tc>
          <w:tcPr>
            <w:tcW w:w="3261" w:type="dxa"/>
            <w:tcBorders>
              <w:top w:val="single" w:color="auto" w:sz="4" w:space="0"/>
              <w:left w:val="nil"/>
              <w:bottom w:val="single" w:color="auto" w:sz="4" w:space="0"/>
              <w:right w:val="nil"/>
            </w:tcBorders>
            <w:hideMark/>
          </w:tcPr>
          <w:p w:rsidRPr="00C20AEF" w:rsidR="00437AE5" w:rsidP="000810A8" w:rsidRDefault="00437AE5" w14:paraId="2888EAA1" w14:textId="77777777">
            <w:pPr>
              <w:pStyle w:val="TabelleFlietext3"/>
              <w:spacing w:before="60" w:after="60"/>
            </w:pPr>
            <w:r>
              <w:t>MAX_NUM_OF_WAVES</w:t>
            </w:r>
          </w:p>
        </w:tc>
        <w:tc>
          <w:tcPr>
            <w:tcW w:w="3402" w:type="dxa"/>
            <w:tcBorders>
              <w:top w:val="single" w:color="auto" w:sz="4" w:space="0"/>
              <w:left w:val="nil"/>
              <w:bottom w:val="single" w:color="auto" w:sz="4" w:space="0"/>
              <w:right w:val="nil"/>
            </w:tcBorders>
            <w:hideMark/>
          </w:tcPr>
          <w:p w:rsidRPr="00C20AEF" w:rsidR="00437AE5" w:rsidP="000810A8" w:rsidRDefault="00437AE5" w14:paraId="279DF0DD" w14:textId="77777777">
            <w:pPr>
              <w:pStyle w:val="TabelleFlietext3"/>
              <w:spacing w:before="60" w:after="60"/>
            </w:pPr>
            <w:r>
              <w:t>Upper limit (max. number) of shafts. With the last wave, all remaining requests to potential sellers are started (even if this exceeds the specified number of sellers per wave).</w:t>
            </w:r>
          </w:p>
        </w:tc>
        <w:tc>
          <w:tcPr>
            <w:tcW w:w="2835" w:type="dxa"/>
            <w:tcBorders>
              <w:top w:val="single" w:color="auto" w:sz="4" w:space="0"/>
              <w:left w:val="nil"/>
              <w:bottom w:val="single" w:color="auto" w:sz="4" w:space="0"/>
              <w:right w:val="nil"/>
            </w:tcBorders>
            <w:hideMark/>
          </w:tcPr>
          <w:p w:rsidRPr="00C20AEF" w:rsidR="00437AE5" w:rsidP="000810A8" w:rsidRDefault="00437AE5" w14:paraId="712E27F9" w14:textId="77777777">
            <w:pPr>
              <w:pStyle w:val="TableText"/>
              <w:keepNext w:val="0"/>
              <w:rPr>
                <w:rFonts w:ascii="Tele-GroteskNor" w:hAnsi="Tele-GroteskNor" w:eastAsia="Times New Roman"/>
                <w:sz w:val="22"/>
              </w:rPr>
            </w:pPr>
            <w:r>
              <w:rPr>
                <w:rFonts w:ascii="Tele-GroteskNor" w:hAnsi="Tele-GroteskNor"/>
                <w:sz w:val="22"/>
              </w:rPr>
              <w:t>LKZ 200 X Shafts</w:t>
            </w:r>
          </w:p>
        </w:tc>
      </w:tr>
      <w:tr w:rsidRPr="00C20AEF" w:rsidR="00437AE5" w:rsidTr="00474749" w14:paraId="5F87D48E" w14:textId="77777777">
        <w:tc>
          <w:tcPr>
            <w:tcW w:w="3261" w:type="dxa"/>
            <w:tcBorders>
              <w:top w:val="single" w:color="auto" w:sz="4" w:space="0"/>
              <w:left w:val="nil"/>
              <w:bottom w:val="single" w:color="auto" w:sz="4" w:space="0"/>
              <w:right w:val="nil"/>
            </w:tcBorders>
            <w:hideMark/>
          </w:tcPr>
          <w:p w:rsidRPr="00C20AEF" w:rsidR="00437AE5" w:rsidP="000810A8" w:rsidRDefault="00437AE5" w14:paraId="7A04DA37" w14:textId="77777777">
            <w:pPr>
              <w:pStyle w:val="TabelleFlietext3"/>
              <w:spacing w:before="60" w:after="60"/>
            </w:pPr>
            <w:r>
              <w:t>WAVE_RUN_TIME</w:t>
            </w:r>
          </w:p>
        </w:tc>
        <w:tc>
          <w:tcPr>
            <w:tcW w:w="3402" w:type="dxa"/>
            <w:tcBorders>
              <w:top w:val="single" w:color="auto" w:sz="4" w:space="0"/>
              <w:left w:val="nil"/>
              <w:bottom w:val="single" w:color="auto" w:sz="4" w:space="0"/>
              <w:right w:val="nil"/>
            </w:tcBorders>
            <w:hideMark/>
          </w:tcPr>
          <w:p w:rsidRPr="00C20AEF" w:rsidR="00437AE5" w:rsidP="000810A8" w:rsidRDefault="00437AE5" w14:paraId="273463D2" w14:textId="77777777">
            <w:pPr>
              <w:pStyle w:val="TabelleFlietext3"/>
              <w:spacing w:before="60" w:after="60"/>
            </w:pPr>
            <w:r>
              <w:t>Runtime of a wave, i.e. period until the next wave is started (in minutes). Break times and times outside the working time windows are not counted towards the duration.</w:t>
            </w:r>
          </w:p>
        </w:tc>
        <w:tc>
          <w:tcPr>
            <w:tcW w:w="2835" w:type="dxa"/>
            <w:tcBorders>
              <w:top w:val="single" w:color="auto" w:sz="4" w:space="0"/>
              <w:left w:val="nil"/>
              <w:bottom w:val="single" w:color="auto" w:sz="4" w:space="0"/>
              <w:right w:val="nil"/>
            </w:tcBorders>
            <w:hideMark/>
          </w:tcPr>
          <w:p w:rsidRPr="00C20AEF" w:rsidR="00437AE5" w:rsidP="000810A8" w:rsidRDefault="00437AE5" w14:paraId="1FE6423D" w14:textId="77777777">
            <w:pPr>
              <w:pStyle w:val="TableText"/>
              <w:keepNext w:val="0"/>
              <w:rPr>
                <w:rFonts w:ascii="Tele-GroteskNor" w:hAnsi="Tele-GroteskNor" w:eastAsia="Times New Roman"/>
                <w:sz w:val="22"/>
              </w:rPr>
            </w:pPr>
            <w:r>
              <w:rPr>
                <w:rFonts w:ascii="Tele-GroteskNor" w:hAnsi="Tele-GroteskNor"/>
                <w:sz w:val="22"/>
              </w:rPr>
              <w:t>LKZ 200 X minutes</w:t>
            </w:r>
          </w:p>
        </w:tc>
      </w:tr>
      <w:tr w:rsidRPr="00C20AEF" w:rsidR="00437AE5" w:rsidTr="00474749" w14:paraId="736AF9B8" w14:textId="77777777">
        <w:tc>
          <w:tcPr>
            <w:tcW w:w="3261" w:type="dxa"/>
            <w:tcBorders>
              <w:top w:val="single" w:color="auto" w:sz="4" w:space="0"/>
              <w:left w:val="nil"/>
              <w:bottom w:val="single" w:color="auto" w:sz="4" w:space="0"/>
              <w:right w:val="nil"/>
            </w:tcBorders>
            <w:hideMark/>
          </w:tcPr>
          <w:p w:rsidRPr="00C20AEF" w:rsidR="00437AE5" w:rsidP="000810A8" w:rsidRDefault="00437AE5" w14:paraId="78F246D7" w14:textId="77777777">
            <w:pPr>
              <w:pStyle w:val="TabelleFlietext3"/>
              <w:spacing w:before="60" w:after="60"/>
            </w:pPr>
            <w:r>
              <w:t>FINISH_WAITING_TIME</w:t>
            </w:r>
          </w:p>
        </w:tc>
        <w:tc>
          <w:tcPr>
            <w:tcW w:w="3402" w:type="dxa"/>
            <w:tcBorders>
              <w:top w:val="single" w:color="auto" w:sz="4" w:space="0"/>
              <w:left w:val="nil"/>
              <w:bottom w:val="single" w:color="auto" w:sz="4" w:space="0"/>
              <w:right w:val="nil"/>
            </w:tcBorders>
            <w:hideMark/>
          </w:tcPr>
          <w:p w:rsidRPr="00C20AEF" w:rsidR="00437AE5" w:rsidP="000810A8" w:rsidRDefault="00437AE5" w14:paraId="01949E98" w14:textId="77777777">
            <w:pPr>
              <w:pStyle w:val="TabelleFlietext3"/>
              <w:spacing w:before="60" w:after="60"/>
            </w:pPr>
            <w:r>
              <w:t>Waiting time after the start of the last wave (in minutes).</w:t>
            </w:r>
          </w:p>
          <w:p w:rsidRPr="00C20AEF" w:rsidR="00437AE5" w:rsidP="000810A8" w:rsidRDefault="00437AE5" w14:paraId="3D94E3B1" w14:textId="29F16067">
            <w:pPr>
              <w:pStyle w:val="TabelleFlietext3"/>
              <w:spacing w:before="60" w:after="60"/>
            </w:pPr>
            <w:r>
              <w:t>End time of the D2D order = start time of the last wave + waiting time (break times and times outside the working time windows are not counted towards the waiting time). After that, the D2D order will be cancelled (i.e. all started requests to all sellers will be terminated).</w:t>
            </w:r>
          </w:p>
        </w:tc>
        <w:tc>
          <w:tcPr>
            <w:tcW w:w="2835" w:type="dxa"/>
            <w:tcBorders>
              <w:top w:val="single" w:color="auto" w:sz="4" w:space="0"/>
              <w:left w:val="nil"/>
              <w:bottom w:val="single" w:color="auto" w:sz="4" w:space="0"/>
              <w:right w:val="nil"/>
            </w:tcBorders>
            <w:hideMark/>
          </w:tcPr>
          <w:p w:rsidRPr="00C20AEF" w:rsidR="00437AE5" w:rsidP="000810A8" w:rsidRDefault="00437AE5" w14:paraId="13EFD92B" w14:textId="77777777">
            <w:pPr>
              <w:pStyle w:val="TableText"/>
              <w:keepNext w:val="0"/>
              <w:rPr>
                <w:rFonts w:ascii="Tele-GroteskNor" w:hAnsi="Tele-GroteskNor" w:eastAsia="Times New Roman"/>
                <w:sz w:val="22"/>
              </w:rPr>
            </w:pPr>
            <w:r>
              <w:rPr>
                <w:rFonts w:ascii="Tele-GroteskNor" w:hAnsi="Tele-GroteskNor"/>
                <w:sz w:val="22"/>
              </w:rPr>
              <w:t>LKZ 200 X minutes</w:t>
            </w:r>
          </w:p>
        </w:tc>
      </w:tr>
      <w:tr w:rsidRPr="00C20AEF" w:rsidR="0030194D" w:rsidTr="00474749" w14:paraId="1C9E9279" w14:textId="77777777">
        <w:tc>
          <w:tcPr>
            <w:tcW w:w="3261" w:type="dxa"/>
            <w:tcBorders>
              <w:top w:val="single" w:color="auto" w:sz="4" w:space="0"/>
              <w:left w:val="nil"/>
              <w:bottom w:val="single" w:color="auto" w:sz="4" w:space="0"/>
              <w:right w:val="nil"/>
            </w:tcBorders>
          </w:tcPr>
          <w:p w:rsidRPr="00C20AEF" w:rsidR="0030194D" w:rsidP="000810A8" w:rsidRDefault="0030194D" w14:paraId="3B38CFB7" w14:textId="3D8D952B">
            <w:pPr>
              <w:pStyle w:val="TabelleFlietext3"/>
              <w:spacing w:before="60" w:after="60"/>
            </w:pPr>
            <w:r>
              <w:lastRenderedPageBreak/>
              <w:t>MIN_TOTAL_RUN_TIME</w:t>
            </w:r>
          </w:p>
        </w:tc>
        <w:tc>
          <w:tcPr>
            <w:tcW w:w="3402" w:type="dxa"/>
            <w:tcBorders>
              <w:top w:val="single" w:color="auto" w:sz="4" w:space="0"/>
              <w:left w:val="nil"/>
              <w:bottom w:val="single" w:color="auto" w:sz="4" w:space="0"/>
              <w:right w:val="nil"/>
            </w:tcBorders>
          </w:tcPr>
          <w:p w:rsidRPr="00C20AEF" w:rsidR="0030194D" w:rsidP="000810A8" w:rsidRDefault="0030194D" w14:paraId="460FE227" w14:textId="77777777">
            <w:pPr>
              <w:pStyle w:val="TabelleFlietext3"/>
              <w:spacing w:before="60" w:after="60"/>
            </w:pPr>
            <w:r>
              <w:t>Minimum runtime from the start of the first wave to the end of the last wave (in minutes). Break times and times outside the working time windows are not counted towards the duration.</w:t>
            </w:r>
          </w:p>
          <w:p w:rsidRPr="00C20AEF" w:rsidR="0030194D" w:rsidP="000810A8" w:rsidRDefault="0030194D" w14:paraId="0D856F95" w14:textId="5A5D092C">
            <w:pPr>
              <w:pStyle w:val="TabelleFlietext3"/>
              <w:spacing w:before="60" w:after="60"/>
            </w:pPr>
            <w:r>
              <w:t>If, for example, only one wave is started due to fewer potential suppliers, it should run for at least x minutes.</w:t>
            </w:r>
          </w:p>
        </w:tc>
        <w:tc>
          <w:tcPr>
            <w:tcW w:w="2835" w:type="dxa"/>
            <w:tcBorders>
              <w:top w:val="single" w:color="auto" w:sz="4" w:space="0"/>
              <w:left w:val="nil"/>
              <w:bottom w:val="single" w:color="auto" w:sz="4" w:space="0"/>
              <w:right w:val="nil"/>
            </w:tcBorders>
          </w:tcPr>
          <w:p w:rsidRPr="00C20AEF" w:rsidR="0030194D" w:rsidP="000810A8" w:rsidRDefault="0030194D" w14:paraId="53166146" w14:textId="127B5079">
            <w:pPr>
              <w:pStyle w:val="TableText"/>
              <w:keepNext w:val="0"/>
              <w:rPr>
                <w:rFonts w:ascii="Tele-GroteskNor" w:hAnsi="Tele-GroteskNor" w:eastAsia="Times New Roman"/>
                <w:sz w:val="22"/>
              </w:rPr>
            </w:pPr>
            <w:r>
              <w:rPr>
                <w:rFonts w:ascii="Tele-GroteskNor" w:hAnsi="Tele-GroteskNor"/>
                <w:sz w:val="22"/>
              </w:rPr>
              <w:t>LKZ 200 X minutes</w:t>
            </w:r>
          </w:p>
        </w:tc>
      </w:tr>
      <w:tr w:rsidRPr="00C20AEF" w:rsidR="00437AE5" w:rsidTr="00474749" w14:paraId="5A0CC127" w14:textId="77777777">
        <w:tc>
          <w:tcPr>
            <w:tcW w:w="3261" w:type="dxa"/>
            <w:tcBorders>
              <w:top w:val="single" w:color="auto" w:sz="4" w:space="0"/>
              <w:left w:val="nil"/>
              <w:bottom w:val="single" w:color="auto" w:sz="4" w:space="0"/>
              <w:right w:val="nil"/>
            </w:tcBorders>
            <w:hideMark/>
          </w:tcPr>
          <w:p w:rsidRPr="00C20AEF" w:rsidR="00437AE5" w:rsidP="000810A8" w:rsidRDefault="00070E16" w14:paraId="69FB0366" w14:textId="71BE356E">
            <w:pPr>
              <w:pStyle w:val="TabelleFlietext3"/>
              <w:spacing w:before="60" w:after="60"/>
            </w:pPr>
            <w:r>
              <w:br w:type="page"/>
            </w:r>
            <w:r>
              <w:t>REJECT_BLOCKING_TIME</w:t>
            </w:r>
          </w:p>
        </w:tc>
        <w:tc>
          <w:tcPr>
            <w:tcW w:w="3402" w:type="dxa"/>
            <w:tcBorders>
              <w:top w:val="single" w:color="auto" w:sz="4" w:space="0"/>
              <w:left w:val="nil"/>
              <w:bottom w:val="single" w:color="auto" w:sz="4" w:space="0"/>
              <w:right w:val="nil"/>
            </w:tcBorders>
            <w:hideMark/>
          </w:tcPr>
          <w:p w:rsidRPr="00C20AEF" w:rsidR="00437AE5" w:rsidP="000810A8" w:rsidRDefault="00437AE5" w14:paraId="5DBE4E1F" w14:textId="77777777">
            <w:pPr>
              <w:pStyle w:val="TabelleFlietext3"/>
              <w:spacing w:before="60" w:after="60"/>
            </w:pPr>
            <w:r>
              <w:t>Number of calendar days for which a seller who has manually rejected a request (not if the request has expired or another seller was faster) will not receive a new request for the rejected part number.</w:t>
            </w:r>
          </w:p>
        </w:tc>
        <w:tc>
          <w:tcPr>
            <w:tcW w:w="2835" w:type="dxa"/>
            <w:tcBorders>
              <w:top w:val="single" w:color="auto" w:sz="4" w:space="0"/>
              <w:left w:val="nil"/>
              <w:bottom w:val="single" w:color="auto" w:sz="4" w:space="0"/>
              <w:right w:val="nil"/>
            </w:tcBorders>
            <w:hideMark/>
          </w:tcPr>
          <w:p w:rsidRPr="00C20AEF" w:rsidR="00437AE5" w:rsidP="000810A8" w:rsidRDefault="00437AE5" w14:paraId="68C7F4F1" w14:textId="77777777">
            <w:pPr>
              <w:pStyle w:val="TableText"/>
              <w:keepNext w:val="0"/>
              <w:rPr>
                <w:rFonts w:ascii="Tele-GroteskNor" w:hAnsi="Tele-GroteskNor" w:eastAsia="Times New Roman"/>
                <w:sz w:val="22"/>
              </w:rPr>
            </w:pPr>
            <w:r>
              <w:rPr>
                <w:rFonts w:ascii="Tele-GroteskNor" w:hAnsi="Tele-GroteskNor"/>
                <w:sz w:val="22"/>
              </w:rPr>
              <w:t>LKZ 200 14 calendar days</w:t>
            </w:r>
          </w:p>
        </w:tc>
      </w:tr>
      <w:tr w:rsidRPr="00C20AEF" w:rsidR="00893ADE" w:rsidTr="00474749" w14:paraId="424C6950" w14:textId="77777777">
        <w:tc>
          <w:tcPr>
            <w:tcW w:w="3261" w:type="dxa"/>
            <w:tcBorders>
              <w:top w:val="single" w:color="auto" w:sz="4" w:space="0"/>
              <w:left w:val="nil"/>
              <w:bottom w:val="single" w:color="auto" w:sz="4" w:space="0"/>
              <w:right w:val="nil"/>
            </w:tcBorders>
            <w:hideMark/>
          </w:tcPr>
          <w:p w:rsidRPr="00C20AEF" w:rsidR="00893ADE" w:rsidP="000810A8" w:rsidRDefault="00893ADE" w14:paraId="365ADBD2" w14:textId="77777777">
            <w:pPr>
              <w:pStyle w:val="TabelleFlietext3"/>
              <w:spacing w:before="60" w:after="60"/>
            </w:pPr>
            <w:r>
              <w:t>PREF_SUPPLIER_DISTANCE</w:t>
            </w:r>
          </w:p>
        </w:tc>
        <w:tc>
          <w:tcPr>
            <w:tcW w:w="3402" w:type="dxa"/>
            <w:tcBorders>
              <w:top w:val="single" w:color="auto" w:sz="4" w:space="0"/>
              <w:left w:val="nil"/>
              <w:bottom w:val="single" w:color="auto" w:sz="4" w:space="0"/>
              <w:right w:val="nil"/>
            </w:tcBorders>
            <w:hideMark/>
          </w:tcPr>
          <w:p w:rsidRPr="00C20AEF" w:rsidR="00893ADE" w:rsidP="000810A8" w:rsidRDefault="00893ADE" w14:paraId="56AFDB48" w14:textId="167C6642">
            <w:pPr>
              <w:pStyle w:val="TabelleFlietext3"/>
              <w:spacing w:before="60" w:after="60"/>
              <w:rPr>
                <w:noProof/>
                <w:sz w:val="24"/>
              </w:rPr>
            </w:pPr>
            <w:r>
              <w:t>Distance (in km) for potential sellers (sellers in this radius are preferred regarding "delivery probability")</w:t>
            </w:r>
          </w:p>
        </w:tc>
        <w:tc>
          <w:tcPr>
            <w:tcW w:w="2835" w:type="dxa"/>
            <w:tcBorders>
              <w:top w:val="single" w:color="auto" w:sz="4" w:space="0"/>
              <w:left w:val="nil"/>
              <w:bottom w:val="single" w:color="auto" w:sz="4" w:space="0"/>
              <w:right w:val="nil"/>
            </w:tcBorders>
            <w:hideMark/>
          </w:tcPr>
          <w:p w:rsidRPr="00C20AEF" w:rsidR="00893ADE" w:rsidP="000810A8" w:rsidRDefault="00893ADE" w14:paraId="337C4AC0" w14:textId="77777777">
            <w:pPr>
              <w:pStyle w:val="TableText"/>
              <w:keepNext w:val="0"/>
              <w:rPr>
                <w:rFonts w:ascii="Tele-GroteskNor" w:hAnsi="Tele-GroteskNor" w:eastAsia="Times New Roman"/>
                <w:sz w:val="22"/>
              </w:rPr>
            </w:pPr>
            <w:r>
              <w:rPr>
                <w:rFonts w:ascii="Tele-GroteskNor" w:hAnsi="Tele-GroteskNor"/>
                <w:sz w:val="22"/>
              </w:rPr>
              <w:t>LKZ 200 50 km</w:t>
            </w:r>
          </w:p>
        </w:tc>
      </w:tr>
    </w:tbl>
    <w:p w:rsidRPr="00C20AEF" w:rsidR="009D5065" w:rsidP="009D5065" w:rsidRDefault="009D5065" w14:paraId="5C1699D4" w14:textId="13AF9467">
      <w:pPr>
        <w:pStyle w:val="Beschriftung"/>
        <w:keepNext/>
        <w:keepLines/>
      </w:pPr>
      <w:bookmarkStart w:name="_Toc98411802" w:id="89"/>
      <w:r>
        <w:t xml:space="preserve">Table </w:t>
      </w:r>
      <w:r>
        <w:fldChar w:fldCharType="begin"/>
      </w:r>
      <w:r>
        <w:instrText> SEQ Tabelle \* ARABIC </w:instrText>
      </w:r>
      <w:r>
        <w:fldChar w:fldCharType="separate"/>
      </w:r>
      <w:r w:rsidR="000D3A2D">
        <w:t>4</w:t>
      </w:r>
      <w:r>
        <w:fldChar w:fldCharType="end"/>
      </w:r>
      <w:r>
        <w:t xml:space="preserve"> - Parameters for controlling requests</w:t>
      </w:r>
      <w:bookmarkEnd w:id="89"/>
    </w:p>
    <w:p w:rsidRPr="00C20AEF" w:rsidR="009D5065" w:rsidP="008041B0" w:rsidRDefault="009D5065" w14:paraId="3517D314" w14:textId="77777777">
      <w:pPr>
        <w:pStyle w:val="Anforderungsnummer"/>
        <w:keepLines/>
      </w:pPr>
    </w:p>
    <w:p w:rsidRPr="00C20AEF" w:rsidR="00437AE5" w:rsidP="008041B0" w:rsidRDefault="00437AE5" w14:paraId="2FC62DF3" w14:textId="5353134A">
      <w:pPr>
        <w:pStyle w:val="Anforderungsnummer"/>
        <w:keepLines/>
      </w:pPr>
      <w:r>
        <w:t>Requirement: FKT-D2D-LIEF-6</w:t>
      </w:r>
    </w:p>
    <w:p w:rsidRPr="00C20AEF" w:rsidR="00437AE5" w:rsidP="004A75BD" w:rsidRDefault="009D5065" w14:paraId="60DD8CB5" w14:textId="254E549B">
      <w:pPr>
        <w:pStyle w:val="Anforderungstext"/>
        <w:keepNext/>
        <w:keepLines/>
      </w:pPr>
      <w:r>
        <w:t xml:space="preserve">For D2D, a separate country-specific ordering calendar (D2D ordering calendar) is stored in the "country-specific parameters" (analogous to the "country calendar for SICOS"). National non-working days are maintained via the D2D ordering calendar and are additionally taken into account in the working time window (i.e. on these days the working time window is empty). The maintenance of the calendar is done analogously in </w:t>
      </w:r>
      <w:proofErr w:type="spellStart"/>
      <w:r>
        <w:t>SystemControl</w:t>
      </w:r>
      <w:proofErr w:type="spellEnd"/>
      <w:r>
        <w:t xml:space="preserve"> via the "Calendar" dialog.</w:t>
      </w:r>
    </w:p>
    <w:p w:rsidRPr="00C20AEF" w:rsidR="00F80A1F" w:rsidRDefault="00F80A1F" w14:paraId="2E6BD5E5" w14:textId="04DF8D94">
      <w:pPr>
        <w:rPr>
          <w:sz w:val="20"/>
        </w:rPr>
      </w:pPr>
      <w:r>
        <w:br w:type="page"/>
      </w:r>
    </w:p>
    <w:p w:rsidRPr="00C20AEF" w:rsidR="00437AE5" w:rsidP="008041B0" w:rsidRDefault="00437AE5" w14:paraId="79F9795F" w14:textId="10AEC47E">
      <w:pPr>
        <w:pStyle w:val="Anforderungsnummer"/>
        <w:keepLines/>
      </w:pPr>
      <w:bookmarkStart w:name="FKT_D2D_LIEF_7" w:id="90"/>
      <w:r>
        <w:lastRenderedPageBreak/>
        <w:t>Requirement: FKT-D2D-LIEF-7</w:t>
      </w:r>
    </w:p>
    <w:p w:rsidRPr="00C20AEF" w:rsidR="00437AE5" w:rsidP="008041B0" w:rsidRDefault="00437AE5" w14:paraId="72B220C7" w14:textId="20F54A20">
      <w:pPr>
        <w:pStyle w:val="Anforderungstext"/>
        <w:keepNext/>
        <w:keepLines/>
      </w:pPr>
      <w:r>
        <w:t xml:space="preserve">Via an exclusion table, sites can be excluded as sellers centrally (e.g. PWI sites, </w:t>
      </w:r>
      <w:proofErr w:type="spellStart"/>
      <w:r>
        <w:t>Xentry</w:t>
      </w:r>
      <w:proofErr w:type="spellEnd"/>
      <w:r>
        <w:t xml:space="preserve"> test site). The table is maintained by template (service desk). For these excluded farms, no stocks are displayed in the result either. Exception: Excluded establishments are not included in own establishments (are included despite exclusion).</w:t>
      </w:r>
    </w:p>
    <w:bookmarkEnd w:id="90"/>
    <w:p w:rsidRPr="00C20AEF" w:rsidR="00437AE5" w:rsidP="008041B0" w:rsidRDefault="00437AE5" w14:paraId="42D41537" w14:textId="77777777">
      <w:pPr>
        <w:pStyle w:val="Textkrper"/>
        <w:keepNext/>
        <w:keepLines/>
      </w:pPr>
    </w:p>
    <w:p w:rsidRPr="00C20AEF" w:rsidR="00437AE5" w:rsidP="008041B0" w:rsidRDefault="00437AE5" w14:paraId="5D3EA81C" w14:textId="77777777">
      <w:pPr>
        <w:pStyle w:val="Anforderungsnummer"/>
        <w:keepLines/>
      </w:pPr>
      <w:r>
        <w:t>Requirement: FKT-D2D-LIEF-8</w:t>
      </w:r>
    </w:p>
    <w:p w:rsidRPr="00C20AEF" w:rsidR="00437AE5" w:rsidP="008041B0" w:rsidRDefault="00437AE5" w14:paraId="47C41ECD" w14:textId="43AD95C9">
      <w:pPr>
        <w:pStyle w:val="Anforderungstext"/>
        <w:keepNext/>
        <w:keepLines/>
      </w:pPr>
      <w:r>
        <w:t>The start time of the shafts is not "precalculated" when the D2D order is created, but results dynamically based on the set parameters during the cyclic inspection by the batch process.</w:t>
      </w:r>
    </w:p>
    <w:p w:rsidRPr="00C20AEF" w:rsidR="000223B6" w:rsidP="008041B0" w:rsidRDefault="00437AE5" w14:paraId="0288C0C1" w14:textId="2C1740D9">
      <w:pPr>
        <w:pStyle w:val="Anforderungstext"/>
        <w:keepNext/>
        <w:keepLines/>
      </w:pPr>
      <w:r>
        <w:t>A "follow-up wave" starts "immediately" with the rejection of the last request of all sellers from the previous wave or when the runtime (incl. working time window without break times) of the previous wave is exceeded.</w:t>
      </w:r>
    </w:p>
    <w:p w:rsidRPr="00C20AEF" w:rsidR="00437AE5" w:rsidP="000223B6" w:rsidRDefault="00437AE5" w14:paraId="1FCEFF49" w14:textId="19E0FC69"/>
    <w:p w:rsidRPr="00C20AEF" w:rsidR="00A05849" w:rsidRDefault="00A05849" w14:paraId="09AFEEB2" w14:textId="77777777">
      <w:pPr>
        <w:rPr>
          <w:rFonts w:ascii="Tele-GroteskFet" w:hAnsi="Tele-GroteskFet" w:eastAsia="Times New Roman"/>
        </w:rPr>
      </w:pPr>
      <w:r>
        <w:br w:type="page"/>
      </w:r>
    </w:p>
    <w:p w:rsidRPr="00C20AEF" w:rsidR="00437AE5" w:rsidP="00437AE5" w:rsidRDefault="00437AE5" w14:paraId="6324524F" w14:textId="45CDF800">
      <w:pPr>
        <w:pStyle w:val="Anforderungsnummer"/>
      </w:pPr>
      <w:r>
        <w:lastRenderedPageBreak/>
        <w:t>Requirement: FKT-D2D-LIEF-9</w:t>
      </w:r>
    </w:p>
    <w:p w:rsidRPr="00C20AEF" w:rsidR="00437AE5" w:rsidP="00437AE5" w:rsidRDefault="00437AE5" w14:paraId="037682C9" w14:textId="77777777">
      <w:pPr>
        <w:pStyle w:val="Anforderungstext"/>
      </w:pPr>
      <w:r>
        <w:t>The end of the D2D order, is reached</w:t>
      </w:r>
    </w:p>
    <w:p w:rsidRPr="00C20AEF" w:rsidR="00437AE5" w:rsidP="00E834B8" w:rsidRDefault="00437AE5" w14:paraId="74840393" w14:textId="3CC08928">
      <w:pPr>
        <w:pStyle w:val="Anforderungstext"/>
        <w:numPr>
          <w:ilvl w:val="0"/>
          <w:numId w:val="47"/>
        </w:numPr>
      </w:pPr>
      <w:r>
        <w:t xml:space="preserve">If the buyer cancels the D2D order </w:t>
      </w:r>
      <w:r>
        <w:br/>
      </w:r>
      <w:r>
        <w:rPr>
          <w:rFonts w:ascii="Wingdings" w:hAnsi="Wingdings" w:eastAsia="Wingdings" w:cs="Wingdings"/>
        </w:rPr>
        <w:t>à</w:t>
      </w:r>
      <w:r>
        <w:t xml:space="preserve"> Status of the order and all started requests "Cancelled", not started requests are deleted</w:t>
      </w:r>
    </w:p>
    <w:p w:rsidRPr="00C20AEF" w:rsidR="00437AE5" w:rsidP="00E834B8" w:rsidRDefault="00437AE5" w14:paraId="078A2534" w14:textId="4D1C82F0">
      <w:pPr>
        <w:pStyle w:val="Anforderungstext"/>
        <w:numPr>
          <w:ilvl w:val="0"/>
          <w:numId w:val="47"/>
        </w:numPr>
      </w:pPr>
      <w:r>
        <w:t>When a seller accepts the request</w:t>
      </w:r>
      <w:r>
        <w:br/>
      </w:r>
      <w:r>
        <w:rPr>
          <w:rFonts w:ascii="Wingdings" w:hAnsi="Wingdings" w:eastAsia="Wingdings" w:cs="Wingdings"/>
        </w:rPr>
        <w:t>à</w:t>
      </w:r>
      <w:r>
        <w:t xml:space="preserve"> status of the order and accepted request "Accepted", all started requests status "Stopped" and not yet started requests are deleted</w:t>
      </w:r>
    </w:p>
    <w:p w:rsidRPr="00C20AEF" w:rsidR="00437AE5" w:rsidP="00E834B8" w:rsidRDefault="00437AE5" w14:paraId="59C1E6AC" w14:textId="77777777">
      <w:pPr>
        <w:pStyle w:val="Anforderungstext"/>
        <w:numPr>
          <w:ilvl w:val="0"/>
          <w:numId w:val="47"/>
        </w:numPr>
      </w:pPr>
      <w:r>
        <w:t>When all sellers have rejected their request (last wave has been started and thus no more potential sellers are available)</w:t>
      </w:r>
      <w:r>
        <w:br/>
      </w:r>
      <w:r>
        <w:rPr>
          <w:rFonts w:ascii="Wingdings" w:hAnsi="Wingdings" w:eastAsia="Wingdings" w:cs="Wingdings"/>
        </w:rPr>
        <w:t>à</w:t>
      </w:r>
      <w:r>
        <w:t xml:space="preserve"> Status of the order "Rejected" (all requests keep status "Rejected")</w:t>
      </w:r>
    </w:p>
    <w:p w:rsidRPr="00C20AEF" w:rsidR="00437AE5" w:rsidP="00E834B8" w:rsidRDefault="00437AE5" w14:paraId="720BE85C" w14:textId="0C04CF6D">
      <w:pPr>
        <w:pStyle w:val="Anforderungstext"/>
        <w:numPr>
          <w:ilvl w:val="0"/>
          <w:numId w:val="47"/>
        </w:numPr>
      </w:pPr>
      <w:r>
        <w:t>Or when the waiting time after the last wave is reached and the complete duration of the order has exceeded the minimum duration</w:t>
      </w:r>
      <w:r>
        <w:br/>
      </w:r>
      <w:r>
        <w:rPr>
          <w:rFonts w:ascii="Wingdings" w:hAnsi="Wingdings" w:eastAsia="Wingdings" w:cs="Wingdings"/>
        </w:rPr>
        <w:t>à</w:t>
      </w:r>
      <w:r>
        <w:t xml:space="preserve"> Status of the order and all started and all not rejected requests "Expired"</w:t>
      </w:r>
    </w:p>
    <w:p w:rsidRPr="00C20AEF" w:rsidR="00437AE5" w:rsidP="00437AE5" w:rsidRDefault="00437AE5" w14:paraId="4DDE00FD" w14:textId="77777777">
      <w:pPr>
        <w:pStyle w:val="Textkrper"/>
      </w:pPr>
    </w:p>
    <w:p w:rsidRPr="00C20AEF" w:rsidR="00B730C7" w:rsidP="00437AE5" w:rsidRDefault="00437AE5" w14:paraId="11BED0F7" w14:textId="77777777">
      <w:pPr>
        <w:pStyle w:val="Textkrper"/>
      </w:pPr>
      <w:r>
        <w:t xml:space="preserve">Example: </w:t>
      </w:r>
    </w:p>
    <w:p w:rsidRPr="00C20AEF" w:rsidR="00B730C7" w:rsidP="00437AE5" w:rsidRDefault="00A71AE0" w14:paraId="750C4F61" w14:textId="0B811F61">
      <w:pPr>
        <w:pStyle w:val="Textkrper"/>
      </w:pPr>
      <w:r>
        <w:t>Working Times Mon - Fri 08:00 - 12:00 or 14:00 - 18:00, Sat 08:00 - 12:00</w:t>
      </w:r>
    </w:p>
    <w:p w:rsidRPr="00C20AEF" w:rsidR="00A71AE0" w:rsidP="00437AE5" w:rsidRDefault="0045050D" w14:paraId="09EE75AE" w14:textId="129EE6E3">
      <w:pPr>
        <w:pStyle w:val="Textkrper"/>
      </w:pPr>
      <w:r>
        <w:t>Running time of one wave 90 min</w:t>
      </w:r>
    </w:p>
    <w:p w:rsidRPr="00C20AEF" w:rsidR="00437AE5" w:rsidP="00437AE5" w:rsidRDefault="00AE2682" w14:paraId="78CD1019" w14:textId="098B9E37">
      <w:pPr>
        <w:pStyle w:val="Textkrper"/>
      </w:pPr>
      <w:r>
        <w:rPr>
          <w:noProof/>
        </w:rPr>
        <w:drawing>
          <wp:inline distT="0" distB="0" distL="0" distR="0" wp14:anchorId="6C0B80F5" wp14:editId="2820B34F">
            <wp:extent cx="1770380" cy="771525"/>
            <wp:effectExtent l="0" t="0" r="0" b="0"/>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0380" cy="771525"/>
                    </a:xfrm>
                    <a:prstGeom prst="rect">
                      <a:avLst/>
                    </a:prstGeom>
                    <a:noFill/>
                    <a:ln>
                      <a:noFill/>
                    </a:ln>
                  </pic:spPr>
                </pic:pic>
              </a:graphicData>
            </a:graphic>
          </wp:inline>
        </w:drawing>
      </w:r>
    </w:p>
    <w:p w:rsidRPr="00C20AEF" w:rsidR="00437AE5" w:rsidP="00437AE5" w:rsidRDefault="00AE2682" w14:paraId="6DEF9414" w14:textId="7D255A48">
      <w:pPr>
        <w:pStyle w:val="Textkrper"/>
      </w:pPr>
      <w:r>
        <w:rPr>
          <w:noProof/>
        </w:rPr>
        <w:drawing>
          <wp:inline distT="0" distB="0" distL="0" distR="0" wp14:anchorId="0145E164" wp14:editId="5E1A42CA">
            <wp:extent cx="5935980" cy="666750"/>
            <wp:effectExtent l="0" t="0" r="0" b="0"/>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666750"/>
                    </a:xfrm>
                    <a:prstGeom prst="rect">
                      <a:avLst/>
                    </a:prstGeom>
                    <a:noFill/>
                    <a:ln>
                      <a:noFill/>
                    </a:ln>
                  </pic:spPr>
                </pic:pic>
              </a:graphicData>
            </a:graphic>
          </wp:inline>
        </w:drawing>
      </w:r>
    </w:p>
    <w:p w:rsidRPr="00C20AEF" w:rsidR="00437AE5" w:rsidP="00FA65E4" w:rsidRDefault="0045050D" w14:paraId="1B10ACFE" w14:textId="7EFD6512">
      <w:pPr>
        <w:pStyle w:val="Textkrper"/>
      </w:pPr>
      <w:r>
        <w:t>On 03.10. an order is placed. As long as the order is not cancelled or accepted and potential suppliers still exist, the waves will start at the following times: 04.10. 08:00, 04.10. 09:30, 04.10. 11:00, 04.10. 14:30, 04.10. 16:00, 04.10. 17:30, 05.10. 09:00, 05.10. 10:30, 07.10. 08:00, 07.10. 09:30, ..</w:t>
      </w:r>
    </w:p>
    <w:p w:rsidRPr="00C20AEF" w:rsidR="00437AE5" w:rsidP="00F578E1" w:rsidRDefault="00437AE5" w14:paraId="35ADFF45" w14:textId="1189FBD4">
      <w:pPr>
        <w:pStyle w:val="Textkrper"/>
      </w:pPr>
    </w:p>
    <w:p w:rsidRPr="00C20AEF" w:rsidR="001674A0" w:rsidP="00F578E1" w:rsidRDefault="001674A0" w14:paraId="40160CB0" w14:textId="77777777">
      <w:pPr>
        <w:pStyle w:val="Textkrper"/>
      </w:pPr>
    </w:p>
    <w:p w:rsidRPr="00C20AEF" w:rsidR="00B450C7" w:rsidP="00F578E1" w:rsidRDefault="005245D0" w14:paraId="758EB9B2" w14:textId="711A2E14">
      <w:pPr>
        <w:pStyle w:val="Textkrper"/>
      </w:pPr>
      <w:r>
        <w:rPr>
          <w:noProof/>
        </w:rPr>
        <w:lastRenderedPageBreak/>
        <w:drawing>
          <wp:inline distT="0" distB="0" distL="0" distR="0" wp14:anchorId="1466A4B9" wp14:editId="3E6BDECC">
            <wp:extent cx="5935980" cy="4122420"/>
            <wp:effectExtent l="0" t="0" r="762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ftrags- und Anfragestatus.png"/>
                    <pic:cNvPicPr/>
                  </pic:nvPicPr>
                  <pic:blipFill>
                    <a:blip r:embed="rId24">
                      <a:extLst>
                        <a:ext uri="{28A0092B-C50C-407E-A947-70E740481C1C}">
                          <a14:useLocalDpi xmlns:a14="http://schemas.microsoft.com/office/drawing/2010/main" val="0"/>
                        </a:ext>
                      </a:extLst>
                    </a:blip>
                    <a:stretch>
                      <a:fillRect/>
                    </a:stretch>
                  </pic:blipFill>
                  <pic:spPr>
                    <a:xfrm>
                      <a:off x="0" y="0"/>
                      <a:ext cx="5935980" cy="4122420"/>
                    </a:xfrm>
                    <a:prstGeom prst="rect">
                      <a:avLst/>
                    </a:prstGeom>
                  </pic:spPr>
                </pic:pic>
              </a:graphicData>
            </a:graphic>
          </wp:inline>
        </w:drawing>
      </w:r>
    </w:p>
    <w:p w:rsidRPr="00C20AEF" w:rsidR="00B450C7" w:rsidP="00B450C7" w:rsidRDefault="00B450C7" w14:paraId="2B1DF248" w14:textId="2B097CFE">
      <w:pPr>
        <w:pStyle w:val="Beschriftung"/>
        <w:jc w:val="center"/>
      </w:pPr>
      <w:bookmarkStart w:name="_Toc98411866" w:id="91"/>
      <w:r>
        <w:t xml:space="preserve">Figure </w:t>
      </w:r>
      <w:r>
        <w:fldChar w:fldCharType="begin"/>
      </w:r>
      <w:r>
        <w:instrText> STYLEREF 1 \s </w:instrText>
      </w:r>
      <w:r>
        <w:fldChar w:fldCharType="separate"/>
      </w:r>
      <w:r w:rsidR="000D3A2D">
        <w:t>1</w:t>
      </w:r>
      <w:r>
        <w:fldChar w:fldCharType="end"/>
      </w:r>
      <w:r>
        <w:noBreakHyphen/>
      </w:r>
      <w:r>
        <w:fldChar w:fldCharType="begin"/>
      </w:r>
      <w:r>
        <w:instrText> SEQ Abbildung \* ARABIC \s 1 </w:instrText>
      </w:r>
      <w:r>
        <w:fldChar w:fldCharType="separate"/>
      </w:r>
      <w:r w:rsidR="000D3A2D">
        <w:t>4</w:t>
      </w:r>
      <w:r>
        <w:fldChar w:fldCharType="end"/>
      </w:r>
      <w:r>
        <w:t xml:space="preserve"> - Order and Request Status (</w:t>
      </w:r>
      <w:proofErr w:type="spellStart"/>
      <w:r>
        <w:t>DeadStock</w:t>
      </w:r>
      <w:proofErr w:type="spellEnd"/>
      <w:r>
        <w:t xml:space="preserve"> and D2D)</w:t>
      </w:r>
      <w:bookmarkEnd w:id="91"/>
    </w:p>
    <w:p w:rsidRPr="00C20AEF" w:rsidR="00B450C7" w:rsidP="00F578E1" w:rsidRDefault="00B450C7" w14:paraId="0E569850" w14:textId="77777777">
      <w:pPr>
        <w:pStyle w:val="Textkrper"/>
      </w:pPr>
    </w:p>
    <w:p w:rsidRPr="00C20AEF" w:rsidR="00D67EE7" w:rsidRDefault="00D67EE7" w14:paraId="20C04274" w14:textId="77777777">
      <w:pPr>
        <w:rPr>
          <w:rFonts w:cs="Arial"/>
          <w:b/>
          <w:kern w:val="24"/>
          <w:sz w:val="24"/>
          <w:szCs w:val="30"/>
        </w:rPr>
      </w:pPr>
      <w:r>
        <w:br w:type="page"/>
      </w:r>
    </w:p>
    <w:p w:rsidRPr="00C20AEF" w:rsidR="00D67EE7" w:rsidP="00D67EE7" w:rsidRDefault="00D67EE7" w14:paraId="2A79FB93" w14:textId="297C4DC5">
      <w:pPr>
        <w:pStyle w:val="berschrift4"/>
      </w:pPr>
      <w:r>
        <w:lastRenderedPageBreak/>
        <w:t>Time zones</w:t>
      </w:r>
    </w:p>
    <w:p w:rsidRPr="00C20AEF" w:rsidR="00D67EE7" w:rsidP="00D67EE7" w:rsidRDefault="00D67EE7" w14:paraId="24B50681" w14:textId="77777777">
      <w:pPr>
        <w:pStyle w:val="Textkrper"/>
      </w:pPr>
      <w:r>
        <w:t xml:space="preserve">All times (working time windows, break times, etc.) always refer to the time zone of the </w:t>
      </w:r>
      <w:r>
        <w:rPr>
          <w:b/>
        </w:rPr>
        <w:t xml:space="preserve">requested market </w:t>
      </w:r>
      <w:r>
        <w:t>(seller's market). In level 1, this automatically coincides with the buyer's time zone as well. But in subsequent stages, requests may be made by a CPM and not by a concrete operation (or the user of a concrete operation).</w:t>
      </w:r>
    </w:p>
    <w:p w:rsidRPr="00C20AEF" w:rsidR="00D67EE7" w:rsidP="00D67EE7" w:rsidRDefault="00D67EE7" w14:paraId="4FC73D02" w14:textId="77777777">
      <w:pPr>
        <w:pStyle w:val="Textkrper"/>
      </w:pPr>
      <w:r>
        <w:t>However, various problems arise when a market covers different time zones (e.g. USA, Brazil). On the one hand, the time zone of an individual trader is not known. If there are several time zones within the country, the dealers cannot be assigned by the system (there is no information about this in the GSSN either). But even if this were known, taking individual time zones per dealer into account would pose many problems (waves could then no longer be compiled according to "delivery probability", the end or start of a wave would depend on the time zone of the plants within the wave (the end time of the wave would then no longer be uniform, etc.). Therefore, only one time zone may be used per market/country. For markets with multiple time zones (e.g. USA and Brazil), a uniform "middle" time zone is used within D2D. The working time windows and breaks must then be extended by the span of the time zones.</w:t>
      </w:r>
    </w:p>
    <w:p w:rsidRPr="00C20AEF" w:rsidR="00D67EE7" w:rsidP="00F578E1" w:rsidRDefault="00D67EE7" w14:paraId="315BD152" w14:textId="5F4BB235">
      <w:pPr>
        <w:pStyle w:val="Textkrper"/>
      </w:pPr>
    </w:p>
    <w:p w:rsidRPr="00C20AEF" w:rsidR="00C13064" w:rsidRDefault="00C13064" w14:paraId="19BF8B48" w14:textId="77777777">
      <w:pPr>
        <w:rPr>
          <w:rFonts w:cs="Arial"/>
          <w:kern w:val="28"/>
          <w:sz w:val="28"/>
          <w:szCs w:val="26"/>
        </w:rPr>
      </w:pPr>
      <w:r>
        <w:br w:type="page"/>
      </w:r>
    </w:p>
    <w:p w:rsidRPr="00C20AEF" w:rsidR="00BB2CF6" w:rsidP="00BB2CF6" w:rsidRDefault="00BB2CF6" w14:paraId="0B9B9FC1" w14:textId="7E518DF2">
      <w:pPr>
        <w:pStyle w:val="berschrift3"/>
      </w:pPr>
      <w:bookmarkStart w:name="_Ref53133560" w:id="92"/>
      <w:bookmarkStart w:name="_Ref53133578" w:id="93"/>
      <w:bookmarkStart w:name="_Toc98411914" w:id="94"/>
      <w:r>
        <w:lastRenderedPageBreak/>
        <w:t>D2D value (handling margin)</w:t>
      </w:r>
      <w:bookmarkEnd w:id="92"/>
      <w:bookmarkEnd w:id="93"/>
      <w:bookmarkEnd w:id="94"/>
    </w:p>
    <w:p w:rsidRPr="00C20AEF" w:rsidR="00783270" w:rsidP="00783270" w:rsidRDefault="00783270" w14:paraId="403F3592" w14:textId="1515D61E">
      <w:pPr>
        <w:pStyle w:val="Textkrper"/>
      </w:pPr>
      <w:r>
        <w:t>The D2D value of an order is determined according to the following procedure:</w:t>
      </w:r>
    </w:p>
    <w:p w:rsidRPr="00C20AEF" w:rsidR="00783270" w:rsidP="00E834B8" w:rsidRDefault="00783270" w14:paraId="7230C330" w14:textId="6A7EC929">
      <w:pPr>
        <w:pStyle w:val="Textkrper"/>
        <w:numPr>
          <w:ilvl w:val="0"/>
          <w:numId w:val="52"/>
        </w:numPr>
      </w:pPr>
      <w:r>
        <w:t>Order value at BLP/VKP = BLP or VKP of the position (depending on parameterized price type) * quantity</w:t>
      </w:r>
    </w:p>
    <w:p w:rsidRPr="00C20AEF" w:rsidR="00783270" w:rsidP="00E834B8" w:rsidRDefault="00783270" w14:paraId="1CF822FB" w14:textId="530D629D">
      <w:pPr>
        <w:pStyle w:val="Textkrper"/>
        <w:numPr>
          <w:ilvl w:val="0"/>
          <w:numId w:val="52"/>
        </w:numPr>
      </w:pPr>
      <w:r>
        <w:t>EK value = order value to BLP/VKP - BEFORE discount rate (discount rate after BEFORE RG)</w:t>
      </w:r>
    </w:p>
    <w:p w:rsidRPr="00C20AEF" w:rsidR="00783270" w:rsidP="00E834B8" w:rsidRDefault="00783270" w14:paraId="438D06CA" w14:textId="7B7C1201">
      <w:pPr>
        <w:pStyle w:val="Textkrper"/>
        <w:numPr>
          <w:ilvl w:val="0"/>
          <w:numId w:val="52"/>
        </w:numPr>
      </w:pPr>
      <w:r>
        <w:t>D2D value = EK value + handling margin per TNR</w:t>
      </w:r>
    </w:p>
    <w:p w:rsidRPr="00C20AEF" w:rsidR="00BB2CF6" w:rsidP="00BB2CF6" w:rsidRDefault="007571BF" w14:paraId="6C4C6EE0" w14:textId="5967726C">
      <w:pPr>
        <w:pStyle w:val="Textkrper"/>
      </w:pPr>
      <w:r>
        <w:t xml:space="preserve">The determination of the BLP/VKP or the discount group is analogous to the </w:t>
      </w:r>
      <w:proofErr w:type="spellStart"/>
      <w:r>
        <w:t>DeadStock</w:t>
      </w:r>
      <w:proofErr w:type="spellEnd"/>
      <w:r>
        <w:t xml:space="preserve"> price determination (see </w:t>
      </w:r>
      <w:r w:rsidRPr="00C20AEF">
        <w:fldChar w:fldCharType="begin"/>
      </w:r>
      <w:r w:rsidRPr="00C20AEF">
        <w:instrText xml:space="preserve"> REF _Ref519259095 \r \h </w:instrText>
      </w:r>
      <w:r w:rsidRPr="00C20AEF" w:rsidR="00783270">
        <w:instrText xml:space="preserve"> \* MERGEFORMAT </w:instrText>
      </w:r>
      <w:r w:rsidRPr="00C20AEF">
        <w:fldChar w:fldCharType="separate"/>
      </w:r>
      <w:r w:rsidR="000D3A2D">
        <w:t>1.1.4</w:t>
      </w:r>
      <w:r w:rsidRPr="00C20AEF">
        <w:fldChar w:fldCharType="end"/>
      </w:r>
      <w:r>
        <w:t>).</w:t>
      </w:r>
    </w:p>
    <w:p w:rsidRPr="00C20AEF" w:rsidR="00A714DD" w:rsidP="00BB2CF6" w:rsidRDefault="00783270" w14:paraId="0887B06A" w14:textId="660EF225">
      <w:pPr>
        <w:pStyle w:val="Textkrper"/>
      </w:pPr>
      <w:r>
        <w:t xml:space="preserve">The handling margin can be parameterized individually for each location (see </w:t>
      </w:r>
      <w:r w:rsidRPr="00C20AEF">
        <w:fldChar w:fldCharType="begin"/>
      </w:r>
      <w:r w:rsidRPr="00C20AEF">
        <w:instrText xml:space="preserve"> REF _Ref17964505 \r \h </w:instrText>
      </w:r>
      <w:r w:rsidRPr="00C20AEF" w:rsidR="00C50A59">
        <w:instrText xml:space="preserve"> \* MERGEFORMAT </w:instrText>
      </w:r>
      <w:r w:rsidRPr="00C20AEF">
        <w:fldChar w:fldCharType="separate"/>
      </w:r>
      <w:r w:rsidR="000D3A2D">
        <w:t>4.10.3.3</w:t>
      </w:r>
      <w:r w:rsidRPr="00C20AEF">
        <w:fldChar w:fldCharType="end"/>
      </w:r>
      <w:r>
        <w:t>). Which handling margin is applied (percentage, min. or max. value) depends on the order value of the respective D2D item (in relation to a threshold value).  The percentage value of the handling margin (HM value) is calculated from EK value (net value) * handling margin in %.</w:t>
      </w:r>
    </w:p>
    <w:p w:rsidRPr="00C20AEF" w:rsidR="00BB2CF6" w:rsidP="00BB2CF6" w:rsidRDefault="00BB2CF6" w14:paraId="695C46A6" w14:textId="1C4E7268">
      <w:pPr>
        <w:pStyle w:val="Textkrper"/>
      </w:pPr>
      <w:r>
        <w:t>The following rules apply here:</w:t>
      </w:r>
    </w:p>
    <w:p w:rsidRPr="00C20AEF" w:rsidR="00BB2CF6" w:rsidP="00E834B8" w:rsidRDefault="00BB2CF6" w14:paraId="140F418C" w14:textId="53124783">
      <w:pPr>
        <w:pStyle w:val="Textkrper"/>
        <w:numPr>
          <w:ilvl w:val="0"/>
          <w:numId w:val="51"/>
        </w:numPr>
      </w:pPr>
      <w:r>
        <w:t xml:space="preserve">min. Value &lt; percent HM value &lt; max. value </w:t>
      </w:r>
      <w:r>
        <w:rPr>
          <w:rFonts w:ascii="Wingdings" w:hAnsi="Wingdings" w:eastAsia="Wingdings" w:cs="Wingdings"/>
        </w:rPr>
        <w:t>à</w:t>
      </w:r>
      <w:r>
        <w:t xml:space="preserve"> Handling margin = percent HM value</w:t>
      </w:r>
    </w:p>
    <w:p w:rsidRPr="00C20AEF" w:rsidR="00BB2CF6" w:rsidP="00E834B8" w:rsidRDefault="00BB2CF6" w14:paraId="28525946" w14:textId="4A40AE8C">
      <w:pPr>
        <w:pStyle w:val="Textkrper"/>
        <w:numPr>
          <w:ilvl w:val="0"/>
          <w:numId w:val="51"/>
        </w:numPr>
      </w:pPr>
      <w:r>
        <w:t xml:space="preserve">min. Value &gt; percent HM value </w:t>
      </w:r>
      <w:r>
        <w:rPr>
          <w:rFonts w:ascii="Wingdings" w:hAnsi="Wingdings" w:eastAsia="Wingdings" w:cs="Wingdings"/>
        </w:rPr>
        <w:t>à</w:t>
      </w:r>
      <w:r>
        <w:t xml:space="preserve"> Handling margin = min. value</w:t>
      </w:r>
    </w:p>
    <w:p w:rsidRPr="00C20AEF" w:rsidR="00C13064" w:rsidP="00E834B8" w:rsidRDefault="00BB2CF6" w14:paraId="2EB5ECB0" w14:textId="1A75AF8F">
      <w:pPr>
        <w:pStyle w:val="Textkrper"/>
        <w:numPr>
          <w:ilvl w:val="0"/>
          <w:numId w:val="51"/>
        </w:numPr>
      </w:pPr>
      <w:r>
        <w:t xml:space="preserve">max. value &lt; percent HM value </w:t>
      </w:r>
      <w:r>
        <w:rPr>
          <w:rFonts w:ascii="Wingdings" w:hAnsi="Wingdings" w:eastAsia="Wingdings" w:cs="Wingdings"/>
        </w:rPr>
        <w:t>à</w:t>
      </w:r>
      <w:r>
        <w:t xml:space="preserve"> Handling margin = max. value</w:t>
      </w:r>
    </w:p>
    <w:p w:rsidRPr="00C20AEF" w:rsidR="00DC350A" w:rsidP="00E834B8" w:rsidRDefault="00DC350A" w14:paraId="2FDCD3AC" w14:textId="28124E2E">
      <w:pPr>
        <w:pStyle w:val="Textkrper"/>
        <w:numPr>
          <w:ilvl w:val="0"/>
          <w:numId w:val="51"/>
        </w:numPr>
      </w:pPr>
      <w:r>
        <w:t>max. value = 0 (corresponds to</w:t>
      </w:r>
      <w:r>
        <w:rPr>
          <w:rFonts w:ascii="Cambria Math" w:hAnsi="Cambria Math"/>
        </w:rPr>
        <w:t xml:space="preserve"> </w:t>
      </w:r>
      <w:r>
        <w:t xml:space="preserve">not maintained) </w:t>
      </w:r>
      <w:r>
        <w:rPr>
          <w:rFonts w:ascii="Wingdings" w:hAnsi="Wingdings" w:eastAsia="Wingdings" w:cs="Wingdings"/>
        </w:rPr>
        <w:t>à</w:t>
      </w:r>
      <w:r>
        <w:t xml:space="preserve"> max. value = infinite (does not represent a limit) </w:t>
      </w:r>
      <w:r>
        <w:rPr>
          <w:rFonts w:ascii="Wingdings" w:hAnsi="Wingdings" w:eastAsia="Wingdings" w:cs="Wingdings"/>
        </w:rPr>
        <w:t>à</w:t>
      </w:r>
      <w:r>
        <w:t xml:space="preserve"> Handling margin = min. value or percentage HM value</w:t>
      </w:r>
    </w:p>
    <w:p w:rsidRPr="00C20AEF" w:rsidR="00C13064" w:rsidP="00C13064" w:rsidRDefault="00C13064" w14:paraId="5AFE2472" w14:textId="1FAB00FC">
      <w:pPr>
        <w:pStyle w:val="Textkrper"/>
      </w:pPr>
    </w:p>
    <w:p w:rsidRPr="00C20AEF" w:rsidR="00C13064" w:rsidP="00F578E1" w:rsidRDefault="00C13064" w14:paraId="05C11E2E" w14:textId="5CAF8D52">
      <w:pPr>
        <w:pStyle w:val="Textkrper"/>
      </w:pPr>
      <w:r>
        <w:t>Example:</w:t>
      </w:r>
    </w:p>
    <w:p w:rsidRPr="00C20AEF" w:rsidR="00C13064" w:rsidP="00F578E1" w:rsidRDefault="007A72E0" w14:paraId="765A721E" w14:textId="45097DE3">
      <w:pPr>
        <w:pStyle w:val="Textkrper"/>
      </w:pPr>
      <w:r>
        <w:rPr>
          <w:noProof/>
        </w:rPr>
        <w:drawing>
          <wp:inline distT="0" distB="0" distL="0" distR="0" wp14:anchorId="182F456F" wp14:editId="1FA8DF28">
            <wp:extent cx="5935980" cy="3499485"/>
            <wp:effectExtent l="0" t="0" r="7620" b="5715"/>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5980" cy="3499485"/>
                    </a:xfrm>
                    <a:prstGeom prst="rect">
                      <a:avLst/>
                    </a:prstGeom>
                  </pic:spPr>
                </pic:pic>
              </a:graphicData>
            </a:graphic>
          </wp:inline>
        </w:drawing>
      </w:r>
    </w:p>
    <w:p w:rsidRPr="00C20AEF" w:rsidR="00F3679C" w:rsidP="0090673B" w:rsidRDefault="00F3679C" w14:paraId="030153F3" w14:textId="1F689583">
      <w:pPr>
        <w:pStyle w:val="berschrift1"/>
        <w:rPr>
          <w:color w:val="auto"/>
        </w:rPr>
      </w:pPr>
      <w:bookmarkStart w:name="_Toc207598899" w:id="95"/>
      <w:bookmarkStart w:name="_Toc221680546" w:id="96"/>
      <w:bookmarkStart w:name="_Toc98411915" w:id="97"/>
      <w:r>
        <w:rPr>
          <w:color w:val="auto"/>
        </w:rPr>
        <w:lastRenderedPageBreak/>
        <w:t>System use cases</w:t>
      </w:r>
      <w:bookmarkEnd w:id="95"/>
      <w:bookmarkEnd w:id="96"/>
      <w:bookmarkEnd w:id="97"/>
      <w:r>
        <w:rPr>
          <w:color w:val="auto"/>
        </w:rPr>
        <w:t xml:space="preserve"> </w:t>
      </w:r>
    </w:p>
    <w:p w:rsidRPr="00C20AEF" w:rsidR="00F3679C" w:rsidP="00E832E5" w:rsidRDefault="00F07D78" w14:paraId="64FE4B1F" w14:textId="79629802">
      <w:pPr>
        <w:pStyle w:val="berschrift2"/>
      </w:pPr>
      <w:bookmarkStart w:name="_Toc170032256" w:id="98"/>
      <w:bookmarkStart w:name="_Toc199244137" w:id="99"/>
      <w:bookmarkStart w:name="_Toc207598903" w:id="100"/>
      <w:bookmarkStart w:name="_Toc221680550" w:id="101"/>
      <w:bookmarkStart w:name="_Toc255289897" w:id="102"/>
      <w:bookmarkStart w:name="_Ref10804559" w:id="103"/>
      <w:bookmarkStart w:name="_Toc98411916" w:id="104"/>
      <w:r>
        <w:t>Search single part</w:t>
      </w:r>
      <w:bookmarkEnd w:id="98"/>
      <w:bookmarkEnd w:id="99"/>
      <w:bookmarkEnd w:id="100"/>
      <w:bookmarkEnd w:id="101"/>
      <w:bookmarkEnd w:id="102"/>
      <w:r>
        <w:t xml:space="preserve"> - </w:t>
      </w:r>
      <w:proofErr w:type="spellStart"/>
      <w:r>
        <w:t>DeadStock</w:t>
      </w:r>
      <w:bookmarkEnd w:id="103"/>
      <w:bookmarkEnd w:id="104"/>
      <w:proofErr w:type="spellEnd"/>
    </w:p>
    <w:tbl>
      <w:tblPr>
        <w:tblW w:w="8840" w:type="dxa"/>
        <w:tblInd w:w="108" w:type="dxa"/>
        <w:tblBorders>
          <w:top w:val="single" w:color="E20074" w:sz="18"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2042"/>
        <w:gridCol w:w="6798"/>
      </w:tblGrid>
      <w:tr w:rsidRPr="00C20AEF" w:rsidR="00F3679C" w:rsidTr="00B206AC" w14:paraId="47B774E7" w14:textId="77777777">
        <w:trPr>
          <w:tblHeader/>
        </w:trPr>
        <w:tc>
          <w:tcPr>
            <w:tcW w:w="2042" w:type="dxa"/>
            <w:tcBorders>
              <w:top w:val="single" w:color="E20074" w:sz="18" w:space="0"/>
            </w:tcBorders>
            <w:shd w:val="clear" w:color="auto" w:fill="E0E0E0"/>
          </w:tcPr>
          <w:p w:rsidRPr="00C20AEF" w:rsidR="00F3679C" w:rsidP="00866282" w:rsidRDefault="00F3679C" w14:paraId="0A94C6CC" w14:textId="77777777">
            <w:pPr>
              <w:pStyle w:val="TableHeading"/>
              <w:keepNext w:val="0"/>
              <w:keepLines w:val="0"/>
            </w:pPr>
            <w:r>
              <w:t>Attribute</w:t>
            </w:r>
          </w:p>
        </w:tc>
        <w:tc>
          <w:tcPr>
            <w:tcW w:w="6798" w:type="dxa"/>
            <w:tcBorders>
              <w:top w:val="single" w:color="E20074" w:sz="18" w:space="0"/>
            </w:tcBorders>
            <w:shd w:val="clear" w:color="auto" w:fill="E0E0E0"/>
          </w:tcPr>
          <w:p w:rsidRPr="00C20AEF" w:rsidR="00F3679C" w:rsidP="00866282" w:rsidRDefault="00F3679C" w14:paraId="089B451F" w14:textId="77777777">
            <w:pPr>
              <w:pStyle w:val="TableHeading"/>
              <w:keepNext w:val="0"/>
              <w:keepLines w:val="0"/>
              <w:rPr>
                <w:szCs w:val="22"/>
              </w:rPr>
            </w:pPr>
            <w:r>
              <w:t>Explanation</w:t>
            </w:r>
          </w:p>
        </w:tc>
      </w:tr>
      <w:tr w:rsidRPr="00C20AEF" w:rsidR="00F3679C" w:rsidTr="00B206AC" w14:paraId="758FA280" w14:textId="77777777">
        <w:trPr>
          <w:tblHeader/>
        </w:trPr>
        <w:tc>
          <w:tcPr>
            <w:tcW w:w="2042" w:type="dxa"/>
            <w:tcBorders>
              <w:top w:val="single" w:color="auto" w:sz="4" w:space="0"/>
              <w:bottom w:val="single" w:color="auto" w:sz="4" w:space="0"/>
            </w:tcBorders>
            <w:shd w:val="clear" w:color="auto" w:fill="E0E0E0"/>
          </w:tcPr>
          <w:p w:rsidRPr="00C20AEF" w:rsidR="00F3679C" w:rsidP="00866282" w:rsidRDefault="00F3679C" w14:paraId="640C9610" w14:textId="77777777">
            <w:pPr>
              <w:pStyle w:val="TableText"/>
              <w:keepNext w:val="0"/>
              <w:keepLines w:val="0"/>
            </w:pPr>
            <w:r>
              <w:t>Brief description</w:t>
            </w:r>
          </w:p>
        </w:tc>
        <w:tc>
          <w:tcPr>
            <w:tcW w:w="6798" w:type="dxa"/>
          </w:tcPr>
          <w:p w:rsidRPr="00C20AEF" w:rsidR="00F3679C" w:rsidP="00866282" w:rsidRDefault="00DE45A0" w14:paraId="51E5BCFA" w14:textId="77777777">
            <w:pPr>
              <w:pStyle w:val="TableText"/>
              <w:keepNext w:val="0"/>
              <w:keepLines w:val="0"/>
              <w:rPr>
                <w:szCs w:val="22"/>
              </w:rPr>
            </w:pPr>
            <w:r>
              <w:t>Search of a single part number in the complete country.</w:t>
            </w:r>
          </w:p>
        </w:tc>
      </w:tr>
      <w:tr w:rsidRPr="00C20AEF" w:rsidR="00F3679C" w:rsidTr="00B206AC" w14:paraId="60EAC2B7" w14:textId="77777777">
        <w:trPr>
          <w:tblHeader/>
        </w:trPr>
        <w:tc>
          <w:tcPr>
            <w:tcW w:w="2042" w:type="dxa"/>
            <w:tcBorders>
              <w:top w:val="single" w:color="auto" w:sz="4" w:space="0"/>
              <w:bottom w:val="single" w:color="auto" w:sz="4" w:space="0"/>
            </w:tcBorders>
            <w:shd w:val="clear" w:color="auto" w:fill="E0E0E0"/>
          </w:tcPr>
          <w:p w:rsidRPr="00C20AEF" w:rsidR="00F3679C" w:rsidP="00866282" w:rsidRDefault="00F3679C" w14:paraId="225A06FB" w14:textId="77777777">
            <w:pPr>
              <w:pStyle w:val="TableText"/>
              <w:keepNext w:val="0"/>
              <w:keepLines w:val="0"/>
            </w:pPr>
            <w:r>
              <w:t>Preconditions</w:t>
            </w:r>
          </w:p>
        </w:tc>
        <w:tc>
          <w:tcPr>
            <w:tcW w:w="6798" w:type="dxa"/>
          </w:tcPr>
          <w:p w:rsidRPr="00C20AEF" w:rsidR="00CC6E63" w:rsidP="00866282" w:rsidRDefault="00951437" w14:paraId="72CA9609" w14:textId="77777777">
            <w:pPr>
              <w:pStyle w:val="TableText"/>
              <w:keepNext w:val="0"/>
              <w:keepLines w:val="0"/>
              <w:rPr>
                <w:szCs w:val="22"/>
              </w:rPr>
            </w:pPr>
            <w:r>
              <w:t>The current site number (site and country) is entered and the user is authorized for this site.</w:t>
            </w:r>
          </w:p>
        </w:tc>
      </w:tr>
      <w:tr w:rsidRPr="00C20AEF" w:rsidR="00F3679C" w:rsidTr="00B206AC" w14:paraId="24829C6E" w14:textId="77777777">
        <w:trPr>
          <w:tblHeader/>
        </w:trPr>
        <w:tc>
          <w:tcPr>
            <w:tcW w:w="2042" w:type="dxa"/>
            <w:tcBorders>
              <w:top w:val="single" w:color="auto" w:sz="4" w:space="0"/>
              <w:bottom w:val="single" w:color="auto" w:sz="4" w:space="0"/>
            </w:tcBorders>
            <w:shd w:val="clear" w:color="auto" w:fill="E0E0E0"/>
          </w:tcPr>
          <w:p w:rsidRPr="00C20AEF" w:rsidR="00F3679C" w:rsidP="00866282" w:rsidRDefault="00F3679C" w14:paraId="293CD29B" w14:textId="77777777">
            <w:pPr>
              <w:pStyle w:val="TableText"/>
              <w:keepNext w:val="0"/>
              <w:keepLines w:val="0"/>
            </w:pPr>
            <w:r>
              <w:t>Required data</w:t>
            </w:r>
          </w:p>
        </w:tc>
        <w:tc>
          <w:tcPr>
            <w:tcW w:w="6798" w:type="dxa"/>
          </w:tcPr>
          <w:p w:rsidRPr="00C20AEF" w:rsidR="00CC6E63" w:rsidP="00866282" w:rsidRDefault="00B56D7B" w14:paraId="1D683BE8" w14:textId="77777777">
            <w:pPr>
              <w:pStyle w:val="TableText"/>
              <w:keepNext w:val="0"/>
              <w:keepLines w:val="0"/>
              <w:rPr>
                <w:szCs w:val="22"/>
              </w:rPr>
            </w:pPr>
            <w:r>
              <w:t>User input</w:t>
            </w:r>
          </w:p>
          <w:p w:rsidRPr="00C20AEF" w:rsidR="00B362A7" w:rsidP="00FB50C2" w:rsidRDefault="00CC6E63" w14:paraId="457F71EE" w14:textId="50B2A34D">
            <w:pPr>
              <w:pStyle w:val="TableText"/>
              <w:keepNext w:val="0"/>
              <w:keepLines w:val="0"/>
              <w:numPr>
                <w:ilvl w:val="0"/>
                <w:numId w:val="12"/>
              </w:numPr>
              <w:rPr>
                <w:szCs w:val="22"/>
              </w:rPr>
            </w:pPr>
            <w:r>
              <w:t xml:space="preserve">complete part number in input format  </w:t>
            </w:r>
          </w:p>
          <w:p w:rsidRPr="00C20AEF" w:rsidR="005E53F2" w:rsidP="00FB50C2" w:rsidRDefault="00B362A7" w14:paraId="42CF0494" w14:textId="45429D5D">
            <w:pPr>
              <w:pStyle w:val="TableText"/>
              <w:keepNext w:val="0"/>
              <w:keepLines w:val="0"/>
              <w:numPr>
                <w:ilvl w:val="0"/>
                <w:numId w:val="12"/>
              </w:numPr>
              <w:rPr>
                <w:szCs w:val="22"/>
              </w:rPr>
            </w:pPr>
            <w:r>
              <w:t>Part number with wildcard</w:t>
            </w:r>
          </w:p>
          <w:p w:rsidRPr="00C20AEF" w:rsidR="00CC6E63" w:rsidP="00FB50C2" w:rsidRDefault="00B56D7B" w14:paraId="1AEF7EAE" w14:textId="77777777">
            <w:pPr>
              <w:pStyle w:val="TableText"/>
              <w:keepNext w:val="0"/>
              <w:keepLines w:val="0"/>
              <w:numPr>
                <w:ilvl w:val="0"/>
                <w:numId w:val="12"/>
              </w:numPr>
              <w:rPr>
                <w:szCs w:val="22"/>
              </w:rPr>
            </w:pPr>
            <w:r>
              <w:t>searched quantity (&gt;=1)</w:t>
            </w:r>
          </w:p>
          <w:p w:rsidRPr="00C20AEF" w:rsidR="005E53F2" w:rsidP="00FB50C2" w:rsidRDefault="005E53F2" w14:paraId="3309FE17" w14:textId="77777777">
            <w:pPr>
              <w:pStyle w:val="TableText"/>
              <w:keepNext w:val="0"/>
              <w:keepLines w:val="0"/>
              <w:numPr>
                <w:ilvl w:val="0"/>
                <w:numId w:val="12"/>
              </w:numPr>
              <w:rPr>
                <w:szCs w:val="22"/>
              </w:rPr>
            </w:pPr>
            <w:r>
              <w:t>Alternative part search (optional)</w:t>
            </w:r>
          </w:p>
          <w:p w:rsidRPr="00C20AEF" w:rsidR="0073343D" w:rsidP="00866282" w:rsidRDefault="0073343D" w14:paraId="21659618" w14:textId="77777777">
            <w:pPr>
              <w:pStyle w:val="TableText"/>
              <w:keepNext w:val="0"/>
              <w:keepLines w:val="0"/>
              <w:rPr>
                <w:szCs w:val="22"/>
              </w:rPr>
            </w:pPr>
            <w:r>
              <w:t>Database</w:t>
            </w:r>
          </w:p>
          <w:p w:rsidRPr="00C20AEF" w:rsidR="006447E3" w:rsidP="00FB50C2" w:rsidRDefault="00BA5BF5" w14:paraId="513BD31C" w14:textId="25EF99BC">
            <w:pPr>
              <w:pStyle w:val="TableText"/>
              <w:keepNext w:val="0"/>
              <w:keepLines w:val="0"/>
              <w:numPr>
                <w:ilvl w:val="0"/>
                <w:numId w:val="13"/>
              </w:numPr>
              <w:rPr>
                <w:szCs w:val="22"/>
              </w:rPr>
            </w:pPr>
            <w:proofErr w:type="spellStart"/>
            <w:r>
              <w:t>DeadStock</w:t>
            </w:r>
            <w:proofErr w:type="spellEnd"/>
            <w:r>
              <w:t xml:space="preserve"> Assortments </w:t>
            </w:r>
          </w:p>
          <w:p w:rsidRPr="00C20AEF" w:rsidR="006447E3" w:rsidP="00FB50C2" w:rsidRDefault="006447E3" w14:paraId="7F1EC271" w14:textId="77777777">
            <w:pPr>
              <w:pStyle w:val="TableText"/>
              <w:keepNext w:val="0"/>
              <w:keepLines w:val="0"/>
              <w:numPr>
                <w:ilvl w:val="0"/>
                <w:numId w:val="13"/>
              </w:numPr>
              <w:rPr>
                <w:szCs w:val="22"/>
              </w:rPr>
            </w:pPr>
            <w:r>
              <w:t>current dealer inventory</w:t>
            </w:r>
          </w:p>
          <w:p w:rsidRPr="00C20AEF" w:rsidR="00392170" w:rsidP="00FB50C2" w:rsidRDefault="00392170" w14:paraId="5A16711F" w14:textId="77777777">
            <w:pPr>
              <w:pStyle w:val="TableText"/>
              <w:keepNext w:val="0"/>
              <w:keepLines w:val="0"/>
              <w:numPr>
                <w:ilvl w:val="0"/>
                <w:numId w:val="13"/>
              </w:numPr>
              <w:rPr>
                <w:szCs w:val="22"/>
              </w:rPr>
            </w:pPr>
            <w:r>
              <w:t>current parts master data (local, national, global)</w:t>
            </w:r>
          </w:p>
          <w:p w:rsidRPr="00C20AEF" w:rsidR="00392170" w:rsidP="00FB50C2" w:rsidRDefault="004E4059" w14:paraId="29FE86B5" w14:textId="77777777">
            <w:pPr>
              <w:pStyle w:val="TableText"/>
              <w:keepNext w:val="0"/>
              <w:keepLines w:val="0"/>
              <w:numPr>
                <w:ilvl w:val="0"/>
                <w:numId w:val="13"/>
              </w:numPr>
              <w:rPr>
                <w:szCs w:val="22"/>
              </w:rPr>
            </w:pPr>
            <w:r>
              <w:t>current alternative relationships</w:t>
            </w:r>
          </w:p>
        </w:tc>
      </w:tr>
      <w:tr w:rsidRPr="00C20AEF" w:rsidR="00F3679C" w:rsidTr="00B206AC" w14:paraId="02FCA08A" w14:textId="77777777">
        <w:trPr>
          <w:tblHeader/>
        </w:trPr>
        <w:tc>
          <w:tcPr>
            <w:tcW w:w="2042" w:type="dxa"/>
            <w:tcBorders>
              <w:top w:val="single" w:color="auto" w:sz="4" w:space="0"/>
              <w:bottom w:val="single" w:color="auto" w:sz="4" w:space="0"/>
            </w:tcBorders>
            <w:shd w:val="clear" w:color="auto" w:fill="E0E0E0"/>
          </w:tcPr>
          <w:p w:rsidRPr="00C20AEF" w:rsidR="00F3679C" w:rsidP="00866282" w:rsidRDefault="00F3679C" w14:paraId="41B7F729" w14:textId="77777777">
            <w:pPr>
              <w:pStyle w:val="TableText"/>
              <w:keepNext w:val="0"/>
              <w:keepLines w:val="0"/>
              <w:widowControl w:val="0"/>
            </w:pPr>
            <w:r>
              <w:t>Process description</w:t>
            </w:r>
          </w:p>
        </w:tc>
        <w:tc>
          <w:tcPr>
            <w:tcW w:w="6798" w:type="dxa"/>
          </w:tcPr>
          <w:p w:rsidRPr="00C20AEF" w:rsidR="00F3679C" w:rsidP="00FB50C2" w:rsidRDefault="00DB1CB2" w14:paraId="4991B982" w14:textId="77777777">
            <w:pPr>
              <w:pStyle w:val="TableText"/>
              <w:keepNext w:val="0"/>
              <w:keepLines w:val="0"/>
              <w:widowControl w:val="0"/>
              <w:numPr>
                <w:ilvl w:val="0"/>
                <w:numId w:val="15"/>
              </w:numPr>
              <w:rPr>
                <w:szCs w:val="22"/>
              </w:rPr>
            </w:pPr>
            <w:r>
              <w:t>Main scenario</w:t>
            </w:r>
          </w:p>
          <w:p w:rsidRPr="00C20AEF" w:rsidR="00DB1CB2" w:rsidP="00FB50C2" w:rsidRDefault="00951437" w14:paraId="7686935B" w14:textId="77777777">
            <w:pPr>
              <w:pStyle w:val="TableText"/>
              <w:keepNext w:val="0"/>
              <w:keepLines w:val="0"/>
              <w:widowControl w:val="0"/>
              <w:numPr>
                <w:ilvl w:val="0"/>
                <w:numId w:val="14"/>
              </w:numPr>
              <w:rPr>
                <w:szCs w:val="22"/>
              </w:rPr>
            </w:pPr>
            <w:r>
              <w:t>The user enters the complete part number in any format (conversion to input format is automatic).</w:t>
            </w:r>
          </w:p>
          <w:p w:rsidRPr="00C20AEF" w:rsidR="00422CDB" w:rsidP="00FB50C2" w:rsidRDefault="00E477A1" w14:paraId="23CFEFD0" w14:textId="77777777">
            <w:pPr>
              <w:pStyle w:val="TableText"/>
              <w:keepNext w:val="0"/>
              <w:keepLines w:val="0"/>
              <w:widowControl w:val="0"/>
              <w:numPr>
                <w:ilvl w:val="0"/>
                <w:numId w:val="14"/>
              </w:numPr>
              <w:rPr>
                <w:szCs w:val="22"/>
              </w:rPr>
            </w:pPr>
            <w:r>
              <w:t>The user enters his desired quantity.</w:t>
            </w:r>
          </w:p>
          <w:p w:rsidRPr="00C20AEF" w:rsidR="00E477A1" w:rsidP="00FB50C2" w:rsidRDefault="00E477A1" w14:paraId="7B2FCBCF" w14:textId="77777777">
            <w:pPr>
              <w:pStyle w:val="TableText"/>
              <w:keepNext w:val="0"/>
              <w:keepLines w:val="0"/>
              <w:widowControl w:val="0"/>
              <w:numPr>
                <w:ilvl w:val="0"/>
                <w:numId w:val="14"/>
              </w:numPr>
              <w:rPr>
                <w:szCs w:val="22"/>
              </w:rPr>
            </w:pPr>
            <w:r>
              <w:t>The user starts the search.</w:t>
            </w:r>
          </w:p>
          <w:p w:rsidRPr="00C20AEF" w:rsidR="00E477A1" w:rsidP="00FB50C2" w:rsidRDefault="007E05F4" w14:paraId="73AACED0" w14:textId="63D9CD7A">
            <w:pPr>
              <w:pStyle w:val="TableText"/>
              <w:keepNext w:val="0"/>
              <w:keepLines w:val="0"/>
              <w:widowControl w:val="0"/>
              <w:numPr>
                <w:ilvl w:val="0"/>
                <w:numId w:val="14"/>
              </w:numPr>
              <w:rPr>
                <w:szCs w:val="22"/>
              </w:rPr>
            </w:pPr>
            <w:r>
              <w:t xml:space="preserve">The companies that carry the part number you are looking for in sufficient quantity in the </w:t>
            </w:r>
            <w:proofErr w:type="spellStart"/>
            <w:r>
              <w:t>DeadStock</w:t>
            </w:r>
            <w:proofErr w:type="spellEnd"/>
            <w:r>
              <w:t xml:space="preserve"> assortment are shown in the general overview. </w:t>
            </w:r>
          </w:p>
          <w:p w:rsidRPr="00C20AEF" w:rsidR="00E477A1" w:rsidP="00866282" w:rsidRDefault="00E477A1" w14:paraId="7ACD0343" w14:textId="77777777">
            <w:pPr>
              <w:pStyle w:val="TableText"/>
              <w:keepNext w:val="0"/>
              <w:keepLines w:val="0"/>
              <w:widowControl w:val="0"/>
              <w:rPr>
                <w:szCs w:val="22"/>
              </w:rPr>
            </w:pPr>
          </w:p>
          <w:p w:rsidRPr="00C20AEF" w:rsidR="00422CDB" w:rsidP="00FB50C2" w:rsidRDefault="00422CDB" w14:paraId="26030B5E" w14:textId="2088F817">
            <w:pPr>
              <w:pStyle w:val="TableText"/>
              <w:keepNext w:val="0"/>
              <w:keepLines w:val="0"/>
              <w:widowControl w:val="0"/>
              <w:numPr>
                <w:ilvl w:val="0"/>
                <w:numId w:val="15"/>
              </w:numPr>
              <w:rPr>
                <w:szCs w:val="22"/>
              </w:rPr>
            </w:pPr>
            <w:r>
              <w:t xml:space="preserve">Alternative scenario - Wildcard </w:t>
            </w:r>
          </w:p>
          <w:p w:rsidRPr="00C20AEF" w:rsidR="00CB7D9E" w:rsidP="00FB50C2" w:rsidRDefault="00B362A7" w14:paraId="5DD7C986" w14:textId="48740609">
            <w:pPr>
              <w:pStyle w:val="TableText"/>
              <w:keepNext w:val="0"/>
              <w:keepLines w:val="0"/>
              <w:widowControl w:val="0"/>
              <w:numPr>
                <w:ilvl w:val="1"/>
                <w:numId w:val="15"/>
              </w:numPr>
              <w:rPr>
                <w:szCs w:val="22"/>
              </w:rPr>
            </w:pPr>
            <w:r>
              <w:t>The user enters a part of the part number in the input format with wildcard (*).</w:t>
            </w:r>
          </w:p>
          <w:p w:rsidRPr="00C20AEF" w:rsidR="00CB7D9E" w:rsidP="00FB50C2" w:rsidRDefault="00CB7D9E" w14:paraId="3A5AF23F" w14:textId="77777777">
            <w:pPr>
              <w:pStyle w:val="TableText"/>
              <w:keepNext w:val="0"/>
              <w:keepLines w:val="0"/>
              <w:widowControl w:val="0"/>
              <w:numPr>
                <w:ilvl w:val="1"/>
                <w:numId w:val="15"/>
              </w:numPr>
              <w:rPr>
                <w:szCs w:val="22"/>
              </w:rPr>
            </w:pPr>
            <w:r>
              <w:t>The user enters his desired quantity.</w:t>
            </w:r>
          </w:p>
          <w:p w:rsidRPr="00C20AEF" w:rsidR="00CB7D9E" w:rsidP="00FB50C2" w:rsidRDefault="00CB7D9E" w14:paraId="4E0C2930" w14:textId="77777777">
            <w:pPr>
              <w:pStyle w:val="TableText"/>
              <w:keepNext w:val="0"/>
              <w:keepLines w:val="0"/>
              <w:widowControl w:val="0"/>
              <w:numPr>
                <w:ilvl w:val="1"/>
                <w:numId w:val="15"/>
              </w:numPr>
              <w:rPr>
                <w:szCs w:val="22"/>
              </w:rPr>
            </w:pPr>
            <w:r>
              <w:t>The user starts the search.</w:t>
            </w:r>
          </w:p>
          <w:p w:rsidRPr="00C20AEF" w:rsidR="001210EB" w:rsidP="00FB50C2" w:rsidRDefault="00CB7D9E" w14:paraId="4394E929" w14:textId="31F3F942">
            <w:pPr>
              <w:pStyle w:val="TableText"/>
              <w:keepNext w:val="0"/>
              <w:keepLines w:val="0"/>
              <w:widowControl w:val="0"/>
              <w:numPr>
                <w:ilvl w:val="1"/>
                <w:numId w:val="15"/>
              </w:numPr>
              <w:rPr>
                <w:szCs w:val="22"/>
              </w:rPr>
            </w:pPr>
            <w:r>
              <w:t xml:space="preserve">The companies that carry the searched part number incl. wildcard in sufficient quantity in the </w:t>
            </w:r>
            <w:proofErr w:type="spellStart"/>
            <w:r>
              <w:t>DeadStock</w:t>
            </w:r>
            <w:proofErr w:type="spellEnd"/>
            <w:r>
              <w:t xml:space="preserve"> assortment are displayed in the general overview.</w:t>
            </w:r>
          </w:p>
          <w:p w:rsidRPr="00C20AEF" w:rsidR="00422CDB" w:rsidP="00866282" w:rsidRDefault="00422CDB" w14:paraId="42C191C0" w14:textId="77777777">
            <w:pPr>
              <w:pStyle w:val="TableText"/>
              <w:keepNext w:val="0"/>
              <w:keepLines w:val="0"/>
              <w:widowControl w:val="0"/>
              <w:rPr>
                <w:szCs w:val="22"/>
              </w:rPr>
            </w:pPr>
          </w:p>
          <w:p w:rsidRPr="00C20AEF" w:rsidR="00422CDB" w:rsidP="00FB50C2" w:rsidRDefault="00422CDB" w14:paraId="17015402" w14:textId="77777777">
            <w:pPr>
              <w:pStyle w:val="TableText"/>
              <w:keepNext w:val="0"/>
              <w:keepLines w:val="0"/>
              <w:widowControl w:val="0"/>
              <w:numPr>
                <w:ilvl w:val="0"/>
                <w:numId w:val="15"/>
              </w:numPr>
              <w:rPr>
                <w:szCs w:val="22"/>
              </w:rPr>
            </w:pPr>
            <w:r>
              <w:t>Alternative scenario - search with alternatives</w:t>
            </w:r>
          </w:p>
          <w:p w:rsidRPr="00C20AEF" w:rsidR="00CB7D9E" w:rsidP="00FB50C2" w:rsidRDefault="00CB7D9E" w14:paraId="2900A1BA" w14:textId="77777777">
            <w:pPr>
              <w:pStyle w:val="TableText"/>
              <w:keepNext w:val="0"/>
              <w:keepLines w:val="0"/>
              <w:widowControl w:val="0"/>
              <w:numPr>
                <w:ilvl w:val="1"/>
                <w:numId w:val="15"/>
              </w:numPr>
              <w:rPr>
                <w:szCs w:val="22"/>
              </w:rPr>
            </w:pPr>
            <w:r>
              <w:t xml:space="preserve">The user enters the complete part number in any format (conversion to input format is automatic) and activates the "Alternative search". </w:t>
            </w:r>
          </w:p>
          <w:p w:rsidRPr="00C20AEF" w:rsidR="00CB7D9E" w:rsidP="00FB50C2" w:rsidRDefault="00CB7D9E" w14:paraId="18491D9C" w14:textId="77777777">
            <w:pPr>
              <w:pStyle w:val="TableText"/>
              <w:keepNext w:val="0"/>
              <w:keepLines w:val="0"/>
              <w:widowControl w:val="0"/>
              <w:numPr>
                <w:ilvl w:val="1"/>
                <w:numId w:val="15"/>
              </w:numPr>
              <w:rPr>
                <w:szCs w:val="22"/>
              </w:rPr>
            </w:pPr>
            <w:r>
              <w:t>The user enters his desired quantity.</w:t>
            </w:r>
          </w:p>
          <w:p w:rsidRPr="00C20AEF" w:rsidR="00CB7D9E" w:rsidP="00FB50C2" w:rsidRDefault="00CB7D9E" w14:paraId="4801B6A0" w14:textId="77777777">
            <w:pPr>
              <w:pStyle w:val="TableText"/>
              <w:keepNext w:val="0"/>
              <w:keepLines w:val="0"/>
              <w:widowControl w:val="0"/>
              <w:numPr>
                <w:ilvl w:val="1"/>
                <w:numId w:val="15"/>
              </w:numPr>
              <w:rPr>
                <w:szCs w:val="22"/>
              </w:rPr>
            </w:pPr>
            <w:r>
              <w:t>The user starts the search.</w:t>
            </w:r>
          </w:p>
          <w:p w:rsidRPr="00C20AEF" w:rsidR="00DB1CB2" w:rsidP="00FB50C2" w:rsidRDefault="00CB7D9E" w14:paraId="04C7E082" w14:textId="00AA5ACC">
            <w:pPr>
              <w:pStyle w:val="TableText"/>
              <w:keepNext w:val="0"/>
              <w:keepLines w:val="0"/>
              <w:widowControl w:val="0"/>
              <w:numPr>
                <w:ilvl w:val="1"/>
                <w:numId w:val="15"/>
              </w:numPr>
              <w:rPr>
                <w:szCs w:val="22"/>
              </w:rPr>
            </w:pPr>
            <w:r>
              <w:t xml:space="preserve">The companies that carry the part number you are looking for or an alternative in sufficient quantity in their </w:t>
            </w:r>
            <w:proofErr w:type="spellStart"/>
            <w:r>
              <w:t>DeadStock</w:t>
            </w:r>
            <w:proofErr w:type="spellEnd"/>
            <w:r>
              <w:t xml:space="preserve"> assortment are shown in the general overview.</w:t>
            </w:r>
          </w:p>
        </w:tc>
      </w:tr>
    </w:tbl>
    <w:p w:rsidRPr="00C20AEF" w:rsidR="006C4CE5" w:rsidRDefault="006C4CE5" w14:paraId="0B8BAAF8" w14:textId="77777777">
      <w:r>
        <w:br w:type="page"/>
      </w:r>
    </w:p>
    <w:tbl>
      <w:tblPr>
        <w:tblW w:w="8840" w:type="dxa"/>
        <w:tblInd w:w="108" w:type="dxa"/>
        <w:tblBorders>
          <w:top w:val="single" w:color="E20074" w:sz="18"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2042"/>
        <w:gridCol w:w="6798"/>
      </w:tblGrid>
      <w:tr w:rsidRPr="00C20AEF" w:rsidR="00F3679C" w:rsidTr="00B206AC" w14:paraId="53E74C60" w14:textId="77777777">
        <w:trPr>
          <w:tblHeader/>
        </w:trPr>
        <w:tc>
          <w:tcPr>
            <w:tcW w:w="2042" w:type="dxa"/>
            <w:tcBorders>
              <w:top w:val="single" w:color="auto" w:sz="4" w:space="0"/>
              <w:bottom w:val="single" w:color="auto" w:sz="4" w:space="0"/>
            </w:tcBorders>
            <w:shd w:val="clear" w:color="auto" w:fill="E0E0E0"/>
          </w:tcPr>
          <w:p w:rsidRPr="00C20AEF" w:rsidR="00F3679C" w:rsidP="00866282" w:rsidRDefault="00490E9D" w14:paraId="30A78249" w14:textId="73EAA367">
            <w:pPr>
              <w:pStyle w:val="TableText"/>
              <w:keepNext w:val="0"/>
              <w:keepLines w:val="0"/>
            </w:pPr>
            <w:r>
              <w:lastRenderedPageBreak/>
              <w:t>Result</w:t>
            </w:r>
          </w:p>
        </w:tc>
        <w:tc>
          <w:tcPr>
            <w:tcW w:w="6798" w:type="dxa"/>
          </w:tcPr>
          <w:p w:rsidRPr="00C20AEF" w:rsidR="00F3679C" w:rsidP="00866282" w:rsidRDefault="003C558B" w14:paraId="253DEE2F" w14:textId="6943541D">
            <w:pPr>
              <w:pStyle w:val="TableText"/>
              <w:keepNext w:val="0"/>
              <w:keepLines w:val="0"/>
              <w:rPr>
                <w:szCs w:val="22"/>
              </w:rPr>
            </w:pPr>
            <w:r>
              <w:t xml:space="preserve">The part numbers found are displayed in the general overview. The price-optimized and supplier-optimized views are not calculated. Sort see </w:t>
            </w:r>
            <w:r w:rsidRPr="00C20AEF" w:rsidR="00A9316A">
              <w:fldChar w:fldCharType="begin"/>
            </w:r>
            <w:r w:rsidRPr="00C20AEF" w:rsidR="00A9316A">
              <w:instrText xml:space="preserve"> REF _Ref256521394 \r \h  \* MERGEFORMAT </w:instrText>
            </w:r>
            <w:r w:rsidRPr="00C20AEF" w:rsidR="00A9316A">
              <w:fldChar w:fldCharType="separate"/>
            </w:r>
            <w:r w:rsidRPr="000D3A2D" w:rsidR="000D3A2D">
              <w:t>1.1.8</w:t>
            </w:r>
            <w:r w:rsidRPr="00C20AEF" w:rsidR="00A9316A">
              <w:fldChar w:fldCharType="end"/>
            </w:r>
          </w:p>
        </w:tc>
      </w:tr>
      <w:tr w:rsidRPr="00C20AEF" w:rsidR="00F3679C" w:rsidTr="00B206AC" w14:paraId="1FC20AE9" w14:textId="77777777">
        <w:trPr>
          <w:tblHeader/>
        </w:trPr>
        <w:tc>
          <w:tcPr>
            <w:tcW w:w="2042" w:type="dxa"/>
            <w:tcBorders>
              <w:top w:val="single" w:color="auto" w:sz="4" w:space="0"/>
              <w:bottom w:val="single" w:color="auto" w:sz="4" w:space="0"/>
            </w:tcBorders>
            <w:shd w:val="clear" w:color="auto" w:fill="E0E0E0"/>
          </w:tcPr>
          <w:p w:rsidRPr="00C20AEF" w:rsidR="00F3679C" w:rsidP="00866282" w:rsidRDefault="00F3679C" w14:paraId="6B69EDC4" w14:textId="77777777">
            <w:pPr>
              <w:pStyle w:val="TableText"/>
              <w:keepNext w:val="0"/>
              <w:keepLines w:val="0"/>
            </w:pPr>
            <w:r>
              <w:t>Special cases / exceptions / errors</w:t>
            </w:r>
          </w:p>
        </w:tc>
        <w:tc>
          <w:tcPr>
            <w:tcW w:w="6798" w:type="dxa"/>
          </w:tcPr>
          <w:p w:rsidRPr="00C20AEF" w:rsidR="00F3679C" w:rsidP="00866282" w:rsidRDefault="003C558B" w14:paraId="59D371CF" w14:textId="77777777">
            <w:pPr>
              <w:pStyle w:val="TableText"/>
              <w:keepNext w:val="0"/>
              <w:keepLines w:val="0"/>
              <w:rPr>
                <w:szCs w:val="22"/>
              </w:rPr>
            </w:pPr>
            <w:r>
              <w:t>-</w:t>
            </w:r>
          </w:p>
        </w:tc>
      </w:tr>
      <w:tr w:rsidRPr="00C20AEF" w:rsidR="00F3679C" w:rsidTr="00B206AC" w14:paraId="486DBB69" w14:textId="77777777">
        <w:trPr>
          <w:tblHeader/>
        </w:trPr>
        <w:tc>
          <w:tcPr>
            <w:tcW w:w="2042" w:type="dxa"/>
            <w:tcBorders>
              <w:top w:val="single" w:color="auto" w:sz="4" w:space="0"/>
              <w:bottom w:val="single" w:color="auto" w:sz="4" w:space="0"/>
            </w:tcBorders>
            <w:shd w:val="clear" w:color="auto" w:fill="E0E0E0"/>
          </w:tcPr>
          <w:p w:rsidRPr="00C20AEF" w:rsidR="00F3679C" w:rsidP="00866282" w:rsidRDefault="00F3679C" w14:paraId="72295805" w14:textId="77777777">
            <w:pPr>
              <w:pStyle w:val="TableText"/>
              <w:keepNext w:val="0"/>
              <w:keepLines w:val="0"/>
            </w:pPr>
            <w:r>
              <w:t>Dialogue drafts</w:t>
            </w:r>
          </w:p>
        </w:tc>
        <w:tc>
          <w:tcPr>
            <w:tcW w:w="6798" w:type="dxa"/>
          </w:tcPr>
          <w:p w:rsidRPr="00C20AEF" w:rsidR="00F3679C" w:rsidP="00866282" w:rsidRDefault="00A9316A" w14:paraId="3722ADAE" w14:textId="05E94411">
            <w:pPr>
              <w:pStyle w:val="TableText"/>
              <w:keepNext w:val="0"/>
              <w:keepLines w:val="0"/>
              <w:rPr>
                <w:szCs w:val="22"/>
              </w:rPr>
            </w:pPr>
            <w:r w:rsidRPr="00C20AEF">
              <w:fldChar w:fldCharType="begin"/>
            </w:r>
            <w:r w:rsidRPr="00C20AEF">
              <w:instrText xml:space="preserve"> REF _Ref255477985 \r \h  \* MERGEFORMAT </w:instrText>
            </w:r>
            <w:r w:rsidRPr="00C20AEF">
              <w:fldChar w:fldCharType="separate"/>
            </w:r>
            <w:r w:rsidRPr="000D3A2D" w:rsidR="000D3A2D">
              <w:t>0</w:t>
            </w:r>
            <w:r w:rsidRPr="00C20AEF">
              <w:fldChar w:fldCharType="end"/>
            </w:r>
          </w:p>
        </w:tc>
      </w:tr>
      <w:tr w:rsidRPr="00C20AEF" w:rsidR="00F3679C" w:rsidTr="00B206AC" w14:paraId="076EC511" w14:textId="77777777">
        <w:trPr>
          <w:tblHeader/>
        </w:trPr>
        <w:tc>
          <w:tcPr>
            <w:tcW w:w="2042" w:type="dxa"/>
            <w:tcBorders>
              <w:top w:val="single" w:color="auto" w:sz="4" w:space="0"/>
              <w:bottom w:val="single" w:color="auto" w:sz="4" w:space="0"/>
            </w:tcBorders>
            <w:shd w:val="clear" w:color="auto" w:fill="E0E0E0"/>
          </w:tcPr>
          <w:p w:rsidRPr="00C20AEF" w:rsidR="00F3679C" w:rsidP="00866282" w:rsidRDefault="00F3679C" w14:paraId="34BB84C3" w14:textId="77777777">
            <w:pPr>
              <w:pStyle w:val="TableText"/>
              <w:keepNext w:val="0"/>
              <w:keepLines w:val="0"/>
            </w:pPr>
            <w:r>
              <w:t>Diagrams</w:t>
            </w:r>
          </w:p>
        </w:tc>
        <w:tc>
          <w:tcPr>
            <w:tcW w:w="6798" w:type="dxa"/>
          </w:tcPr>
          <w:p w:rsidRPr="00C20AEF" w:rsidR="00F3679C" w:rsidP="00866282" w:rsidRDefault="003C558B" w14:paraId="18E0E99C" w14:textId="77777777">
            <w:pPr>
              <w:pStyle w:val="TableText"/>
              <w:keepNext w:val="0"/>
              <w:keepLines w:val="0"/>
              <w:rPr>
                <w:szCs w:val="22"/>
              </w:rPr>
            </w:pPr>
            <w:r>
              <w:t>Activity Diagram (following)</w:t>
            </w:r>
          </w:p>
        </w:tc>
      </w:tr>
      <w:tr w:rsidRPr="00C20AEF" w:rsidR="00F3679C" w:rsidTr="00B206AC" w14:paraId="6AB45994" w14:textId="77777777">
        <w:trPr>
          <w:tblHeader/>
        </w:trPr>
        <w:tc>
          <w:tcPr>
            <w:tcW w:w="2042" w:type="dxa"/>
            <w:tcBorders>
              <w:top w:val="single" w:color="auto" w:sz="4" w:space="0"/>
            </w:tcBorders>
            <w:shd w:val="clear" w:color="auto" w:fill="E0E0E0"/>
          </w:tcPr>
          <w:p w:rsidRPr="00C20AEF" w:rsidR="00F3679C" w:rsidP="00866282" w:rsidRDefault="00F3679C" w14:paraId="3F8AC3EA" w14:textId="77777777">
            <w:pPr>
              <w:pStyle w:val="TableText"/>
              <w:keepNext w:val="0"/>
              <w:keepLines w:val="0"/>
            </w:pPr>
            <w:r>
              <w:t>Open points</w:t>
            </w:r>
          </w:p>
        </w:tc>
        <w:tc>
          <w:tcPr>
            <w:tcW w:w="6798" w:type="dxa"/>
          </w:tcPr>
          <w:p w:rsidRPr="00C20AEF" w:rsidR="00F3679C" w:rsidP="00866282" w:rsidRDefault="00490E9D" w14:paraId="498ABE53" w14:textId="77777777">
            <w:pPr>
              <w:pStyle w:val="TableText"/>
              <w:keepNext w:val="0"/>
              <w:keepLines w:val="0"/>
              <w:rPr>
                <w:szCs w:val="22"/>
              </w:rPr>
            </w:pPr>
            <w:r>
              <w:t>-</w:t>
            </w:r>
          </w:p>
        </w:tc>
      </w:tr>
    </w:tbl>
    <w:p w:rsidRPr="00C20AEF" w:rsidR="00EE6563" w:rsidRDefault="00EE6563" w14:paraId="23DD8465" w14:textId="7DF86ABD">
      <w:pPr>
        <w:pStyle w:val="Beschriftung"/>
      </w:pPr>
      <w:bookmarkStart w:name="_Toc252801463" w:id="105"/>
      <w:bookmarkStart w:name="_Toc98411803" w:id="106"/>
      <w:r>
        <w:t xml:space="preserve">Table </w:t>
      </w:r>
      <w:r>
        <w:fldChar w:fldCharType="begin"/>
      </w:r>
      <w:r>
        <w:instrText> STYLEREF 1 \s </w:instrText>
      </w:r>
      <w:r>
        <w:fldChar w:fldCharType="separate"/>
      </w:r>
      <w:r w:rsidR="000D3A2D">
        <w:t>2</w:t>
      </w:r>
      <w:r>
        <w:fldChar w:fldCharType="end"/>
      </w:r>
      <w:r>
        <w:noBreakHyphen/>
      </w:r>
      <w:r>
        <w:fldChar w:fldCharType="begin"/>
      </w:r>
      <w:r>
        <w:instrText> SEQ Tabelle \* ARABIC \s 1 </w:instrText>
      </w:r>
      <w:r>
        <w:fldChar w:fldCharType="separate"/>
      </w:r>
      <w:r w:rsidR="000D3A2D">
        <w:t>1</w:t>
      </w:r>
      <w:r>
        <w:fldChar w:fldCharType="end"/>
      </w:r>
      <w:r>
        <w:t xml:space="preserve"> - System use case: Search single part</w:t>
      </w:r>
      <w:bookmarkEnd w:id="106"/>
    </w:p>
    <w:bookmarkEnd w:id="105"/>
    <w:p w:rsidRPr="00C20AEF" w:rsidR="003C558B" w:rsidP="003C558B" w:rsidRDefault="00DE5859" w14:paraId="042CD350" w14:textId="7ED4BC02">
      <w:pPr>
        <w:pStyle w:val="Textkrper"/>
      </w:pPr>
      <w:r>
        <w:rPr>
          <w:noProof/>
        </w:rPr>
        <w:lastRenderedPageBreak/>
        <w:drawing>
          <wp:inline distT="0" distB="0" distL="0" distR="0" wp14:anchorId="17484159" wp14:editId="7A9D4AA1">
            <wp:extent cx="5935980" cy="8030210"/>
            <wp:effectExtent l="0" t="0" r="7620" b="8890"/>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8030210"/>
                    </a:xfrm>
                    <a:prstGeom prst="rect">
                      <a:avLst/>
                    </a:prstGeom>
                    <a:noFill/>
                    <a:ln>
                      <a:noFill/>
                    </a:ln>
                  </pic:spPr>
                </pic:pic>
              </a:graphicData>
            </a:graphic>
          </wp:inline>
        </w:drawing>
      </w:r>
    </w:p>
    <w:p w:rsidRPr="00C20AEF" w:rsidR="00220238" w:rsidP="00220238" w:rsidRDefault="00220238" w14:paraId="46B35584" w14:textId="3791E671">
      <w:pPr>
        <w:pStyle w:val="berschrift2"/>
      </w:pPr>
      <w:bookmarkStart w:name="_Ref262804534" w:id="107"/>
      <w:bookmarkStart w:name="_Ref10804567" w:id="108"/>
      <w:bookmarkStart w:name="_Toc98411917" w:id="109"/>
      <w:r>
        <w:lastRenderedPageBreak/>
        <w:t>Search multiple parts</w:t>
      </w:r>
      <w:bookmarkEnd w:id="107"/>
      <w:r>
        <w:t xml:space="preserve"> - </w:t>
      </w:r>
      <w:proofErr w:type="spellStart"/>
      <w:r>
        <w:t>DeadStock</w:t>
      </w:r>
      <w:bookmarkEnd w:id="108"/>
      <w:bookmarkEnd w:id="109"/>
      <w:proofErr w:type="spellEnd"/>
    </w:p>
    <w:tbl>
      <w:tblPr>
        <w:tblW w:w="8840" w:type="dxa"/>
        <w:tblInd w:w="108" w:type="dxa"/>
        <w:tblBorders>
          <w:top w:val="single" w:color="E20074" w:sz="18"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2042"/>
        <w:gridCol w:w="6798"/>
      </w:tblGrid>
      <w:tr w:rsidRPr="00C20AEF" w:rsidR="00220238" w:rsidTr="00EF3086" w14:paraId="19C34BD3" w14:textId="77777777">
        <w:trPr>
          <w:tblHeader/>
        </w:trPr>
        <w:tc>
          <w:tcPr>
            <w:tcW w:w="2042" w:type="dxa"/>
            <w:tcBorders>
              <w:top w:val="single" w:color="E20074" w:sz="18" w:space="0"/>
            </w:tcBorders>
            <w:shd w:val="clear" w:color="auto" w:fill="E0E0E0"/>
          </w:tcPr>
          <w:p w:rsidRPr="00C20AEF" w:rsidR="00220238" w:rsidP="00EF3086" w:rsidRDefault="00220238" w14:paraId="68E47E4B" w14:textId="77777777">
            <w:pPr>
              <w:pStyle w:val="TableHeading"/>
            </w:pPr>
            <w:r>
              <w:t>Attribute</w:t>
            </w:r>
          </w:p>
        </w:tc>
        <w:tc>
          <w:tcPr>
            <w:tcW w:w="6798" w:type="dxa"/>
            <w:tcBorders>
              <w:top w:val="single" w:color="E20074" w:sz="18" w:space="0"/>
            </w:tcBorders>
            <w:shd w:val="clear" w:color="auto" w:fill="E0E0E0"/>
          </w:tcPr>
          <w:p w:rsidRPr="00C20AEF" w:rsidR="00220238" w:rsidP="00EF3086" w:rsidRDefault="00220238" w14:paraId="20CDFF2E" w14:textId="77777777">
            <w:pPr>
              <w:pStyle w:val="TableHeading"/>
              <w:rPr>
                <w:szCs w:val="22"/>
              </w:rPr>
            </w:pPr>
            <w:r>
              <w:t>Explanation</w:t>
            </w:r>
          </w:p>
        </w:tc>
      </w:tr>
      <w:tr w:rsidRPr="00C20AEF" w:rsidR="00220238" w:rsidTr="00EF3086" w14:paraId="41F870A0" w14:textId="77777777">
        <w:trPr>
          <w:tblHeader/>
        </w:trPr>
        <w:tc>
          <w:tcPr>
            <w:tcW w:w="2042" w:type="dxa"/>
            <w:tcBorders>
              <w:top w:val="single" w:color="auto" w:sz="4" w:space="0"/>
              <w:bottom w:val="single" w:color="auto" w:sz="4" w:space="0"/>
            </w:tcBorders>
            <w:shd w:val="clear" w:color="auto" w:fill="E0E0E0"/>
          </w:tcPr>
          <w:p w:rsidRPr="00C20AEF" w:rsidR="00220238" w:rsidP="00EF3086" w:rsidRDefault="00220238" w14:paraId="74409565" w14:textId="77777777">
            <w:pPr>
              <w:pStyle w:val="TableText"/>
            </w:pPr>
            <w:r>
              <w:t>Brief description</w:t>
            </w:r>
          </w:p>
        </w:tc>
        <w:tc>
          <w:tcPr>
            <w:tcW w:w="6798" w:type="dxa"/>
          </w:tcPr>
          <w:p w:rsidRPr="00C20AEF" w:rsidR="00220238" w:rsidP="00220238" w:rsidRDefault="00220238" w14:paraId="6CB04949" w14:textId="77777777">
            <w:pPr>
              <w:pStyle w:val="TableText"/>
              <w:rPr>
                <w:szCs w:val="22"/>
              </w:rPr>
            </w:pPr>
            <w:r>
              <w:t>Search of several part numbers in the complete country.</w:t>
            </w:r>
          </w:p>
        </w:tc>
      </w:tr>
      <w:tr w:rsidRPr="00C20AEF" w:rsidR="00220238" w:rsidTr="00EF3086" w14:paraId="1FC2B496" w14:textId="77777777">
        <w:trPr>
          <w:tblHeader/>
        </w:trPr>
        <w:tc>
          <w:tcPr>
            <w:tcW w:w="2042" w:type="dxa"/>
            <w:tcBorders>
              <w:top w:val="single" w:color="auto" w:sz="4" w:space="0"/>
              <w:bottom w:val="single" w:color="auto" w:sz="4" w:space="0"/>
            </w:tcBorders>
            <w:shd w:val="clear" w:color="auto" w:fill="E0E0E0"/>
          </w:tcPr>
          <w:p w:rsidRPr="00C20AEF" w:rsidR="00220238" w:rsidP="00EF3086" w:rsidRDefault="00220238" w14:paraId="730594BF" w14:textId="77777777">
            <w:pPr>
              <w:pStyle w:val="TableText"/>
            </w:pPr>
            <w:r>
              <w:t>Preconditions</w:t>
            </w:r>
          </w:p>
        </w:tc>
        <w:tc>
          <w:tcPr>
            <w:tcW w:w="6798" w:type="dxa"/>
          </w:tcPr>
          <w:p w:rsidRPr="00C20AEF" w:rsidR="00220238" w:rsidP="00EF3086" w:rsidRDefault="00220238" w14:paraId="38284F6F" w14:textId="77777777">
            <w:pPr>
              <w:pStyle w:val="TableText"/>
              <w:rPr>
                <w:szCs w:val="22"/>
              </w:rPr>
            </w:pPr>
            <w:r>
              <w:t>The current site number (site and country) is entered and the user is authorized for this site.</w:t>
            </w:r>
          </w:p>
          <w:p w:rsidRPr="00C20AEF" w:rsidR="00561B64" w:rsidP="00EF3086" w:rsidRDefault="00561B64" w14:paraId="7D7C2C76" w14:textId="3CB85528">
            <w:pPr>
              <w:pStyle w:val="TableText"/>
              <w:rPr>
                <w:szCs w:val="22"/>
              </w:rPr>
            </w:pPr>
            <w:r>
              <w:t>Searching for part number(s) with wildcard is not possible.</w:t>
            </w:r>
          </w:p>
        </w:tc>
      </w:tr>
      <w:tr w:rsidRPr="00C20AEF" w:rsidR="00220238" w:rsidTr="00EF3086" w14:paraId="56BE4C06" w14:textId="77777777">
        <w:trPr>
          <w:tblHeader/>
        </w:trPr>
        <w:tc>
          <w:tcPr>
            <w:tcW w:w="2042" w:type="dxa"/>
            <w:tcBorders>
              <w:top w:val="single" w:color="auto" w:sz="4" w:space="0"/>
              <w:bottom w:val="single" w:color="auto" w:sz="4" w:space="0"/>
            </w:tcBorders>
            <w:shd w:val="clear" w:color="auto" w:fill="E0E0E0"/>
          </w:tcPr>
          <w:p w:rsidRPr="00C20AEF" w:rsidR="00220238" w:rsidP="00EF3086" w:rsidRDefault="00220238" w14:paraId="0B96B2F1" w14:textId="77777777">
            <w:pPr>
              <w:pStyle w:val="TableText"/>
            </w:pPr>
            <w:r>
              <w:t>Required data</w:t>
            </w:r>
          </w:p>
        </w:tc>
        <w:tc>
          <w:tcPr>
            <w:tcW w:w="6798" w:type="dxa"/>
          </w:tcPr>
          <w:p w:rsidRPr="00C20AEF" w:rsidR="00220238" w:rsidP="00EF3086" w:rsidRDefault="00220238" w14:paraId="2F5B6FDD" w14:textId="77777777">
            <w:pPr>
              <w:pStyle w:val="TableText"/>
              <w:rPr>
                <w:szCs w:val="22"/>
              </w:rPr>
            </w:pPr>
            <w:r>
              <w:t>User input</w:t>
            </w:r>
          </w:p>
          <w:p w:rsidRPr="00C20AEF" w:rsidR="00220238" w:rsidP="00FB50C2" w:rsidRDefault="00220238" w14:paraId="61DF407C" w14:textId="1780BB7E">
            <w:pPr>
              <w:pStyle w:val="TableText"/>
              <w:numPr>
                <w:ilvl w:val="0"/>
                <w:numId w:val="12"/>
              </w:numPr>
              <w:rPr>
                <w:szCs w:val="22"/>
              </w:rPr>
            </w:pPr>
            <w:r>
              <w:t>multiple part numbers</w:t>
            </w:r>
          </w:p>
          <w:p w:rsidRPr="00C20AEF" w:rsidR="00220238" w:rsidP="00FB50C2" w:rsidRDefault="00220238" w14:paraId="4CB9AEA9" w14:textId="77777777">
            <w:pPr>
              <w:pStyle w:val="TableText"/>
              <w:numPr>
                <w:ilvl w:val="0"/>
                <w:numId w:val="12"/>
              </w:numPr>
              <w:rPr>
                <w:szCs w:val="22"/>
              </w:rPr>
            </w:pPr>
            <w:r>
              <w:t>searched quantities (&gt;=1)</w:t>
            </w:r>
          </w:p>
          <w:p w:rsidRPr="00C20AEF" w:rsidR="00220238" w:rsidP="00EF3086" w:rsidRDefault="00220238" w14:paraId="0A6E6C87" w14:textId="77777777">
            <w:pPr>
              <w:pStyle w:val="TableText"/>
              <w:rPr>
                <w:szCs w:val="22"/>
              </w:rPr>
            </w:pPr>
            <w:r>
              <w:t>Database</w:t>
            </w:r>
          </w:p>
          <w:p w:rsidRPr="00C20AEF" w:rsidR="00220238" w:rsidP="00FB50C2" w:rsidRDefault="00AE6611" w14:paraId="4946366F" w14:textId="4F28B9C7">
            <w:pPr>
              <w:pStyle w:val="TableText"/>
              <w:numPr>
                <w:ilvl w:val="0"/>
                <w:numId w:val="13"/>
              </w:numPr>
              <w:rPr>
                <w:szCs w:val="22"/>
              </w:rPr>
            </w:pPr>
            <w:proofErr w:type="spellStart"/>
            <w:r>
              <w:t>DeadStock</w:t>
            </w:r>
            <w:proofErr w:type="spellEnd"/>
            <w:r>
              <w:t xml:space="preserve"> Assortments </w:t>
            </w:r>
          </w:p>
          <w:p w:rsidRPr="00C20AEF" w:rsidR="00220238" w:rsidP="00FB50C2" w:rsidRDefault="00220238" w14:paraId="25A30D6D" w14:textId="77777777">
            <w:pPr>
              <w:pStyle w:val="TableText"/>
              <w:numPr>
                <w:ilvl w:val="0"/>
                <w:numId w:val="13"/>
              </w:numPr>
              <w:rPr>
                <w:szCs w:val="22"/>
              </w:rPr>
            </w:pPr>
            <w:r>
              <w:t>current dealer inventory</w:t>
            </w:r>
          </w:p>
          <w:p w:rsidRPr="00C20AEF" w:rsidR="00220238" w:rsidP="00FB50C2" w:rsidRDefault="00220238" w14:paraId="7B46E4E9" w14:textId="77777777">
            <w:pPr>
              <w:pStyle w:val="TableText"/>
              <w:numPr>
                <w:ilvl w:val="0"/>
                <w:numId w:val="13"/>
              </w:numPr>
              <w:rPr>
                <w:szCs w:val="22"/>
              </w:rPr>
            </w:pPr>
            <w:r>
              <w:t>current parts master data (local, national, global)</w:t>
            </w:r>
          </w:p>
          <w:p w:rsidRPr="00C20AEF" w:rsidR="00531B76" w:rsidP="00FB50C2" w:rsidRDefault="00531B76" w14:paraId="69C8C86F" w14:textId="77777777">
            <w:pPr>
              <w:pStyle w:val="TableText"/>
              <w:numPr>
                <w:ilvl w:val="0"/>
                <w:numId w:val="13"/>
              </w:numPr>
              <w:rPr>
                <w:szCs w:val="22"/>
              </w:rPr>
            </w:pPr>
            <w:r>
              <w:t>current alternative relationships</w:t>
            </w:r>
          </w:p>
        </w:tc>
      </w:tr>
      <w:tr w:rsidRPr="00C20AEF" w:rsidR="00220238" w:rsidTr="00EF3086" w14:paraId="01D5C35B" w14:textId="77777777">
        <w:trPr>
          <w:tblHeader/>
        </w:trPr>
        <w:tc>
          <w:tcPr>
            <w:tcW w:w="2042" w:type="dxa"/>
            <w:tcBorders>
              <w:top w:val="single" w:color="auto" w:sz="4" w:space="0"/>
              <w:bottom w:val="single" w:color="auto" w:sz="4" w:space="0"/>
            </w:tcBorders>
            <w:shd w:val="clear" w:color="auto" w:fill="E0E0E0"/>
          </w:tcPr>
          <w:p w:rsidRPr="00C20AEF" w:rsidR="00220238" w:rsidP="00EF3086" w:rsidRDefault="00220238" w14:paraId="5D776C20" w14:textId="77777777">
            <w:pPr>
              <w:pStyle w:val="TableText"/>
            </w:pPr>
            <w:r>
              <w:t>Process description</w:t>
            </w:r>
          </w:p>
        </w:tc>
        <w:tc>
          <w:tcPr>
            <w:tcW w:w="6798" w:type="dxa"/>
          </w:tcPr>
          <w:p w:rsidRPr="00C20AEF" w:rsidR="00220238" w:rsidP="00FB50C2" w:rsidRDefault="00220238" w14:paraId="497C01AF" w14:textId="77777777">
            <w:pPr>
              <w:pStyle w:val="TableText"/>
              <w:numPr>
                <w:ilvl w:val="0"/>
                <w:numId w:val="16"/>
              </w:numPr>
              <w:rPr>
                <w:szCs w:val="22"/>
              </w:rPr>
            </w:pPr>
            <w:r>
              <w:t>Main scenario</w:t>
            </w:r>
          </w:p>
          <w:p w:rsidRPr="00C20AEF" w:rsidR="00220238" w:rsidP="00FB50C2" w:rsidRDefault="00220238" w14:paraId="35596C4B" w14:textId="77777777">
            <w:pPr>
              <w:pStyle w:val="TableText"/>
              <w:numPr>
                <w:ilvl w:val="1"/>
                <w:numId w:val="16"/>
              </w:numPr>
              <w:rPr>
                <w:szCs w:val="22"/>
              </w:rPr>
            </w:pPr>
            <w:r>
              <w:t>The user enters several part numbers in any format (conversion to input format is automatic).</w:t>
            </w:r>
          </w:p>
          <w:p w:rsidRPr="00C20AEF" w:rsidR="00220238" w:rsidP="00FB50C2" w:rsidRDefault="00220238" w14:paraId="429C4B4B" w14:textId="77777777">
            <w:pPr>
              <w:pStyle w:val="TableText"/>
              <w:numPr>
                <w:ilvl w:val="1"/>
                <w:numId w:val="16"/>
              </w:numPr>
              <w:rPr>
                <w:szCs w:val="22"/>
              </w:rPr>
            </w:pPr>
            <w:r>
              <w:t>The user enters his desired quantities per part number.</w:t>
            </w:r>
          </w:p>
          <w:p w:rsidRPr="00C20AEF" w:rsidR="00220238" w:rsidP="00FB50C2" w:rsidRDefault="00220238" w14:paraId="0101521E" w14:textId="77777777">
            <w:pPr>
              <w:pStyle w:val="TableText"/>
              <w:numPr>
                <w:ilvl w:val="1"/>
                <w:numId w:val="16"/>
              </w:numPr>
              <w:rPr>
                <w:szCs w:val="22"/>
              </w:rPr>
            </w:pPr>
            <w:r>
              <w:t>The user starts the search.</w:t>
            </w:r>
          </w:p>
          <w:p w:rsidRPr="00C20AEF" w:rsidR="00220238" w:rsidP="00FB50C2" w:rsidRDefault="00220238" w14:paraId="2AB80285" w14:textId="4B04C41C">
            <w:pPr>
              <w:pStyle w:val="TableText"/>
              <w:numPr>
                <w:ilvl w:val="1"/>
                <w:numId w:val="16"/>
              </w:numPr>
              <w:rPr>
                <w:szCs w:val="22"/>
              </w:rPr>
            </w:pPr>
            <w:r>
              <w:t xml:space="preserve">The companies that carry one of the searched part numbers in sufficient quantity in the </w:t>
            </w:r>
            <w:proofErr w:type="spellStart"/>
            <w:r>
              <w:t>DeadStock</w:t>
            </w:r>
            <w:proofErr w:type="spellEnd"/>
            <w:r>
              <w:t xml:space="preserve"> assortment are displayed in the general overview. </w:t>
            </w:r>
          </w:p>
          <w:p w:rsidRPr="00C20AEF" w:rsidR="00B15B1F" w:rsidP="00FB50C2" w:rsidRDefault="00220238" w14:paraId="704575F1" w14:textId="77777777">
            <w:pPr>
              <w:pStyle w:val="TableText"/>
              <w:numPr>
                <w:ilvl w:val="1"/>
                <w:numId w:val="16"/>
              </w:numPr>
              <w:rPr>
                <w:szCs w:val="22"/>
              </w:rPr>
            </w:pPr>
            <w:r>
              <w:t>The results are additionally displayed optimized by price and by supplier.</w:t>
            </w:r>
          </w:p>
          <w:p w:rsidRPr="00C20AEF" w:rsidR="00561B64" w:rsidP="00FB50C2" w:rsidRDefault="00B15B1F" w14:paraId="33CA8AC9" w14:textId="77777777">
            <w:pPr>
              <w:pStyle w:val="TableText"/>
              <w:numPr>
                <w:ilvl w:val="0"/>
                <w:numId w:val="16"/>
              </w:numPr>
              <w:rPr>
                <w:szCs w:val="22"/>
              </w:rPr>
            </w:pPr>
            <w:r>
              <w:t>Alternative scenario - search with alternatives</w:t>
            </w:r>
          </w:p>
          <w:p w:rsidRPr="00C20AEF" w:rsidR="00B15B1F" w:rsidP="00561B64" w:rsidRDefault="00561B64" w14:paraId="7C3B165C" w14:textId="77777777">
            <w:pPr>
              <w:pStyle w:val="TableText"/>
              <w:ind w:left="360"/>
              <w:rPr>
                <w:szCs w:val="22"/>
              </w:rPr>
            </w:pPr>
            <w:r>
              <w:t>Analogously (1) in addition the user activates the "Alternative search".</w:t>
            </w:r>
          </w:p>
        </w:tc>
      </w:tr>
      <w:tr w:rsidRPr="00C20AEF" w:rsidR="00220238" w:rsidTr="00EF3086" w14:paraId="0CBE30F3" w14:textId="77777777">
        <w:trPr>
          <w:tblHeader/>
        </w:trPr>
        <w:tc>
          <w:tcPr>
            <w:tcW w:w="2042" w:type="dxa"/>
            <w:tcBorders>
              <w:top w:val="single" w:color="auto" w:sz="4" w:space="0"/>
              <w:bottom w:val="single" w:color="auto" w:sz="4" w:space="0"/>
            </w:tcBorders>
            <w:shd w:val="clear" w:color="auto" w:fill="E0E0E0"/>
          </w:tcPr>
          <w:p w:rsidRPr="00C20AEF" w:rsidR="00220238" w:rsidP="00EF3086" w:rsidRDefault="00220238" w14:paraId="00B43E53" w14:textId="77777777">
            <w:pPr>
              <w:pStyle w:val="TableText"/>
            </w:pPr>
            <w:r>
              <w:t>Result</w:t>
            </w:r>
          </w:p>
        </w:tc>
        <w:tc>
          <w:tcPr>
            <w:tcW w:w="6798" w:type="dxa"/>
          </w:tcPr>
          <w:p w:rsidRPr="00C20AEF" w:rsidR="00220238" w:rsidP="00EF3086" w:rsidRDefault="00220238" w14:paraId="1DC7957A" w14:textId="015640B1">
            <w:pPr>
              <w:pStyle w:val="TableText"/>
              <w:rPr>
                <w:szCs w:val="22"/>
              </w:rPr>
            </w:pPr>
            <w:r>
              <w:t xml:space="preserve">The found part numbers are displayed in the general overview, price and supplier optimized. Sort see </w:t>
            </w:r>
            <w:r w:rsidRPr="00C20AEF" w:rsidR="00A9316A">
              <w:fldChar w:fldCharType="begin"/>
            </w:r>
            <w:r w:rsidRPr="00C20AEF" w:rsidR="00A9316A">
              <w:instrText xml:space="preserve"> REF _Ref256521394 \r \h  \* MERGEFORMAT </w:instrText>
            </w:r>
            <w:r w:rsidRPr="00C20AEF" w:rsidR="00A9316A">
              <w:fldChar w:fldCharType="separate"/>
            </w:r>
            <w:r w:rsidRPr="000D3A2D" w:rsidR="000D3A2D">
              <w:t>1.1.8</w:t>
            </w:r>
            <w:r w:rsidRPr="00C20AEF" w:rsidR="00A9316A">
              <w:fldChar w:fldCharType="end"/>
            </w:r>
          </w:p>
        </w:tc>
      </w:tr>
      <w:tr w:rsidRPr="00C20AEF" w:rsidR="00220238" w:rsidTr="00EF3086" w14:paraId="439CFB28" w14:textId="77777777">
        <w:trPr>
          <w:tblHeader/>
        </w:trPr>
        <w:tc>
          <w:tcPr>
            <w:tcW w:w="2042" w:type="dxa"/>
            <w:tcBorders>
              <w:top w:val="single" w:color="auto" w:sz="4" w:space="0"/>
              <w:bottom w:val="single" w:color="auto" w:sz="4" w:space="0"/>
            </w:tcBorders>
            <w:shd w:val="clear" w:color="auto" w:fill="E0E0E0"/>
          </w:tcPr>
          <w:p w:rsidRPr="00C20AEF" w:rsidR="00220238" w:rsidP="00EF3086" w:rsidRDefault="00220238" w14:paraId="7768937B" w14:textId="77777777">
            <w:pPr>
              <w:pStyle w:val="TableText"/>
            </w:pPr>
            <w:r>
              <w:t>Special cases / exceptions / errors</w:t>
            </w:r>
          </w:p>
        </w:tc>
        <w:tc>
          <w:tcPr>
            <w:tcW w:w="6798" w:type="dxa"/>
          </w:tcPr>
          <w:p w:rsidRPr="00C20AEF" w:rsidR="00220238" w:rsidP="00EF3086" w:rsidRDefault="00220238" w14:paraId="01EEDCE5" w14:textId="77777777">
            <w:pPr>
              <w:pStyle w:val="TableText"/>
              <w:rPr>
                <w:szCs w:val="22"/>
              </w:rPr>
            </w:pPr>
            <w:r>
              <w:t>-</w:t>
            </w:r>
          </w:p>
        </w:tc>
      </w:tr>
      <w:tr w:rsidRPr="00C20AEF" w:rsidR="00220238" w:rsidTr="00EF3086" w14:paraId="7662DB9F" w14:textId="77777777">
        <w:trPr>
          <w:tblHeader/>
        </w:trPr>
        <w:tc>
          <w:tcPr>
            <w:tcW w:w="2042" w:type="dxa"/>
            <w:tcBorders>
              <w:top w:val="single" w:color="auto" w:sz="4" w:space="0"/>
              <w:bottom w:val="single" w:color="auto" w:sz="4" w:space="0"/>
            </w:tcBorders>
            <w:shd w:val="clear" w:color="auto" w:fill="E0E0E0"/>
          </w:tcPr>
          <w:p w:rsidRPr="00C20AEF" w:rsidR="00220238" w:rsidP="00EF3086" w:rsidRDefault="00220238" w14:paraId="785C0FB0" w14:textId="77777777">
            <w:pPr>
              <w:pStyle w:val="TableText"/>
            </w:pPr>
            <w:r>
              <w:t>Dialogue drafts</w:t>
            </w:r>
          </w:p>
        </w:tc>
        <w:tc>
          <w:tcPr>
            <w:tcW w:w="6798" w:type="dxa"/>
          </w:tcPr>
          <w:p w:rsidRPr="00C20AEF" w:rsidR="00220238" w:rsidP="00EB4F20" w:rsidRDefault="00A9316A" w14:paraId="7ED2C1D4" w14:textId="44BEBA21">
            <w:pPr>
              <w:pStyle w:val="TableText"/>
              <w:rPr>
                <w:szCs w:val="22"/>
              </w:rPr>
            </w:pPr>
            <w:r w:rsidRPr="00C20AEF">
              <w:fldChar w:fldCharType="begin"/>
            </w:r>
            <w:r w:rsidRPr="00C20AEF">
              <w:instrText xml:space="preserve"> REF _Ref255477985 \r \h  \* MERGEFORMAT </w:instrText>
            </w:r>
            <w:r w:rsidRPr="00C20AEF">
              <w:fldChar w:fldCharType="separate"/>
            </w:r>
            <w:r w:rsidRPr="000D3A2D" w:rsidR="000D3A2D">
              <w:t>0</w:t>
            </w:r>
            <w:r w:rsidRPr="00C20AEF">
              <w:fldChar w:fldCharType="end"/>
            </w:r>
          </w:p>
        </w:tc>
      </w:tr>
      <w:tr w:rsidRPr="00C20AEF" w:rsidR="00220238" w:rsidTr="00EF3086" w14:paraId="470D1E9D" w14:textId="77777777">
        <w:trPr>
          <w:tblHeader/>
        </w:trPr>
        <w:tc>
          <w:tcPr>
            <w:tcW w:w="2042" w:type="dxa"/>
            <w:tcBorders>
              <w:top w:val="single" w:color="auto" w:sz="4" w:space="0"/>
              <w:bottom w:val="single" w:color="auto" w:sz="4" w:space="0"/>
            </w:tcBorders>
            <w:shd w:val="clear" w:color="auto" w:fill="E0E0E0"/>
          </w:tcPr>
          <w:p w:rsidRPr="00C20AEF" w:rsidR="00220238" w:rsidP="00EF3086" w:rsidRDefault="00220238" w14:paraId="49905B79" w14:textId="77777777">
            <w:pPr>
              <w:pStyle w:val="TableText"/>
            </w:pPr>
            <w:r>
              <w:t>Diagrams</w:t>
            </w:r>
          </w:p>
        </w:tc>
        <w:tc>
          <w:tcPr>
            <w:tcW w:w="6798" w:type="dxa"/>
          </w:tcPr>
          <w:p w:rsidRPr="00C20AEF" w:rsidR="00220238" w:rsidP="00EF3086" w:rsidRDefault="00220238" w14:paraId="4211FC69" w14:textId="77777777">
            <w:pPr>
              <w:pStyle w:val="TableText"/>
              <w:rPr>
                <w:szCs w:val="22"/>
              </w:rPr>
            </w:pPr>
            <w:r>
              <w:t>Activity Diagram (following)</w:t>
            </w:r>
          </w:p>
        </w:tc>
      </w:tr>
      <w:tr w:rsidRPr="00C20AEF" w:rsidR="00220238" w:rsidTr="00EF3086" w14:paraId="3A45AC66" w14:textId="77777777">
        <w:trPr>
          <w:tblHeader/>
        </w:trPr>
        <w:tc>
          <w:tcPr>
            <w:tcW w:w="2042" w:type="dxa"/>
            <w:tcBorders>
              <w:top w:val="single" w:color="auto" w:sz="4" w:space="0"/>
            </w:tcBorders>
            <w:shd w:val="clear" w:color="auto" w:fill="E0E0E0"/>
          </w:tcPr>
          <w:p w:rsidRPr="00C20AEF" w:rsidR="00220238" w:rsidP="00EF3086" w:rsidRDefault="00220238" w14:paraId="5D5C3809" w14:textId="77777777">
            <w:pPr>
              <w:pStyle w:val="TableText"/>
            </w:pPr>
            <w:r>
              <w:t>Open points</w:t>
            </w:r>
          </w:p>
        </w:tc>
        <w:tc>
          <w:tcPr>
            <w:tcW w:w="6798" w:type="dxa"/>
          </w:tcPr>
          <w:p w:rsidRPr="00C20AEF" w:rsidR="00220238" w:rsidP="00EE6563" w:rsidRDefault="00220238" w14:paraId="35DEAAA8" w14:textId="77777777">
            <w:pPr>
              <w:pStyle w:val="TableText"/>
              <w:rPr>
                <w:szCs w:val="22"/>
              </w:rPr>
            </w:pPr>
            <w:r>
              <w:t>-</w:t>
            </w:r>
          </w:p>
        </w:tc>
      </w:tr>
    </w:tbl>
    <w:p w:rsidRPr="00C20AEF" w:rsidR="00EE6563" w:rsidRDefault="00EE6563" w14:paraId="1DF395D4" w14:textId="704B7C2E">
      <w:pPr>
        <w:pStyle w:val="Beschriftung"/>
      </w:pPr>
      <w:bookmarkStart w:name="_Toc98411804" w:id="110"/>
      <w:r>
        <w:t xml:space="preserve">Table </w:t>
      </w:r>
      <w:r>
        <w:fldChar w:fldCharType="begin"/>
      </w:r>
      <w:r>
        <w:instrText> STYLEREF 1 \s </w:instrText>
      </w:r>
      <w:r>
        <w:fldChar w:fldCharType="separate"/>
      </w:r>
      <w:r w:rsidR="000D3A2D">
        <w:t>2</w:t>
      </w:r>
      <w:r>
        <w:fldChar w:fldCharType="end"/>
      </w:r>
      <w:r>
        <w:noBreakHyphen/>
      </w:r>
      <w:r>
        <w:fldChar w:fldCharType="begin"/>
      </w:r>
      <w:r>
        <w:instrText> SEQ Tabelle \* ARABIC \s 1 </w:instrText>
      </w:r>
      <w:r>
        <w:fldChar w:fldCharType="separate"/>
      </w:r>
      <w:r w:rsidR="000D3A2D">
        <w:t>2</w:t>
      </w:r>
      <w:r>
        <w:fldChar w:fldCharType="end"/>
      </w:r>
      <w:r>
        <w:t xml:space="preserve"> - System use case: Search multiple parts</w:t>
      </w:r>
      <w:bookmarkEnd w:id="110"/>
    </w:p>
    <w:p w:rsidRPr="00C20AEF" w:rsidR="00EB4F20" w:rsidP="00EB4F20" w:rsidRDefault="00B1254A" w14:paraId="24C7B883" w14:textId="5B2DC442">
      <w:pPr>
        <w:pStyle w:val="Textkrper"/>
      </w:pPr>
      <w:r>
        <w:rPr>
          <w:noProof/>
        </w:rPr>
        <w:lastRenderedPageBreak/>
        <w:drawing>
          <wp:inline distT="0" distB="0" distL="0" distR="0" wp14:anchorId="055794C3" wp14:editId="7C29828E">
            <wp:extent cx="5935980" cy="7931785"/>
            <wp:effectExtent l="0" t="0" r="7620" b="0"/>
            <wp:docPr id="127" name="Grafik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7931785"/>
                    </a:xfrm>
                    <a:prstGeom prst="rect">
                      <a:avLst/>
                    </a:prstGeom>
                    <a:noFill/>
                    <a:ln>
                      <a:noFill/>
                    </a:ln>
                  </pic:spPr>
                </pic:pic>
              </a:graphicData>
            </a:graphic>
          </wp:inline>
        </w:drawing>
      </w:r>
    </w:p>
    <w:p w:rsidRPr="00C20AEF" w:rsidR="00246BC3" w:rsidP="00246BC3" w:rsidRDefault="00246BC3" w14:paraId="66FE1ED6" w14:textId="4E6E82C9">
      <w:pPr>
        <w:pStyle w:val="berschrift2"/>
      </w:pPr>
      <w:bookmarkStart w:name="_Ref20206741" w:id="111"/>
      <w:bookmarkStart w:name="_Toc98411918" w:id="112"/>
      <w:r>
        <w:t>D2D part search with subsequent D2D order processing</w:t>
      </w:r>
      <w:bookmarkEnd w:id="111"/>
      <w:bookmarkEnd w:id="112"/>
    </w:p>
    <w:p w:rsidRPr="00C20AEF" w:rsidR="00041BF8" w:rsidP="00041BF8" w:rsidRDefault="00896A7B" w14:paraId="56058000" w14:textId="6B55DC59">
      <w:pPr>
        <w:pStyle w:val="Textkrper"/>
      </w:pPr>
      <w:r>
        <w:t xml:space="preserve">The following </w:t>
      </w:r>
      <w:proofErr w:type="spellStart"/>
      <w:r>
        <w:t>UseCase</w:t>
      </w:r>
      <w:proofErr w:type="spellEnd"/>
      <w:r>
        <w:t xml:space="preserve"> diagram contains an overview of the flows within the D2D process. The jump for VOR orders to </w:t>
      </w:r>
      <w:proofErr w:type="spellStart"/>
      <w:r>
        <w:t>StarOrder</w:t>
      </w:r>
      <w:proofErr w:type="spellEnd"/>
      <w:r>
        <w:t>/</w:t>
      </w:r>
      <w:proofErr w:type="spellStart"/>
      <w:r>
        <w:t>StarOrderPlus</w:t>
      </w:r>
      <w:proofErr w:type="spellEnd"/>
      <w:r>
        <w:t xml:space="preserve"> is not considered.</w:t>
      </w:r>
    </w:p>
    <w:p w:rsidRPr="00C20AEF" w:rsidR="00041BF8" w:rsidP="00041BF8" w:rsidRDefault="00721C12" w14:paraId="7DC22ADB" w14:textId="3CD775E5">
      <w:pPr>
        <w:pStyle w:val="Textkrper"/>
        <w:keepNext/>
      </w:pPr>
      <w:r>
        <w:rPr>
          <w:noProof/>
        </w:rPr>
        <w:lastRenderedPageBreak/>
        <w:drawing>
          <wp:inline distT="0" distB="0" distL="0" distR="0" wp14:anchorId="2A7DC951" wp14:editId="06BF7106">
            <wp:extent cx="5935980" cy="6023610"/>
            <wp:effectExtent l="0" t="0" r="7620" b="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6023610"/>
                    </a:xfrm>
                    <a:prstGeom prst="rect">
                      <a:avLst/>
                    </a:prstGeom>
                    <a:noFill/>
                    <a:ln>
                      <a:noFill/>
                    </a:ln>
                  </pic:spPr>
                </pic:pic>
              </a:graphicData>
            </a:graphic>
          </wp:inline>
        </w:drawing>
      </w:r>
    </w:p>
    <w:p w:rsidRPr="00C20AEF" w:rsidR="00246BC3" w:rsidP="00041BF8" w:rsidRDefault="00041BF8" w14:paraId="454F82A3" w14:textId="31556A64">
      <w:pPr>
        <w:pStyle w:val="Beschriftung"/>
        <w:jc w:val="both"/>
      </w:pPr>
      <w:bookmarkStart w:name="_Toc98411867" w:id="113"/>
      <w:r>
        <w:t xml:space="preserve">Figure </w:t>
      </w:r>
      <w:r>
        <w:fldChar w:fldCharType="begin"/>
      </w:r>
      <w:r>
        <w:instrText> STYLEREF 1 \s </w:instrText>
      </w:r>
      <w:r>
        <w:fldChar w:fldCharType="separate"/>
      </w:r>
      <w:r w:rsidR="000D3A2D">
        <w:t>2</w:t>
      </w:r>
      <w:r>
        <w:fldChar w:fldCharType="end"/>
      </w:r>
      <w:r>
        <w:noBreakHyphen/>
      </w:r>
      <w:r>
        <w:fldChar w:fldCharType="begin"/>
      </w:r>
      <w:r>
        <w:instrText> SEQ Abbildung \* ARABIC \s 1 </w:instrText>
      </w:r>
      <w:r>
        <w:fldChar w:fldCharType="separate"/>
      </w:r>
      <w:r w:rsidR="000D3A2D">
        <w:t>1</w:t>
      </w:r>
      <w:r>
        <w:fldChar w:fldCharType="end"/>
      </w:r>
      <w:r>
        <w:t xml:space="preserve"> - Overview </w:t>
      </w:r>
      <w:proofErr w:type="spellStart"/>
      <w:r>
        <w:t>UseCases</w:t>
      </w:r>
      <w:proofErr w:type="spellEnd"/>
      <w:r>
        <w:t xml:space="preserve"> D2D Part Search and D2D Order Processing</w:t>
      </w:r>
      <w:bookmarkEnd w:id="113"/>
    </w:p>
    <w:p w:rsidRPr="00C20AEF" w:rsidR="002B3D1E" w:rsidP="00E832E5" w:rsidRDefault="002B3D1E" w14:paraId="1CFE52E8" w14:textId="77777777">
      <w:pPr>
        <w:pStyle w:val="berschrift1"/>
        <w:rPr>
          <w:color w:val="auto"/>
        </w:rPr>
      </w:pPr>
      <w:bookmarkStart w:name="_Ref478640693" w:id="114"/>
      <w:bookmarkStart w:name="_Toc98411919" w:id="115"/>
      <w:r>
        <w:rPr>
          <w:color w:val="auto"/>
        </w:rPr>
        <w:lastRenderedPageBreak/>
        <w:t>Data model</w:t>
      </w:r>
      <w:bookmarkEnd w:id="20"/>
      <w:bookmarkEnd w:id="21"/>
      <w:bookmarkEnd w:id="22"/>
      <w:bookmarkEnd w:id="23"/>
      <w:bookmarkEnd w:id="114"/>
      <w:bookmarkEnd w:id="115"/>
    </w:p>
    <w:p w:rsidRPr="00C20AEF" w:rsidR="00927023" w:rsidP="00927023" w:rsidRDefault="00927023" w14:paraId="63BF5589" w14:textId="77777777">
      <w:pPr>
        <w:pStyle w:val="Textkrper"/>
      </w:pPr>
      <w:r>
        <w:t>The application will store most of its data in its own database schema "STOX". In addition, some changes are made to the already existing schemes "DIMS", "SD" and "SICOS".</w:t>
      </w:r>
    </w:p>
    <w:p w:rsidRPr="00C20AEF" w:rsidR="001B3278" w:rsidP="00E832E5" w:rsidRDefault="001B3278" w14:paraId="3E415F02" w14:textId="77777777">
      <w:pPr>
        <w:pStyle w:val="berschrift2"/>
      </w:pPr>
      <w:bookmarkStart w:name="_Toc255289899" w:id="116"/>
      <w:bookmarkStart w:name="_Ref255379332" w:id="117"/>
      <w:bookmarkStart w:name="_Ref255549946" w:id="118"/>
      <w:bookmarkStart w:name="_Toc98411920" w:id="119"/>
      <w:r>
        <w:t>Extensions to schemas DIMS, SD</w:t>
      </w:r>
      <w:bookmarkEnd w:id="116"/>
      <w:bookmarkEnd w:id="117"/>
      <w:r>
        <w:t xml:space="preserve"> and SICOS</w:t>
      </w:r>
      <w:bookmarkEnd w:id="118"/>
      <w:bookmarkEnd w:id="119"/>
    </w:p>
    <w:p w:rsidRPr="00C20AEF" w:rsidR="00782449" w:rsidP="00782449" w:rsidRDefault="00782449" w14:paraId="6CE69B54" w14:textId="77777777">
      <w:pPr>
        <w:pStyle w:val="Anforderungsnummer"/>
      </w:pPr>
      <w:r>
        <w:t>Requirement: FKT-DB-2</w:t>
      </w:r>
    </w:p>
    <w:p w:rsidRPr="00C20AEF" w:rsidR="00782449" w:rsidP="00782449" w:rsidRDefault="00782449" w14:paraId="65E1C9EB" w14:textId="51B749E7">
      <w:pPr>
        <w:pStyle w:val="Anforderungstext"/>
      </w:pPr>
      <w:r>
        <w:t>Two new fields "</w:t>
      </w:r>
      <w:r>
        <w:rPr>
          <w:i/>
        </w:rPr>
        <w:t>STOX_ACTIVE</w:t>
      </w:r>
      <w:r>
        <w:t>" and "</w:t>
      </w:r>
      <w:r>
        <w:rPr>
          <w:i/>
        </w:rPr>
        <w:t>STOX_INIT</w:t>
      </w:r>
      <w:r>
        <w:t>" are added to the table "</w:t>
      </w:r>
      <w:r>
        <w:rPr>
          <w:i/>
        </w:rPr>
        <w:t>BETRIEBSDATEN_KONZERN</w:t>
      </w:r>
      <w:r>
        <w:t>" for the activation of sites. When STOX is activated via the operating data panel, the "</w:t>
      </w:r>
      <w:r>
        <w:rPr>
          <w:i/>
        </w:rPr>
        <w:t xml:space="preserve">STOX_ACTIVE" </w:t>
      </w:r>
      <w:r>
        <w:t>field is set. "</w:t>
      </w:r>
      <w:r>
        <w:rPr>
          <w:i/>
        </w:rPr>
        <w:t>STOX_INIT</w:t>
      </w:r>
      <w:r>
        <w:t>" indicates whether all mandatory fields have been maintained for the location via the settings.</w:t>
      </w:r>
    </w:p>
    <w:p w:rsidRPr="00C20AEF" w:rsidR="004C3B1B" w:rsidP="00782449" w:rsidRDefault="004C3B1B" w14:paraId="7F9B1614" w14:textId="5D22AD20">
      <w:pPr>
        <w:pStyle w:val="Anforderungstext"/>
      </w:pPr>
      <w:r>
        <w:t xml:space="preserve">Both fields are "2-digit" each. The first digit is for the </w:t>
      </w:r>
      <w:proofErr w:type="spellStart"/>
      <w:r>
        <w:t>DeadStock</w:t>
      </w:r>
      <w:proofErr w:type="spellEnd"/>
      <w:r>
        <w:t xml:space="preserve"> process, the second digit for the D2D process respectively. Thus, activation can be performed separately for both processes.</w:t>
      </w:r>
    </w:p>
    <w:p w:rsidRPr="00C20AEF" w:rsidR="00FA3356" w:rsidP="00FA3356" w:rsidRDefault="00FA3356" w14:paraId="220C257F" w14:textId="77777777">
      <w:pPr>
        <w:pStyle w:val="Anforderungsnummer"/>
      </w:pPr>
    </w:p>
    <w:p w:rsidRPr="00C20AEF" w:rsidR="00A4692C" w:rsidP="00A4692C" w:rsidRDefault="00A4692C" w14:paraId="47074CE8" w14:textId="77777777">
      <w:pPr>
        <w:pStyle w:val="Anforderungsnummer"/>
      </w:pPr>
      <w:r>
        <w:t>Requirement: FKT-DB-3</w:t>
      </w:r>
    </w:p>
    <w:p w:rsidRPr="00C20AEF" w:rsidR="00A4692C" w:rsidP="00B24D99" w:rsidRDefault="00A4692C" w14:paraId="7E1E3CF7" w14:textId="77777777">
      <w:pPr>
        <w:pStyle w:val="Anforderungstext"/>
      </w:pPr>
      <w:r>
        <w:t>For the storage of the GPS coordinates of the dealers from the GSSN import, the tables "</w:t>
      </w:r>
      <w:r>
        <w:rPr>
          <w:i/>
        </w:rPr>
        <w:t>BETRIEBSDATEN_KONZERN</w:t>
      </w:r>
      <w:r>
        <w:t>" and "</w:t>
      </w:r>
      <w:r>
        <w:rPr>
          <w:i/>
        </w:rPr>
        <w:t>GSSN_POOL</w:t>
      </w:r>
      <w:r>
        <w:t>" are extended by the fields "</w:t>
      </w:r>
      <w:r>
        <w:rPr>
          <w:i/>
        </w:rPr>
        <w:t>GPS_X_GSSN</w:t>
      </w:r>
      <w:r>
        <w:t>" and "</w:t>
      </w:r>
      <w:r>
        <w:rPr>
          <w:i/>
        </w:rPr>
        <w:t>GPS_Y_GSSN</w:t>
      </w:r>
      <w:r>
        <w:t xml:space="preserve">" respectively. These are filled with the corresponding content from the GSSN. In addition, the coordinates are converted to </w:t>
      </w:r>
      <w:proofErr w:type="spellStart"/>
      <w:r>
        <w:t>geodecimal</w:t>
      </w:r>
      <w:proofErr w:type="spellEnd"/>
      <w:r>
        <w:t xml:space="preserve"> values during import and stored in the also new fields "</w:t>
      </w:r>
      <w:r>
        <w:rPr>
          <w:i/>
        </w:rPr>
        <w:t>GPS_X_GEODEC</w:t>
      </w:r>
      <w:r>
        <w:t>" and "</w:t>
      </w:r>
      <w:r>
        <w:rPr>
          <w:i/>
        </w:rPr>
        <w:t>GPS_Y_GEODEC</w:t>
      </w:r>
      <w:r>
        <w:t>".</w:t>
      </w:r>
    </w:p>
    <w:p w:rsidRPr="00C20AEF" w:rsidR="00E251E9" w:rsidP="00E251E9" w:rsidRDefault="00E251E9" w14:paraId="6915C404" w14:textId="77777777">
      <w:pPr>
        <w:pStyle w:val="Anforderungsnummer"/>
      </w:pPr>
    </w:p>
    <w:p w:rsidRPr="00C20AEF" w:rsidR="00E251E9" w:rsidP="00E251E9" w:rsidRDefault="00E251E9" w14:paraId="030DCA10" w14:textId="77777777">
      <w:pPr>
        <w:pStyle w:val="Anforderungsnummer"/>
      </w:pPr>
      <w:r>
        <w:t>Requirement: FKT-DB-4</w:t>
      </w:r>
    </w:p>
    <w:p w:rsidRPr="00C20AEF" w:rsidR="00E251E9" w:rsidP="00E251E9" w:rsidRDefault="00E251E9" w14:paraId="430D7DE9" w14:textId="1C245FD2">
      <w:pPr>
        <w:pStyle w:val="Anforderungstext"/>
      </w:pPr>
      <w:r>
        <w:t>For the search for part numbers with wildcard, the table "</w:t>
      </w:r>
      <w:r>
        <w:rPr>
          <w:i/>
        </w:rPr>
        <w:t>BESTAENDE</w:t>
      </w:r>
      <w:r>
        <w:t>" is extended by a field "</w:t>
      </w:r>
      <w:r>
        <w:rPr>
          <w:i/>
        </w:rPr>
        <w:t>RNR_INSBATCH_FMT</w:t>
      </w:r>
      <w:r>
        <w:t>" and the table "</w:t>
      </w:r>
      <w:r>
        <w:rPr>
          <w:i/>
        </w:rPr>
        <w:t>BESTAND_ONLINE</w:t>
      </w:r>
      <w:r>
        <w:t>" by a field "</w:t>
      </w:r>
      <w:r>
        <w:rPr>
          <w:i/>
        </w:rPr>
        <w:t>TNR_INSBATCH_FMT</w:t>
      </w:r>
      <w:r>
        <w:t>" (consecutive without spaces). When creating a new part number, this field is filled with the batch input format (i.e. without spaces). This field is needed to search for part numbers with wildcard. For initialization see section Data migration.</w:t>
      </w:r>
    </w:p>
    <w:p w:rsidRPr="00C20AEF" w:rsidR="00FC5A27" w:rsidP="00A4692C" w:rsidRDefault="00FC5A27" w14:paraId="77A43307" w14:textId="77777777">
      <w:pPr>
        <w:pStyle w:val="Anforderungsnummer"/>
      </w:pPr>
    </w:p>
    <w:p w:rsidRPr="00C20AEF" w:rsidR="00FC5A27" w:rsidP="00FC5A27" w:rsidRDefault="00FC5A27" w14:paraId="71468D26" w14:textId="77777777">
      <w:pPr>
        <w:pStyle w:val="Anforderungsnummer"/>
      </w:pPr>
      <w:r>
        <w:t>Requirement: FKT-DB-5</w:t>
      </w:r>
    </w:p>
    <w:p w:rsidRPr="00C20AEF" w:rsidR="00FC5A27" w:rsidP="00FC5A27" w:rsidRDefault="00FC5A27" w14:paraId="3AA1E384" w14:textId="77777777">
      <w:pPr>
        <w:pStyle w:val="Anforderungstext"/>
      </w:pPr>
      <w:r>
        <w:t>For storing the STOX order numbers for operation, the table "</w:t>
      </w:r>
      <w:r>
        <w:rPr>
          <w:i/>
        </w:rPr>
        <w:t>ORDER_NUMBERS</w:t>
      </w:r>
      <w:r>
        <w:t>" is extended by a column "</w:t>
      </w:r>
      <w:r>
        <w:rPr>
          <w:i/>
        </w:rPr>
        <w:t>ANR_STOX</w:t>
      </w:r>
      <w:r>
        <w:t>". This contains the last order number assigned. The order number range for STOX is stored per market in the table "</w:t>
      </w:r>
      <w:r>
        <w:rPr>
          <w:i/>
        </w:rPr>
        <w:t>STOX_CENTRAL_SETTINGS</w:t>
      </w:r>
      <w:r>
        <w:t>".</w:t>
      </w:r>
    </w:p>
    <w:p w:rsidRPr="00C20AEF" w:rsidR="00FC5A27" w:rsidP="00A4692C" w:rsidRDefault="00FC5A27" w14:paraId="6FA20A67" w14:textId="77777777">
      <w:pPr>
        <w:pStyle w:val="Anforderungsnummer"/>
      </w:pPr>
    </w:p>
    <w:p w:rsidRPr="00C20AEF" w:rsidR="00A4692C" w:rsidP="00A4692C" w:rsidRDefault="00A4692C" w14:paraId="36760E40" w14:textId="77777777">
      <w:pPr>
        <w:pStyle w:val="Anforderungsnummer"/>
      </w:pPr>
      <w:r>
        <w:t>Requirement: FKT-DB-6</w:t>
      </w:r>
    </w:p>
    <w:p w:rsidRPr="00C20AEF" w:rsidR="00A4692C" w:rsidP="00A4692C" w:rsidRDefault="008C2D9E" w14:paraId="6A0D7867" w14:textId="77777777">
      <w:pPr>
        <w:pStyle w:val="Anforderungstext"/>
      </w:pPr>
      <w:r>
        <w:t>A new contact type for STOX (type 4) is introduced in the "</w:t>
      </w:r>
      <w:r>
        <w:rPr>
          <w:i/>
        </w:rPr>
        <w:t>OPERATIONS_CONTACTS</w:t>
      </w:r>
      <w:r>
        <w:t>" table for storing the STOX contact. The fields for name, email, telephone and fax number are stored here in the same way as the contact person for scheduling or inventory information.</w:t>
      </w:r>
    </w:p>
    <w:p w:rsidRPr="00C20AEF" w:rsidR="004957D6" w:rsidP="008A2E5C" w:rsidRDefault="004957D6" w14:paraId="21D0E861" w14:textId="77777777">
      <w:pPr>
        <w:pStyle w:val="Textkrper"/>
      </w:pPr>
    </w:p>
    <w:p w:rsidRPr="00C20AEF" w:rsidR="002E7F2F" w:rsidP="002E7F2F" w:rsidRDefault="002E7F2F" w14:paraId="666F865C" w14:textId="77777777">
      <w:pPr>
        <w:pStyle w:val="Anforderungsnummer"/>
      </w:pPr>
      <w:r>
        <w:t>Requirement: FKT-DB-7</w:t>
      </w:r>
    </w:p>
    <w:p w:rsidRPr="00C20AEF" w:rsidR="002E7F2F" w:rsidP="002E7F2F" w:rsidRDefault="002E7F2F" w14:paraId="5F826F4E" w14:textId="1541F47A">
      <w:pPr>
        <w:pStyle w:val="Anforderungstext"/>
      </w:pPr>
      <w:r>
        <w:t>The storage of user settings (e.g. file storage, last settings for search fields) is done via the table "</w:t>
      </w:r>
      <w:r>
        <w:rPr>
          <w:i/>
        </w:rPr>
        <w:t>USER_PROPERTIES</w:t>
      </w:r>
      <w:r>
        <w:t>" (analog to the procedure in DIMS or SICOS). No extensions to the data model are necessary here.</w:t>
      </w:r>
    </w:p>
    <w:p w:rsidRPr="00C20AEF" w:rsidR="002E7F2F" w:rsidP="002E7F2F" w:rsidRDefault="002E7F2F" w14:paraId="29F4F527" w14:textId="77777777">
      <w:pPr>
        <w:pStyle w:val="Anforderungstext"/>
      </w:pPr>
      <w:r>
        <w:lastRenderedPageBreak/>
        <w:t>Notice: The storage of preferred or problematic merchants is not done per user but per merchant. Therefore, these operation lists are not stored in the "</w:t>
      </w:r>
      <w:r>
        <w:rPr>
          <w:i/>
        </w:rPr>
        <w:t>USER_PROPERTIES</w:t>
      </w:r>
      <w:r>
        <w:t>" like all other operation lists in SICOS, but in the table "</w:t>
      </w:r>
      <w:r>
        <w:rPr>
          <w:i/>
        </w:rPr>
        <w:t>STOX_LOCAL_SETTINGS</w:t>
      </w:r>
      <w:r>
        <w:t>" (see chapter ...).</w:t>
      </w:r>
    </w:p>
    <w:p w:rsidRPr="00C20AEF" w:rsidR="004C49C6" w:rsidP="008A2E5C" w:rsidRDefault="004C49C6" w14:paraId="356DAFA3" w14:textId="77777777">
      <w:pPr>
        <w:pStyle w:val="Textkrper"/>
      </w:pPr>
    </w:p>
    <w:p w:rsidRPr="00C20AEF" w:rsidR="0099051C" w:rsidP="0099051C" w:rsidRDefault="0099051C" w14:paraId="4BF7CB38" w14:textId="77777777">
      <w:pPr>
        <w:pStyle w:val="Anforderungsnummer"/>
      </w:pPr>
      <w:r>
        <w:t>Requirement: FKT-DB-8</w:t>
      </w:r>
    </w:p>
    <w:p w:rsidRPr="00C20AEF" w:rsidR="0099051C" w:rsidP="006A60FD" w:rsidRDefault="0099051C" w14:paraId="7C3BF65C" w14:textId="77777777">
      <w:pPr>
        <w:pStyle w:val="Anforderungstext"/>
      </w:pPr>
      <w:r>
        <w:t>A new table is added to the SD (Master Data) schema for storing the currency associated with a country (name and currency symbol, if applicable).</w:t>
      </w:r>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723"/>
        <w:gridCol w:w="2356"/>
        <w:gridCol w:w="1179"/>
        <w:gridCol w:w="878"/>
        <w:gridCol w:w="2899"/>
      </w:tblGrid>
      <w:tr w:rsidRPr="00C20AEF" w:rsidR="0099051C" w:rsidTr="0099051C" w14:paraId="4F107B2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99051C" w:rsidP="0099051C" w:rsidRDefault="0099051C" w14:paraId="23673184" w14:textId="77777777">
            <w:pPr>
              <w:rPr>
                <w:rFonts w:ascii="MS Shell Dlg 2" w:hAnsi="MS Shell Dlg 2" w:eastAsia="Times New Roman" w:cs="MS Shell Dlg 2"/>
                <w:b/>
                <w:bCs/>
                <w:sz w:val="16"/>
                <w:szCs w:val="16"/>
              </w:rPr>
            </w:pPr>
            <w:r>
              <w:rPr>
                <w:rFonts w:ascii="MS Shell Dlg 2" w:hAnsi="MS Shell Dlg 2"/>
                <w:b/>
                <w:sz w:val="16"/>
              </w:rPr>
              <w:t>Column</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99051C" w:rsidP="0099051C" w:rsidRDefault="0099051C" w14:paraId="48E365CD" w14:textId="77777777">
            <w:pPr>
              <w:rPr>
                <w:rFonts w:ascii="MS Shell Dlg 2" w:hAnsi="MS Shell Dlg 2" w:eastAsia="Times New Roman" w:cs="MS Shell Dlg 2"/>
                <w:b/>
                <w:bCs/>
                <w:sz w:val="16"/>
                <w:szCs w:val="16"/>
              </w:rPr>
            </w:pPr>
            <w:r>
              <w:rPr>
                <w:rFonts w:ascii="MS Shell Dlg 2" w:hAnsi="MS Shell Dlg 2"/>
                <w:b/>
                <w:sz w:val="16"/>
              </w:rPr>
              <w:t>Column 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99051C" w:rsidP="0099051C" w:rsidRDefault="0099051C" w14:paraId="56C542F0" w14:textId="77777777">
            <w:pPr>
              <w:rPr>
                <w:rFonts w:ascii="MS Shell Dlg 2" w:hAnsi="MS Shell Dlg 2" w:eastAsia="Times New Roman" w:cs="MS Shell Dlg 2"/>
                <w:b/>
                <w:bCs/>
                <w:sz w:val="16"/>
                <w:szCs w:val="16"/>
              </w:rPr>
            </w:pPr>
            <w:r>
              <w:rPr>
                <w:rFonts w:ascii="MS Shell Dlg 2" w:hAnsi="MS Shell Dlg 2"/>
                <w:b/>
                <w:sz w:val="16"/>
              </w:rPr>
              <w:t>Data Type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99051C" w:rsidP="0099051C" w:rsidRDefault="0099051C" w14:paraId="68A5C661" w14:textId="77777777">
            <w:pPr>
              <w:rPr>
                <w:rFonts w:ascii="MS Shell Dlg 2" w:hAnsi="MS Shell Dlg 2" w:eastAsia="Times New Roman" w:cs="MS Shell Dlg 2"/>
                <w:b/>
                <w:bCs/>
                <w:sz w:val="16"/>
                <w:szCs w:val="16"/>
              </w:rPr>
            </w:pPr>
            <w:r>
              <w:rPr>
                <w:rFonts w:ascii="MS Shell Dlg 2" w:hAnsi="MS Shell Dlg 2"/>
                <w:b/>
                <w:sz w:val="16"/>
              </w:rPr>
              <w:t>Not zero?</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99051C" w:rsidP="0099051C" w:rsidRDefault="0099051C" w14:paraId="3AB8653C" w14:textId="77777777">
            <w:pPr>
              <w:rPr>
                <w:rFonts w:ascii="MS Shell Dlg 2" w:hAnsi="MS Shell Dlg 2" w:eastAsia="Times New Roman" w:cs="MS Shell Dlg 2"/>
                <w:b/>
                <w:bCs/>
                <w:sz w:val="16"/>
                <w:szCs w:val="16"/>
              </w:rPr>
            </w:pPr>
            <w:r>
              <w:rPr>
                <w:rFonts w:ascii="MS Shell Dlg 2" w:hAnsi="MS Shell Dlg 2"/>
                <w:b/>
                <w:sz w:val="16"/>
              </w:rPr>
              <w:t>Comments</w:t>
            </w:r>
          </w:p>
        </w:tc>
      </w:tr>
      <w:tr w:rsidRPr="00C20AEF" w:rsidR="0099051C" w:rsidTr="0099051C" w14:paraId="298CB45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99051C" w:rsidP="0099051C" w:rsidRDefault="0099051C" w14:paraId="46513E2A" w14:textId="77777777">
            <w:pPr>
              <w:jc w:val="right"/>
              <w:rPr>
                <w:rFonts w:ascii="MS Shell Dlg 2" w:hAnsi="MS Shell Dlg 2" w:eastAsia="Times New Roman" w:cs="MS Shell Dlg 2"/>
                <w:b/>
                <w:bCs/>
                <w:sz w:val="16"/>
                <w:szCs w:val="16"/>
              </w:rPr>
            </w:pPr>
            <w:r>
              <w:rPr>
                <w:rFonts w:ascii="MS Shell Dlg 2" w:hAnsi="MS Shell Dlg 2"/>
                <w:sz w:val="16"/>
              </w:rPr>
              <w:t>1</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99051C" w:rsidP="0099051C" w:rsidRDefault="0099051C" w14:paraId="35CAB789" w14:textId="77777777">
            <w:pPr>
              <w:rPr>
                <w:rFonts w:ascii="MS Shell Dlg 2" w:hAnsi="MS Shell Dlg 2" w:eastAsia="Times New Roman" w:cs="MS Shell Dlg 2"/>
                <w:sz w:val="16"/>
                <w:szCs w:val="16"/>
              </w:rPr>
            </w:pPr>
            <w:r>
              <w:rPr>
                <w:rFonts w:ascii="MS Shell Dlg 2" w:hAnsi="MS Shell Dlg 2"/>
                <w:b/>
                <w:sz w:val="16"/>
              </w:rPr>
              <w:t>CUR_COUNTRY_CODE</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99051C" w:rsidP="0099051C" w:rsidRDefault="0099051C" w14:paraId="3CEFDA49" w14:textId="77777777">
            <w:pPr>
              <w:rPr>
                <w:rFonts w:ascii="MS Shell Dlg 2" w:hAnsi="MS Shell Dlg 2" w:eastAsia="Times New Roman" w:cs="MS Shell Dlg 2"/>
                <w:sz w:val="16"/>
                <w:szCs w:val="16"/>
              </w:rPr>
            </w:pPr>
            <w:r>
              <w:rPr>
                <w:rFonts w:ascii="MS Shell Dlg 2" w:hAnsi="MS Shell Dlg 2"/>
                <w:sz w:val="16"/>
              </w:rPr>
              <w:t>NUMBER(3)</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99051C" w:rsidP="0099051C" w:rsidRDefault="0099051C" w14:paraId="5896025A" w14:textId="77777777">
            <w:pPr>
              <w:rPr>
                <w:rFonts w:ascii="MS Shell Dlg 2" w:hAnsi="MS Shell Dlg 2" w:eastAsia="Times New Roman" w:cs="MS Shell Dlg 2"/>
                <w:sz w:val="16"/>
                <w:szCs w:val="16"/>
              </w:rPr>
            </w:pPr>
            <w:r>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99051C" w:rsidP="0099051C" w:rsidRDefault="0099051C" w14:paraId="0DE51CC0" w14:textId="77777777">
            <w:pPr>
              <w:rPr>
                <w:rFonts w:ascii="MS Shell Dlg 2" w:hAnsi="MS Shell Dlg 2" w:eastAsia="Times New Roman" w:cs="MS Shell Dlg 2"/>
                <w:sz w:val="16"/>
                <w:szCs w:val="16"/>
              </w:rPr>
            </w:pPr>
            <w:r>
              <w:rPr>
                <w:rFonts w:ascii="MS Shell Dlg 2" w:hAnsi="MS Shell Dlg 2"/>
                <w:sz w:val="16"/>
              </w:rPr>
              <w:t>Country code</w:t>
            </w:r>
          </w:p>
        </w:tc>
      </w:tr>
      <w:tr w:rsidRPr="00C20AEF" w:rsidR="00193E6E" w:rsidTr="0099051C" w14:paraId="2E4FEA1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AA7B9A" w:rsidRDefault="00193E6E" w14:paraId="15F0199F" w14:textId="77777777">
            <w:pPr>
              <w:jc w:val="right"/>
              <w:rPr>
                <w:rFonts w:ascii="MS Shell Dlg 2" w:hAnsi="MS Shell Dlg 2" w:eastAsia="Times New Roman" w:cs="MS Shell Dlg 2"/>
                <w:sz w:val="16"/>
                <w:szCs w:val="16"/>
              </w:rPr>
            </w:pPr>
            <w:r>
              <w:rPr>
                <w:rFonts w:ascii="MS Shell Dlg 2" w:hAnsi="MS Shell Dlg 2"/>
                <w:sz w:val="16"/>
              </w:rPr>
              <w:t>2</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AA7B9A" w:rsidRDefault="00193E6E" w14:paraId="3713A754" w14:textId="77777777">
            <w:pPr>
              <w:rPr>
                <w:rFonts w:ascii="MS Shell Dlg 2" w:hAnsi="MS Shell Dlg 2" w:eastAsia="Times New Roman" w:cs="MS Shell Dlg 2"/>
                <w:sz w:val="16"/>
                <w:szCs w:val="16"/>
              </w:rPr>
            </w:pPr>
            <w:r>
              <w:rPr>
                <w:rFonts w:ascii="MS Shell Dlg 2" w:hAnsi="MS Shell Dlg 2"/>
                <w:b/>
                <w:sz w:val="16"/>
              </w:rPr>
              <w:t>CUR_LOGISTIC_LEVEL</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193E6E" w:rsidP="00193E6E" w:rsidRDefault="00193E6E" w14:paraId="08070EB2" w14:textId="77777777">
            <w:pPr>
              <w:rPr>
                <w:rFonts w:ascii="MS Shell Dlg 2" w:hAnsi="MS Shell Dlg 2" w:eastAsia="Times New Roman" w:cs="MS Shell Dlg 2"/>
                <w:sz w:val="16"/>
                <w:szCs w:val="16"/>
              </w:rPr>
            </w:pPr>
            <w:r>
              <w:rPr>
                <w:rFonts w:ascii="MS Shell Dlg 2" w:hAnsi="MS Shell Dlg 2"/>
                <w:sz w:val="16"/>
              </w:rPr>
              <w:t>VARCHAR2(1)</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11CB7997" w14:textId="77777777">
            <w:pPr>
              <w:rPr>
                <w:rFonts w:ascii="MS Shell Dlg 2" w:hAnsi="MS Shell Dlg 2" w:eastAsia="Times New Roman" w:cs="MS Shell Dlg 2"/>
                <w:sz w:val="16"/>
                <w:szCs w:val="16"/>
              </w:rPr>
            </w:pPr>
            <w:r>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46044ECD" w14:textId="77777777">
            <w:pPr>
              <w:rPr>
                <w:rFonts w:ascii="MS Shell Dlg 2" w:hAnsi="MS Shell Dlg 2" w:eastAsia="Times New Roman" w:cs="MS Shell Dlg 2"/>
                <w:sz w:val="16"/>
                <w:szCs w:val="16"/>
              </w:rPr>
            </w:pPr>
            <w:r>
              <w:rPr>
                <w:rFonts w:ascii="MS Shell Dlg 2" w:hAnsi="MS Shell Dlg 2"/>
                <w:sz w:val="16"/>
              </w:rPr>
              <w:t>Logistics level</w:t>
            </w:r>
          </w:p>
        </w:tc>
      </w:tr>
      <w:tr w:rsidRPr="00C20AEF" w:rsidR="00193E6E" w:rsidTr="0099051C" w14:paraId="19E3BBC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AA7B9A" w:rsidRDefault="00193E6E" w14:paraId="4AD513A1" w14:textId="77777777">
            <w:pPr>
              <w:jc w:val="right"/>
              <w:rPr>
                <w:rFonts w:ascii="MS Shell Dlg 2" w:hAnsi="MS Shell Dlg 2" w:eastAsia="Times New Roman" w:cs="MS Shell Dlg 2"/>
                <w:sz w:val="16"/>
                <w:szCs w:val="16"/>
              </w:rPr>
            </w:pPr>
            <w:r>
              <w:rPr>
                <w:rFonts w:ascii="MS Shell Dlg 2" w:hAnsi="MS Shell Dlg 2"/>
                <w:sz w:val="16"/>
              </w:rPr>
              <w:t>3</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6B5EF10F" w14:textId="77777777">
            <w:pPr>
              <w:rPr>
                <w:rFonts w:ascii="MS Shell Dlg 2" w:hAnsi="MS Shell Dlg 2" w:eastAsia="Times New Roman" w:cs="MS Shell Dlg 2"/>
                <w:sz w:val="16"/>
                <w:szCs w:val="16"/>
              </w:rPr>
            </w:pPr>
            <w:r>
              <w:rPr>
                <w:rFonts w:ascii="MS Shell Dlg 2" w:hAnsi="MS Shell Dlg 2"/>
                <w:sz w:val="16"/>
              </w:rPr>
              <w:t>CUR_SHORT_NAME</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193E6E" w:rsidP="00193E6E" w:rsidRDefault="00193E6E" w14:paraId="3452CA08" w14:textId="77777777">
            <w:pPr>
              <w:rPr>
                <w:rFonts w:ascii="MS Shell Dlg 2" w:hAnsi="MS Shell Dlg 2" w:eastAsia="Times New Roman" w:cs="MS Shell Dlg 2"/>
                <w:sz w:val="16"/>
                <w:szCs w:val="16"/>
              </w:rPr>
            </w:pPr>
            <w:r>
              <w:rPr>
                <w:rFonts w:ascii="MS Shell Dlg 2" w:hAnsi="MS Shell Dlg 2"/>
                <w:sz w:val="16"/>
              </w:rPr>
              <w:t>VARCHAR2(3)</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671D58DD" w14:textId="77777777">
            <w:pPr>
              <w:rPr>
                <w:rFonts w:ascii="MS Shell Dlg 2" w:hAnsi="MS Shell Dlg 2" w:eastAsia="Times New Roman" w:cs="MS Shell Dlg 2"/>
                <w:sz w:val="16"/>
                <w:szCs w:val="16"/>
              </w:rPr>
            </w:pPr>
            <w:r>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6BE70CD2" w14:textId="77777777">
            <w:pPr>
              <w:rPr>
                <w:rFonts w:ascii="MS Shell Dlg 2" w:hAnsi="MS Shell Dlg 2" w:eastAsia="Times New Roman" w:cs="MS Shell Dlg 2"/>
                <w:sz w:val="16"/>
                <w:szCs w:val="16"/>
              </w:rPr>
            </w:pPr>
            <w:r>
              <w:rPr>
                <w:rFonts w:ascii="MS Shell Dlg 2" w:hAnsi="MS Shell Dlg 2"/>
                <w:sz w:val="16"/>
              </w:rPr>
              <w:t>Abbreviation of the currency (e.g. EUR)</w:t>
            </w:r>
          </w:p>
        </w:tc>
      </w:tr>
      <w:tr w:rsidRPr="00C20AEF" w:rsidR="00193E6E" w:rsidTr="0099051C" w14:paraId="3CD5B87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AA7B9A" w:rsidRDefault="00193E6E" w14:paraId="50A72232" w14:textId="77777777">
            <w:pPr>
              <w:jc w:val="right"/>
              <w:rPr>
                <w:rFonts w:ascii="MS Shell Dlg 2" w:hAnsi="MS Shell Dlg 2" w:eastAsia="Times New Roman" w:cs="MS Shell Dlg 2"/>
                <w:sz w:val="16"/>
                <w:szCs w:val="16"/>
              </w:rPr>
            </w:pPr>
            <w:r>
              <w:rPr>
                <w:rFonts w:ascii="MS Shell Dlg 2" w:hAnsi="MS Shell Dlg 2"/>
                <w:sz w:val="16"/>
              </w:rPr>
              <w:t>4</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36D7C9C2" w14:textId="77777777">
            <w:pPr>
              <w:rPr>
                <w:rFonts w:ascii="MS Shell Dlg 2" w:hAnsi="MS Shell Dlg 2" w:eastAsia="Times New Roman" w:cs="MS Shell Dlg 2"/>
                <w:sz w:val="16"/>
                <w:szCs w:val="16"/>
              </w:rPr>
            </w:pPr>
            <w:r>
              <w:rPr>
                <w:rFonts w:ascii="MS Shell Dlg 2" w:hAnsi="MS Shell Dlg 2"/>
                <w:sz w:val="16"/>
              </w:rPr>
              <w:t>CUR_LONG_NAME</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193E6E" w:rsidP="00193E6E" w:rsidRDefault="00193E6E" w14:paraId="0F63D90B" w14:textId="77777777">
            <w:pPr>
              <w:rPr>
                <w:rFonts w:ascii="MS Shell Dlg 2" w:hAnsi="MS Shell Dlg 2" w:eastAsia="Times New Roman" w:cs="MS Shell Dlg 2"/>
                <w:sz w:val="16"/>
                <w:szCs w:val="16"/>
              </w:rPr>
            </w:pPr>
            <w:r>
              <w:rPr>
                <w:rFonts w:ascii="MS Shell Dlg 2" w:hAnsi="MS Shell Dlg 2"/>
                <w:sz w:val="16"/>
              </w:rPr>
              <w:t>VARCHAR2(30)</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048A2C01" w14:textId="77777777">
            <w:pPr>
              <w:rPr>
                <w:rFonts w:ascii="MS Shell Dlg 2" w:hAnsi="MS Shell Dlg 2" w:eastAsia="Times New Roman" w:cs="MS Shell Dlg 2"/>
                <w:sz w:val="16"/>
                <w:szCs w:val="16"/>
              </w:rPr>
            </w:pPr>
            <w:r>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43C6CDE6" w14:textId="77777777">
            <w:pPr>
              <w:rPr>
                <w:rFonts w:ascii="MS Shell Dlg 2" w:hAnsi="MS Shell Dlg 2" w:eastAsia="Times New Roman" w:cs="MS Shell Dlg 2"/>
                <w:sz w:val="16"/>
                <w:szCs w:val="16"/>
              </w:rPr>
            </w:pPr>
            <w:r>
              <w:rPr>
                <w:rFonts w:ascii="MS Shell Dlg 2" w:hAnsi="MS Shell Dlg 2"/>
                <w:sz w:val="16"/>
              </w:rPr>
              <w:t>Full currency name</w:t>
            </w:r>
          </w:p>
        </w:tc>
      </w:tr>
      <w:tr w:rsidRPr="00C20AEF" w:rsidR="00193E6E" w:rsidTr="0099051C" w14:paraId="001E817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6E135545" w14:textId="77777777">
            <w:pPr>
              <w:jc w:val="right"/>
              <w:rPr>
                <w:rFonts w:ascii="MS Shell Dlg 2" w:hAnsi="MS Shell Dlg 2" w:eastAsia="Times New Roman" w:cs="MS Shell Dlg 2"/>
                <w:sz w:val="16"/>
                <w:szCs w:val="16"/>
              </w:rPr>
            </w:pPr>
            <w:r>
              <w:rPr>
                <w:rFonts w:ascii="MS Shell Dlg 2" w:hAnsi="MS Shell Dlg 2"/>
                <w:sz w:val="16"/>
              </w:rPr>
              <w:t>5</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76BB2B4E" w14:textId="77777777">
            <w:pPr>
              <w:rPr>
                <w:rFonts w:ascii="MS Shell Dlg 2" w:hAnsi="MS Shell Dlg 2" w:eastAsia="Times New Roman" w:cs="MS Shell Dlg 2"/>
                <w:sz w:val="16"/>
                <w:szCs w:val="16"/>
              </w:rPr>
            </w:pPr>
            <w:r>
              <w:rPr>
                <w:rFonts w:ascii="MS Shell Dlg 2" w:hAnsi="MS Shell Dlg 2"/>
                <w:sz w:val="16"/>
              </w:rPr>
              <w:t>CUR_SYMBOL</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193E6E" w:rsidP="00193E6E" w:rsidRDefault="00193E6E" w14:paraId="05793744" w14:textId="77777777">
            <w:pPr>
              <w:rPr>
                <w:rFonts w:ascii="MS Shell Dlg 2" w:hAnsi="MS Shell Dlg 2" w:eastAsia="Times New Roman" w:cs="MS Shell Dlg 2"/>
                <w:sz w:val="16"/>
                <w:szCs w:val="16"/>
              </w:rPr>
            </w:pPr>
            <w:r>
              <w:rPr>
                <w:rFonts w:ascii="MS Shell Dlg 2" w:hAnsi="MS Shell Dlg 2"/>
                <w:sz w:val="16"/>
              </w:rPr>
              <w:t>VARCHAR2(3)</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1649DCC9" w14:textId="77777777">
            <w:pPr>
              <w:rPr>
                <w:rFonts w:ascii="MS Shell Dlg 2" w:hAnsi="MS Shell Dlg 2" w:eastAsia="Times New Roman" w:cs="MS Shell Dlg 2"/>
                <w:sz w:val="16"/>
                <w:szCs w:val="16"/>
              </w:rPr>
            </w:pPr>
            <w:r>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2AA7BD86" w14:textId="77777777">
            <w:pPr>
              <w:rPr>
                <w:rFonts w:ascii="MS Shell Dlg 2" w:hAnsi="MS Shell Dlg 2" w:eastAsia="Times New Roman" w:cs="MS Shell Dlg 2"/>
                <w:sz w:val="16"/>
                <w:szCs w:val="16"/>
              </w:rPr>
            </w:pPr>
            <w:r>
              <w:rPr>
                <w:rFonts w:ascii="MS Shell Dlg 2" w:hAnsi="MS Shell Dlg 2"/>
                <w:sz w:val="16"/>
              </w:rPr>
              <w:t>Currency symbol (if available)</w:t>
            </w:r>
          </w:p>
        </w:tc>
      </w:tr>
      <w:tr w:rsidRPr="00C20AEF" w:rsidR="00193E6E" w:rsidTr="00AA7B9A" w14:paraId="5D6C5DC1"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2D5A8103" w14:textId="77777777">
            <w:pPr>
              <w:jc w:val="right"/>
              <w:rPr>
                <w:rFonts w:ascii="MS Shell Dlg 2" w:hAnsi="MS Shell Dlg 2" w:eastAsia="Times New Roman" w:cs="MS Shell Dlg 2"/>
                <w:sz w:val="16"/>
                <w:szCs w:val="16"/>
              </w:rPr>
            </w:pPr>
            <w:r>
              <w:rPr>
                <w:rFonts w:ascii="MS Shell Dlg 2" w:hAnsi="MS Shell Dlg 2"/>
                <w:sz w:val="16"/>
              </w:rPr>
              <w:t>6</w:t>
            </w:r>
          </w:p>
        </w:tc>
        <w:tc>
          <w:tcPr>
            <w:tcW w:w="0" w:type="auto"/>
            <w:tcBorders>
              <w:top w:val="outset" w:color="auto" w:sz="6" w:space="0"/>
              <w:left w:val="outset" w:color="auto" w:sz="6" w:space="0"/>
              <w:bottom w:val="outset" w:color="auto" w:sz="6" w:space="0"/>
              <w:right w:val="outset" w:color="auto" w:sz="6" w:space="0"/>
            </w:tcBorders>
          </w:tcPr>
          <w:p w:rsidRPr="00C20AEF" w:rsidR="00193E6E" w:rsidP="00AA7B9A" w:rsidRDefault="00193E6E" w14:paraId="04141973" w14:textId="77777777">
            <w:pPr>
              <w:pStyle w:val="Textkrper"/>
              <w:keepNext/>
              <w:keepLines/>
              <w:rPr>
                <w:rFonts w:ascii="MS Shell Dlg 2" w:hAnsi="MS Shell Dlg 2" w:eastAsia="Times New Roman" w:cs="MS Shell Dlg 2"/>
                <w:sz w:val="16"/>
                <w:szCs w:val="16"/>
              </w:rPr>
            </w:pPr>
            <w:r>
              <w:rPr>
                <w:rFonts w:ascii="MS Shell Dlg 2" w:hAnsi="MS Shell Dlg 2"/>
                <w:sz w:val="16"/>
              </w:rPr>
              <w:t>CUR_WHS_CURRENCY_NAME</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193E6E" w:rsidP="0099051C" w:rsidRDefault="00193E6E" w14:paraId="12210BF9" w14:textId="77777777">
            <w:pPr>
              <w:rPr>
                <w:rFonts w:ascii="MS Shell Dlg 2" w:hAnsi="MS Shell Dlg 2" w:eastAsia="Times New Roman" w:cs="MS Shell Dlg 2"/>
                <w:sz w:val="16"/>
                <w:szCs w:val="16"/>
              </w:rPr>
            </w:pPr>
            <w:r>
              <w:rPr>
                <w:rFonts w:ascii="MS Shell Dlg 2" w:hAnsi="MS Shell Dlg 2"/>
                <w:sz w:val="16"/>
              </w:rPr>
              <w:t>VARCHAR2(3)</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18D515F8" w14:textId="77777777">
            <w:pPr>
              <w:rPr>
                <w:rFonts w:ascii="MS Shell Dlg 2" w:hAnsi="MS Shell Dlg 2" w:eastAsia="Times New Roman" w:cs="MS Shell Dlg 2"/>
                <w:sz w:val="16"/>
                <w:szCs w:val="16"/>
              </w:rPr>
            </w:pP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41B87BA6" w14:textId="77777777">
            <w:pPr>
              <w:rPr>
                <w:rFonts w:ascii="MS Shell Dlg 2" w:hAnsi="MS Shell Dlg 2" w:eastAsia="Times New Roman" w:cs="MS Shell Dlg 2"/>
                <w:sz w:val="16"/>
                <w:szCs w:val="16"/>
              </w:rPr>
            </w:pPr>
          </w:p>
        </w:tc>
      </w:tr>
      <w:tr w:rsidRPr="00C20AEF" w:rsidR="00193E6E" w:rsidTr="00AA7B9A" w14:paraId="68BE4561"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215595C6" w14:textId="77777777">
            <w:pPr>
              <w:jc w:val="right"/>
              <w:rPr>
                <w:rFonts w:ascii="MS Shell Dlg 2" w:hAnsi="MS Shell Dlg 2" w:eastAsia="Times New Roman" w:cs="MS Shell Dlg 2"/>
                <w:sz w:val="16"/>
                <w:szCs w:val="16"/>
              </w:rPr>
            </w:pPr>
            <w:r>
              <w:rPr>
                <w:rFonts w:ascii="MS Shell Dlg 2" w:hAnsi="MS Shell Dlg 2"/>
                <w:sz w:val="16"/>
              </w:rPr>
              <w:t>7</w:t>
            </w:r>
          </w:p>
        </w:tc>
        <w:tc>
          <w:tcPr>
            <w:tcW w:w="0" w:type="auto"/>
            <w:tcBorders>
              <w:top w:val="outset" w:color="auto" w:sz="6" w:space="0"/>
              <w:left w:val="outset" w:color="auto" w:sz="6" w:space="0"/>
              <w:bottom w:val="outset" w:color="auto" w:sz="6" w:space="0"/>
              <w:right w:val="outset" w:color="auto" w:sz="6" w:space="0"/>
            </w:tcBorders>
          </w:tcPr>
          <w:p w:rsidRPr="00C20AEF" w:rsidR="00193E6E" w:rsidP="00AA7B9A" w:rsidRDefault="00193E6E" w14:paraId="6B5F8C8B" w14:textId="77777777">
            <w:pPr>
              <w:pStyle w:val="Textkrper"/>
              <w:keepNext/>
              <w:keepLines/>
              <w:rPr>
                <w:rFonts w:ascii="MS Shell Dlg 2" w:hAnsi="MS Shell Dlg 2" w:eastAsia="Times New Roman" w:cs="MS Shell Dlg 2"/>
                <w:sz w:val="16"/>
                <w:szCs w:val="16"/>
              </w:rPr>
            </w:pPr>
            <w:r>
              <w:rPr>
                <w:rFonts w:ascii="MS Shell Dlg 2" w:hAnsi="MS Shell Dlg 2"/>
                <w:sz w:val="16"/>
              </w:rPr>
              <w:t>CUR_WHS_CONVERSION_RATE</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193E6E" w:rsidP="0099051C" w:rsidRDefault="00193E6E" w14:paraId="4B9F9280" w14:textId="77777777">
            <w:pPr>
              <w:rPr>
                <w:rFonts w:ascii="MS Shell Dlg 2" w:hAnsi="MS Shell Dlg 2" w:eastAsia="Times New Roman" w:cs="MS Shell Dlg 2"/>
                <w:sz w:val="16"/>
                <w:szCs w:val="16"/>
              </w:rPr>
            </w:pPr>
            <w:r>
              <w:rPr>
                <w:rFonts w:ascii="Calibri" w:hAnsi="Calibri"/>
                <w:color w:val="000000"/>
                <w:sz w:val="16"/>
              </w:rPr>
              <w:t>NUMBER(12,4)</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43C428D1" w14:textId="77777777">
            <w:pPr>
              <w:rPr>
                <w:rFonts w:ascii="MS Shell Dlg 2" w:hAnsi="MS Shell Dlg 2" w:eastAsia="Times New Roman" w:cs="MS Shell Dlg 2"/>
                <w:sz w:val="16"/>
                <w:szCs w:val="16"/>
              </w:rPr>
            </w:pP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575EBE7A" w14:textId="77777777">
            <w:pPr>
              <w:rPr>
                <w:rFonts w:ascii="MS Shell Dlg 2" w:hAnsi="MS Shell Dlg 2" w:eastAsia="Times New Roman" w:cs="MS Shell Dlg 2"/>
                <w:sz w:val="16"/>
                <w:szCs w:val="16"/>
              </w:rPr>
            </w:pPr>
          </w:p>
        </w:tc>
      </w:tr>
      <w:tr w:rsidRPr="00C20AEF" w:rsidR="00193E6E" w:rsidTr="00AA7B9A" w14:paraId="71F2E05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66788C21" w14:textId="77777777">
            <w:pPr>
              <w:jc w:val="right"/>
              <w:rPr>
                <w:rFonts w:ascii="MS Shell Dlg 2" w:hAnsi="MS Shell Dlg 2" w:eastAsia="Times New Roman" w:cs="MS Shell Dlg 2"/>
                <w:sz w:val="16"/>
                <w:szCs w:val="16"/>
              </w:rPr>
            </w:pPr>
            <w:r>
              <w:rPr>
                <w:rFonts w:ascii="MS Shell Dlg 2" w:hAnsi="MS Shell Dlg 2"/>
                <w:sz w:val="16"/>
              </w:rPr>
              <w:t>8</w:t>
            </w:r>
          </w:p>
        </w:tc>
        <w:tc>
          <w:tcPr>
            <w:tcW w:w="0" w:type="auto"/>
            <w:tcBorders>
              <w:top w:val="outset" w:color="auto" w:sz="6" w:space="0"/>
              <w:left w:val="outset" w:color="auto" w:sz="6" w:space="0"/>
              <w:bottom w:val="outset" w:color="auto" w:sz="6" w:space="0"/>
              <w:right w:val="outset" w:color="auto" w:sz="6" w:space="0"/>
            </w:tcBorders>
          </w:tcPr>
          <w:p w:rsidRPr="00C20AEF" w:rsidR="00193E6E" w:rsidP="00AA7B9A" w:rsidRDefault="00193E6E" w14:paraId="39A4AB6D" w14:textId="77777777">
            <w:pPr>
              <w:pStyle w:val="Textkrper"/>
              <w:keepNext/>
              <w:keepLines/>
              <w:rPr>
                <w:rFonts w:ascii="MS Shell Dlg 2" w:hAnsi="MS Shell Dlg 2" w:eastAsia="Times New Roman" w:cs="MS Shell Dlg 2"/>
                <w:sz w:val="16"/>
                <w:szCs w:val="16"/>
              </w:rPr>
            </w:pPr>
            <w:r>
              <w:rPr>
                <w:rFonts w:ascii="MS Shell Dlg 2" w:hAnsi="MS Shell Dlg 2"/>
                <w:sz w:val="16"/>
              </w:rPr>
              <w:t>CUR_WHS_SYMBOL</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193E6E" w:rsidP="0099051C" w:rsidRDefault="00193E6E" w14:paraId="7D513B7A" w14:textId="77777777">
            <w:pPr>
              <w:rPr>
                <w:rFonts w:ascii="MS Shell Dlg 2" w:hAnsi="MS Shell Dlg 2" w:eastAsia="Times New Roman" w:cs="MS Shell Dlg 2"/>
                <w:sz w:val="16"/>
                <w:szCs w:val="16"/>
              </w:rPr>
            </w:pPr>
            <w:r>
              <w:rPr>
                <w:rFonts w:ascii="MS Shell Dlg 2" w:hAnsi="MS Shell Dlg 2"/>
                <w:sz w:val="16"/>
              </w:rPr>
              <w:t>VARCHAR2(3)</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3063B114" w14:textId="77777777">
            <w:pPr>
              <w:rPr>
                <w:rFonts w:ascii="MS Shell Dlg 2" w:hAnsi="MS Shell Dlg 2" w:eastAsia="Times New Roman" w:cs="MS Shell Dlg 2"/>
                <w:sz w:val="16"/>
                <w:szCs w:val="16"/>
              </w:rPr>
            </w:pP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93E6E" w:rsidP="0099051C" w:rsidRDefault="00193E6E" w14:paraId="7B8D2C8C" w14:textId="77777777">
            <w:pPr>
              <w:rPr>
                <w:rFonts w:ascii="MS Shell Dlg 2" w:hAnsi="MS Shell Dlg 2" w:eastAsia="Times New Roman" w:cs="MS Shell Dlg 2"/>
                <w:sz w:val="16"/>
                <w:szCs w:val="16"/>
              </w:rPr>
            </w:pPr>
          </w:p>
        </w:tc>
      </w:tr>
    </w:tbl>
    <w:p w:rsidRPr="00C20AEF" w:rsidR="00A436C1" w:rsidP="008A2E5C" w:rsidRDefault="00A436C1" w14:paraId="0D95F9AC" w14:textId="77777777">
      <w:pPr>
        <w:pStyle w:val="Textkrper"/>
      </w:pPr>
    </w:p>
    <w:p w:rsidRPr="00C20AEF" w:rsidR="00DA6077" w:rsidP="008A2E5C" w:rsidRDefault="00DA6077" w14:paraId="4D9803A4" w14:textId="77777777">
      <w:pPr>
        <w:pStyle w:val="Textkrper"/>
      </w:pPr>
      <w:r>
        <w:t>Example:</w:t>
      </w:r>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1899"/>
        <w:gridCol w:w="1684"/>
        <w:gridCol w:w="1581"/>
        <w:gridCol w:w="1231"/>
      </w:tblGrid>
      <w:tr w:rsidRPr="00C20AEF" w:rsidR="006A60FD" w:rsidTr="00F842DE" w14:paraId="35F4F8E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6A60FD" w:rsidP="00F842DE" w:rsidRDefault="006A60FD" w14:paraId="5BD08158" w14:textId="77777777">
            <w:pPr>
              <w:rPr>
                <w:rFonts w:ascii="MS Shell Dlg 2" w:hAnsi="MS Shell Dlg 2" w:eastAsia="Times New Roman" w:cs="MS Shell Dlg 2"/>
                <w:b/>
                <w:bCs/>
                <w:sz w:val="16"/>
                <w:szCs w:val="16"/>
              </w:rPr>
            </w:pPr>
            <w:r>
              <w:rPr>
                <w:rFonts w:ascii="MS Shell Dlg 2" w:hAnsi="MS Shell Dlg 2"/>
                <w:b/>
                <w:sz w:val="16"/>
              </w:rPr>
              <w:t>CUR_COUNTRY_CODE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6A60FD" w:rsidP="00F842DE" w:rsidRDefault="006A60FD" w14:paraId="68FEF3D8" w14:textId="77777777">
            <w:pPr>
              <w:rPr>
                <w:rFonts w:ascii="MS Shell Dlg 2" w:hAnsi="MS Shell Dlg 2" w:eastAsia="Times New Roman" w:cs="MS Shell Dlg 2"/>
                <w:b/>
                <w:bCs/>
                <w:sz w:val="16"/>
                <w:szCs w:val="16"/>
              </w:rPr>
            </w:pPr>
            <w:r>
              <w:rPr>
                <w:rFonts w:ascii="MS Shell Dlg 2" w:hAnsi="MS Shell Dlg 2"/>
                <w:b/>
                <w:sz w:val="16"/>
              </w:rPr>
              <w:t>CUR_SHORT_NAME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6A60FD" w:rsidP="00F842DE" w:rsidRDefault="006A60FD" w14:paraId="17DD8E5F" w14:textId="77777777">
            <w:pPr>
              <w:rPr>
                <w:rFonts w:ascii="MS Shell Dlg 2" w:hAnsi="MS Shell Dlg 2" w:eastAsia="Times New Roman" w:cs="MS Shell Dlg 2"/>
                <w:b/>
                <w:bCs/>
                <w:sz w:val="16"/>
                <w:szCs w:val="16"/>
              </w:rPr>
            </w:pPr>
            <w:r>
              <w:rPr>
                <w:rFonts w:ascii="MS Shell Dlg 2" w:hAnsi="MS Shell Dlg 2"/>
                <w:b/>
                <w:sz w:val="16"/>
              </w:rPr>
              <w:t>CUR_LONG_NAME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6A60FD" w:rsidP="00F842DE" w:rsidRDefault="006A60FD" w14:paraId="29AB9161" w14:textId="77777777">
            <w:pPr>
              <w:rPr>
                <w:rFonts w:ascii="MS Shell Dlg 2" w:hAnsi="MS Shell Dlg 2" w:eastAsia="Times New Roman" w:cs="MS Shell Dlg 2"/>
                <w:b/>
                <w:bCs/>
                <w:sz w:val="16"/>
                <w:szCs w:val="16"/>
              </w:rPr>
            </w:pPr>
            <w:r>
              <w:rPr>
                <w:rFonts w:ascii="MS Shell Dlg 2" w:hAnsi="MS Shell Dlg 2"/>
                <w:b/>
                <w:sz w:val="16"/>
              </w:rPr>
              <w:t>CUR_SYMBOL</w:t>
            </w:r>
          </w:p>
        </w:tc>
      </w:tr>
      <w:tr w:rsidRPr="00C20AEF" w:rsidR="006A60FD" w:rsidTr="00F842DE" w14:paraId="6733C56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6A60FD" w:rsidP="006A60FD" w:rsidRDefault="006A60FD" w14:paraId="11FE68E7" w14:textId="77777777">
            <w:pPr>
              <w:rPr>
                <w:rFonts w:ascii="MS Shell Dlg 2" w:hAnsi="MS Shell Dlg 2" w:eastAsia="Times New Roman" w:cs="MS Shell Dlg 2"/>
                <w:sz w:val="16"/>
                <w:szCs w:val="16"/>
              </w:rPr>
            </w:pPr>
            <w:r>
              <w:rPr>
                <w:rFonts w:ascii="MS Shell Dlg 2" w:hAnsi="MS Shell Dlg 2"/>
                <w:sz w:val="16"/>
              </w:rPr>
              <w:t>200</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A60FD" w:rsidP="006A60FD" w:rsidRDefault="006A60FD" w14:paraId="680B205C" w14:textId="77777777">
            <w:pPr>
              <w:rPr>
                <w:rFonts w:ascii="MS Shell Dlg 2" w:hAnsi="MS Shell Dlg 2" w:eastAsia="Times New Roman" w:cs="MS Shell Dlg 2"/>
                <w:sz w:val="16"/>
                <w:szCs w:val="16"/>
              </w:rPr>
            </w:pPr>
            <w:r>
              <w:rPr>
                <w:rFonts w:ascii="MS Shell Dlg 2" w:hAnsi="MS Shell Dlg 2"/>
                <w:sz w:val="16"/>
              </w:rPr>
              <w:t>EUR</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6A60FD" w:rsidP="00F842DE" w:rsidRDefault="006A60FD" w14:paraId="0DE55D57" w14:textId="77777777">
            <w:pPr>
              <w:rPr>
                <w:rFonts w:ascii="MS Shell Dlg 2" w:hAnsi="MS Shell Dlg 2" w:eastAsia="Times New Roman" w:cs="MS Shell Dlg 2"/>
                <w:sz w:val="16"/>
                <w:szCs w:val="16"/>
              </w:rPr>
            </w:pPr>
            <w:r>
              <w:rPr>
                <w:rFonts w:ascii="MS Shell Dlg 2" w:hAnsi="MS Shell Dlg 2"/>
                <w:sz w:val="16"/>
              </w:rPr>
              <w:t>Euro</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A60FD" w:rsidP="00F842DE" w:rsidRDefault="006A60FD" w14:paraId="333A8602" w14:textId="77777777">
            <w:pPr>
              <w:rPr>
                <w:rFonts w:ascii="MS Shell Dlg 2" w:hAnsi="MS Shell Dlg 2" w:eastAsia="Times New Roman" w:cs="MS Shell Dlg 2"/>
                <w:sz w:val="16"/>
                <w:szCs w:val="16"/>
              </w:rPr>
            </w:pPr>
            <w:r>
              <w:rPr>
                <w:rFonts w:ascii="MS Shell Dlg 2" w:hAnsi="MS Shell Dlg 2"/>
                <w:sz w:val="16"/>
              </w:rPr>
              <w:t>€</w:t>
            </w:r>
          </w:p>
        </w:tc>
      </w:tr>
      <w:tr w:rsidRPr="00C20AEF" w:rsidR="006A60FD" w:rsidTr="00F842DE" w14:paraId="234F702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6A60FD" w:rsidP="006A60FD" w:rsidRDefault="006A60FD" w14:paraId="4829EA79" w14:textId="77777777">
            <w:pPr>
              <w:rPr>
                <w:rFonts w:ascii="MS Shell Dlg 2" w:hAnsi="MS Shell Dlg 2" w:eastAsia="Times New Roman" w:cs="MS Shell Dlg 2"/>
                <w:sz w:val="16"/>
                <w:szCs w:val="16"/>
              </w:rPr>
            </w:pPr>
            <w:r>
              <w:rPr>
                <w:rFonts w:ascii="MS Shell Dlg 2" w:hAnsi="MS Shell Dlg 2"/>
                <w:sz w:val="16"/>
              </w:rPr>
              <w:t>537</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A60FD" w:rsidP="00F842DE" w:rsidRDefault="006A60FD" w14:paraId="0B14F1D0" w14:textId="77777777">
            <w:pPr>
              <w:rPr>
                <w:rFonts w:ascii="MS Shell Dlg 2" w:hAnsi="MS Shell Dlg 2" w:eastAsia="Times New Roman" w:cs="MS Shell Dlg 2"/>
                <w:sz w:val="16"/>
                <w:szCs w:val="16"/>
              </w:rPr>
            </w:pPr>
            <w:r>
              <w:rPr>
                <w:rFonts w:ascii="MS Shell Dlg 2" w:hAnsi="MS Shell Dlg 2"/>
                <w:sz w:val="16"/>
              </w:rPr>
              <w:t>GBP</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6A60FD" w:rsidP="00F842DE" w:rsidRDefault="006A60FD" w14:paraId="3D8D6179" w14:textId="77777777">
            <w:pPr>
              <w:rPr>
                <w:rFonts w:ascii="MS Shell Dlg 2" w:hAnsi="MS Shell Dlg 2" w:eastAsia="Times New Roman" w:cs="MS Shell Dlg 2"/>
                <w:sz w:val="16"/>
                <w:szCs w:val="16"/>
              </w:rPr>
            </w:pPr>
            <w:r>
              <w:rPr>
                <w:rFonts w:ascii="MS Shell Dlg 2" w:hAnsi="MS Shell Dlg 2"/>
                <w:sz w:val="16"/>
              </w:rPr>
              <w:t>Pound sterling</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A60FD" w:rsidP="00F842DE" w:rsidRDefault="006A60FD" w14:paraId="73E13F89" w14:textId="77777777">
            <w:pPr>
              <w:rPr>
                <w:rFonts w:ascii="MS Shell Dlg 2" w:hAnsi="MS Shell Dlg 2" w:eastAsia="Times New Roman" w:cs="MS Shell Dlg 2"/>
                <w:sz w:val="16"/>
                <w:szCs w:val="16"/>
              </w:rPr>
            </w:pPr>
            <w:r>
              <w:rPr>
                <w:rFonts w:ascii="MS Shell Dlg 2" w:hAnsi="MS Shell Dlg 2"/>
                <w:sz w:val="16"/>
              </w:rPr>
              <w:t>£</w:t>
            </w:r>
          </w:p>
        </w:tc>
      </w:tr>
      <w:tr w:rsidRPr="00C20AEF" w:rsidR="006A60FD" w:rsidTr="00F842DE" w14:paraId="523EE211"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6A60FD" w:rsidP="006A60FD" w:rsidRDefault="006A60FD" w14:paraId="398DFB35" w14:textId="77777777">
            <w:pPr>
              <w:rPr>
                <w:rFonts w:ascii="MS Shell Dlg 2" w:hAnsi="MS Shell Dlg 2" w:eastAsia="Times New Roman" w:cs="MS Shell Dlg 2"/>
                <w:sz w:val="16"/>
                <w:szCs w:val="16"/>
              </w:rPr>
            </w:pPr>
            <w:r>
              <w:rPr>
                <w:rFonts w:ascii="MS Shell Dlg 2" w:hAnsi="MS Shell Dlg 2"/>
                <w:sz w:val="16"/>
              </w:rPr>
              <w:t>569</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A60FD" w:rsidP="00F842DE" w:rsidRDefault="006A60FD" w14:paraId="16EAE9D6" w14:textId="77777777">
            <w:pPr>
              <w:rPr>
                <w:rFonts w:ascii="MS Shell Dlg 2" w:hAnsi="MS Shell Dlg 2" w:eastAsia="Times New Roman" w:cs="MS Shell Dlg 2"/>
                <w:sz w:val="16"/>
                <w:szCs w:val="16"/>
              </w:rPr>
            </w:pPr>
            <w:r>
              <w:rPr>
                <w:rFonts w:ascii="MS Shell Dlg 2" w:hAnsi="MS Shell Dlg 2"/>
                <w:sz w:val="16"/>
              </w:rPr>
              <w:t>SEK</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6A60FD" w:rsidP="00F842DE" w:rsidRDefault="006A60FD" w14:paraId="4D197874" w14:textId="77777777">
            <w:pPr>
              <w:rPr>
                <w:rFonts w:ascii="MS Shell Dlg 2" w:hAnsi="MS Shell Dlg 2" w:eastAsia="Times New Roman" w:cs="MS Shell Dlg 2"/>
                <w:sz w:val="16"/>
                <w:szCs w:val="16"/>
              </w:rPr>
            </w:pPr>
            <w:r>
              <w:rPr>
                <w:rFonts w:ascii="MS Shell Dlg 2" w:hAnsi="MS Shell Dlg 2"/>
                <w:sz w:val="16"/>
              </w:rPr>
              <w:t>Swedish krona</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A60FD" w:rsidP="00F842DE" w:rsidRDefault="006A60FD" w14:paraId="652EDF71" w14:textId="77777777">
            <w:pPr>
              <w:rPr>
                <w:rFonts w:ascii="MS Shell Dlg 2" w:hAnsi="MS Shell Dlg 2" w:eastAsia="Times New Roman" w:cs="MS Shell Dlg 2"/>
                <w:sz w:val="16"/>
                <w:szCs w:val="16"/>
              </w:rPr>
            </w:pPr>
          </w:p>
        </w:tc>
      </w:tr>
      <w:tr w:rsidRPr="00C20AEF" w:rsidR="006A60FD" w:rsidTr="00F842DE" w14:paraId="4E6F8363"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6A60FD" w:rsidP="006A60FD" w:rsidRDefault="006A60FD" w14:paraId="51739538" w14:textId="77777777">
            <w:pPr>
              <w:rPr>
                <w:rFonts w:ascii="MS Shell Dlg 2" w:hAnsi="MS Shell Dlg 2" w:eastAsia="Times New Roman" w:cs="MS Shell Dlg 2"/>
                <w:sz w:val="16"/>
                <w:szCs w:val="16"/>
              </w:rPr>
            </w:pPr>
            <w:r>
              <w:rPr>
                <w:rFonts w:ascii="MS Shell Dlg 2" w:hAnsi="MS Shell Dlg 2"/>
                <w:sz w:val="16"/>
              </w:rPr>
              <w:t>571</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A60FD" w:rsidP="00F842DE" w:rsidRDefault="006A60FD" w14:paraId="5A306686" w14:textId="77777777">
            <w:pPr>
              <w:rPr>
                <w:rFonts w:ascii="MS Shell Dlg 2" w:hAnsi="MS Shell Dlg 2" w:eastAsia="Times New Roman" w:cs="MS Shell Dlg 2"/>
                <w:sz w:val="16"/>
                <w:szCs w:val="16"/>
              </w:rPr>
            </w:pPr>
            <w:r>
              <w:rPr>
                <w:rFonts w:ascii="MS Shell Dlg 2" w:hAnsi="MS Shell Dlg 2"/>
                <w:sz w:val="16"/>
              </w:rPr>
              <w:t>CHF</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6A60FD" w:rsidP="00F842DE" w:rsidRDefault="006A60FD" w14:paraId="0DDA1313" w14:textId="77777777">
            <w:pPr>
              <w:rPr>
                <w:rFonts w:ascii="MS Shell Dlg 2" w:hAnsi="MS Shell Dlg 2" w:eastAsia="Times New Roman" w:cs="MS Shell Dlg 2"/>
                <w:sz w:val="16"/>
                <w:szCs w:val="16"/>
              </w:rPr>
            </w:pPr>
            <w:r>
              <w:rPr>
                <w:rFonts w:ascii="MS Shell Dlg 2" w:hAnsi="MS Shell Dlg 2"/>
                <w:sz w:val="16"/>
              </w:rPr>
              <w:t>Swiss franc</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A60FD" w:rsidP="00F842DE" w:rsidRDefault="006A60FD" w14:paraId="021A8511" w14:textId="77777777">
            <w:pPr>
              <w:rPr>
                <w:rFonts w:ascii="MS Shell Dlg 2" w:hAnsi="MS Shell Dlg 2" w:eastAsia="Times New Roman" w:cs="MS Shell Dlg 2"/>
                <w:sz w:val="16"/>
                <w:szCs w:val="16"/>
              </w:rPr>
            </w:pPr>
          </w:p>
        </w:tc>
      </w:tr>
      <w:tr w:rsidRPr="00C20AEF" w:rsidR="006A60FD" w:rsidTr="00F842DE" w14:paraId="07316F6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6A60FD" w:rsidP="006A60FD" w:rsidRDefault="006A60FD" w14:paraId="27105F3C" w14:textId="77777777">
            <w:pPr>
              <w:rPr>
                <w:rFonts w:ascii="MS Shell Dlg 2" w:hAnsi="MS Shell Dlg 2" w:eastAsia="Times New Roman" w:cs="MS Shell Dlg 2"/>
                <w:sz w:val="16"/>
                <w:szCs w:val="16"/>
              </w:rPr>
            </w:pPr>
            <w:r>
              <w:rPr>
                <w:rFonts w:ascii="MS Shell Dlg 2" w:hAnsi="MS Shell Dlg 2"/>
                <w:sz w:val="16"/>
              </w:rPr>
              <w:t>577</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A60FD" w:rsidP="00F842DE" w:rsidRDefault="006A60FD" w14:paraId="3A224B5A" w14:textId="77777777">
            <w:pPr>
              <w:rPr>
                <w:rFonts w:ascii="MS Shell Dlg 2" w:hAnsi="MS Shell Dlg 2" w:eastAsia="Times New Roman" w:cs="MS Shell Dlg 2"/>
                <w:sz w:val="16"/>
                <w:szCs w:val="16"/>
              </w:rPr>
            </w:pPr>
            <w:r>
              <w:rPr>
                <w:rFonts w:ascii="MS Shell Dlg 2" w:hAnsi="MS Shell Dlg 2"/>
                <w:sz w:val="16"/>
              </w:rPr>
              <w:t>EUR</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6A60FD" w:rsidP="00F842DE" w:rsidRDefault="006A60FD" w14:paraId="50B18B45" w14:textId="77777777">
            <w:pPr>
              <w:rPr>
                <w:rFonts w:ascii="MS Shell Dlg 2" w:hAnsi="MS Shell Dlg 2" w:eastAsia="Times New Roman" w:cs="MS Shell Dlg 2"/>
                <w:sz w:val="16"/>
                <w:szCs w:val="16"/>
              </w:rPr>
            </w:pPr>
            <w:r>
              <w:rPr>
                <w:rFonts w:ascii="MS Shell Dlg 2" w:hAnsi="MS Shell Dlg 2"/>
                <w:sz w:val="16"/>
              </w:rPr>
              <w:t>Euro</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A60FD" w:rsidP="00F842DE" w:rsidRDefault="006A60FD" w14:paraId="4638AC29" w14:textId="77777777">
            <w:pPr>
              <w:rPr>
                <w:rFonts w:ascii="MS Shell Dlg 2" w:hAnsi="MS Shell Dlg 2" w:eastAsia="Times New Roman" w:cs="MS Shell Dlg 2"/>
                <w:sz w:val="16"/>
                <w:szCs w:val="16"/>
              </w:rPr>
            </w:pPr>
            <w:r>
              <w:rPr>
                <w:rFonts w:ascii="MS Shell Dlg 2" w:hAnsi="MS Shell Dlg 2"/>
                <w:sz w:val="16"/>
              </w:rPr>
              <w:t>€</w:t>
            </w:r>
          </w:p>
        </w:tc>
      </w:tr>
      <w:tr w:rsidRPr="00C20AEF" w:rsidR="006A60FD" w:rsidTr="00F842DE" w14:paraId="4FC32E2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6A60FD" w:rsidP="006A60FD" w:rsidRDefault="006A60FD" w14:paraId="0E8C4380" w14:textId="77777777">
            <w:pPr>
              <w:rPr>
                <w:rFonts w:ascii="MS Shell Dlg 2" w:hAnsi="MS Shell Dlg 2" w:eastAsia="Times New Roman" w:cs="MS Shell Dlg 2"/>
                <w:sz w:val="16"/>
                <w:szCs w:val="16"/>
              </w:rPr>
            </w:pPr>
            <w:r>
              <w:rPr>
                <w:rFonts w:ascii="MS Shell Dlg 2" w:hAnsi="MS Shell Dlg 2"/>
                <w:sz w:val="16"/>
              </w:rPr>
              <w:t>705</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A60FD" w:rsidP="00F842DE" w:rsidRDefault="006A60FD" w14:paraId="360640FE" w14:textId="77777777">
            <w:pPr>
              <w:rPr>
                <w:rFonts w:ascii="MS Shell Dlg 2" w:hAnsi="MS Shell Dlg 2" w:eastAsia="Times New Roman" w:cs="MS Shell Dlg 2"/>
                <w:sz w:val="16"/>
                <w:szCs w:val="16"/>
              </w:rPr>
            </w:pPr>
            <w:r>
              <w:rPr>
                <w:rFonts w:ascii="MS Shell Dlg 2" w:hAnsi="MS Shell Dlg 2"/>
                <w:sz w:val="16"/>
              </w:rPr>
              <w:t>USD</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6A60FD" w:rsidP="00F842DE" w:rsidRDefault="006A60FD" w14:paraId="28F832A8" w14:textId="77777777">
            <w:pPr>
              <w:rPr>
                <w:rFonts w:ascii="MS Shell Dlg 2" w:hAnsi="MS Shell Dlg 2" w:eastAsia="Times New Roman" w:cs="MS Shell Dlg 2"/>
                <w:sz w:val="16"/>
                <w:szCs w:val="16"/>
              </w:rPr>
            </w:pPr>
            <w:r>
              <w:rPr>
                <w:rFonts w:ascii="MS Shell Dlg 2" w:hAnsi="MS Shell Dlg 2"/>
                <w:sz w:val="16"/>
              </w:rPr>
              <w:t>US Dollar</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A60FD" w:rsidP="00F842DE" w:rsidRDefault="006A60FD" w14:paraId="54BC1D77" w14:textId="77777777">
            <w:pPr>
              <w:rPr>
                <w:rFonts w:ascii="MS Shell Dlg 2" w:hAnsi="MS Shell Dlg 2" w:eastAsia="Times New Roman" w:cs="MS Shell Dlg 2"/>
                <w:sz w:val="16"/>
                <w:szCs w:val="16"/>
              </w:rPr>
            </w:pPr>
            <w:r>
              <w:rPr>
                <w:rFonts w:ascii="MS Shell Dlg 2" w:hAnsi="MS Shell Dlg 2"/>
                <w:sz w:val="16"/>
              </w:rPr>
              <w:t>$</w:t>
            </w:r>
          </w:p>
        </w:tc>
      </w:tr>
    </w:tbl>
    <w:p w:rsidRPr="00C20AEF" w:rsidR="002B3D1E" w:rsidP="0020039D" w:rsidRDefault="002B3D1E" w14:paraId="0DCF6D49" w14:textId="77777777">
      <w:pPr>
        <w:pStyle w:val="Textkrper"/>
      </w:pPr>
    </w:p>
    <w:p w:rsidRPr="00C20AEF" w:rsidR="005F324C" w:rsidP="002B3D1E" w:rsidRDefault="005F324C" w14:paraId="69A04370" w14:textId="77777777">
      <w:pPr>
        <w:pStyle w:val="Textkrper"/>
        <w:sectPr w:rsidRPr="00C20AEF" w:rsidR="005F324C" w:rsidSect="00157A4C">
          <w:headerReference w:type="even" r:id="rId29"/>
          <w:footerReference w:type="default" r:id="rId30"/>
          <w:type w:val="continuous"/>
          <w:pgSz w:w="11900" w:h="16840" w:orient="portrait" w:code="9"/>
          <w:pgMar w:top="1134" w:right="1134" w:bottom="1134" w:left="1418" w:header="595" w:footer="414" w:gutter="0"/>
          <w:cols w:space="708"/>
        </w:sectPr>
      </w:pPr>
    </w:p>
    <w:p w:rsidRPr="00C20AEF" w:rsidR="0078272C" w:rsidP="006535A5" w:rsidRDefault="0078272C" w14:paraId="44480930" w14:textId="77777777">
      <w:pPr>
        <w:pStyle w:val="berschrift2"/>
      </w:pPr>
      <w:bookmarkStart w:name="_Toc255289900" w:id="120"/>
      <w:bookmarkStart w:name="_Ref478640689" w:id="121"/>
      <w:bookmarkStart w:name="_Ref478641014" w:id="122"/>
      <w:bookmarkStart w:name="_Ref18327651" w:id="123"/>
      <w:bookmarkStart w:name="_Toc98411921" w:id="124"/>
      <w:r>
        <w:lastRenderedPageBreak/>
        <w:t>New DB schema STOX</w:t>
      </w:r>
      <w:bookmarkEnd w:id="120"/>
      <w:bookmarkEnd w:id="121"/>
      <w:bookmarkEnd w:id="122"/>
      <w:bookmarkEnd w:id="123"/>
      <w:bookmarkEnd w:id="124"/>
    </w:p>
    <w:p w:rsidRPr="00C20AEF" w:rsidR="00EC51C1" w:rsidP="0078272C" w:rsidRDefault="00F848F0" w14:paraId="70C63D91" w14:textId="4D0C57F8">
      <w:pPr>
        <w:pStyle w:val="Textkrper"/>
        <w:jc w:val="center"/>
      </w:pPr>
      <w:r>
        <w:rPr>
          <w:noProof/>
        </w:rPr>
        <w:drawing>
          <wp:inline distT="0" distB="0" distL="0" distR="0" wp14:anchorId="54CD3743" wp14:editId="552B444B">
            <wp:extent cx="7764236" cy="5692032"/>
            <wp:effectExtent l="0" t="0" r="8255" b="444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784325" cy="5706759"/>
                    </a:xfrm>
                    <a:prstGeom prst="rect">
                      <a:avLst/>
                    </a:prstGeom>
                    <a:noFill/>
                    <a:ln>
                      <a:noFill/>
                    </a:ln>
                  </pic:spPr>
                </pic:pic>
              </a:graphicData>
            </a:graphic>
          </wp:inline>
        </w:drawing>
      </w:r>
    </w:p>
    <w:p w:rsidRPr="00C20AEF" w:rsidR="00145072" w:rsidP="0078272C" w:rsidRDefault="005B4E09" w14:paraId="04AD27CE" w14:textId="3358F616">
      <w:pPr>
        <w:pStyle w:val="Textkrper"/>
        <w:jc w:val="center"/>
      </w:pPr>
      <w:r>
        <w:rPr>
          <w:noProof/>
        </w:rPr>
        <w:lastRenderedPageBreak/>
        <w:drawing>
          <wp:inline distT="0" distB="0" distL="0" distR="0" wp14:anchorId="574DDDE9" wp14:editId="11137AC1">
            <wp:extent cx="7589520" cy="6642100"/>
            <wp:effectExtent l="0" t="0" r="0" b="6350"/>
            <wp:docPr id="105" name="Grafik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89520" cy="6642100"/>
                    </a:xfrm>
                    <a:prstGeom prst="rect">
                      <a:avLst/>
                    </a:prstGeom>
                    <a:noFill/>
                    <a:ln>
                      <a:noFill/>
                    </a:ln>
                  </pic:spPr>
                </pic:pic>
              </a:graphicData>
            </a:graphic>
          </wp:inline>
        </w:drawing>
      </w:r>
    </w:p>
    <w:p w:rsidRPr="00C20AEF" w:rsidR="00145072" w:rsidP="0078272C" w:rsidRDefault="00145072" w14:paraId="1A9546B0" w14:textId="0034CD1B">
      <w:pPr>
        <w:pStyle w:val="Textkrper"/>
        <w:jc w:val="center"/>
        <w:sectPr w:rsidRPr="00C20AEF" w:rsidR="00145072" w:rsidSect="00157A4C">
          <w:footerReference w:type="default" r:id="rId33"/>
          <w:pgSz w:w="16840" w:h="11900" w:orient="landscape" w:code="9"/>
          <w:pgMar w:top="720" w:right="720" w:bottom="720" w:left="720" w:header="595" w:footer="414" w:gutter="0"/>
          <w:cols w:space="708"/>
          <w:docGrid w:linePitch="299"/>
        </w:sectPr>
      </w:pPr>
    </w:p>
    <w:p w:rsidRPr="00C20AEF" w:rsidR="002B3D1E" w:rsidP="00E832E5" w:rsidRDefault="002B3D1E" w14:paraId="6BC59604" w14:textId="77777777">
      <w:pPr>
        <w:pStyle w:val="berschrift2"/>
      </w:pPr>
      <w:bookmarkStart w:name="_Toc147932816" w:id="125"/>
      <w:bookmarkStart w:name="_Toc170032259" w:id="126"/>
      <w:bookmarkStart w:name="_Toc199244140" w:id="127"/>
      <w:bookmarkStart w:name="_Toc207598906" w:id="128"/>
      <w:bookmarkStart w:name="_Toc221680553" w:id="129"/>
      <w:bookmarkStart w:name="_Toc255289901" w:id="130"/>
      <w:bookmarkStart w:name="_Ref385501706" w:id="131"/>
      <w:bookmarkStart w:name="_Ref385506973" w:id="132"/>
      <w:bookmarkStart w:name="_Ref478641015" w:id="133"/>
      <w:bookmarkStart w:name="_Toc98411922" w:id="134"/>
      <w:r>
        <w:lastRenderedPageBreak/>
        <w:t xml:space="preserve">Description of </w:t>
      </w:r>
      <w:bookmarkEnd w:id="125"/>
      <w:bookmarkEnd w:id="126"/>
      <w:bookmarkEnd w:id="127"/>
      <w:bookmarkEnd w:id="128"/>
      <w:bookmarkEnd w:id="129"/>
      <w:r>
        <w:t>new tables and fields</w:t>
      </w:r>
      <w:bookmarkEnd w:id="130"/>
      <w:bookmarkEnd w:id="131"/>
      <w:bookmarkEnd w:id="132"/>
      <w:bookmarkEnd w:id="133"/>
      <w:bookmarkEnd w:id="134"/>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2698"/>
      </w:tblGrid>
      <w:tr w:rsidRPr="00C20AEF" w:rsidR="004D1AA6" w:rsidTr="00821F52" w14:paraId="72F26099"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4D1AA6" w:rsidRDefault="004D1AA6" w14:paraId="16190D9E" w14:textId="77777777">
            <w:pPr>
              <w:rPr>
                <w:rFonts w:ascii="MS Shell Dlg 2" w:hAnsi="MS Shell Dlg 2" w:cs="MS Shell Dlg 2"/>
                <w:b/>
                <w:bCs/>
                <w:sz w:val="16"/>
                <w:szCs w:val="16"/>
              </w:rPr>
            </w:pPr>
            <w:r>
              <w:rPr>
                <w:rFonts w:ascii="MS Shell Dlg 2" w:hAnsi="MS Shell Dlg 2"/>
                <w:b/>
                <w:sz w:val="16"/>
              </w:rPr>
              <w:t>Table Name</w:t>
            </w:r>
          </w:p>
        </w:tc>
      </w:tr>
      <w:tr w:rsidRPr="00C20AEF" w:rsidR="004D1AA6" w:rsidTr="00A304E1" w14:paraId="46BEECB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C20AEF" w:rsidR="004D1AA6" w:rsidP="00084431" w:rsidRDefault="004D1AA6" w14:paraId="5770CBAF" w14:textId="77777777">
            <w:pPr>
              <w:jc w:val="right"/>
              <w:rPr>
                <w:rFonts w:ascii="MS Shell Dlg 2" w:hAnsi="MS Shell Dlg 2" w:cs="MS Shell Dlg 2"/>
                <w:sz w:val="16"/>
                <w:szCs w:val="16"/>
              </w:rPr>
            </w:pPr>
            <w:r>
              <w:rPr>
                <w:rFonts w:ascii="MS Shell Dlg 2" w:hAnsi="MS Shell Dlg 2"/>
                <w:sz w:val="16"/>
              </w:rPr>
              <w:t>STOX_ADDRESSES</w:t>
            </w:r>
          </w:p>
        </w:tc>
      </w:tr>
      <w:tr w:rsidRPr="00C20AEF" w:rsidR="004D1AA6" w:rsidTr="00A304E1" w14:paraId="308FEC3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C20AEF" w:rsidR="004D1AA6" w:rsidP="00084431" w:rsidRDefault="004D1AA6" w14:paraId="258CF0AB" w14:textId="77777777">
            <w:pPr>
              <w:jc w:val="right"/>
              <w:rPr>
                <w:rFonts w:ascii="MS Shell Dlg 2" w:hAnsi="MS Shell Dlg 2" w:cs="MS Shell Dlg 2"/>
                <w:sz w:val="16"/>
                <w:szCs w:val="16"/>
              </w:rPr>
            </w:pPr>
            <w:r>
              <w:rPr>
                <w:rFonts w:ascii="MS Shell Dlg 2" w:hAnsi="MS Shell Dlg 2"/>
                <w:sz w:val="16"/>
              </w:rPr>
              <w:t>STOX_ASSORTMENTS</w:t>
            </w:r>
          </w:p>
        </w:tc>
      </w:tr>
      <w:tr w:rsidRPr="00C20AEF" w:rsidR="004D1AA6" w:rsidTr="00A304E1" w14:paraId="1FEB60A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C20AEF" w:rsidR="004D1AA6" w:rsidP="00084431" w:rsidRDefault="004D1AA6" w14:paraId="1C65526C" w14:textId="77777777">
            <w:pPr>
              <w:jc w:val="right"/>
              <w:rPr>
                <w:rFonts w:ascii="MS Shell Dlg 2" w:hAnsi="MS Shell Dlg 2" w:cs="MS Shell Dlg 2"/>
                <w:sz w:val="16"/>
                <w:szCs w:val="16"/>
              </w:rPr>
            </w:pPr>
            <w:r>
              <w:rPr>
                <w:rFonts w:ascii="MS Shell Dlg 2" w:hAnsi="MS Shell Dlg 2"/>
                <w:sz w:val="16"/>
              </w:rPr>
              <w:t>STOX_CENTRAL_SETTINGS</w:t>
            </w:r>
          </w:p>
        </w:tc>
      </w:tr>
      <w:tr w:rsidRPr="00C20AEF" w:rsidR="004D1AA6" w:rsidTr="00A304E1" w14:paraId="542A7C2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C20AEF" w:rsidR="004D1AA6" w:rsidP="00084431" w:rsidRDefault="004D1AA6" w14:paraId="23E894A2" w14:textId="77777777">
            <w:pPr>
              <w:jc w:val="right"/>
              <w:rPr>
                <w:rFonts w:ascii="MS Shell Dlg 2" w:hAnsi="MS Shell Dlg 2" w:cs="MS Shell Dlg 2"/>
                <w:sz w:val="16"/>
                <w:szCs w:val="16"/>
              </w:rPr>
            </w:pPr>
            <w:r>
              <w:rPr>
                <w:rFonts w:ascii="MS Shell Dlg 2" w:hAnsi="MS Shell Dlg 2"/>
                <w:sz w:val="16"/>
              </w:rPr>
              <w:t>STOX_DEALER_STATS</w:t>
            </w:r>
          </w:p>
        </w:tc>
      </w:tr>
      <w:tr w:rsidRPr="00C20AEF" w:rsidR="004D1AA6" w:rsidTr="00A304E1" w14:paraId="75B73F3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C20AEF" w:rsidR="004D1AA6" w:rsidP="00084431" w:rsidRDefault="004D1AA6" w14:paraId="7CEA7474" w14:textId="77777777">
            <w:pPr>
              <w:jc w:val="right"/>
              <w:rPr>
                <w:rFonts w:ascii="MS Shell Dlg 2" w:hAnsi="MS Shell Dlg 2" w:cs="MS Shell Dlg 2"/>
                <w:sz w:val="16"/>
                <w:szCs w:val="16"/>
              </w:rPr>
            </w:pPr>
            <w:r>
              <w:rPr>
                <w:rFonts w:ascii="MS Shell Dlg 2" w:hAnsi="MS Shell Dlg 2"/>
                <w:sz w:val="16"/>
              </w:rPr>
              <w:t>STOX_DISCOUNT_MATRIX</w:t>
            </w:r>
          </w:p>
        </w:tc>
      </w:tr>
      <w:tr w:rsidRPr="00C20AEF" w:rsidR="004D1AA6" w:rsidTr="00A304E1" w14:paraId="3A85DA4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C20AEF" w:rsidR="004D1AA6" w:rsidP="00084431" w:rsidRDefault="004D1AA6" w14:paraId="12022DBB" w14:textId="77777777">
            <w:pPr>
              <w:jc w:val="right"/>
              <w:rPr>
                <w:rFonts w:ascii="MS Shell Dlg 2" w:hAnsi="MS Shell Dlg 2" w:cs="MS Shell Dlg 2"/>
                <w:sz w:val="16"/>
                <w:szCs w:val="16"/>
              </w:rPr>
            </w:pPr>
            <w:r>
              <w:rPr>
                <w:rFonts w:ascii="MS Shell Dlg 2" w:hAnsi="MS Shell Dlg 2"/>
                <w:sz w:val="16"/>
              </w:rPr>
              <w:t>STOX_FINANCIAL_DATA</w:t>
            </w:r>
          </w:p>
        </w:tc>
      </w:tr>
      <w:tr w:rsidRPr="00C20AEF" w:rsidR="004D1AA6" w:rsidTr="00A304E1" w14:paraId="2F90C28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C20AEF" w:rsidR="004D1AA6" w:rsidP="00084431" w:rsidRDefault="004D1AA6" w14:paraId="3C13897E" w14:textId="77777777">
            <w:pPr>
              <w:jc w:val="right"/>
              <w:rPr>
                <w:rFonts w:ascii="MS Shell Dlg 2" w:hAnsi="MS Shell Dlg 2" w:cs="MS Shell Dlg 2"/>
                <w:sz w:val="16"/>
                <w:szCs w:val="16"/>
              </w:rPr>
            </w:pPr>
            <w:r>
              <w:rPr>
                <w:rFonts w:ascii="MS Shell Dlg 2" w:hAnsi="MS Shell Dlg 2"/>
                <w:sz w:val="16"/>
              </w:rPr>
              <w:t>STOX_INFO_PAGES</w:t>
            </w:r>
          </w:p>
        </w:tc>
      </w:tr>
      <w:tr w:rsidRPr="00C20AEF" w:rsidR="004D1AA6" w:rsidTr="00A304E1" w14:paraId="62E2121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C20AEF" w:rsidR="004D1AA6" w:rsidP="00084431" w:rsidRDefault="004D1AA6" w14:paraId="5F84A936" w14:textId="77777777">
            <w:pPr>
              <w:jc w:val="right"/>
              <w:rPr>
                <w:rFonts w:ascii="MS Shell Dlg 2" w:hAnsi="MS Shell Dlg 2" w:cs="MS Shell Dlg 2"/>
                <w:sz w:val="16"/>
                <w:szCs w:val="16"/>
              </w:rPr>
            </w:pPr>
            <w:r>
              <w:rPr>
                <w:rFonts w:ascii="MS Shell Dlg 2" w:hAnsi="MS Shell Dlg 2"/>
                <w:sz w:val="16"/>
              </w:rPr>
              <w:t>STOX_LOCAL_SETTINGS</w:t>
            </w:r>
          </w:p>
        </w:tc>
      </w:tr>
      <w:tr w:rsidRPr="00C20AEF" w:rsidR="004D1AA6" w:rsidTr="00A304E1" w14:paraId="412CB1B8"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C20AEF" w:rsidR="004D1AA6" w:rsidP="00084431" w:rsidRDefault="004D1AA6" w14:paraId="15DDB974" w14:textId="77777777">
            <w:pPr>
              <w:jc w:val="right"/>
              <w:rPr>
                <w:rFonts w:ascii="MS Shell Dlg 2" w:hAnsi="MS Shell Dlg 2" w:cs="MS Shell Dlg 2"/>
                <w:sz w:val="16"/>
                <w:szCs w:val="16"/>
              </w:rPr>
            </w:pPr>
            <w:r>
              <w:rPr>
                <w:rFonts w:ascii="MS Shell Dlg 2" w:hAnsi="MS Shell Dlg 2"/>
                <w:sz w:val="16"/>
              </w:rPr>
              <w:t>STOX_ORDER_DETAILS</w:t>
            </w:r>
          </w:p>
        </w:tc>
      </w:tr>
      <w:tr w:rsidRPr="00C20AEF" w:rsidR="004D1AA6" w:rsidTr="00A304E1" w14:paraId="4020980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C20AEF" w:rsidR="004D1AA6" w:rsidP="00084431" w:rsidRDefault="004D1AA6" w14:paraId="6AAAA96C" w14:textId="77777777">
            <w:pPr>
              <w:jc w:val="right"/>
              <w:rPr>
                <w:rFonts w:ascii="MS Shell Dlg 2" w:hAnsi="MS Shell Dlg 2" w:cs="MS Shell Dlg 2"/>
                <w:sz w:val="16"/>
                <w:szCs w:val="16"/>
              </w:rPr>
            </w:pPr>
            <w:r>
              <w:rPr>
                <w:rFonts w:ascii="MS Shell Dlg 2" w:hAnsi="MS Shell Dlg 2"/>
                <w:sz w:val="16"/>
              </w:rPr>
              <w:t>STOX_ORDERS</w:t>
            </w:r>
          </w:p>
        </w:tc>
      </w:tr>
      <w:tr w:rsidRPr="00C20AEF" w:rsidR="004D1AA6" w:rsidTr="00A304E1" w14:paraId="0774D57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C20AEF" w:rsidR="004D1AA6" w:rsidP="00084431" w:rsidRDefault="004D1AA6" w14:paraId="3D74C07F" w14:textId="77777777">
            <w:pPr>
              <w:jc w:val="right"/>
              <w:rPr>
                <w:rFonts w:ascii="MS Shell Dlg 2" w:hAnsi="MS Shell Dlg 2" w:cs="MS Shell Dlg 2"/>
                <w:sz w:val="16"/>
                <w:szCs w:val="16"/>
              </w:rPr>
            </w:pPr>
            <w:r>
              <w:rPr>
                <w:rFonts w:ascii="MS Shell Dlg 2" w:hAnsi="MS Shell Dlg 2"/>
                <w:sz w:val="16"/>
              </w:rPr>
              <w:t>STOX_PARTS</w:t>
            </w:r>
          </w:p>
        </w:tc>
      </w:tr>
      <w:tr w:rsidRPr="00C20AEF" w:rsidR="004D1AA6" w:rsidTr="00A304E1" w14:paraId="083288C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C20AEF" w:rsidR="004D1AA6" w:rsidP="00084431" w:rsidRDefault="004D1AA6" w14:paraId="282D695B" w14:textId="77777777">
            <w:pPr>
              <w:jc w:val="right"/>
              <w:rPr>
                <w:rFonts w:ascii="MS Shell Dlg 2" w:hAnsi="MS Shell Dlg 2" w:cs="MS Shell Dlg 2"/>
                <w:sz w:val="16"/>
                <w:szCs w:val="16"/>
              </w:rPr>
            </w:pPr>
            <w:r>
              <w:rPr>
                <w:rFonts w:ascii="MS Shell Dlg 2" w:hAnsi="MS Shell Dlg 2"/>
                <w:sz w:val="16"/>
              </w:rPr>
              <w:t>STOX_RESERVATIONS</w:t>
            </w:r>
          </w:p>
        </w:tc>
      </w:tr>
      <w:tr w:rsidRPr="00C20AEF" w:rsidR="004D1AA6" w:rsidTr="00A304E1" w14:paraId="646F1AF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C20AEF" w:rsidR="004D1AA6" w:rsidP="00084431" w:rsidRDefault="004D1AA6" w14:paraId="15B6CF61" w14:textId="77777777">
            <w:pPr>
              <w:jc w:val="right"/>
              <w:rPr>
                <w:rFonts w:ascii="MS Shell Dlg 2" w:hAnsi="MS Shell Dlg 2" w:cs="MS Shell Dlg 2"/>
                <w:sz w:val="16"/>
                <w:szCs w:val="16"/>
              </w:rPr>
            </w:pPr>
            <w:r>
              <w:rPr>
                <w:rFonts w:ascii="MS Shell Dlg 2" w:hAnsi="MS Shell Dlg 2"/>
                <w:sz w:val="16"/>
              </w:rPr>
              <w:t>STOX_SHIPPING_MODES</w:t>
            </w:r>
          </w:p>
        </w:tc>
      </w:tr>
      <w:tr w:rsidRPr="00C20AEF" w:rsidR="004D1AA6" w:rsidTr="00A304E1" w14:paraId="1267A93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C20AEF" w:rsidR="004D1AA6" w:rsidP="00084431" w:rsidRDefault="004D1AA6" w14:paraId="156ACBA7" w14:textId="77777777">
            <w:pPr>
              <w:jc w:val="right"/>
              <w:rPr>
                <w:rFonts w:ascii="MS Shell Dlg 2" w:hAnsi="MS Shell Dlg 2" w:cs="MS Shell Dlg 2"/>
                <w:sz w:val="16"/>
                <w:szCs w:val="16"/>
              </w:rPr>
            </w:pPr>
            <w:r>
              <w:rPr>
                <w:rFonts w:ascii="MS Shell Dlg 2" w:hAnsi="MS Shell Dlg 2"/>
                <w:sz w:val="16"/>
              </w:rPr>
              <w:t>STOX_SUPPLIER_SHIPPING_MODES</w:t>
            </w:r>
          </w:p>
        </w:tc>
      </w:tr>
      <w:tr w:rsidRPr="00C20AEF" w:rsidR="004D1AA6" w:rsidTr="00A304E1" w14:paraId="5FDAAFF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C20AEF" w:rsidR="004D1AA6" w:rsidP="00084431" w:rsidRDefault="004D1AA6" w14:paraId="2165BB6B" w14:textId="484EBFA1">
            <w:pPr>
              <w:jc w:val="right"/>
              <w:rPr>
                <w:rFonts w:ascii="MS Shell Dlg 2" w:hAnsi="MS Shell Dlg 2" w:cs="MS Shell Dlg 2"/>
                <w:sz w:val="16"/>
                <w:szCs w:val="16"/>
              </w:rPr>
            </w:pPr>
            <w:r>
              <w:rPr>
                <w:rFonts w:ascii="MS Shell Dlg 2" w:hAnsi="MS Shell Dlg 2"/>
                <w:sz w:val="16"/>
              </w:rPr>
              <w:t>STOX_DEALER_EXCLUSIONS</w:t>
            </w:r>
          </w:p>
        </w:tc>
      </w:tr>
      <w:tr w:rsidRPr="00C20AEF" w:rsidR="004D1AA6" w:rsidTr="00A304E1" w14:paraId="6CCE4E5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C20AEF" w:rsidR="004D1AA6" w:rsidP="004D1AA6" w:rsidRDefault="004D1AA6" w14:paraId="70855504" w14:textId="011F7702">
            <w:pPr>
              <w:jc w:val="right"/>
              <w:rPr>
                <w:rFonts w:ascii="MS Shell Dlg 2" w:hAnsi="MS Shell Dlg 2" w:cs="MS Shell Dlg 2"/>
                <w:sz w:val="16"/>
                <w:szCs w:val="16"/>
              </w:rPr>
            </w:pPr>
            <w:r>
              <w:rPr>
                <w:rFonts w:ascii="MS Shell Dlg 2" w:hAnsi="MS Shell Dlg 2"/>
                <w:sz w:val="16"/>
              </w:rPr>
              <w:t>D2D_ORDERS</w:t>
            </w:r>
          </w:p>
        </w:tc>
      </w:tr>
      <w:tr w:rsidRPr="00C20AEF" w:rsidR="004D1AA6" w:rsidTr="00A304E1" w14:paraId="0FCC5BD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tcPr>
          <w:p w:rsidRPr="00C20AEF" w:rsidR="004D1AA6" w:rsidP="004D1AA6" w:rsidRDefault="004D1AA6" w14:paraId="1D8813A6" w14:textId="2F252DDE">
            <w:pPr>
              <w:jc w:val="right"/>
              <w:rPr>
                <w:rFonts w:ascii="MS Shell Dlg 2" w:hAnsi="MS Shell Dlg 2" w:cs="MS Shell Dlg 2"/>
                <w:sz w:val="16"/>
                <w:szCs w:val="16"/>
              </w:rPr>
            </w:pPr>
            <w:r>
              <w:rPr>
                <w:rFonts w:ascii="MS Shell Dlg 2" w:hAnsi="MS Shell Dlg 2"/>
                <w:sz w:val="16"/>
              </w:rPr>
              <w:t>D2D_REQUESTS</w:t>
            </w:r>
          </w:p>
        </w:tc>
      </w:tr>
    </w:tbl>
    <w:p w:rsidRPr="00C20AEF" w:rsidR="00EB297F" w:rsidP="00CC3311" w:rsidRDefault="00CC3311" w14:paraId="2DD42DF4" w14:textId="77777777">
      <w:pPr>
        <w:pStyle w:val="berschrift3"/>
      </w:pPr>
      <w:bookmarkStart w:name="TBLSTOX_ADDRESSES" w:id="135"/>
      <w:bookmarkStart w:name="_Toc255289902" w:id="136"/>
      <w:bookmarkStart w:name="_Toc98411923" w:id="137"/>
      <w:bookmarkEnd w:id="135"/>
      <w:r>
        <w:t>Table STOX_ADDRESSES</w:t>
      </w:r>
      <w:bookmarkEnd w:id="136"/>
      <w:bookmarkEnd w:id="137"/>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723"/>
        <w:gridCol w:w="1789"/>
        <w:gridCol w:w="1716"/>
        <w:gridCol w:w="878"/>
        <w:gridCol w:w="3854"/>
      </w:tblGrid>
      <w:tr w:rsidRPr="00C20AEF" w:rsidR="00CC3311" w:rsidTr="00EB297F" w14:paraId="4156820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C3311" w:rsidRDefault="00CC3311" w14:paraId="3FF3A43C" w14:textId="77777777">
            <w:pPr>
              <w:rPr>
                <w:rFonts w:ascii="MS Shell Dlg 2" w:hAnsi="MS Shell Dlg 2" w:cs="MS Shell Dlg 2"/>
                <w:b/>
                <w:bCs/>
                <w:sz w:val="16"/>
                <w:szCs w:val="16"/>
              </w:rPr>
            </w:pPr>
            <w:r>
              <w:rPr>
                <w:rFonts w:ascii="MS Shell Dlg 2" w:hAnsi="MS Shell Dlg 2"/>
                <w:b/>
                <w:sz w:val="16"/>
              </w:rPr>
              <w:t>Column</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C3311" w:rsidRDefault="00CC3311" w14:paraId="00F06D4A" w14:textId="77777777">
            <w:pPr>
              <w:rPr>
                <w:rFonts w:ascii="MS Shell Dlg 2" w:hAnsi="MS Shell Dlg 2" w:cs="MS Shell Dlg 2"/>
                <w:b/>
                <w:bCs/>
                <w:sz w:val="16"/>
                <w:szCs w:val="16"/>
              </w:rPr>
            </w:pPr>
            <w:r>
              <w:rPr>
                <w:rFonts w:ascii="MS Shell Dlg 2" w:hAnsi="MS Shell Dlg 2"/>
                <w:b/>
                <w:sz w:val="16"/>
              </w:rPr>
              <w:t>Column 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C3311" w:rsidRDefault="00CC3311" w14:paraId="229D5B0B" w14:textId="77777777">
            <w:pPr>
              <w:rPr>
                <w:rFonts w:ascii="MS Shell Dlg 2" w:hAnsi="MS Shell Dlg 2" w:cs="MS Shell Dlg 2"/>
                <w:b/>
                <w:bCs/>
                <w:sz w:val="16"/>
                <w:szCs w:val="16"/>
              </w:rPr>
            </w:pPr>
            <w:r>
              <w:rPr>
                <w:rFonts w:ascii="MS Shell Dlg 2" w:hAnsi="MS Shell Dlg 2"/>
                <w:b/>
                <w:sz w:val="16"/>
              </w:rPr>
              <w:t>Data Type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C3311" w:rsidRDefault="00CC3311" w14:paraId="09BA8074" w14:textId="77777777">
            <w:pPr>
              <w:rPr>
                <w:rFonts w:ascii="MS Shell Dlg 2" w:hAnsi="MS Shell Dlg 2" w:cs="MS Shell Dlg 2"/>
                <w:b/>
                <w:bCs/>
                <w:sz w:val="16"/>
                <w:szCs w:val="16"/>
              </w:rPr>
            </w:pPr>
            <w:r>
              <w:rPr>
                <w:rFonts w:ascii="MS Shell Dlg 2" w:hAnsi="MS Shell Dlg 2"/>
                <w:b/>
                <w:sz w:val="16"/>
              </w:rPr>
              <w:t>Not zero?</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C3311" w:rsidRDefault="00CC3311" w14:paraId="52DE9DBF" w14:textId="77777777">
            <w:pPr>
              <w:rPr>
                <w:rFonts w:ascii="MS Shell Dlg 2" w:hAnsi="MS Shell Dlg 2" w:cs="MS Shell Dlg 2"/>
                <w:b/>
                <w:bCs/>
                <w:sz w:val="16"/>
                <w:szCs w:val="16"/>
              </w:rPr>
            </w:pPr>
            <w:r>
              <w:rPr>
                <w:rFonts w:ascii="MS Shell Dlg 2" w:hAnsi="MS Shell Dlg 2"/>
                <w:b/>
                <w:sz w:val="16"/>
              </w:rPr>
              <w:t>Comments</w:t>
            </w:r>
          </w:p>
        </w:tc>
      </w:tr>
      <w:tr w:rsidRPr="00C20AEF" w:rsidR="00CC3311" w:rsidTr="00EB297F" w14:paraId="27B620F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2EC78D1B" w14:textId="77777777">
            <w:pPr>
              <w:jc w:val="right"/>
              <w:rPr>
                <w:rFonts w:ascii="MS Shell Dlg 2" w:hAnsi="MS Shell Dlg 2" w:cs="MS Shell Dlg 2"/>
                <w:b/>
                <w:bCs/>
                <w:sz w:val="16"/>
                <w:szCs w:val="16"/>
              </w:rPr>
            </w:pPr>
            <w:r>
              <w:rPr>
                <w:rFonts w:ascii="MS Shell Dlg 2" w:hAnsi="MS Shell Dlg 2"/>
                <w:sz w:val="16"/>
              </w:rPr>
              <w:t>1</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387D059F" w14:textId="77777777">
            <w:pPr>
              <w:rPr>
                <w:rFonts w:ascii="MS Shell Dlg 2" w:hAnsi="MS Shell Dlg 2" w:cs="MS Shell Dlg 2"/>
                <w:sz w:val="16"/>
                <w:szCs w:val="16"/>
              </w:rPr>
            </w:pPr>
            <w:r>
              <w:rPr>
                <w:rFonts w:ascii="MS Shell Dlg 2" w:hAnsi="MS Shell Dlg 2"/>
                <w:b/>
                <w:sz w:val="16"/>
              </w:rPr>
              <w:t>SXAD_ISN</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CC3311" w:rsidRDefault="00CC3311" w14:paraId="2F4D832C" w14:textId="77777777">
            <w:pPr>
              <w:rPr>
                <w:rFonts w:ascii="MS Shell Dlg 2" w:hAnsi="MS Shell Dlg 2" w:cs="MS Shell Dlg 2"/>
                <w:sz w:val="16"/>
                <w:szCs w:val="16"/>
              </w:rPr>
            </w:pPr>
            <w:r>
              <w:rPr>
                <w:rFonts w:ascii="MS Shell Dlg 2" w:hAnsi="MS Shell Dlg 2"/>
                <w:sz w:val="16"/>
              </w:rPr>
              <w:t>NUMBER(14)</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4BAE03BA" w14:textId="77777777">
            <w:pPr>
              <w:rPr>
                <w:rFonts w:ascii="MS Shell Dlg 2" w:hAnsi="MS Shell Dlg 2" w:cs="MS Shell Dlg 2"/>
                <w:sz w:val="16"/>
                <w:szCs w:val="16"/>
              </w:rPr>
            </w:pPr>
            <w:r>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6DD1E11E" w14:textId="77777777">
            <w:pPr>
              <w:rPr>
                <w:rFonts w:ascii="MS Shell Dlg 2" w:hAnsi="MS Shell Dlg 2" w:cs="MS Shell Dlg 2"/>
                <w:sz w:val="16"/>
                <w:szCs w:val="16"/>
              </w:rPr>
            </w:pPr>
            <w:r>
              <w:rPr>
                <w:rFonts w:ascii="MS Shell Dlg 2" w:hAnsi="MS Shell Dlg 2"/>
                <w:sz w:val="16"/>
              </w:rPr>
              <w:t>Unique ISN</w:t>
            </w:r>
          </w:p>
        </w:tc>
      </w:tr>
      <w:tr w:rsidRPr="00C20AEF" w:rsidR="00CC3311" w:rsidTr="00EB297F" w14:paraId="3A4B072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111BF203" w14:textId="77777777">
            <w:pPr>
              <w:jc w:val="right"/>
              <w:rPr>
                <w:rFonts w:ascii="MS Shell Dlg 2" w:hAnsi="MS Shell Dlg 2" w:cs="MS Shell Dlg 2"/>
                <w:sz w:val="16"/>
                <w:szCs w:val="16"/>
              </w:rPr>
            </w:pPr>
            <w:r>
              <w:rPr>
                <w:rFonts w:ascii="MS Shell Dlg 2" w:hAnsi="MS Shell Dlg 2"/>
                <w:sz w:val="16"/>
              </w:rPr>
              <w:t>2</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782012BC" w14:textId="77777777">
            <w:pPr>
              <w:rPr>
                <w:rFonts w:ascii="MS Shell Dlg 2" w:hAnsi="MS Shell Dlg 2" w:cs="MS Shell Dlg 2"/>
                <w:sz w:val="16"/>
                <w:szCs w:val="16"/>
              </w:rPr>
            </w:pPr>
            <w:r>
              <w:rPr>
                <w:rFonts w:ascii="MS Shell Dlg 2" w:hAnsi="MS Shell Dlg 2"/>
                <w:sz w:val="16"/>
              </w:rPr>
              <w:t>SXAD_DEALER_NAME</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CC3311" w:rsidRDefault="00CC3311" w14:paraId="017BB89A" w14:textId="77777777">
            <w:pPr>
              <w:rPr>
                <w:rFonts w:ascii="MS Shell Dlg 2" w:hAnsi="MS Shell Dlg 2" w:cs="MS Shell Dlg 2"/>
                <w:sz w:val="16"/>
                <w:szCs w:val="16"/>
              </w:rPr>
            </w:pPr>
            <w:r>
              <w:rPr>
                <w:rFonts w:ascii="MS Shell Dlg 2" w:hAnsi="MS Shell Dlg 2"/>
                <w:sz w:val="16"/>
              </w:rPr>
              <w:t>VARCHAR2(200 CHAR)</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02659AA1" w14:textId="77777777">
            <w:pPr>
              <w:rPr>
                <w:rFonts w:ascii="MS Shell Dlg 2" w:hAnsi="MS Shell Dlg 2" w:cs="MS Shell Dlg 2"/>
                <w:sz w:val="16"/>
                <w:szCs w:val="16"/>
              </w:rPr>
            </w:pPr>
            <w:r>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0EE9CC30" w14:textId="77777777">
            <w:pPr>
              <w:rPr>
                <w:rFonts w:ascii="MS Shell Dlg 2" w:hAnsi="MS Shell Dlg 2" w:cs="MS Shell Dlg 2"/>
                <w:sz w:val="16"/>
                <w:szCs w:val="16"/>
              </w:rPr>
            </w:pPr>
            <w:r>
              <w:rPr>
                <w:rFonts w:ascii="MS Shell Dlg 2" w:hAnsi="MS Shell Dlg 2"/>
                <w:sz w:val="16"/>
              </w:rPr>
              <w:t>Dealer name</w:t>
            </w:r>
          </w:p>
        </w:tc>
      </w:tr>
      <w:tr w:rsidRPr="00C20AEF" w:rsidR="00CC3311" w:rsidTr="00EB297F" w14:paraId="1C01BBC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6B5ED0E0" w14:textId="77777777">
            <w:pPr>
              <w:jc w:val="right"/>
              <w:rPr>
                <w:rFonts w:ascii="MS Shell Dlg 2" w:hAnsi="MS Shell Dlg 2" w:cs="MS Shell Dlg 2"/>
                <w:sz w:val="16"/>
                <w:szCs w:val="16"/>
              </w:rPr>
            </w:pPr>
            <w:r>
              <w:rPr>
                <w:rFonts w:ascii="MS Shell Dlg 2" w:hAnsi="MS Shell Dlg 2"/>
                <w:sz w:val="16"/>
              </w:rPr>
              <w:t>3</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2F801836" w14:textId="77777777">
            <w:pPr>
              <w:rPr>
                <w:rFonts w:ascii="MS Shell Dlg 2" w:hAnsi="MS Shell Dlg 2" w:cs="MS Shell Dlg 2"/>
                <w:sz w:val="16"/>
                <w:szCs w:val="16"/>
              </w:rPr>
            </w:pPr>
            <w:r>
              <w:rPr>
                <w:rFonts w:ascii="MS Shell Dlg 2" w:hAnsi="MS Shell Dlg 2"/>
                <w:sz w:val="16"/>
              </w:rPr>
              <w:t>SXAD_TYPE</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CC3311" w:rsidRDefault="00CC3311" w14:paraId="602DACC0" w14:textId="77777777">
            <w:pPr>
              <w:rPr>
                <w:rFonts w:ascii="MS Shell Dlg 2" w:hAnsi="MS Shell Dlg 2" w:cs="MS Shell Dlg 2"/>
                <w:sz w:val="16"/>
                <w:szCs w:val="16"/>
              </w:rPr>
            </w:pPr>
            <w:r>
              <w:rPr>
                <w:rFonts w:ascii="MS Shell Dlg 2" w:hAnsi="MS Shell Dlg 2"/>
                <w:sz w:val="16"/>
              </w:rPr>
              <w:t>NUMBER(1)</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5349397C" w14:textId="77777777">
            <w:pPr>
              <w:rPr>
                <w:rFonts w:ascii="MS Shell Dlg 2" w:hAnsi="MS Shell Dlg 2" w:cs="MS Shell Dlg 2"/>
                <w:sz w:val="16"/>
                <w:szCs w:val="16"/>
              </w:rPr>
            </w:pPr>
            <w:r>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3B2F2DED" w14:textId="77777777">
            <w:pPr>
              <w:rPr>
                <w:rFonts w:ascii="MS Shell Dlg 2" w:hAnsi="MS Shell Dlg 2" w:cs="MS Shell Dlg 2"/>
                <w:sz w:val="16"/>
                <w:szCs w:val="16"/>
              </w:rPr>
            </w:pPr>
            <w:r>
              <w:rPr>
                <w:rFonts w:ascii="MS Shell Dlg 2" w:hAnsi="MS Shell Dlg 2"/>
                <w:sz w:val="16"/>
              </w:rPr>
              <w:t>Address type (1=billing address, 2=delivery address)</w:t>
            </w:r>
          </w:p>
        </w:tc>
      </w:tr>
      <w:tr w:rsidRPr="00C20AEF" w:rsidR="00CC3311" w:rsidTr="00EB297F" w14:paraId="5795AFB9"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098EBE75" w14:textId="77777777">
            <w:pPr>
              <w:jc w:val="right"/>
              <w:rPr>
                <w:rFonts w:ascii="MS Shell Dlg 2" w:hAnsi="MS Shell Dlg 2" w:cs="MS Shell Dlg 2"/>
                <w:sz w:val="16"/>
                <w:szCs w:val="16"/>
              </w:rPr>
            </w:pPr>
            <w:r>
              <w:rPr>
                <w:rFonts w:ascii="MS Shell Dlg 2" w:hAnsi="MS Shell Dlg 2"/>
                <w:sz w:val="16"/>
              </w:rPr>
              <w:t>4</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442D4234" w14:textId="77777777">
            <w:pPr>
              <w:rPr>
                <w:rFonts w:ascii="MS Shell Dlg 2" w:hAnsi="MS Shell Dlg 2" w:cs="MS Shell Dlg 2"/>
                <w:sz w:val="16"/>
                <w:szCs w:val="16"/>
              </w:rPr>
            </w:pPr>
            <w:r>
              <w:rPr>
                <w:rFonts w:ascii="MS Shell Dlg 2" w:hAnsi="MS Shell Dlg 2"/>
                <w:sz w:val="16"/>
              </w:rPr>
              <w:t>SXAD_ZIP_CODE</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CC3311" w:rsidRDefault="00CC3311" w14:paraId="1751AB78" w14:textId="77777777">
            <w:pPr>
              <w:rPr>
                <w:rFonts w:ascii="MS Shell Dlg 2" w:hAnsi="MS Shell Dlg 2" w:cs="MS Shell Dlg 2"/>
                <w:sz w:val="16"/>
                <w:szCs w:val="16"/>
              </w:rPr>
            </w:pPr>
            <w:r>
              <w:rPr>
                <w:rFonts w:ascii="MS Shell Dlg 2" w:hAnsi="MS Shell Dlg 2"/>
                <w:sz w:val="16"/>
              </w:rPr>
              <w:t>VARCHAR2(40 CHAR)</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332BE79F" w14:textId="77777777">
            <w:pPr>
              <w:rPr>
                <w:rFonts w:ascii="MS Shell Dlg 2" w:hAnsi="MS Shell Dlg 2" w:cs="MS Shell Dlg 2"/>
                <w:sz w:val="16"/>
                <w:szCs w:val="16"/>
              </w:rPr>
            </w:pPr>
            <w:r>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36618E1D" w14:textId="77777777">
            <w:pPr>
              <w:rPr>
                <w:rFonts w:ascii="MS Shell Dlg 2" w:hAnsi="MS Shell Dlg 2" w:cs="MS Shell Dlg 2"/>
                <w:sz w:val="16"/>
                <w:szCs w:val="16"/>
              </w:rPr>
            </w:pPr>
            <w:r>
              <w:rPr>
                <w:rFonts w:ascii="MS Shell Dlg 2" w:hAnsi="MS Shell Dlg 2"/>
                <w:sz w:val="16"/>
              </w:rPr>
              <w:t>Postal code</w:t>
            </w:r>
          </w:p>
        </w:tc>
      </w:tr>
      <w:tr w:rsidRPr="00C20AEF" w:rsidR="00CC3311" w:rsidTr="00EB297F" w14:paraId="587C668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24832719" w14:textId="77777777">
            <w:pPr>
              <w:jc w:val="right"/>
              <w:rPr>
                <w:rFonts w:ascii="MS Shell Dlg 2" w:hAnsi="MS Shell Dlg 2" w:cs="MS Shell Dlg 2"/>
                <w:sz w:val="16"/>
                <w:szCs w:val="16"/>
              </w:rPr>
            </w:pPr>
            <w:r>
              <w:rPr>
                <w:rFonts w:ascii="MS Shell Dlg 2" w:hAnsi="MS Shell Dlg 2"/>
                <w:sz w:val="16"/>
              </w:rPr>
              <w:t>5</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567FAA38" w14:textId="77777777">
            <w:pPr>
              <w:rPr>
                <w:rFonts w:ascii="MS Shell Dlg 2" w:hAnsi="MS Shell Dlg 2" w:cs="MS Shell Dlg 2"/>
                <w:sz w:val="16"/>
                <w:szCs w:val="16"/>
              </w:rPr>
            </w:pPr>
            <w:r>
              <w:rPr>
                <w:rFonts w:ascii="MS Shell Dlg 2" w:hAnsi="MS Shell Dlg 2"/>
                <w:sz w:val="16"/>
              </w:rPr>
              <w:t>SXAD_CITY</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CC3311" w:rsidRDefault="00CC3311" w14:paraId="7AB212C3" w14:textId="77777777">
            <w:pPr>
              <w:rPr>
                <w:rFonts w:ascii="MS Shell Dlg 2" w:hAnsi="MS Shell Dlg 2" w:cs="MS Shell Dlg 2"/>
                <w:sz w:val="16"/>
                <w:szCs w:val="16"/>
              </w:rPr>
            </w:pPr>
            <w:r>
              <w:rPr>
                <w:rFonts w:ascii="MS Shell Dlg 2" w:hAnsi="MS Shell Dlg 2"/>
                <w:sz w:val="16"/>
              </w:rPr>
              <w:t>VARCHAR2(100 CHAR)</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1C86BCAD" w14:textId="77777777">
            <w:pPr>
              <w:rPr>
                <w:rFonts w:ascii="MS Shell Dlg 2" w:hAnsi="MS Shell Dlg 2" w:cs="MS Shell Dlg 2"/>
                <w:sz w:val="16"/>
                <w:szCs w:val="16"/>
              </w:rPr>
            </w:pPr>
            <w:r>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7800F9CF" w14:textId="77777777">
            <w:pPr>
              <w:rPr>
                <w:rFonts w:ascii="MS Shell Dlg 2" w:hAnsi="MS Shell Dlg 2" w:cs="MS Shell Dlg 2"/>
                <w:sz w:val="16"/>
                <w:szCs w:val="16"/>
              </w:rPr>
            </w:pPr>
            <w:r>
              <w:rPr>
                <w:rFonts w:ascii="MS Shell Dlg 2" w:hAnsi="MS Shell Dlg 2"/>
                <w:sz w:val="16"/>
              </w:rPr>
              <w:t>City</w:t>
            </w:r>
          </w:p>
        </w:tc>
      </w:tr>
      <w:tr w:rsidRPr="00C20AEF" w:rsidR="00CC3311" w:rsidTr="00EB297F" w14:paraId="47434930"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3776D583" w14:textId="77777777">
            <w:pPr>
              <w:jc w:val="right"/>
              <w:rPr>
                <w:rFonts w:ascii="MS Shell Dlg 2" w:hAnsi="MS Shell Dlg 2" w:cs="MS Shell Dlg 2"/>
                <w:sz w:val="16"/>
                <w:szCs w:val="16"/>
              </w:rPr>
            </w:pPr>
            <w:r>
              <w:rPr>
                <w:rFonts w:ascii="MS Shell Dlg 2" w:hAnsi="MS Shell Dlg 2"/>
                <w:sz w:val="16"/>
              </w:rPr>
              <w:t>6</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64E9D575" w14:textId="77777777">
            <w:pPr>
              <w:rPr>
                <w:rFonts w:ascii="MS Shell Dlg 2" w:hAnsi="MS Shell Dlg 2" w:cs="MS Shell Dlg 2"/>
                <w:sz w:val="16"/>
                <w:szCs w:val="16"/>
              </w:rPr>
            </w:pPr>
            <w:r>
              <w:rPr>
                <w:rFonts w:ascii="MS Shell Dlg 2" w:hAnsi="MS Shell Dlg 2"/>
                <w:sz w:val="16"/>
              </w:rPr>
              <w:t>SXAD_STREET</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CC3311" w:rsidRDefault="00CC3311" w14:paraId="79AEE5A8" w14:textId="77777777">
            <w:pPr>
              <w:rPr>
                <w:rFonts w:ascii="MS Shell Dlg 2" w:hAnsi="MS Shell Dlg 2" w:cs="MS Shell Dlg 2"/>
                <w:sz w:val="16"/>
                <w:szCs w:val="16"/>
              </w:rPr>
            </w:pPr>
            <w:r>
              <w:rPr>
                <w:rFonts w:ascii="MS Shell Dlg 2" w:hAnsi="MS Shell Dlg 2"/>
                <w:sz w:val="16"/>
              </w:rPr>
              <w:t>VARCHAR2(100 CHAR)</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45AD5D69" w14:textId="77777777">
            <w:pPr>
              <w:rPr>
                <w:rFonts w:ascii="MS Shell Dlg 2" w:hAnsi="MS Shell Dlg 2" w:cs="MS Shell Dlg 2"/>
                <w:sz w:val="16"/>
                <w:szCs w:val="16"/>
              </w:rPr>
            </w:pPr>
            <w:r>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26E556E5" w14:textId="77777777">
            <w:pPr>
              <w:rPr>
                <w:rFonts w:ascii="MS Shell Dlg 2" w:hAnsi="MS Shell Dlg 2" w:cs="MS Shell Dlg 2"/>
                <w:sz w:val="16"/>
                <w:szCs w:val="16"/>
              </w:rPr>
            </w:pPr>
            <w:r>
              <w:rPr>
                <w:rFonts w:ascii="MS Shell Dlg 2" w:hAnsi="MS Shell Dlg 2"/>
                <w:sz w:val="16"/>
              </w:rPr>
              <w:t>Street</w:t>
            </w:r>
          </w:p>
        </w:tc>
      </w:tr>
      <w:tr w:rsidRPr="00C20AEF" w:rsidR="00CC3311" w:rsidTr="00EB297F" w14:paraId="049BAF8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7B5B808A" w14:textId="77777777">
            <w:pPr>
              <w:jc w:val="right"/>
              <w:rPr>
                <w:rFonts w:ascii="MS Shell Dlg 2" w:hAnsi="MS Shell Dlg 2" w:cs="MS Shell Dlg 2"/>
                <w:sz w:val="16"/>
                <w:szCs w:val="16"/>
              </w:rPr>
            </w:pPr>
            <w:r>
              <w:rPr>
                <w:rFonts w:ascii="MS Shell Dlg 2" w:hAnsi="MS Shell Dlg 2"/>
                <w:sz w:val="16"/>
              </w:rPr>
              <w:t>7</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005F20A1" w14:textId="77777777">
            <w:pPr>
              <w:rPr>
                <w:rFonts w:ascii="MS Shell Dlg 2" w:hAnsi="MS Shell Dlg 2" w:cs="MS Shell Dlg 2"/>
                <w:sz w:val="16"/>
                <w:szCs w:val="16"/>
              </w:rPr>
            </w:pPr>
            <w:r>
              <w:rPr>
                <w:rFonts w:ascii="MS Shell Dlg 2" w:hAnsi="MS Shell Dlg 2"/>
                <w:sz w:val="16"/>
              </w:rPr>
              <w:t>SXAD_HOUSE_NUMBER</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CC3311" w:rsidRDefault="00CC3311" w14:paraId="5C736294" w14:textId="77777777">
            <w:pPr>
              <w:rPr>
                <w:rFonts w:ascii="MS Shell Dlg 2" w:hAnsi="MS Shell Dlg 2" w:cs="MS Shell Dlg 2"/>
                <w:sz w:val="16"/>
                <w:szCs w:val="16"/>
              </w:rPr>
            </w:pPr>
            <w:r>
              <w:rPr>
                <w:rFonts w:ascii="MS Shell Dlg 2" w:hAnsi="MS Shell Dlg 2"/>
                <w:sz w:val="16"/>
              </w:rPr>
              <w:t>VARCHAR2(10 CHAR)</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5199BA68" w14:textId="77777777">
            <w:pPr>
              <w:rPr>
                <w:rFonts w:ascii="MS Shell Dlg 2" w:hAnsi="MS Shell Dlg 2" w:cs="MS Shell Dlg 2"/>
                <w:sz w:val="16"/>
                <w:szCs w:val="16"/>
              </w:rPr>
            </w:pPr>
            <w:r>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11910C90" w14:textId="77777777">
            <w:pPr>
              <w:rPr>
                <w:rFonts w:ascii="MS Shell Dlg 2" w:hAnsi="MS Shell Dlg 2" w:cs="MS Shell Dlg 2"/>
                <w:sz w:val="16"/>
                <w:szCs w:val="16"/>
              </w:rPr>
            </w:pPr>
            <w:r>
              <w:rPr>
                <w:rFonts w:ascii="MS Shell Dlg 2" w:hAnsi="MS Shell Dlg 2"/>
                <w:sz w:val="16"/>
              </w:rPr>
              <w:t>House number</w:t>
            </w:r>
          </w:p>
        </w:tc>
      </w:tr>
      <w:tr w:rsidRPr="00C20AEF" w:rsidR="00CC3311" w:rsidTr="00EB297F" w14:paraId="1FC6163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63AA99C0" w14:textId="77777777">
            <w:pPr>
              <w:jc w:val="right"/>
              <w:rPr>
                <w:rFonts w:ascii="MS Shell Dlg 2" w:hAnsi="MS Shell Dlg 2" w:cs="MS Shell Dlg 2"/>
                <w:sz w:val="16"/>
                <w:szCs w:val="16"/>
              </w:rPr>
            </w:pPr>
            <w:r>
              <w:rPr>
                <w:rFonts w:ascii="MS Shell Dlg 2" w:hAnsi="MS Shell Dlg 2"/>
                <w:sz w:val="16"/>
              </w:rPr>
              <w:t>8</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22D93950" w14:textId="77777777">
            <w:pPr>
              <w:rPr>
                <w:rFonts w:ascii="MS Shell Dlg 2" w:hAnsi="MS Shell Dlg 2" w:cs="MS Shell Dlg 2"/>
                <w:sz w:val="16"/>
                <w:szCs w:val="16"/>
              </w:rPr>
            </w:pPr>
            <w:r>
              <w:rPr>
                <w:rFonts w:ascii="MS Shell Dlg 2" w:hAnsi="MS Shell Dlg 2"/>
                <w:sz w:val="16"/>
              </w:rPr>
              <w:t>SXAD_PHONE</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CC3311" w:rsidRDefault="00CC3311" w14:paraId="02786E62" w14:textId="77777777">
            <w:pPr>
              <w:rPr>
                <w:rFonts w:ascii="MS Shell Dlg 2" w:hAnsi="MS Shell Dlg 2" w:cs="MS Shell Dlg 2"/>
                <w:sz w:val="16"/>
                <w:szCs w:val="16"/>
              </w:rPr>
            </w:pPr>
            <w:r>
              <w:rPr>
                <w:rFonts w:ascii="MS Shell Dlg 2" w:hAnsi="MS Shell Dlg 2"/>
                <w:sz w:val="16"/>
              </w:rPr>
              <w:t>VARCHAR2(100 CHAR)</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612F618B" w14:textId="77777777">
            <w:pPr>
              <w:rPr>
                <w:rFonts w:ascii="MS Shell Dlg 2" w:hAnsi="MS Shell Dlg 2" w:cs="MS Shell Dlg 2"/>
                <w:sz w:val="16"/>
                <w:szCs w:val="16"/>
              </w:rPr>
            </w:pPr>
            <w:r>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71BDF753" w14:textId="77777777">
            <w:pPr>
              <w:rPr>
                <w:rFonts w:ascii="MS Shell Dlg 2" w:hAnsi="MS Shell Dlg 2" w:cs="MS Shell Dlg 2"/>
                <w:sz w:val="16"/>
                <w:szCs w:val="16"/>
              </w:rPr>
            </w:pPr>
            <w:r>
              <w:rPr>
                <w:rFonts w:ascii="MS Shell Dlg 2" w:hAnsi="MS Shell Dlg 2"/>
                <w:sz w:val="16"/>
              </w:rPr>
              <w:t>Phone number</w:t>
            </w:r>
          </w:p>
        </w:tc>
      </w:tr>
      <w:tr w:rsidRPr="00C20AEF" w:rsidR="00CC3311" w:rsidTr="00EB297F" w14:paraId="0738CB7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0D4F7847" w14:textId="77777777">
            <w:pPr>
              <w:jc w:val="right"/>
              <w:rPr>
                <w:rFonts w:ascii="MS Shell Dlg 2" w:hAnsi="MS Shell Dlg 2" w:cs="MS Shell Dlg 2"/>
                <w:sz w:val="16"/>
                <w:szCs w:val="16"/>
              </w:rPr>
            </w:pPr>
            <w:r>
              <w:rPr>
                <w:rFonts w:ascii="MS Shell Dlg 2" w:hAnsi="MS Shell Dlg 2"/>
                <w:sz w:val="16"/>
              </w:rPr>
              <w:t>9</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3CC60107" w14:textId="77777777">
            <w:pPr>
              <w:rPr>
                <w:rFonts w:ascii="MS Shell Dlg 2" w:hAnsi="MS Shell Dlg 2" w:cs="MS Shell Dlg 2"/>
                <w:sz w:val="16"/>
                <w:szCs w:val="16"/>
              </w:rPr>
            </w:pPr>
            <w:r>
              <w:rPr>
                <w:rFonts w:ascii="MS Shell Dlg 2" w:hAnsi="MS Shell Dlg 2"/>
                <w:sz w:val="16"/>
              </w:rPr>
              <w:t>SXAD_FAX</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CC3311" w:rsidRDefault="00CC3311" w14:paraId="13223D17" w14:textId="77777777">
            <w:pPr>
              <w:rPr>
                <w:rFonts w:ascii="MS Shell Dlg 2" w:hAnsi="MS Shell Dlg 2" w:cs="MS Shell Dlg 2"/>
                <w:sz w:val="16"/>
                <w:szCs w:val="16"/>
              </w:rPr>
            </w:pPr>
            <w:r>
              <w:rPr>
                <w:rFonts w:ascii="MS Shell Dlg 2" w:hAnsi="MS Shell Dlg 2"/>
                <w:sz w:val="16"/>
              </w:rPr>
              <w:t>VARCHAR2(100 CHAR)</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238E6324" w14:textId="77777777">
            <w:pPr>
              <w:rPr>
                <w:rFonts w:ascii="MS Shell Dlg 2" w:hAnsi="MS Shell Dlg 2" w:cs="MS Shell Dlg 2"/>
                <w:sz w:val="16"/>
                <w:szCs w:val="16"/>
              </w:rPr>
            </w:pPr>
            <w:r>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287E1001" w14:textId="77777777">
            <w:pPr>
              <w:rPr>
                <w:rFonts w:ascii="MS Shell Dlg 2" w:hAnsi="MS Shell Dlg 2" w:cs="MS Shell Dlg 2"/>
                <w:sz w:val="16"/>
                <w:szCs w:val="16"/>
              </w:rPr>
            </w:pPr>
            <w:r>
              <w:rPr>
                <w:rFonts w:ascii="MS Shell Dlg 2" w:hAnsi="MS Shell Dlg 2"/>
                <w:sz w:val="16"/>
              </w:rPr>
              <w:t>Fax number</w:t>
            </w:r>
          </w:p>
        </w:tc>
      </w:tr>
      <w:tr w:rsidRPr="00C20AEF" w:rsidR="00CC3311" w:rsidTr="00EB297F" w14:paraId="5A72539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28E314B6" w14:textId="77777777">
            <w:pPr>
              <w:jc w:val="right"/>
              <w:rPr>
                <w:rFonts w:ascii="MS Shell Dlg 2" w:hAnsi="MS Shell Dlg 2" w:cs="MS Shell Dlg 2"/>
                <w:sz w:val="16"/>
                <w:szCs w:val="16"/>
              </w:rPr>
            </w:pPr>
            <w:r>
              <w:rPr>
                <w:rFonts w:ascii="MS Shell Dlg 2" w:hAnsi="MS Shell Dlg 2"/>
                <w:sz w:val="16"/>
              </w:rPr>
              <w:t>10</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2A9E5A98" w14:textId="77777777">
            <w:pPr>
              <w:rPr>
                <w:rFonts w:ascii="MS Shell Dlg 2" w:hAnsi="MS Shell Dlg 2" w:cs="MS Shell Dlg 2"/>
                <w:sz w:val="16"/>
                <w:szCs w:val="16"/>
              </w:rPr>
            </w:pPr>
            <w:r>
              <w:rPr>
                <w:rFonts w:ascii="MS Shell Dlg 2" w:hAnsi="MS Shell Dlg 2"/>
                <w:sz w:val="16"/>
              </w:rPr>
              <w:t>SXAD_MAIL</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CC3311" w:rsidRDefault="00CC3311" w14:paraId="18062FD8" w14:textId="77777777">
            <w:pPr>
              <w:rPr>
                <w:rFonts w:ascii="MS Shell Dlg 2" w:hAnsi="MS Shell Dlg 2" w:cs="MS Shell Dlg 2"/>
                <w:sz w:val="16"/>
                <w:szCs w:val="16"/>
              </w:rPr>
            </w:pPr>
            <w:r>
              <w:rPr>
                <w:rFonts w:ascii="MS Shell Dlg 2" w:hAnsi="MS Shell Dlg 2"/>
                <w:sz w:val="16"/>
              </w:rPr>
              <w:t>VARCHAR2(400 CHAR)</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406634E8" w14:textId="77777777">
            <w:pPr>
              <w:rPr>
                <w:rFonts w:ascii="MS Shell Dlg 2" w:hAnsi="MS Shell Dlg 2" w:cs="MS Shell Dlg 2"/>
                <w:sz w:val="16"/>
                <w:szCs w:val="16"/>
              </w:rPr>
            </w:pPr>
            <w:r>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2C086E0B" w14:textId="77777777">
            <w:pPr>
              <w:rPr>
                <w:rFonts w:ascii="MS Shell Dlg 2" w:hAnsi="MS Shell Dlg 2" w:cs="MS Shell Dlg 2"/>
                <w:sz w:val="16"/>
                <w:szCs w:val="16"/>
              </w:rPr>
            </w:pPr>
            <w:r>
              <w:rPr>
                <w:rFonts w:ascii="MS Shell Dlg 2" w:hAnsi="MS Shell Dlg 2"/>
                <w:sz w:val="16"/>
              </w:rPr>
              <w:t>Email address</w:t>
            </w:r>
          </w:p>
        </w:tc>
      </w:tr>
    </w:tbl>
    <w:p w:rsidRPr="00C20AEF" w:rsidR="00EB297F" w:rsidP="00CC3311" w:rsidRDefault="00EB297F" w14:paraId="6EFDBF83" w14:textId="77777777">
      <w:pPr>
        <w:pStyle w:val="berschrift3"/>
      </w:pPr>
      <w:r>
        <w:t> </w:t>
      </w:r>
      <w:bookmarkStart w:name="TBLSTOX_ASSORTMENTS" w:id="138"/>
      <w:bookmarkStart w:name="_Toc255289903" w:id="139"/>
      <w:bookmarkStart w:name="_Toc98411924" w:id="140"/>
      <w:bookmarkEnd w:id="138"/>
      <w:r>
        <w:t>Table STOX_ASSORTMENTS</w:t>
      </w:r>
      <w:bookmarkEnd w:id="139"/>
      <w:bookmarkEnd w:id="140"/>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723"/>
        <w:gridCol w:w="2999"/>
        <w:gridCol w:w="1020"/>
        <w:gridCol w:w="892"/>
        <w:gridCol w:w="3311"/>
      </w:tblGrid>
      <w:tr w:rsidRPr="00C20AEF" w:rsidR="00CC3311" w:rsidTr="00CC3311" w14:paraId="49B5301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C3311" w:rsidRDefault="00CC3311" w14:paraId="17A907DE" w14:textId="77777777">
            <w:pPr>
              <w:rPr>
                <w:rFonts w:ascii="MS Shell Dlg 2" w:hAnsi="MS Shell Dlg 2" w:cs="MS Shell Dlg 2"/>
                <w:b/>
                <w:bCs/>
                <w:sz w:val="16"/>
                <w:szCs w:val="16"/>
              </w:rPr>
            </w:pPr>
            <w:r>
              <w:rPr>
                <w:rFonts w:ascii="MS Shell Dlg 2" w:hAnsi="MS Shell Dlg 2"/>
                <w:b/>
                <w:sz w:val="16"/>
              </w:rPr>
              <w:t>Column</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C3311" w:rsidRDefault="00CC3311" w14:paraId="4A9F8C1E" w14:textId="77777777">
            <w:pPr>
              <w:rPr>
                <w:rFonts w:ascii="MS Shell Dlg 2" w:hAnsi="MS Shell Dlg 2" w:cs="MS Shell Dlg 2"/>
                <w:b/>
                <w:bCs/>
                <w:sz w:val="16"/>
                <w:szCs w:val="16"/>
              </w:rPr>
            </w:pPr>
            <w:r>
              <w:rPr>
                <w:rFonts w:ascii="MS Shell Dlg 2" w:hAnsi="MS Shell Dlg 2"/>
                <w:b/>
                <w:sz w:val="16"/>
              </w:rPr>
              <w:t>Column 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C3311" w:rsidRDefault="00CC3311" w14:paraId="65CF24C7" w14:textId="77777777">
            <w:pPr>
              <w:rPr>
                <w:rFonts w:ascii="MS Shell Dlg 2" w:hAnsi="MS Shell Dlg 2" w:cs="MS Shell Dlg 2"/>
                <w:b/>
                <w:bCs/>
                <w:sz w:val="16"/>
                <w:szCs w:val="16"/>
              </w:rPr>
            </w:pPr>
            <w:r>
              <w:rPr>
                <w:rFonts w:ascii="MS Shell Dlg 2" w:hAnsi="MS Shell Dlg 2"/>
                <w:b/>
                <w:sz w:val="16"/>
              </w:rPr>
              <w:t>Data Type</w:t>
            </w:r>
          </w:p>
        </w:tc>
        <w:tc>
          <w:tcPr>
            <w:tcW w:w="878"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C3311" w:rsidRDefault="00CC3311" w14:paraId="56C2C3E1" w14:textId="77777777">
            <w:pPr>
              <w:rPr>
                <w:rFonts w:ascii="MS Shell Dlg 2" w:hAnsi="MS Shell Dlg 2" w:cs="MS Shell Dlg 2"/>
                <w:b/>
                <w:bCs/>
                <w:sz w:val="16"/>
                <w:szCs w:val="16"/>
              </w:rPr>
            </w:pPr>
            <w:r>
              <w:rPr>
                <w:rFonts w:ascii="MS Shell Dlg 2" w:hAnsi="MS Shell Dlg 2"/>
                <w:b/>
                <w:sz w:val="16"/>
              </w:rPr>
              <w:t>Not zero?</w:t>
            </w:r>
          </w:p>
        </w:tc>
        <w:tc>
          <w:tcPr>
            <w:tcW w:w="3290"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C3311" w:rsidRDefault="00CC3311" w14:paraId="08E16390" w14:textId="77777777">
            <w:pPr>
              <w:rPr>
                <w:rFonts w:ascii="MS Shell Dlg 2" w:hAnsi="MS Shell Dlg 2" w:cs="MS Shell Dlg 2"/>
                <w:b/>
                <w:bCs/>
                <w:sz w:val="16"/>
                <w:szCs w:val="16"/>
              </w:rPr>
            </w:pPr>
            <w:r>
              <w:rPr>
                <w:rFonts w:ascii="MS Shell Dlg 2" w:hAnsi="MS Shell Dlg 2"/>
                <w:b/>
                <w:sz w:val="16"/>
              </w:rPr>
              <w:t>Comments</w:t>
            </w:r>
          </w:p>
        </w:tc>
      </w:tr>
      <w:tr w:rsidRPr="00C20AEF" w:rsidR="00CC3311" w:rsidTr="00CC3311" w14:paraId="7C992BB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47033667" w14:textId="77777777">
            <w:pPr>
              <w:jc w:val="right"/>
              <w:rPr>
                <w:rFonts w:ascii="MS Shell Dlg 2" w:hAnsi="MS Shell Dlg 2" w:cs="MS Shell Dlg 2"/>
                <w:b/>
                <w:bCs/>
                <w:sz w:val="16"/>
                <w:szCs w:val="16"/>
              </w:rPr>
            </w:pPr>
            <w:r>
              <w:rPr>
                <w:rFonts w:ascii="MS Shell Dlg 2" w:hAnsi="MS Shell Dlg 2"/>
                <w:sz w:val="16"/>
              </w:rPr>
              <w:t>1</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614AE8E7" w14:textId="77777777">
            <w:pPr>
              <w:rPr>
                <w:rFonts w:ascii="MS Shell Dlg 2" w:hAnsi="MS Shell Dlg 2" w:cs="MS Shell Dlg 2"/>
                <w:sz w:val="16"/>
                <w:szCs w:val="16"/>
              </w:rPr>
            </w:pPr>
            <w:r>
              <w:rPr>
                <w:rFonts w:ascii="MS Shell Dlg 2" w:hAnsi="MS Shell Dlg 2"/>
                <w:b/>
                <w:sz w:val="16"/>
              </w:rPr>
              <w:t>SXAS_ISN</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CC3311" w:rsidP="0030263A" w:rsidRDefault="0030263A" w14:paraId="11D5DDCE" w14:textId="77777777">
            <w:pPr>
              <w:rPr>
                <w:rFonts w:ascii="MS Shell Dlg 2" w:hAnsi="MS Shell Dlg 2" w:cs="MS Shell Dlg 2"/>
                <w:sz w:val="16"/>
                <w:szCs w:val="16"/>
              </w:rPr>
            </w:pPr>
            <w:r>
              <w:rPr>
                <w:rFonts w:ascii="MS Shell Dlg 2" w:hAnsi="MS Shell Dlg 2"/>
                <w:sz w:val="16"/>
              </w:rPr>
              <w:t>NUMBER(19)</w:t>
            </w:r>
          </w:p>
        </w:tc>
        <w:tc>
          <w:tcPr>
            <w:tcW w:w="878" w:type="dxa"/>
            <w:tcBorders>
              <w:top w:val="outset" w:color="auto" w:sz="6" w:space="0"/>
              <w:left w:val="outset" w:color="auto" w:sz="6" w:space="0"/>
              <w:bottom w:val="outset" w:color="auto" w:sz="6" w:space="0"/>
              <w:right w:val="outset" w:color="auto" w:sz="6" w:space="0"/>
            </w:tcBorders>
            <w:vAlign w:val="center"/>
          </w:tcPr>
          <w:p w:rsidRPr="00C20AEF" w:rsidR="00CC3311" w:rsidRDefault="00CC3311" w14:paraId="54AAF34A" w14:textId="77777777">
            <w:pPr>
              <w:rPr>
                <w:rFonts w:ascii="MS Shell Dlg 2" w:hAnsi="MS Shell Dlg 2" w:cs="MS Shell Dlg 2"/>
                <w:sz w:val="16"/>
                <w:szCs w:val="16"/>
              </w:rPr>
            </w:pPr>
            <w:r>
              <w:rPr>
                <w:rFonts w:ascii="MS Shell Dlg 2" w:hAnsi="MS Shell Dlg 2"/>
                <w:sz w:val="16"/>
              </w:rPr>
              <w:t>Y</w:t>
            </w:r>
          </w:p>
        </w:tc>
        <w:tc>
          <w:tcPr>
            <w:tcW w:w="3290" w:type="dxa"/>
            <w:tcBorders>
              <w:top w:val="outset" w:color="auto" w:sz="6" w:space="0"/>
              <w:left w:val="outset" w:color="auto" w:sz="6" w:space="0"/>
              <w:bottom w:val="outset" w:color="auto" w:sz="6" w:space="0"/>
              <w:right w:val="outset" w:color="auto" w:sz="6" w:space="0"/>
            </w:tcBorders>
            <w:vAlign w:val="center"/>
          </w:tcPr>
          <w:p w:rsidRPr="00C20AEF" w:rsidR="00CC3311" w:rsidRDefault="00620E10" w14:paraId="3D44345A" w14:textId="77777777">
            <w:pPr>
              <w:rPr>
                <w:rFonts w:ascii="MS Shell Dlg 2" w:hAnsi="MS Shell Dlg 2" w:cs="MS Shell Dlg 2"/>
                <w:sz w:val="16"/>
                <w:szCs w:val="16"/>
              </w:rPr>
            </w:pPr>
            <w:r>
              <w:rPr>
                <w:rFonts w:ascii="MS Shell Dlg 2" w:hAnsi="MS Shell Dlg 2"/>
                <w:sz w:val="16"/>
              </w:rPr>
              <w:t>Unique ISN</w:t>
            </w:r>
          </w:p>
        </w:tc>
      </w:tr>
      <w:tr w:rsidRPr="00C20AEF" w:rsidR="00620E10" w:rsidTr="00CC3311" w14:paraId="3979710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620E10" w:rsidP="00BE15B7" w:rsidRDefault="00620E10" w14:paraId="1B2E450D" w14:textId="77777777">
            <w:pPr>
              <w:jc w:val="right"/>
              <w:rPr>
                <w:rFonts w:ascii="MS Shell Dlg 2" w:hAnsi="MS Shell Dlg 2" w:cs="MS Shell Dlg 2"/>
                <w:b/>
                <w:bCs/>
                <w:sz w:val="16"/>
                <w:szCs w:val="16"/>
              </w:rPr>
            </w:pPr>
            <w:r>
              <w:rPr>
                <w:rFonts w:ascii="MS Shell Dlg 2" w:hAnsi="MS Shell Dlg 2"/>
                <w:sz w:val="16"/>
              </w:rPr>
              <w:t>2</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20E10" w:rsidP="00BE15B7" w:rsidRDefault="00620E10" w14:paraId="591BC116" w14:textId="77777777">
            <w:pPr>
              <w:rPr>
                <w:rFonts w:ascii="MS Shell Dlg 2" w:hAnsi="MS Shell Dlg 2" w:cs="MS Shell Dlg 2"/>
                <w:sz w:val="16"/>
                <w:szCs w:val="16"/>
              </w:rPr>
            </w:pPr>
            <w:r>
              <w:rPr>
                <w:rFonts w:ascii="MS Shell Dlg 2" w:hAnsi="MS Shell Dlg 2"/>
                <w:sz w:val="16"/>
              </w:rPr>
              <w:t>SXAS_GLOC</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620E10" w:rsidP="00BE15B7" w:rsidRDefault="00620E10" w14:paraId="18CB6022" w14:textId="77777777">
            <w:pPr>
              <w:rPr>
                <w:rFonts w:ascii="MS Shell Dlg 2" w:hAnsi="MS Shell Dlg 2" w:cs="MS Shell Dlg 2"/>
                <w:sz w:val="16"/>
                <w:szCs w:val="16"/>
              </w:rPr>
            </w:pPr>
            <w:r>
              <w:rPr>
                <w:rFonts w:ascii="MS Shell Dlg 2" w:hAnsi="MS Shell Dlg 2"/>
                <w:sz w:val="16"/>
              </w:rPr>
              <w:t>NUMBER(9)</w:t>
            </w:r>
          </w:p>
        </w:tc>
        <w:tc>
          <w:tcPr>
            <w:tcW w:w="878" w:type="dxa"/>
            <w:tcBorders>
              <w:top w:val="outset" w:color="auto" w:sz="6" w:space="0"/>
              <w:left w:val="outset" w:color="auto" w:sz="6" w:space="0"/>
              <w:bottom w:val="outset" w:color="auto" w:sz="6" w:space="0"/>
              <w:right w:val="outset" w:color="auto" w:sz="6" w:space="0"/>
            </w:tcBorders>
            <w:vAlign w:val="center"/>
          </w:tcPr>
          <w:p w:rsidRPr="00C20AEF" w:rsidR="00620E10" w:rsidP="00BE15B7" w:rsidRDefault="00620E10" w14:paraId="4D33A47C" w14:textId="77777777">
            <w:pPr>
              <w:rPr>
                <w:rFonts w:ascii="MS Shell Dlg 2" w:hAnsi="MS Shell Dlg 2" w:cs="MS Shell Dlg 2"/>
                <w:sz w:val="16"/>
                <w:szCs w:val="16"/>
              </w:rPr>
            </w:pPr>
            <w:r>
              <w:rPr>
                <w:rFonts w:ascii="MS Shell Dlg 2" w:hAnsi="MS Shell Dlg 2"/>
                <w:sz w:val="16"/>
              </w:rPr>
              <w:t>Y</w:t>
            </w:r>
          </w:p>
        </w:tc>
        <w:tc>
          <w:tcPr>
            <w:tcW w:w="3290" w:type="dxa"/>
            <w:tcBorders>
              <w:top w:val="outset" w:color="auto" w:sz="6" w:space="0"/>
              <w:left w:val="outset" w:color="auto" w:sz="6" w:space="0"/>
              <w:bottom w:val="outset" w:color="auto" w:sz="6" w:space="0"/>
              <w:right w:val="outset" w:color="auto" w:sz="6" w:space="0"/>
            </w:tcBorders>
            <w:vAlign w:val="center"/>
          </w:tcPr>
          <w:p w:rsidRPr="00C20AEF" w:rsidR="00620E10" w:rsidP="00BE15B7" w:rsidRDefault="00620E10" w14:paraId="513A025C" w14:textId="77777777">
            <w:pPr>
              <w:rPr>
                <w:rFonts w:ascii="MS Shell Dlg 2" w:hAnsi="MS Shell Dlg 2" w:cs="MS Shell Dlg 2"/>
                <w:sz w:val="16"/>
                <w:szCs w:val="16"/>
              </w:rPr>
            </w:pPr>
            <w:r>
              <w:rPr>
                <w:rFonts w:ascii="MS Shell Dlg 2" w:hAnsi="MS Shell Dlg 2"/>
                <w:sz w:val="16"/>
              </w:rPr>
              <w:t>Global location number</w:t>
            </w:r>
          </w:p>
        </w:tc>
      </w:tr>
      <w:tr w:rsidRPr="00C20AEF" w:rsidR="00620E10" w:rsidTr="00CC3311" w14:paraId="6819B8F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02F282E0" w14:textId="77777777">
            <w:pPr>
              <w:jc w:val="right"/>
              <w:rPr>
                <w:rFonts w:ascii="MS Shell Dlg 2" w:hAnsi="MS Shell Dlg 2" w:cs="MS Shell Dlg 2"/>
                <w:sz w:val="16"/>
                <w:szCs w:val="16"/>
              </w:rPr>
            </w:pPr>
            <w:r>
              <w:rPr>
                <w:rFonts w:ascii="MS Shell Dlg 2" w:hAnsi="MS Shell Dlg 2"/>
                <w:sz w:val="16"/>
              </w:rPr>
              <w:t>3</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2C93709E" w14:textId="77777777">
            <w:pPr>
              <w:rPr>
                <w:rFonts w:ascii="MS Shell Dlg 2" w:hAnsi="MS Shell Dlg 2" w:cs="MS Shell Dlg 2"/>
                <w:sz w:val="16"/>
                <w:szCs w:val="16"/>
              </w:rPr>
            </w:pPr>
            <w:r>
              <w:rPr>
                <w:rFonts w:ascii="MS Shell Dlg 2" w:hAnsi="MS Shell Dlg 2"/>
                <w:sz w:val="16"/>
              </w:rPr>
              <w:t>SXAS_UPDATE_TIME</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620E10" w:rsidRDefault="00620E10" w14:paraId="2F541B71" w14:textId="77777777">
            <w:pPr>
              <w:rPr>
                <w:rFonts w:ascii="MS Shell Dlg 2" w:hAnsi="MS Shell Dlg 2" w:cs="MS Shell Dlg 2"/>
                <w:sz w:val="16"/>
                <w:szCs w:val="16"/>
              </w:rPr>
            </w:pPr>
            <w:r>
              <w:rPr>
                <w:rFonts w:ascii="MS Shell Dlg 2" w:hAnsi="MS Shell Dlg 2"/>
                <w:sz w:val="16"/>
              </w:rPr>
              <w:t>DATE</w:t>
            </w:r>
          </w:p>
        </w:tc>
        <w:tc>
          <w:tcPr>
            <w:tcW w:w="878" w:type="dxa"/>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48AD97D1" w14:textId="77777777">
            <w:pPr>
              <w:rPr>
                <w:rFonts w:ascii="MS Shell Dlg 2" w:hAnsi="MS Shell Dlg 2" w:cs="MS Shell Dlg 2"/>
                <w:sz w:val="16"/>
                <w:szCs w:val="16"/>
              </w:rPr>
            </w:pPr>
            <w:r>
              <w:rPr>
                <w:rFonts w:ascii="MS Shell Dlg 2" w:hAnsi="MS Shell Dlg 2"/>
                <w:sz w:val="16"/>
              </w:rPr>
              <w:t> Y</w:t>
            </w:r>
          </w:p>
        </w:tc>
        <w:tc>
          <w:tcPr>
            <w:tcW w:w="3290" w:type="dxa"/>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46A5F7A1" w14:textId="77777777">
            <w:pPr>
              <w:rPr>
                <w:rFonts w:ascii="MS Shell Dlg 2" w:hAnsi="MS Shell Dlg 2" w:cs="MS Shell Dlg 2"/>
                <w:sz w:val="16"/>
                <w:szCs w:val="16"/>
              </w:rPr>
            </w:pPr>
            <w:r>
              <w:rPr>
                <w:rFonts w:ascii="MS Shell Dlg 2" w:hAnsi="MS Shell Dlg 2"/>
                <w:sz w:val="16"/>
              </w:rPr>
              <w:t>Time of the update (batch run)</w:t>
            </w:r>
          </w:p>
        </w:tc>
      </w:tr>
      <w:tr w:rsidRPr="00C20AEF" w:rsidR="00620E10" w:rsidTr="00CC3311" w14:paraId="6D46C51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3DDB02DA" w14:textId="77777777">
            <w:pPr>
              <w:jc w:val="right"/>
              <w:rPr>
                <w:rFonts w:ascii="MS Shell Dlg 2" w:hAnsi="MS Shell Dlg 2" w:cs="MS Shell Dlg 2"/>
                <w:sz w:val="16"/>
                <w:szCs w:val="16"/>
              </w:rPr>
            </w:pPr>
            <w:r>
              <w:rPr>
                <w:rFonts w:ascii="MS Shell Dlg 2" w:hAnsi="MS Shell Dlg 2"/>
                <w:sz w:val="16"/>
              </w:rPr>
              <w:t>4</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16093479" w14:textId="77777777">
            <w:pPr>
              <w:rPr>
                <w:rFonts w:ascii="MS Shell Dlg 2" w:hAnsi="MS Shell Dlg 2" w:cs="MS Shell Dlg 2"/>
                <w:sz w:val="16"/>
                <w:szCs w:val="16"/>
              </w:rPr>
            </w:pPr>
            <w:r>
              <w:rPr>
                <w:rFonts w:ascii="MS Shell Dlg 2" w:hAnsi="MS Shell Dlg 2"/>
                <w:sz w:val="16"/>
              </w:rPr>
              <w:t>SXAS_NUM_PARTS_TOTAL</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620E10" w:rsidRDefault="00620E10" w14:paraId="7A2EC02C" w14:textId="77777777">
            <w:pPr>
              <w:rPr>
                <w:rFonts w:ascii="MS Shell Dlg 2" w:hAnsi="MS Shell Dlg 2" w:cs="MS Shell Dlg 2"/>
                <w:sz w:val="16"/>
                <w:szCs w:val="16"/>
              </w:rPr>
            </w:pPr>
            <w:r>
              <w:rPr>
                <w:rFonts w:ascii="MS Shell Dlg 2" w:hAnsi="MS Shell Dlg 2"/>
                <w:sz w:val="16"/>
              </w:rPr>
              <w:t>NUMBER(9)</w:t>
            </w:r>
          </w:p>
        </w:tc>
        <w:tc>
          <w:tcPr>
            <w:tcW w:w="878" w:type="dxa"/>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6E8F5D5B" w14:textId="77777777">
            <w:pPr>
              <w:rPr>
                <w:rFonts w:ascii="MS Shell Dlg 2" w:hAnsi="MS Shell Dlg 2" w:cs="MS Shell Dlg 2"/>
                <w:sz w:val="16"/>
                <w:szCs w:val="16"/>
              </w:rPr>
            </w:pPr>
            <w:r>
              <w:rPr>
                <w:rFonts w:ascii="MS Shell Dlg 2" w:hAnsi="MS Shell Dlg 2"/>
                <w:sz w:val="16"/>
              </w:rPr>
              <w:t> </w:t>
            </w:r>
          </w:p>
        </w:tc>
        <w:tc>
          <w:tcPr>
            <w:tcW w:w="3290" w:type="dxa"/>
            <w:tcBorders>
              <w:top w:val="outset" w:color="auto" w:sz="6" w:space="0"/>
              <w:left w:val="outset" w:color="auto" w:sz="6" w:space="0"/>
              <w:bottom w:val="outset" w:color="auto" w:sz="6" w:space="0"/>
              <w:right w:val="outset" w:color="auto" w:sz="6" w:space="0"/>
            </w:tcBorders>
            <w:vAlign w:val="center"/>
          </w:tcPr>
          <w:p w:rsidRPr="00C20AEF" w:rsidR="00620E10" w:rsidRDefault="0012276D" w14:paraId="0CFD5230" w14:textId="5A449618">
            <w:pPr>
              <w:rPr>
                <w:rFonts w:ascii="MS Shell Dlg 2" w:hAnsi="MS Shell Dlg 2" w:cs="MS Shell Dlg 2"/>
                <w:sz w:val="16"/>
                <w:szCs w:val="16"/>
              </w:rPr>
            </w:pPr>
            <w:r>
              <w:rPr>
                <w:rFonts w:ascii="MS Shell Dlg 2" w:hAnsi="MS Shell Dlg 2"/>
                <w:sz w:val="16"/>
              </w:rPr>
              <w:t xml:space="preserve">Number of parts in </w:t>
            </w:r>
            <w:proofErr w:type="spellStart"/>
            <w:r>
              <w:rPr>
                <w:rFonts w:ascii="MS Shell Dlg 2" w:hAnsi="MS Shell Dlg 2"/>
                <w:sz w:val="16"/>
              </w:rPr>
              <w:t>DeadStock</w:t>
            </w:r>
            <w:proofErr w:type="spellEnd"/>
            <w:r>
              <w:rPr>
                <w:rFonts w:ascii="MS Shell Dlg 2" w:hAnsi="MS Shell Dlg 2"/>
                <w:sz w:val="16"/>
              </w:rPr>
              <w:t xml:space="preserve"> assortment</w:t>
            </w:r>
          </w:p>
        </w:tc>
      </w:tr>
      <w:tr w:rsidRPr="00C20AEF" w:rsidR="00620E10" w:rsidTr="00CC3311" w14:paraId="7AAA198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4F03F266" w14:textId="77777777">
            <w:pPr>
              <w:jc w:val="right"/>
              <w:rPr>
                <w:rFonts w:ascii="MS Shell Dlg 2" w:hAnsi="MS Shell Dlg 2" w:cs="MS Shell Dlg 2"/>
                <w:sz w:val="16"/>
                <w:szCs w:val="16"/>
              </w:rPr>
            </w:pPr>
            <w:r>
              <w:rPr>
                <w:rFonts w:ascii="MS Shell Dlg 2" w:hAnsi="MS Shell Dlg 2"/>
                <w:sz w:val="16"/>
              </w:rPr>
              <w:t>5</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65771462" w14:textId="77777777">
            <w:pPr>
              <w:rPr>
                <w:rFonts w:ascii="MS Shell Dlg 2" w:hAnsi="MS Shell Dlg 2" w:cs="MS Shell Dlg 2"/>
                <w:sz w:val="16"/>
                <w:szCs w:val="16"/>
              </w:rPr>
            </w:pPr>
            <w:r>
              <w:rPr>
                <w:rFonts w:ascii="MS Shell Dlg 2" w:hAnsi="MS Shell Dlg 2"/>
                <w:sz w:val="16"/>
              </w:rPr>
              <w:t>SXAS_NUM_NEW_PARTS</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620E10" w:rsidRDefault="00620E10" w14:paraId="2455F1EF" w14:textId="77777777">
            <w:pPr>
              <w:rPr>
                <w:rFonts w:ascii="MS Shell Dlg 2" w:hAnsi="MS Shell Dlg 2" w:cs="MS Shell Dlg 2"/>
                <w:sz w:val="16"/>
                <w:szCs w:val="16"/>
              </w:rPr>
            </w:pPr>
            <w:r>
              <w:rPr>
                <w:rFonts w:ascii="MS Shell Dlg 2" w:hAnsi="MS Shell Dlg 2"/>
                <w:sz w:val="16"/>
              </w:rPr>
              <w:t>NUMBER(9)</w:t>
            </w:r>
          </w:p>
        </w:tc>
        <w:tc>
          <w:tcPr>
            <w:tcW w:w="878" w:type="dxa"/>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102F1ABF" w14:textId="77777777">
            <w:pPr>
              <w:rPr>
                <w:rFonts w:ascii="MS Shell Dlg 2" w:hAnsi="MS Shell Dlg 2" w:cs="MS Shell Dlg 2"/>
                <w:sz w:val="16"/>
                <w:szCs w:val="16"/>
              </w:rPr>
            </w:pPr>
            <w:r>
              <w:rPr>
                <w:rFonts w:ascii="MS Shell Dlg 2" w:hAnsi="MS Shell Dlg 2"/>
                <w:sz w:val="16"/>
              </w:rPr>
              <w:t> </w:t>
            </w:r>
          </w:p>
        </w:tc>
        <w:tc>
          <w:tcPr>
            <w:tcW w:w="3290" w:type="dxa"/>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7A21B859" w14:textId="77777777">
            <w:pPr>
              <w:rPr>
                <w:rFonts w:ascii="MS Shell Dlg 2" w:hAnsi="MS Shell Dlg 2" w:cs="MS Shell Dlg 2"/>
                <w:sz w:val="16"/>
                <w:szCs w:val="16"/>
              </w:rPr>
            </w:pPr>
            <w:r>
              <w:rPr>
                <w:rFonts w:ascii="MS Shell Dlg 2" w:hAnsi="MS Shell Dlg 2"/>
                <w:sz w:val="16"/>
              </w:rPr>
              <w:t>Number of new parts recorded during this run</w:t>
            </w:r>
          </w:p>
        </w:tc>
      </w:tr>
      <w:tr w:rsidRPr="00C20AEF" w:rsidR="00620E10" w:rsidTr="00CC3311" w14:paraId="75C2D2A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6AA333BA" w14:textId="77777777">
            <w:pPr>
              <w:jc w:val="right"/>
              <w:rPr>
                <w:rFonts w:ascii="MS Shell Dlg 2" w:hAnsi="MS Shell Dlg 2" w:cs="MS Shell Dlg 2"/>
                <w:sz w:val="16"/>
                <w:szCs w:val="16"/>
              </w:rPr>
            </w:pPr>
            <w:r>
              <w:rPr>
                <w:rFonts w:ascii="MS Shell Dlg 2" w:hAnsi="MS Shell Dlg 2"/>
                <w:sz w:val="16"/>
              </w:rPr>
              <w:t>6</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12044A01" w14:textId="77777777">
            <w:pPr>
              <w:rPr>
                <w:rFonts w:ascii="MS Shell Dlg 2" w:hAnsi="MS Shell Dlg 2" w:cs="MS Shell Dlg 2"/>
                <w:sz w:val="16"/>
                <w:szCs w:val="16"/>
              </w:rPr>
            </w:pPr>
            <w:r>
              <w:rPr>
                <w:rFonts w:ascii="MS Shell Dlg 2" w:hAnsi="MS Shell Dlg 2"/>
                <w:sz w:val="16"/>
              </w:rPr>
              <w:t>SXAS_NUM_PARTS_CATEGORY1</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620E10" w:rsidRDefault="00620E10" w14:paraId="4997BD43" w14:textId="77777777">
            <w:pPr>
              <w:rPr>
                <w:rFonts w:ascii="MS Shell Dlg 2" w:hAnsi="MS Shell Dlg 2" w:cs="MS Shell Dlg 2"/>
                <w:sz w:val="16"/>
                <w:szCs w:val="16"/>
              </w:rPr>
            </w:pPr>
            <w:r>
              <w:rPr>
                <w:rFonts w:ascii="MS Shell Dlg 2" w:hAnsi="MS Shell Dlg 2"/>
                <w:sz w:val="16"/>
              </w:rPr>
              <w:t>NUMBER(9)</w:t>
            </w:r>
          </w:p>
        </w:tc>
        <w:tc>
          <w:tcPr>
            <w:tcW w:w="878" w:type="dxa"/>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5D449652" w14:textId="77777777">
            <w:pPr>
              <w:rPr>
                <w:rFonts w:ascii="MS Shell Dlg 2" w:hAnsi="MS Shell Dlg 2" w:cs="MS Shell Dlg 2"/>
                <w:sz w:val="16"/>
                <w:szCs w:val="16"/>
              </w:rPr>
            </w:pPr>
            <w:r>
              <w:rPr>
                <w:rFonts w:ascii="MS Shell Dlg 2" w:hAnsi="MS Shell Dlg 2"/>
                <w:sz w:val="16"/>
              </w:rPr>
              <w:t> </w:t>
            </w:r>
          </w:p>
        </w:tc>
        <w:tc>
          <w:tcPr>
            <w:tcW w:w="3290" w:type="dxa"/>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2B479F9B" w14:textId="77777777">
            <w:pPr>
              <w:rPr>
                <w:rFonts w:ascii="MS Shell Dlg 2" w:hAnsi="MS Shell Dlg 2" w:cs="MS Shell Dlg 2"/>
                <w:sz w:val="16"/>
                <w:szCs w:val="16"/>
              </w:rPr>
            </w:pPr>
            <w:r>
              <w:rPr>
                <w:rFonts w:ascii="MS Shell Dlg 2" w:hAnsi="MS Shell Dlg 2"/>
                <w:sz w:val="16"/>
              </w:rPr>
              <w:t>Number of parts in category 1</w:t>
            </w:r>
          </w:p>
        </w:tc>
      </w:tr>
      <w:tr w:rsidRPr="00C20AEF" w:rsidR="00620E10" w:rsidTr="00CC3311" w14:paraId="3DCB906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4E18263C" w14:textId="77777777">
            <w:pPr>
              <w:jc w:val="right"/>
              <w:rPr>
                <w:rFonts w:ascii="MS Shell Dlg 2" w:hAnsi="MS Shell Dlg 2" w:cs="MS Shell Dlg 2"/>
                <w:sz w:val="16"/>
                <w:szCs w:val="16"/>
              </w:rPr>
            </w:pPr>
            <w:r>
              <w:rPr>
                <w:rFonts w:ascii="MS Shell Dlg 2" w:hAnsi="MS Shell Dlg 2"/>
                <w:sz w:val="16"/>
              </w:rPr>
              <w:t>7</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0F7FB66C" w14:textId="77777777">
            <w:pPr>
              <w:rPr>
                <w:rFonts w:ascii="MS Shell Dlg 2" w:hAnsi="MS Shell Dlg 2" w:cs="MS Shell Dlg 2"/>
                <w:sz w:val="16"/>
                <w:szCs w:val="16"/>
              </w:rPr>
            </w:pPr>
            <w:r>
              <w:rPr>
                <w:rFonts w:ascii="MS Shell Dlg 2" w:hAnsi="MS Shell Dlg 2"/>
                <w:sz w:val="16"/>
              </w:rPr>
              <w:t>SXAS_NUM_PARTS_CATEGORY2</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620E10" w:rsidRDefault="00620E10" w14:paraId="318612EB" w14:textId="77777777">
            <w:pPr>
              <w:rPr>
                <w:rFonts w:ascii="MS Shell Dlg 2" w:hAnsi="MS Shell Dlg 2" w:cs="MS Shell Dlg 2"/>
                <w:sz w:val="16"/>
                <w:szCs w:val="16"/>
              </w:rPr>
            </w:pPr>
            <w:r>
              <w:rPr>
                <w:rFonts w:ascii="MS Shell Dlg 2" w:hAnsi="MS Shell Dlg 2"/>
                <w:sz w:val="16"/>
              </w:rPr>
              <w:t>NUMBER(9)</w:t>
            </w:r>
          </w:p>
        </w:tc>
        <w:tc>
          <w:tcPr>
            <w:tcW w:w="878" w:type="dxa"/>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7F90985C" w14:textId="77777777">
            <w:pPr>
              <w:rPr>
                <w:rFonts w:ascii="MS Shell Dlg 2" w:hAnsi="MS Shell Dlg 2" w:cs="MS Shell Dlg 2"/>
                <w:sz w:val="16"/>
                <w:szCs w:val="16"/>
              </w:rPr>
            </w:pPr>
            <w:r>
              <w:rPr>
                <w:rFonts w:ascii="MS Shell Dlg 2" w:hAnsi="MS Shell Dlg 2"/>
                <w:sz w:val="16"/>
              </w:rPr>
              <w:t> </w:t>
            </w:r>
          </w:p>
        </w:tc>
        <w:tc>
          <w:tcPr>
            <w:tcW w:w="3290" w:type="dxa"/>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6931FD34" w14:textId="77777777">
            <w:pPr>
              <w:rPr>
                <w:rFonts w:ascii="MS Shell Dlg 2" w:hAnsi="MS Shell Dlg 2" w:cs="MS Shell Dlg 2"/>
                <w:sz w:val="16"/>
                <w:szCs w:val="16"/>
              </w:rPr>
            </w:pPr>
            <w:r>
              <w:rPr>
                <w:rFonts w:ascii="MS Shell Dlg 2" w:hAnsi="MS Shell Dlg 2"/>
                <w:sz w:val="16"/>
              </w:rPr>
              <w:t>Number of parts in category 2</w:t>
            </w:r>
          </w:p>
        </w:tc>
      </w:tr>
      <w:tr w:rsidRPr="00C20AEF" w:rsidR="00620E10" w:rsidTr="00CC3311" w14:paraId="0CEDD51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45708BF3" w14:textId="77777777">
            <w:pPr>
              <w:jc w:val="right"/>
              <w:rPr>
                <w:rFonts w:ascii="MS Shell Dlg 2" w:hAnsi="MS Shell Dlg 2" w:cs="MS Shell Dlg 2"/>
                <w:sz w:val="16"/>
                <w:szCs w:val="16"/>
              </w:rPr>
            </w:pPr>
            <w:r>
              <w:rPr>
                <w:rFonts w:ascii="MS Shell Dlg 2" w:hAnsi="MS Shell Dlg 2"/>
                <w:sz w:val="16"/>
              </w:rPr>
              <w:t>8</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09B5C7C4" w14:textId="77777777">
            <w:pPr>
              <w:rPr>
                <w:rFonts w:ascii="MS Shell Dlg 2" w:hAnsi="MS Shell Dlg 2" w:cs="MS Shell Dlg 2"/>
                <w:sz w:val="16"/>
                <w:szCs w:val="16"/>
              </w:rPr>
            </w:pPr>
            <w:r>
              <w:rPr>
                <w:rFonts w:ascii="MS Shell Dlg 2" w:hAnsi="MS Shell Dlg 2"/>
                <w:sz w:val="16"/>
              </w:rPr>
              <w:t>SXAS_NUM_PARTS_CATEGORY3</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620E10" w:rsidRDefault="00620E10" w14:paraId="1DBD5F8E" w14:textId="77777777">
            <w:pPr>
              <w:rPr>
                <w:rFonts w:ascii="MS Shell Dlg 2" w:hAnsi="MS Shell Dlg 2" w:cs="MS Shell Dlg 2"/>
                <w:sz w:val="16"/>
                <w:szCs w:val="16"/>
              </w:rPr>
            </w:pPr>
            <w:r>
              <w:rPr>
                <w:rFonts w:ascii="MS Shell Dlg 2" w:hAnsi="MS Shell Dlg 2"/>
                <w:sz w:val="16"/>
              </w:rPr>
              <w:t>NUMBER(9)</w:t>
            </w:r>
          </w:p>
        </w:tc>
        <w:tc>
          <w:tcPr>
            <w:tcW w:w="878" w:type="dxa"/>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05078AA7" w14:textId="77777777">
            <w:pPr>
              <w:rPr>
                <w:rFonts w:ascii="MS Shell Dlg 2" w:hAnsi="MS Shell Dlg 2" w:cs="MS Shell Dlg 2"/>
                <w:sz w:val="16"/>
                <w:szCs w:val="16"/>
              </w:rPr>
            </w:pPr>
            <w:r>
              <w:rPr>
                <w:rFonts w:ascii="MS Shell Dlg 2" w:hAnsi="MS Shell Dlg 2"/>
                <w:sz w:val="16"/>
              </w:rPr>
              <w:t> </w:t>
            </w:r>
          </w:p>
        </w:tc>
        <w:tc>
          <w:tcPr>
            <w:tcW w:w="3290" w:type="dxa"/>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0D5EE7C3" w14:textId="77777777">
            <w:pPr>
              <w:rPr>
                <w:rFonts w:ascii="MS Shell Dlg 2" w:hAnsi="MS Shell Dlg 2" w:cs="MS Shell Dlg 2"/>
                <w:sz w:val="16"/>
                <w:szCs w:val="16"/>
              </w:rPr>
            </w:pPr>
            <w:r>
              <w:rPr>
                <w:rFonts w:ascii="MS Shell Dlg 2" w:hAnsi="MS Shell Dlg 2"/>
                <w:sz w:val="16"/>
              </w:rPr>
              <w:t>Number of parts in category 3</w:t>
            </w:r>
          </w:p>
        </w:tc>
      </w:tr>
      <w:tr w:rsidRPr="00C20AEF" w:rsidR="00620E10" w:rsidTr="00CC3311" w14:paraId="2AA55A8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1B13D3FB" w14:textId="77777777">
            <w:pPr>
              <w:jc w:val="right"/>
              <w:rPr>
                <w:rFonts w:ascii="MS Shell Dlg 2" w:hAnsi="MS Shell Dlg 2" w:cs="MS Shell Dlg 2"/>
                <w:sz w:val="16"/>
                <w:szCs w:val="16"/>
              </w:rPr>
            </w:pPr>
            <w:r>
              <w:rPr>
                <w:rFonts w:ascii="MS Shell Dlg 2" w:hAnsi="MS Shell Dlg 2"/>
                <w:sz w:val="16"/>
              </w:rPr>
              <w:t>9</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62B7FFC0" w14:textId="77777777">
            <w:pPr>
              <w:rPr>
                <w:rFonts w:ascii="MS Shell Dlg 2" w:hAnsi="MS Shell Dlg 2" w:cs="MS Shell Dlg 2"/>
                <w:sz w:val="16"/>
                <w:szCs w:val="16"/>
              </w:rPr>
            </w:pPr>
            <w:r>
              <w:rPr>
                <w:rFonts w:ascii="MS Shell Dlg 2" w:hAnsi="MS Shell Dlg 2"/>
                <w:sz w:val="16"/>
              </w:rPr>
              <w:t>SXAS_NUM_PARTS_MANUAL_INSERTED</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620E10" w:rsidRDefault="00620E10" w14:paraId="47DB5219" w14:textId="77777777">
            <w:pPr>
              <w:rPr>
                <w:rFonts w:ascii="MS Shell Dlg 2" w:hAnsi="MS Shell Dlg 2" w:cs="MS Shell Dlg 2"/>
                <w:sz w:val="16"/>
                <w:szCs w:val="16"/>
              </w:rPr>
            </w:pPr>
            <w:r>
              <w:rPr>
                <w:rFonts w:ascii="MS Shell Dlg 2" w:hAnsi="MS Shell Dlg 2"/>
                <w:sz w:val="16"/>
              </w:rPr>
              <w:t>NUMBER(9)</w:t>
            </w:r>
          </w:p>
        </w:tc>
        <w:tc>
          <w:tcPr>
            <w:tcW w:w="878" w:type="dxa"/>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43E971C2" w14:textId="77777777">
            <w:pPr>
              <w:rPr>
                <w:rFonts w:ascii="MS Shell Dlg 2" w:hAnsi="MS Shell Dlg 2" w:cs="MS Shell Dlg 2"/>
                <w:sz w:val="16"/>
                <w:szCs w:val="16"/>
              </w:rPr>
            </w:pPr>
            <w:r>
              <w:rPr>
                <w:rFonts w:ascii="MS Shell Dlg 2" w:hAnsi="MS Shell Dlg 2"/>
                <w:sz w:val="16"/>
              </w:rPr>
              <w:t> </w:t>
            </w:r>
          </w:p>
        </w:tc>
        <w:tc>
          <w:tcPr>
            <w:tcW w:w="3290" w:type="dxa"/>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6DBDEFCC" w14:textId="77777777">
            <w:pPr>
              <w:rPr>
                <w:rFonts w:ascii="MS Shell Dlg 2" w:hAnsi="MS Shell Dlg 2" w:cs="MS Shell Dlg 2"/>
                <w:sz w:val="16"/>
                <w:szCs w:val="16"/>
              </w:rPr>
            </w:pPr>
            <w:r>
              <w:rPr>
                <w:rFonts w:ascii="MS Shell Dlg 2" w:hAnsi="MS Shell Dlg 2"/>
                <w:sz w:val="16"/>
              </w:rPr>
              <w:t>Number of manually picked up parts</w:t>
            </w:r>
          </w:p>
        </w:tc>
      </w:tr>
      <w:tr w:rsidRPr="00C20AEF" w:rsidR="00620E10" w:rsidTr="00CC3311" w14:paraId="279519B9"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248E926F" w14:textId="77777777">
            <w:pPr>
              <w:jc w:val="right"/>
              <w:rPr>
                <w:rFonts w:ascii="MS Shell Dlg 2" w:hAnsi="MS Shell Dlg 2" w:cs="MS Shell Dlg 2"/>
                <w:sz w:val="16"/>
                <w:szCs w:val="16"/>
              </w:rPr>
            </w:pPr>
            <w:r>
              <w:rPr>
                <w:rFonts w:ascii="MS Shell Dlg 2" w:hAnsi="MS Shell Dlg 2"/>
                <w:sz w:val="16"/>
              </w:rPr>
              <w:lastRenderedPageBreak/>
              <w:t>10</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0C94784E" w14:textId="77777777">
            <w:pPr>
              <w:rPr>
                <w:rFonts w:ascii="MS Shell Dlg 2" w:hAnsi="MS Shell Dlg 2" w:cs="MS Shell Dlg 2"/>
                <w:sz w:val="16"/>
                <w:szCs w:val="16"/>
              </w:rPr>
            </w:pPr>
            <w:r>
              <w:rPr>
                <w:rFonts w:ascii="MS Shell Dlg 2" w:hAnsi="MS Shell Dlg 2"/>
                <w:sz w:val="16"/>
              </w:rPr>
              <w:t>SXAS_NUM_PARTS_MANUAL_EXCLUDED</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620E10" w:rsidRDefault="00620E10" w14:paraId="36D802DB" w14:textId="77777777">
            <w:pPr>
              <w:rPr>
                <w:rFonts w:ascii="MS Shell Dlg 2" w:hAnsi="MS Shell Dlg 2" w:cs="MS Shell Dlg 2"/>
                <w:sz w:val="16"/>
                <w:szCs w:val="16"/>
              </w:rPr>
            </w:pPr>
            <w:r>
              <w:rPr>
                <w:rFonts w:ascii="MS Shell Dlg 2" w:hAnsi="MS Shell Dlg 2"/>
                <w:sz w:val="16"/>
              </w:rPr>
              <w:t>NUMBER(9)</w:t>
            </w:r>
          </w:p>
        </w:tc>
        <w:tc>
          <w:tcPr>
            <w:tcW w:w="878" w:type="dxa"/>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17F26015" w14:textId="77777777">
            <w:pPr>
              <w:rPr>
                <w:rFonts w:ascii="MS Shell Dlg 2" w:hAnsi="MS Shell Dlg 2" w:cs="MS Shell Dlg 2"/>
                <w:sz w:val="16"/>
                <w:szCs w:val="16"/>
              </w:rPr>
            </w:pPr>
            <w:r>
              <w:rPr>
                <w:rFonts w:ascii="MS Shell Dlg 2" w:hAnsi="MS Shell Dlg 2"/>
                <w:sz w:val="16"/>
              </w:rPr>
              <w:t> </w:t>
            </w:r>
          </w:p>
        </w:tc>
        <w:tc>
          <w:tcPr>
            <w:tcW w:w="3290" w:type="dxa"/>
            <w:tcBorders>
              <w:top w:val="outset" w:color="auto" w:sz="6" w:space="0"/>
              <w:left w:val="outset" w:color="auto" w:sz="6" w:space="0"/>
              <w:bottom w:val="outset" w:color="auto" w:sz="6" w:space="0"/>
              <w:right w:val="outset" w:color="auto" w:sz="6" w:space="0"/>
            </w:tcBorders>
            <w:vAlign w:val="center"/>
          </w:tcPr>
          <w:p w:rsidRPr="00C20AEF" w:rsidR="00620E10" w:rsidRDefault="00620E10" w14:paraId="485CB4E9" w14:textId="77777777">
            <w:pPr>
              <w:rPr>
                <w:rFonts w:ascii="MS Shell Dlg 2" w:hAnsi="MS Shell Dlg 2" w:cs="MS Shell Dlg 2"/>
                <w:sz w:val="16"/>
                <w:szCs w:val="16"/>
              </w:rPr>
            </w:pPr>
            <w:r>
              <w:rPr>
                <w:rFonts w:ascii="MS Shell Dlg 2" w:hAnsi="MS Shell Dlg 2"/>
                <w:sz w:val="16"/>
              </w:rPr>
              <w:t>Number of manually excluded parts</w:t>
            </w:r>
          </w:p>
        </w:tc>
      </w:tr>
    </w:tbl>
    <w:p w:rsidRPr="00C20AEF" w:rsidR="00EA2271" w:rsidP="00EA2271" w:rsidRDefault="00EB297F" w14:paraId="48322E14" w14:textId="77777777">
      <w:pPr>
        <w:pStyle w:val="berschrift3"/>
      </w:pPr>
      <w:bookmarkStart w:name="TBLSTOX_CENTRAL_SETTINGS" w:id="141"/>
      <w:bookmarkStart w:name="_Toc255289904" w:id="142"/>
      <w:bookmarkStart w:name="_Ref292362548" w:id="143"/>
      <w:bookmarkStart w:name="_Ref18675593" w:id="144"/>
      <w:bookmarkStart w:name="_Ref26187224" w:id="145"/>
      <w:bookmarkStart w:name="_Ref53042213" w:id="146"/>
      <w:bookmarkStart w:name="_Toc98411925" w:id="147"/>
      <w:bookmarkEnd w:id="141"/>
      <w:r>
        <w:t>Table STOX_CENTRAL_SETTINGS</w:t>
      </w:r>
      <w:bookmarkEnd w:id="142"/>
      <w:bookmarkEnd w:id="143"/>
      <w:bookmarkEnd w:id="144"/>
      <w:bookmarkEnd w:id="145"/>
      <w:bookmarkEnd w:id="146"/>
      <w:bookmarkEnd w:id="147"/>
    </w:p>
    <w:tbl>
      <w:tblPr>
        <w:tblW w:w="10482" w:type="dxa"/>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552"/>
        <w:gridCol w:w="3067"/>
        <w:gridCol w:w="1613"/>
        <w:gridCol w:w="542"/>
        <w:gridCol w:w="4708"/>
      </w:tblGrid>
      <w:tr w:rsidRPr="00C20AEF" w:rsidR="008F6A70" w:rsidTr="00530BC2" w14:paraId="302C5FB8"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C3311" w:rsidRDefault="00D61F4D" w14:paraId="481E843D" w14:textId="77777777">
            <w:pPr>
              <w:rPr>
                <w:rFonts w:ascii="MS Shell Dlg 2" w:hAnsi="MS Shell Dlg 2" w:cs="MS Shell Dlg 2"/>
                <w:b/>
                <w:bCs/>
                <w:sz w:val="16"/>
                <w:szCs w:val="16"/>
              </w:rPr>
            </w:pPr>
            <w:r>
              <w:rPr>
                <w:rFonts w:ascii="MS Shell Dlg 2" w:hAnsi="MS Shell Dlg 2"/>
                <w:b/>
                <w:sz w:val="16"/>
              </w:rPr>
              <w:t>Column</w:t>
            </w:r>
          </w:p>
        </w:tc>
        <w:tc>
          <w:tcPr>
            <w:tcW w:w="3059"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C3311" w:rsidRDefault="00CC3311" w14:paraId="55C4033B" w14:textId="77777777">
            <w:pPr>
              <w:rPr>
                <w:rFonts w:ascii="MS Shell Dlg 2" w:hAnsi="MS Shell Dlg 2" w:cs="MS Shell Dlg 2"/>
                <w:b/>
                <w:bCs/>
                <w:sz w:val="16"/>
                <w:szCs w:val="16"/>
              </w:rPr>
            </w:pPr>
            <w:r>
              <w:rPr>
                <w:rFonts w:ascii="MS Shell Dlg 2" w:hAnsi="MS Shell Dlg 2"/>
                <w:b/>
                <w:sz w:val="16"/>
              </w:rPr>
              <w:t>Column Name</w:t>
            </w:r>
          </w:p>
        </w:tc>
        <w:tc>
          <w:tcPr>
            <w:tcW w:w="1569"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C3311" w:rsidRDefault="00CC3311" w14:paraId="5BBCDDED" w14:textId="77777777">
            <w:pPr>
              <w:rPr>
                <w:rFonts w:ascii="MS Shell Dlg 2" w:hAnsi="MS Shell Dlg 2" w:cs="MS Shell Dlg 2"/>
                <w:b/>
                <w:bCs/>
                <w:sz w:val="16"/>
                <w:szCs w:val="16"/>
              </w:rPr>
            </w:pPr>
            <w:r>
              <w:rPr>
                <w:rFonts w:ascii="MS Shell Dlg 2" w:hAnsi="MS Shell Dlg 2"/>
                <w:b/>
                <w:sz w:val="16"/>
              </w:rPr>
              <w:t>Data Type</w:t>
            </w:r>
          </w:p>
        </w:tc>
        <w:tc>
          <w:tcPr>
            <w:tcW w:w="527"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C3311" w:rsidRDefault="00CC3311" w14:paraId="779AB1B9" w14:textId="77777777">
            <w:pPr>
              <w:rPr>
                <w:rFonts w:ascii="MS Shell Dlg 2" w:hAnsi="MS Shell Dlg 2" w:cs="MS Shell Dlg 2"/>
                <w:b/>
                <w:bCs/>
                <w:sz w:val="16"/>
                <w:szCs w:val="16"/>
              </w:rPr>
            </w:pPr>
            <w:r>
              <w:rPr>
                <w:rFonts w:ascii="MS Shell Dlg 2" w:hAnsi="MS Shell Dlg 2"/>
                <w:b/>
                <w:sz w:val="16"/>
              </w:rPr>
              <w:t>Not zero?</w:t>
            </w:r>
          </w:p>
        </w:tc>
        <w:tc>
          <w:tcPr>
            <w:tcW w:w="4712"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C3311" w:rsidRDefault="00CC3311" w14:paraId="04A1043E" w14:textId="77777777">
            <w:pPr>
              <w:rPr>
                <w:rFonts w:ascii="MS Shell Dlg 2" w:hAnsi="MS Shell Dlg 2" w:cs="MS Shell Dlg 2"/>
                <w:b/>
                <w:bCs/>
                <w:sz w:val="16"/>
                <w:szCs w:val="16"/>
              </w:rPr>
            </w:pPr>
            <w:r>
              <w:rPr>
                <w:rFonts w:ascii="MS Shell Dlg 2" w:hAnsi="MS Shell Dlg 2"/>
                <w:b/>
                <w:sz w:val="16"/>
              </w:rPr>
              <w:t>Comments</w:t>
            </w:r>
          </w:p>
        </w:tc>
      </w:tr>
      <w:tr w:rsidRPr="00C20AEF" w:rsidR="008F6A70" w:rsidTr="00530BC2" w14:paraId="6703048E"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3160DB3B" w14:textId="77777777">
            <w:pPr>
              <w:jc w:val="right"/>
              <w:rPr>
                <w:rFonts w:ascii="MS Shell Dlg 2" w:hAnsi="MS Shell Dlg 2" w:cs="MS Shell Dlg 2"/>
                <w:b/>
                <w:bCs/>
                <w:sz w:val="16"/>
                <w:szCs w:val="16"/>
              </w:rPr>
            </w:pPr>
            <w:r>
              <w:rPr>
                <w:rFonts w:ascii="MS Shell Dlg 2" w:hAnsi="MS Shell Dlg 2"/>
                <w:sz w:val="16"/>
              </w:rPr>
              <w:t>1</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6BC7218D" w14:textId="77777777">
            <w:pPr>
              <w:rPr>
                <w:rFonts w:ascii="MS Shell Dlg 2" w:hAnsi="MS Shell Dlg 2" w:eastAsia="Times New Roman" w:cs="MS Shell Dlg 2"/>
                <w:sz w:val="16"/>
                <w:szCs w:val="16"/>
              </w:rPr>
            </w:pPr>
            <w:r>
              <w:rPr>
                <w:rFonts w:ascii="MS Shell Dlg 2" w:hAnsi="MS Shell Dlg 2"/>
                <w:b/>
                <w:sz w:val="16"/>
              </w:rPr>
              <w:t>SXCS_COUNTRY_CODE</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515F0420" w14:textId="77777777">
            <w:pPr>
              <w:rPr>
                <w:rFonts w:ascii="MS Shell Dlg 2" w:hAnsi="MS Shell Dlg 2" w:eastAsia="Times New Roman" w:cs="MS Shell Dlg 2"/>
                <w:sz w:val="16"/>
                <w:szCs w:val="16"/>
              </w:rPr>
            </w:pPr>
            <w:r>
              <w:rPr>
                <w:rFonts w:ascii="MS Shell Dlg 2" w:hAnsi="MS Shell Dlg 2"/>
                <w:sz w:val="16"/>
              </w:rPr>
              <w:t>NUMBER(3)</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452E1AAA" w14:textId="77777777">
            <w:pPr>
              <w:rPr>
                <w:rFonts w:ascii="MS Shell Dlg 2" w:hAnsi="MS Shell Dlg 2" w:cs="MS Shell Dlg 2"/>
                <w:sz w:val="16"/>
                <w:szCs w:val="16"/>
              </w:rPr>
            </w:pPr>
            <w:r>
              <w:rPr>
                <w:rFonts w:ascii="MS Shell Dlg 2" w:hAnsi="MS Shell Dlg 2"/>
                <w:sz w:val="16"/>
              </w:rPr>
              <w:t>Y</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14C1B9D6" w14:textId="77777777">
            <w:pPr>
              <w:rPr>
                <w:rFonts w:ascii="MS Shell Dlg 2" w:hAnsi="MS Shell Dlg 2" w:cs="MS Shell Dlg 2"/>
                <w:sz w:val="16"/>
                <w:szCs w:val="16"/>
              </w:rPr>
            </w:pPr>
            <w:r>
              <w:rPr>
                <w:rFonts w:ascii="MS Shell Dlg 2" w:hAnsi="MS Shell Dlg 2"/>
                <w:sz w:val="16"/>
              </w:rPr>
              <w:t>Country code</w:t>
            </w:r>
          </w:p>
        </w:tc>
      </w:tr>
      <w:tr w:rsidRPr="00C20AEF" w:rsidR="008F6A70" w:rsidTr="00530BC2" w14:paraId="21FEDD3C"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79D2B62A" w14:textId="77777777">
            <w:pPr>
              <w:jc w:val="right"/>
              <w:rPr>
                <w:rFonts w:ascii="MS Shell Dlg 2" w:hAnsi="MS Shell Dlg 2" w:cs="MS Shell Dlg 2"/>
                <w:sz w:val="16"/>
                <w:szCs w:val="16"/>
              </w:rPr>
            </w:pPr>
            <w:r>
              <w:rPr>
                <w:rFonts w:ascii="MS Shell Dlg 2" w:hAnsi="MS Shell Dlg 2"/>
                <w:sz w:val="16"/>
              </w:rPr>
              <w:t>2</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23A36FC2" w14:textId="77777777">
            <w:pPr>
              <w:rPr>
                <w:rFonts w:ascii="MS Shell Dlg 2" w:hAnsi="MS Shell Dlg 2" w:eastAsia="Times New Roman" w:cs="MS Shell Dlg 2"/>
                <w:sz w:val="16"/>
                <w:szCs w:val="16"/>
              </w:rPr>
            </w:pPr>
            <w:r>
              <w:rPr>
                <w:rFonts w:ascii="MS Shell Dlg 2" w:hAnsi="MS Shell Dlg 2"/>
                <w:sz w:val="16"/>
              </w:rPr>
              <w:t>SXCS_DISCOUNT_RATE_CATEGORY1</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50031AC0"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22261736"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24729E" w14:paraId="2A5535D4" w14:textId="77777777">
            <w:pPr>
              <w:rPr>
                <w:rFonts w:ascii="MS Shell Dlg 2" w:hAnsi="MS Shell Dlg 2" w:cs="MS Shell Dlg 2"/>
                <w:sz w:val="16"/>
                <w:szCs w:val="16"/>
              </w:rPr>
            </w:pPr>
            <w:r>
              <w:rPr>
                <w:rFonts w:ascii="MS Shell Dlg 2" w:hAnsi="MS Shell Dlg 2"/>
                <w:sz w:val="16"/>
              </w:rPr>
              <w:t>Default value for the discount rate for parts category 1 - manual parts (1..99)</w:t>
            </w:r>
          </w:p>
        </w:tc>
      </w:tr>
      <w:tr w:rsidRPr="00C20AEF" w:rsidR="008F6A70" w:rsidTr="00530BC2" w14:paraId="10898F4E"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497A0AC2" w14:textId="77777777">
            <w:pPr>
              <w:jc w:val="right"/>
              <w:rPr>
                <w:rFonts w:ascii="MS Shell Dlg 2" w:hAnsi="MS Shell Dlg 2" w:cs="MS Shell Dlg 2"/>
                <w:sz w:val="16"/>
                <w:szCs w:val="16"/>
              </w:rPr>
            </w:pPr>
            <w:r>
              <w:rPr>
                <w:rFonts w:ascii="MS Shell Dlg 2" w:hAnsi="MS Shell Dlg 2"/>
                <w:sz w:val="16"/>
              </w:rPr>
              <w:t>3</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69FB84A6" w14:textId="77777777">
            <w:pPr>
              <w:rPr>
                <w:rFonts w:ascii="MS Shell Dlg 2" w:hAnsi="MS Shell Dlg 2" w:eastAsia="Times New Roman" w:cs="MS Shell Dlg 2"/>
                <w:sz w:val="16"/>
                <w:szCs w:val="16"/>
              </w:rPr>
            </w:pPr>
            <w:r>
              <w:rPr>
                <w:rFonts w:ascii="MS Shell Dlg 2" w:hAnsi="MS Shell Dlg 2"/>
                <w:sz w:val="16"/>
              </w:rPr>
              <w:t>SXCS_DISCOUNT_RATE_CATEGORY2</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711CBBC7"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765CBB93"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24729E" w14:paraId="5E94E106" w14:textId="77777777">
            <w:pPr>
              <w:rPr>
                <w:rFonts w:ascii="MS Shell Dlg 2" w:hAnsi="MS Shell Dlg 2" w:cs="MS Shell Dlg 2"/>
                <w:sz w:val="16"/>
                <w:szCs w:val="16"/>
              </w:rPr>
            </w:pPr>
            <w:r>
              <w:rPr>
                <w:rFonts w:ascii="MS Shell Dlg 2" w:hAnsi="MS Shell Dlg 2"/>
                <w:sz w:val="16"/>
              </w:rPr>
              <w:t>Default value for the discount rate for parts category 2 - machine parts (1..99)</w:t>
            </w:r>
          </w:p>
        </w:tc>
      </w:tr>
      <w:tr w:rsidRPr="00C20AEF" w:rsidR="008F6A70" w:rsidTr="00530BC2" w14:paraId="3E37534B"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084B5AF0" w14:textId="77777777">
            <w:pPr>
              <w:jc w:val="right"/>
              <w:rPr>
                <w:rFonts w:ascii="MS Shell Dlg 2" w:hAnsi="MS Shell Dlg 2" w:cs="MS Shell Dlg 2"/>
                <w:sz w:val="16"/>
                <w:szCs w:val="16"/>
              </w:rPr>
            </w:pPr>
            <w:r>
              <w:rPr>
                <w:rFonts w:ascii="MS Shell Dlg 2" w:hAnsi="MS Shell Dlg 2"/>
                <w:sz w:val="16"/>
              </w:rPr>
              <w:t>4</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4DEC541F" w14:textId="77777777">
            <w:pPr>
              <w:rPr>
                <w:rFonts w:ascii="MS Shell Dlg 2" w:hAnsi="MS Shell Dlg 2" w:eastAsia="Times New Roman" w:cs="MS Shell Dlg 2"/>
                <w:sz w:val="16"/>
                <w:szCs w:val="16"/>
              </w:rPr>
            </w:pPr>
            <w:r>
              <w:rPr>
                <w:rFonts w:ascii="MS Shell Dlg 2" w:hAnsi="MS Shell Dlg 2"/>
                <w:sz w:val="16"/>
              </w:rPr>
              <w:t>SXCS_DISCOUNT_RATE_CATEGORY3</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7E64062B"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5E4DA8D0"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24729E" w14:paraId="645223E1" w14:textId="77777777">
            <w:pPr>
              <w:rPr>
                <w:rFonts w:ascii="MS Shell Dlg 2" w:hAnsi="MS Shell Dlg 2" w:cs="MS Shell Dlg 2"/>
                <w:sz w:val="16"/>
                <w:szCs w:val="16"/>
              </w:rPr>
            </w:pPr>
            <w:r>
              <w:rPr>
                <w:rFonts w:ascii="MS Shell Dlg 2" w:hAnsi="MS Shell Dlg 2"/>
                <w:sz w:val="16"/>
              </w:rPr>
              <w:t>Default value for the discount rate for parts category 3 - machine parts (1..99)</w:t>
            </w:r>
          </w:p>
        </w:tc>
      </w:tr>
      <w:tr w:rsidRPr="00C20AEF" w:rsidR="008F6A70" w:rsidTr="00530BC2" w14:paraId="0FACB4CA"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6B8334F1" w14:textId="77777777">
            <w:pPr>
              <w:jc w:val="right"/>
              <w:rPr>
                <w:rFonts w:ascii="MS Shell Dlg 2" w:hAnsi="MS Shell Dlg 2" w:cs="MS Shell Dlg 2"/>
                <w:sz w:val="16"/>
                <w:szCs w:val="16"/>
              </w:rPr>
            </w:pPr>
            <w:r>
              <w:rPr>
                <w:rFonts w:ascii="MS Shell Dlg 2" w:hAnsi="MS Shell Dlg 2"/>
                <w:sz w:val="16"/>
              </w:rPr>
              <w:t>5</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2392F372" w14:textId="77777777">
            <w:pPr>
              <w:rPr>
                <w:rFonts w:ascii="MS Shell Dlg 2" w:hAnsi="MS Shell Dlg 2" w:eastAsia="Times New Roman" w:cs="MS Shell Dlg 2"/>
                <w:sz w:val="16"/>
                <w:szCs w:val="16"/>
              </w:rPr>
            </w:pPr>
            <w:r>
              <w:rPr>
                <w:rFonts w:ascii="MS Shell Dlg 2" w:hAnsi="MS Shell Dlg 2"/>
                <w:sz w:val="16"/>
              </w:rPr>
              <w:t>SXCS_DEF_MONTHS_CREATION_CAT2</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5792137C"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1A02694C"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698E35A4" w14:textId="77777777">
            <w:pPr>
              <w:rPr>
                <w:rFonts w:ascii="MS Shell Dlg 2" w:hAnsi="MS Shell Dlg 2" w:cs="MS Shell Dlg 2"/>
                <w:sz w:val="16"/>
                <w:szCs w:val="16"/>
              </w:rPr>
            </w:pPr>
            <w:r>
              <w:rPr>
                <w:rFonts w:ascii="MS Shell Dlg 2" w:hAnsi="MS Shell Dlg 2"/>
                <w:sz w:val="16"/>
              </w:rPr>
              <w:t>Default value for number of calendar months for parameter "Date plant" (category 2)</w:t>
            </w:r>
          </w:p>
        </w:tc>
      </w:tr>
      <w:tr w:rsidRPr="00C20AEF" w:rsidR="008F6A70" w:rsidTr="00530BC2" w14:paraId="35C3B7FE"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6FA0658C" w14:textId="77777777">
            <w:pPr>
              <w:jc w:val="right"/>
              <w:rPr>
                <w:rFonts w:ascii="MS Shell Dlg 2" w:hAnsi="MS Shell Dlg 2" w:cs="MS Shell Dlg 2"/>
                <w:sz w:val="16"/>
                <w:szCs w:val="16"/>
              </w:rPr>
            </w:pPr>
            <w:r>
              <w:rPr>
                <w:rFonts w:ascii="MS Shell Dlg 2" w:hAnsi="MS Shell Dlg 2"/>
                <w:sz w:val="16"/>
              </w:rPr>
              <w:t>6</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7764A697" w14:textId="77777777">
            <w:pPr>
              <w:rPr>
                <w:rFonts w:ascii="MS Shell Dlg 2" w:hAnsi="MS Shell Dlg 2" w:eastAsia="Times New Roman" w:cs="MS Shell Dlg 2"/>
                <w:sz w:val="16"/>
                <w:szCs w:val="16"/>
              </w:rPr>
            </w:pPr>
            <w:r>
              <w:rPr>
                <w:rFonts w:ascii="MS Shell Dlg 2" w:hAnsi="MS Shell Dlg 2"/>
                <w:sz w:val="16"/>
              </w:rPr>
              <w:t>SXCS_DEF_MONTHS_CREATION_CAT3</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6B57DD13"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24C9033C"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4E8DECD6" w14:textId="77777777">
            <w:pPr>
              <w:rPr>
                <w:rFonts w:ascii="MS Shell Dlg 2" w:hAnsi="MS Shell Dlg 2" w:cs="MS Shell Dlg 2"/>
                <w:sz w:val="16"/>
                <w:szCs w:val="16"/>
              </w:rPr>
            </w:pPr>
            <w:r>
              <w:rPr>
                <w:rFonts w:ascii="MS Shell Dlg 2" w:hAnsi="MS Shell Dlg 2"/>
                <w:sz w:val="16"/>
              </w:rPr>
              <w:t>Default value for number of calendar months for parameter "Date plant" (category 3)</w:t>
            </w:r>
          </w:p>
        </w:tc>
      </w:tr>
      <w:tr w:rsidRPr="00C20AEF" w:rsidR="008F6A70" w:rsidTr="00530BC2" w14:paraId="7B40D79F"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3076547B" w14:textId="77777777">
            <w:pPr>
              <w:jc w:val="right"/>
              <w:rPr>
                <w:rFonts w:ascii="MS Shell Dlg 2" w:hAnsi="MS Shell Dlg 2" w:cs="MS Shell Dlg 2"/>
                <w:sz w:val="16"/>
                <w:szCs w:val="16"/>
              </w:rPr>
            </w:pPr>
            <w:r>
              <w:rPr>
                <w:rFonts w:ascii="MS Shell Dlg 2" w:hAnsi="MS Shell Dlg 2"/>
                <w:sz w:val="16"/>
              </w:rPr>
              <w:t>7</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4693B7EB" w14:textId="77777777">
            <w:pPr>
              <w:rPr>
                <w:rFonts w:ascii="MS Shell Dlg 2" w:hAnsi="MS Shell Dlg 2" w:eastAsia="Times New Roman" w:cs="MS Shell Dlg 2"/>
                <w:sz w:val="16"/>
                <w:szCs w:val="16"/>
              </w:rPr>
            </w:pPr>
            <w:r>
              <w:rPr>
                <w:rFonts w:ascii="MS Shell Dlg 2" w:hAnsi="MS Shell Dlg 2"/>
                <w:sz w:val="16"/>
              </w:rPr>
              <w:t>SXCS_MIN_MONTHS_CREATION_CAT2</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2C0385EB"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1E355028"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7E50C274" w14:textId="77777777">
            <w:pPr>
              <w:rPr>
                <w:rFonts w:ascii="MS Shell Dlg 2" w:hAnsi="MS Shell Dlg 2" w:cs="MS Shell Dlg 2"/>
                <w:sz w:val="16"/>
                <w:szCs w:val="16"/>
              </w:rPr>
            </w:pPr>
            <w:r>
              <w:rPr>
                <w:rFonts w:ascii="MS Shell Dlg 2" w:hAnsi="MS Shell Dlg 2"/>
                <w:sz w:val="16"/>
              </w:rPr>
              <w:t>Minimum for number of calendar months for "Date plant" parameter (category 2)</w:t>
            </w:r>
          </w:p>
        </w:tc>
      </w:tr>
      <w:tr w:rsidRPr="00C20AEF" w:rsidR="008F6A70" w:rsidTr="00530BC2" w14:paraId="14C94DA5"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019CD5CB" w14:textId="77777777">
            <w:pPr>
              <w:jc w:val="right"/>
              <w:rPr>
                <w:rFonts w:ascii="MS Shell Dlg 2" w:hAnsi="MS Shell Dlg 2" w:cs="MS Shell Dlg 2"/>
                <w:sz w:val="16"/>
                <w:szCs w:val="16"/>
              </w:rPr>
            </w:pPr>
            <w:r>
              <w:rPr>
                <w:rFonts w:ascii="MS Shell Dlg 2" w:hAnsi="MS Shell Dlg 2"/>
                <w:sz w:val="16"/>
              </w:rPr>
              <w:t>8</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78C276ED" w14:textId="77777777">
            <w:pPr>
              <w:rPr>
                <w:rFonts w:ascii="MS Shell Dlg 2" w:hAnsi="MS Shell Dlg 2" w:eastAsia="Times New Roman" w:cs="MS Shell Dlg 2"/>
                <w:sz w:val="16"/>
                <w:szCs w:val="16"/>
              </w:rPr>
            </w:pPr>
            <w:r>
              <w:rPr>
                <w:rFonts w:ascii="MS Shell Dlg 2" w:hAnsi="MS Shell Dlg 2"/>
                <w:sz w:val="16"/>
              </w:rPr>
              <w:t>SXCS_MIN_MONTHS_CREATION_CAT3</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57596C6A"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1CA10FBA"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69E517A7" w14:textId="77777777">
            <w:pPr>
              <w:rPr>
                <w:rFonts w:ascii="MS Shell Dlg 2" w:hAnsi="MS Shell Dlg 2" w:cs="MS Shell Dlg 2"/>
                <w:sz w:val="16"/>
                <w:szCs w:val="16"/>
              </w:rPr>
            </w:pPr>
            <w:r>
              <w:rPr>
                <w:rFonts w:ascii="MS Shell Dlg 2" w:hAnsi="MS Shell Dlg 2"/>
                <w:sz w:val="16"/>
              </w:rPr>
              <w:t>Minimum for number of calendar months for "Date plant" parameter (category 3)</w:t>
            </w:r>
          </w:p>
        </w:tc>
      </w:tr>
      <w:tr w:rsidRPr="00C20AEF" w:rsidR="008F6A70" w:rsidTr="00530BC2" w14:paraId="0FFB1D53"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09B45C9B" w14:textId="77777777">
            <w:pPr>
              <w:jc w:val="right"/>
              <w:rPr>
                <w:rFonts w:ascii="MS Shell Dlg 2" w:hAnsi="MS Shell Dlg 2" w:cs="MS Shell Dlg 2"/>
                <w:sz w:val="16"/>
                <w:szCs w:val="16"/>
              </w:rPr>
            </w:pPr>
            <w:r>
              <w:rPr>
                <w:rFonts w:ascii="MS Shell Dlg 2" w:hAnsi="MS Shell Dlg 2"/>
                <w:sz w:val="16"/>
              </w:rPr>
              <w:t>9</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6751597C" w14:textId="77777777">
            <w:pPr>
              <w:rPr>
                <w:rFonts w:ascii="MS Shell Dlg 2" w:hAnsi="MS Shell Dlg 2" w:eastAsia="Times New Roman" w:cs="MS Shell Dlg 2"/>
                <w:sz w:val="16"/>
                <w:szCs w:val="16"/>
              </w:rPr>
            </w:pPr>
            <w:r>
              <w:rPr>
                <w:rFonts w:ascii="MS Shell Dlg 2" w:hAnsi="MS Shell Dlg 2"/>
                <w:sz w:val="16"/>
              </w:rPr>
              <w:t>SXCS_MAX_MONTHS_CREATION_CAT2</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36E2C636"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34DAC921"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4862C3B7" w14:textId="77777777">
            <w:pPr>
              <w:rPr>
                <w:rFonts w:ascii="MS Shell Dlg 2" w:hAnsi="MS Shell Dlg 2" w:cs="MS Shell Dlg 2"/>
                <w:sz w:val="16"/>
                <w:szCs w:val="16"/>
              </w:rPr>
            </w:pPr>
            <w:r>
              <w:rPr>
                <w:rFonts w:ascii="MS Shell Dlg 2" w:hAnsi="MS Shell Dlg 2"/>
                <w:sz w:val="16"/>
              </w:rPr>
              <w:t>Maximum for number of calendar months for "Date plant" parameter (category 2)</w:t>
            </w:r>
          </w:p>
        </w:tc>
      </w:tr>
      <w:tr w:rsidRPr="00C20AEF" w:rsidR="008F6A70" w:rsidTr="00530BC2" w14:paraId="56C58541"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2FA0A476" w14:textId="77777777">
            <w:pPr>
              <w:jc w:val="right"/>
              <w:rPr>
                <w:rFonts w:ascii="MS Shell Dlg 2" w:hAnsi="MS Shell Dlg 2" w:cs="MS Shell Dlg 2"/>
                <w:sz w:val="16"/>
                <w:szCs w:val="16"/>
              </w:rPr>
            </w:pPr>
            <w:r>
              <w:rPr>
                <w:rFonts w:ascii="MS Shell Dlg 2" w:hAnsi="MS Shell Dlg 2"/>
                <w:sz w:val="16"/>
              </w:rPr>
              <w:t>10</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40D21C42" w14:textId="77777777">
            <w:pPr>
              <w:rPr>
                <w:rFonts w:ascii="MS Shell Dlg 2" w:hAnsi="MS Shell Dlg 2" w:eastAsia="Times New Roman" w:cs="MS Shell Dlg 2"/>
                <w:sz w:val="16"/>
                <w:szCs w:val="16"/>
              </w:rPr>
            </w:pPr>
            <w:r>
              <w:rPr>
                <w:rFonts w:ascii="MS Shell Dlg 2" w:hAnsi="MS Shell Dlg 2"/>
                <w:sz w:val="16"/>
              </w:rPr>
              <w:t>SXCS_MAX_MONTHS_CREATION_CAT3</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5792DE33"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38633CA5"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521A51EB" w14:textId="77777777">
            <w:pPr>
              <w:rPr>
                <w:rFonts w:ascii="MS Shell Dlg 2" w:hAnsi="MS Shell Dlg 2" w:cs="MS Shell Dlg 2"/>
                <w:sz w:val="16"/>
                <w:szCs w:val="16"/>
              </w:rPr>
            </w:pPr>
            <w:r>
              <w:rPr>
                <w:rFonts w:ascii="MS Shell Dlg 2" w:hAnsi="MS Shell Dlg 2"/>
                <w:sz w:val="16"/>
              </w:rPr>
              <w:t>Maximum for number of calendar months for parameter "Date plant" (category 3)</w:t>
            </w:r>
          </w:p>
        </w:tc>
      </w:tr>
      <w:tr w:rsidRPr="00C20AEF" w:rsidR="008F6A70" w:rsidTr="00530BC2" w14:paraId="58E78421"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7295E321" w14:textId="77777777">
            <w:pPr>
              <w:jc w:val="right"/>
              <w:rPr>
                <w:rFonts w:ascii="MS Shell Dlg 2" w:hAnsi="MS Shell Dlg 2" w:cs="MS Shell Dlg 2"/>
                <w:sz w:val="16"/>
                <w:szCs w:val="16"/>
              </w:rPr>
            </w:pPr>
            <w:r>
              <w:rPr>
                <w:rFonts w:ascii="MS Shell Dlg 2" w:hAnsi="MS Shell Dlg 2"/>
                <w:sz w:val="16"/>
              </w:rPr>
              <w:t>11</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7B3764FE" w14:textId="77777777">
            <w:pPr>
              <w:rPr>
                <w:rFonts w:ascii="MS Shell Dlg 2" w:hAnsi="MS Shell Dlg 2" w:eastAsia="Times New Roman" w:cs="MS Shell Dlg 2"/>
                <w:sz w:val="16"/>
                <w:szCs w:val="16"/>
              </w:rPr>
            </w:pPr>
            <w:r>
              <w:rPr>
                <w:rFonts w:ascii="MS Shell Dlg 2" w:hAnsi="MS Shell Dlg 2"/>
                <w:sz w:val="16"/>
              </w:rPr>
              <w:t>SXCS_DEF_MONTHS_OUTBOUND_CAT2</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172A55CB"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4E2A076A"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3D6B4FF7" w14:textId="77777777">
            <w:pPr>
              <w:rPr>
                <w:rFonts w:ascii="MS Shell Dlg 2" w:hAnsi="MS Shell Dlg 2" w:cs="MS Shell Dlg 2"/>
                <w:sz w:val="16"/>
                <w:szCs w:val="16"/>
              </w:rPr>
            </w:pPr>
            <w:r>
              <w:rPr>
                <w:rFonts w:ascii="MS Shell Dlg 2" w:hAnsi="MS Shell Dlg 2"/>
                <w:sz w:val="16"/>
              </w:rPr>
              <w:t>Default value for number of calendar months for parameter "Date of last departure" (category 2)</w:t>
            </w:r>
          </w:p>
        </w:tc>
      </w:tr>
      <w:tr w:rsidRPr="00C20AEF" w:rsidR="008F6A70" w:rsidTr="00530BC2" w14:paraId="244C2CDE"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44C4D82E" w14:textId="77777777">
            <w:pPr>
              <w:jc w:val="right"/>
              <w:rPr>
                <w:rFonts w:ascii="MS Shell Dlg 2" w:hAnsi="MS Shell Dlg 2" w:cs="MS Shell Dlg 2"/>
                <w:sz w:val="16"/>
                <w:szCs w:val="16"/>
              </w:rPr>
            </w:pPr>
            <w:r>
              <w:rPr>
                <w:rFonts w:ascii="MS Shell Dlg 2" w:hAnsi="MS Shell Dlg 2"/>
                <w:sz w:val="16"/>
              </w:rPr>
              <w:t>12</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4EA62FA8" w14:textId="77777777">
            <w:pPr>
              <w:rPr>
                <w:rFonts w:ascii="MS Shell Dlg 2" w:hAnsi="MS Shell Dlg 2" w:eastAsia="Times New Roman" w:cs="MS Shell Dlg 2"/>
                <w:sz w:val="16"/>
                <w:szCs w:val="16"/>
              </w:rPr>
            </w:pPr>
            <w:r>
              <w:rPr>
                <w:rFonts w:ascii="MS Shell Dlg 2" w:hAnsi="MS Shell Dlg 2"/>
                <w:sz w:val="16"/>
              </w:rPr>
              <w:t>SXCS_DEF_MONTHS_OUTBOUND_CAT3</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587F1CCB"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1F806CA4"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1CD4A1B4" w14:textId="77777777">
            <w:pPr>
              <w:rPr>
                <w:rFonts w:ascii="MS Shell Dlg 2" w:hAnsi="MS Shell Dlg 2" w:cs="MS Shell Dlg 2"/>
                <w:sz w:val="16"/>
                <w:szCs w:val="16"/>
              </w:rPr>
            </w:pPr>
            <w:r>
              <w:rPr>
                <w:rFonts w:ascii="MS Shell Dlg 2" w:hAnsi="MS Shell Dlg 2"/>
                <w:sz w:val="16"/>
              </w:rPr>
              <w:t>Default value for number of calendar months for parameter "Date of last departure" (category 3)</w:t>
            </w:r>
          </w:p>
        </w:tc>
      </w:tr>
      <w:tr w:rsidRPr="00C20AEF" w:rsidR="008F6A70" w:rsidTr="00530BC2" w14:paraId="7CDE650C"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1961F626" w14:textId="77777777">
            <w:pPr>
              <w:jc w:val="right"/>
              <w:rPr>
                <w:rFonts w:ascii="MS Shell Dlg 2" w:hAnsi="MS Shell Dlg 2" w:cs="MS Shell Dlg 2"/>
                <w:sz w:val="16"/>
                <w:szCs w:val="16"/>
              </w:rPr>
            </w:pPr>
            <w:r>
              <w:rPr>
                <w:rFonts w:ascii="MS Shell Dlg 2" w:hAnsi="MS Shell Dlg 2"/>
                <w:sz w:val="16"/>
              </w:rPr>
              <w:t>13</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5E2CDDCE" w14:textId="77777777">
            <w:pPr>
              <w:rPr>
                <w:rFonts w:ascii="MS Shell Dlg 2" w:hAnsi="MS Shell Dlg 2" w:eastAsia="Times New Roman" w:cs="MS Shell Dlg 2"/>
                <w:sz w:val="16"/>
                <w:szCs w:val="16"/>
              </w:rPr>
            </w:pPr>
            <w:r>
              <w:rPr>
                <w:rFonts w:ascii="MS Shell Dlg 2" w:hAnsi="MS Shell Dlg 2"/>
                <w:sz w:val="16"/>
              </w:rPr>
              <w:t>SXCS_MIN_MONTHS_OUTBOUND_CAT2</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7A46050B"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6B3C75B3"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097C33DD" w14:textId="77777777">
            <w:pPr>
              <w:rPr>
                <w:rFonts w:ascii="MS Shell Dlg 2" w:hAnsi="MS Shell Dlg 2" w:cs="MS Shell Dlg 2"/>
                <w:sz w:val="16"/>
                <w:szCs w:val="16"/>
              </w:rPr>
            </w:pPr>
            <w:r>
              <w:rPr>
                <w:rFonts w:ascii="MS Shell Dlg 2" w:hAnsi="MS Shell Dlg 2"/>
                <w:sz w:val="16"/>
              </w:rPr>
              <w:t>Minimum for number of calendar months for parameter "Date of last departure" (category 2)</w:t>
            </w:r>
          </w:p>
        </w:tc>
      </w:tr>
      <w:tr w:rsidRPr="00C20AEF" w:rsidR="008F6A70" w:rsidTr="00530BC2" w14:paraId="70D03B8F"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7AD76D4D" w14:textId="77777777">
            <w:pPr>
              <w:jc w:val="right"/>
              <w:rPr>
                <w:rFonts w:ascii="MS Shell Dlg 2" w:hAnsi="MS Shell Dlg 2" w:cs="MS Shell Dlg 2"/>
                <w:sz w:val="16"/>
                <w:szCs w:val="16"/>
              </w:rPr>
            </w:pPr>
            <w:r>
              <w:rPr>
                <w:rFonts w:ascii="MS Shell Dlg 2" w:hAnsi="MS Shell Dlg 2"/>
                <w:sz w:val="16"/>
              </w:rPr>
              <w:t>14</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35890B33" w14:textId="77777777">
            <w:pPr>
              <w:rPr>
                <w:rFonts w:ascii="MS Shell Dlg 2" w:hAnsi="MS Shell Dlg 2" w:eastAsia="Times New Roman" w:cs="MS Shell Dlg 2"/>
                <w:sz w:val="16"/>
                <w:szCs w:val="16"/>
              </w:rPr>
            </w:pPr>
            <w:r>
              <w:rPr>
                <w:rFonts w:ascii="MS Shell Dlg 2" w:hAnsi="MS Shell Dlg 2"/>
                <w:sz w:val="16"/>
              </w:rPr>
              <w:t>SXCS_MIN_MONTHS_OUTBOUND_CAT3</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657F707A"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650AE710"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6E4F3C7B" w14:textId="77777777">
            <w:pPr>
              <w:rPr>
                <w:rFonts w:ascii="MS Shell Dlg 2" w:hAnsi="MS Shell Dlg 2" w:cs="MS Shell Dlg 2"/>
                <w:sz w:val="16"/>
                <w:szCs w:val="16"/>
              </w:rPr>
            </w:pPr>
            <w:r>
              <w:rPr>
                <w:rFonts w:ascii="MS Shell Dlg 2" w:hAnsi="MS Shell Dlg 2"/>
                <w:sz w:val="16"/>
              </w:rPr>
              <w:t>Minimum for number of calendar months for parameter "Date of last departure" (category 3)</w:t>
            </w:r>
          </w:p>
        </w:tc>
      </w:tr>
      <w:tr w:rsidRPr="00C20AEF" w:rsidR="008F6A70" w:rsidTr="00530BC2" w14:paraId="39983861"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7F89C6F8" w14:textId="77777777">
            <w:pPr>
              <w:jc w:val="right"/>
              <w:rPr>
                <w:rFonts w:ascii="MS Shell Dlg 2" w:hAnsi="MS Shell Dlg 2" w:cs="MS Shell Dlg 2"/>
                <w:sz w:val="16"/>
                <w:szCs w:val="16"/>
              </w:rPr>
            </w:pPr>
            <w:r>
              <w:rPr>
                <w:rFonts w:ascii="MS Shell Dlg 2" w:hAnsi="MS Shell Dlg 2"/>
                <w:sz w:val="16"/>
              </w:rPr>
              <w:t>15</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63A31931" w14:textId="77777777">
            <w:pPr>
              <w:rPr>
                <w:rFonts w:ascii="MS Shell Dlg 2" w:hAnsi="MS Shell Dlg 2" w:eastAsia="Times New Roman" w:cs="MS Shell Dlg 2"/>
                <w:sz w:val="16"/>
                <w:szCs w:val="16"/>
              </w:rPr>
            </w:pPr>
            <w:r>
              <w:rPr>
                <w:rFonts w:ascii="MS Shell Dlg 2" w:hAnsi="MS Shell Dlg 2"/>
                <w:sz w:val="16"/>
              </w:rPr>
              <w:t>SXCS_MAX_MONTHS_OUTBOUND_CAT2</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030A6BCF"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41D6931B"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5FD64169" w14:textId="77777777">
            <w:pPr>
              <w:rPr>
                <w:rFonts w:ascii="MS Shell Dlg 2" w:hAnsi="MS Shell Dlg 2" w:cs="MS Shell Dlg 2"/>
                <w:sz w:val="16"/>
                <w:szCs w:val="16"/>
              </w:rPr>
            </w:pPr>
            <w:r>
              <w:rPr>
                <w:rFonts w:ascii="MS Shell Dlg 2" w:hAnsi="MS Shell Dlg 2"/>
                <w:sz w:val="16"/>
              </w:rPr>
              <w:t>Maximum for number of calendar months for parameter "Date of last departure" (category 2)</w:t>
            </w:r>
          </w:p>
        </w:tc>
      </w:tr>
      <w:tr w:rsidRPr="00C20AEF" w:rsidR="008F6A70" w:rsidTr="00530BC2" w14:paraId="5FDECDF9"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1FB7B5E9" w14:textId="77777777">
            <w:pPr>
              <w:jc w:val="right"/>
              <w:rPr>
                <w:rFonts w:ascii="MS Shell Dlg 2" w:hAnsi="MS Shell Dlg 2" w:cs="MS Shell Dlg 2"/>
                <w:sz w:val="16"/>
                <w:szCs w:val="16"/>
              </w:rPr>
            </w:pPr>
            <w:r>
              <w:rPr>
                <w:rFonts w:ascii="MS Shell Dlg 2" w:hAnsi="MS Shell Dlg 2"/>
                <w:sz w:val="16"/>
              </w:rPr>
              <w:t>16</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65CA68DC" w14:textId="77777777">
            <w:pPr>
              <w:rPr>
                <w:rFonts w:ascii="MS Shell Dlg 2" w:hAnsi="MS Shell Dlg 2" w:eastAsia="Times New Roman" w:cs="MS Shell Dlg 2"/>
                <w:sz w:val="16"/>
                <w:szCs w:val="16"/>
              </w:rPr>
            </w:pPr>
            <w:r>
              <w:rPr>
                <w:rFonts w:ascii="MS Shell Dlg 2" w:hAnsi="MS Shell Dlg 2"/>
                <w:sz w:val="16"/>
              </w:rPr>
              <w:t>SXCS_MAX_MONTHS_OUTBOUND_CAT3</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2125A920"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3CD5E500"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74BF0990" w14:textId="77777777">
            <w:pPr>
              <w:rPr>
                <w:rFonts w:ascii="MS Shell Dlg 2" w:hAnsi="MS Shell Dlg 2" w:cs="MS Shell Dlg 2"/>
                <w:sz w:val="16"/>
                <w:szCs w:val="16"/>
              </w:rPr>
            </w:pPr>
            <w:r>
              <w:rPr>
                <w:rFonts w:ascii="MS Shell Dlg 2" w:hAnsi="MS Shell Dlg 2"/>
                <w:sz w:val="16"/>
              </w:rPr>
              <w:t>Maximum for number of calendar months for parameter "Date of last departure" (category 3)</w:t>
            </w:r>
          </w:p>
        </w:tc>
      </w:tr>
      <w:tr w:rsidRPr="00C20AEF" w:rsidR="008F6A70" w:rsidTr="00530BC2" w14:paraId="28073F8A"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0190C29F" w14:textId="77777777">
            <w:pPr>
              <w:jc w:val="right"/>
              <w:rPr>
                <w:rFonts w:ascii="MS Shell Dlg 2" w:hAnsi="MS Shell Dlg 2" w:cs="MS Shell Dlg 2"/>
                <w:sz w:val="16"/>
                <w:szCs w:val="16"/>
              </w:rPr>
            </w:pPr>
            <w:r>
              <w:rPr>
                <w:rFonts w:ascii="MS Shell Dlg 2" w:hAnsi="MS Shell Dlg 2"/>
                <w:sz w:val="16"/>
              </w:rPr>
              <w:t>17</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2986F63A" w14:textId="77777777">
            <w:pPr>
              <w:rPr>
                <w:rFonts w:ascii="MS Shell Dlg 2" w:hAnsi="MS Shell Dlg 2" w:eastAsia="Times New Roman" w:cs="MS Shell Dlg 2"/>
                <w:sz w:val="16"/>
                <w:szCs w:val="16"/>
              </w:rPr>
            </w:pPr>
            <w:r>
              <w:rPr>
                <w:rFonts w:ascii="MS Shell Dlg 2" w:hAnsi="MS Shell Dlg 2"/>
                <w:sz w:val="16"/>
              </w:rPr>
              <w:t>SXCS_DEF_MONTHS_INBOUND_CAT2</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39A0C5D8"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67D2CC57"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1CF61819" w14:textId="77777777">
            <w:pPr>
              <w:rPr>
                <w:rFonts w:ascii="MS Shell Dlg 2" w:hAnsi="MS Shell Dlg 2" w:cs="MS Shell Dlg 2"/>
                <w:sz w:val="16"/>
                <w:szCs w:val="16"/>
              </w:rPr>
            </w:pPr>
            <w:r>
              <w:rPr>
                <w:rFonts w:ascii="MS Shell Dlg 2" w:hAnsi="MS Shell Dlg 2"/>
                <w:sz w:val="16"/>
              </w:rPr>
              <w:t>Default value for number of calendar months for parameter "Date of last receipt" (category 2)</w:t>
            </w:r>
          </w:p>
        </w:tc>
      </w:tr>
      <w:tr w:rsidRPr="00C20AEF" w:rsidR="008F6A70" w:rsidTr="00530BC2" w14:paraId="16178B9C"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391D5D69" w14:textId="77777777">
            <w:pPr>
              <w:jc w:val="right"/>
              <w:rPr>
                <w:rFonts w:ascii="MS Shell Dlg 2" w:hAnsi="MS Shell Dlg 2" w:cs="MS Shell Dlg 2"/>
                <w:sz w:val="16"/>
                <w:szCs w:val="16"/>
              </w:rPr>
            </w:pPr>
            <w:r>
              <w:rPr>
                <w:rFonts w:ascii="MS Shell Dlg 2" w:hAnsi="MS Shell Dlg 2"/>
                <w:sz w:val="16"/>
              </w:rPr>
              <w:t>18</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36955B8A" w14:textId="77777777">
            <w:pPr>
              <w:rPr>
                <w:rFonts w:ascii="MS Shell Dlg 2" w:hAnsi="MS Shell Dlg 2" w:eastAsia="Times New Roman" w:cs="MS Shell Dlg 2"/>
                <w:sz w:val="16"/>
                <w:szCs w:val="16"/>
              </w:rPr>
            </w:pPr>
            <w:r>
              <w:rPr>
                <w:rFonts w:ascii="MS Shell Dlg 2" w:hAnsi="MS Shell Dlg 2"/>
                <w:sz w:val="16"/>
              </w:rPr>
              <w:t>SXCS_DEF_MONTHS_INBOUND_CAT3</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1AE5812C"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719925C3"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1B4A8D33" w14:textId="77777777">
            <w:pPr>
              <w:rPr>
                <w:rFonts w:ascii="MS Shell Dlg 2" w:hAnsi="MS Shell Dlg 2" w:cs="MS Shell Dlg 2"/>
                <w:sz w:val="16"/>
                <w:szCs w:val="16"/>
              </w:rPr>
            </w:pPr>
            <w:r>
              <w:rPr>
                <w:rFonts w:ascii="MS Shell Dlg 2" w:hAnsi="MS Shell Dlg 2"/>
                <w:sz w:val="16"/>
              </w:rPr>
              <w:t>Default value for number of calendar months for parameter "Date of last receipt" (category 3)</w:t>
            </w:r>
          </w:p>
        </w:tc>
      </w:tr>
      <w:tr w:rsidRPr="00C20AEF" w:rsidR="008F6A70" w:rsidTr="00530BC2" w14:paraId="7D9FF638"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2053AE59" w14:textId="77777777">
            <w:pPr>
              <w:jc w:val="right"/>
              <w:rPr>
                <w:rFonts w:ascii="MS Shell Dlg 2" w:hAnsi="MS Shell Dlg 2" w:cs="MS Shell Dlg 2"/>
                <w:sz w:val="16"/>
                <w:szCs w:val="16"/>
              </w:rPr>
            </w:pPr>
            <w:r>
              <w:rPr>
                <w:rFonts w:ascii="MS Shell Dlg 2" w:hAnsi="MS Shell Dlg 2"/>
                <w:sz w:val="16"/>
              </w:rPr>
              <w:t>19</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45545B88" w14:textId="77777777">
            <w:pPr>
              <w:rPr>
                <w:rFonts w:ascii="MS Shell Dlg 2" w:hAnsi="MS Shell Dlg 2" w:eastAsia="Times New Roman" w:cs="MS Shell Dlg 2"/>
                <w:sz w:val="16"/>
                <w:szCs w:val="16"/>
              </w:rPr>
            </w:pPr>
            <w:r>
              <w:rPr>
                <w:rFonts w:ascii="MS Shell Dlg 2" w:hAnsi="MS Shell Dlg 2"/>
                <w:sz w:val="16"/>
              </w:rPr>
              <w:t>SXCS_MIN_MONTHS_INBOUND_CAT2</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50484A05"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004C84F3"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12951DAB" w14:textId="77777777">
            <w:pPr>
              <w:rPr>
                <w:rFonts w:ascii="MS Shell Dlg 2" w:hAnsi="MS Shell Dlg 2" w:cs="MS Shell Dlg 2"/>
                <w:sz w:val="16"/>
                <w:szCs w:val="16"/>
              </w:rPr>
            </w:pPr>
            <w:r>
              <w:rPr>
                <w:rFonts w:ascii="MS Shell Dlg 2" w:hAnsi="MS Shell Dlg 2"/>
                <w:sz w:val="16"/>
              </w:rPr>
              <w:t>Minimum for number of calendar months for parameter "Date of last access" (category 2)</w:t>
            </w:r>
          </w:p>
        </w:tc>
      </w:tr>
      <w:tr w:rsidRPr="00C20AEF" w:rsidR="008F6A70" w:rsidTr="00530BC2" w14:paraId="0F0F92D0"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7CB5CD63" w14:textId="77777777">
            <w:pPr>
              <w:jc w:val="right"/>
              <w:rPr>
                <w:rFonts w:ascii="MS Shell Dlg 2" w:hAnsi="MS Shell Dlg 2" w:cs="MS Shell Dlg 2"/>
                <w:sz w:val="16"/>
                <w:szCs w:val="16"/>
              </w:rPr>
            </w:pPr>
            <w:r>
              <w:rPr>
                <w:rFonts w:ascii="MS Shell Dlg 2" w:hAnsi="MS Shell Dlg 2"/>
                <w:sz w:val="16"/>
              </w:rPr>
              <w:t>20</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65955BE7" w14:textId="77777777">
            <w:pPr>
              <w:rPr>
                <w:rFonts w:ascii="MS Shell Dlg 2" w:hAnsi="MS Shell Dlg 2" w:eastAsia="Times New Roman" w:cs="MS Shell Dlg 2"/>
                <w:sz w:val="16"/>
                <w:szCs w:val="16"/>
              </w:rPr>
            </w:pPr>
            <w:r>
              <w:rPr>
                <w:rFonts w:ascii="MS Shell Dlg 2" w:hAnsi="MS Shell Dlg 2"/>
                <w:sz w:val="16"/>
              </w:rPr>
              <w:t>SXCS_MIN_MONTHS_INBOUND_CAT3</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2DF3A062"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765CA5EA"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5B560BCD" w14:textId="77777777">
            <w:pPr>
              <w:rPr>
                <w:rFonts w:ascii="MS Shell Dlg 2" w:hAnsi="MS Shell Dlg 2" w:cs="MS Shell Dlg 2"/>
                <w:sz w:val="16"/>
                <w:szCs w:val="16"/>
              </w:rPr>
            </w:pPr>
            <w:r>
              <w:rPr>
                <w:rFonts w:ascii="MS Shell Dlg 2" w:hAnsi="MS Shell Dlg 2"/>
                <w:sz w:val="16"/>
              </w:rPr>
              <w:t>Minimum for number of calendar months for parameter "Date of last access" (category 3)</w:t>
            </w:r>
          </w:p>
        </w:tc>
      </w:tr>
      <w:tr w:rsidRPr="00C20AEF" w:rsidR="008F6A70" w:rsidTr="00530BC2" w14:paraId="26983C26"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637FF925" w14:textId="77777777">
            <w:pPr>
              <w:jc w:val="right"/>
              <w:rPr>
                <w:rFonts w:ascii="MS Shell Dlg 2" w:hAnsi="MS Shell Dlg 2" w:cs="MS Shell Dlg 2"/>
                <w:sz w:val="16"/>
                <w:szCs w:val="16"/>
              </w:rPr>
            </w:pPr>
            <w:r>
              <w:rPr>
                <w:rFonts w:ascii="MS Shell Dlg 2" w:hAnsi="MS Shell Dlg 2"/>
                <w:sz w:val="16"/>
              </w:rPr>
              <w:t>21</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3F85FA80" w14:textId="77777777">
            <w:pPr>
              <w:rPr>
                <w:rFonts w:ascii="MS Shell Dlg 2" w:hAnsi="MS Shell Dlg 2" w:eastAsia="Times New Roman" w:cs="MS Shell Dlg 2"/>
                <w:sz w:val="16"/>
                <w:szCs w:val="16"/>
              </w:rPr>
            </w:pPr>
            <w:r>
              <w:rPr>
                <w:rFonts w:ascii="MS Shell Dlg 2" w:hAnsi="MS Shell Dlg 2"/>
                <w:sz w:val="16"/>
              </w:rPr>
              <w:t>SXCS_MAX_MONTHS_INBOUND_CAT2</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11E7D639"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0611F465"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79D97631" w14:textId="77777777">
            <w:pPr>
              <w:rPr>
                <w:rFonts w:ascii="MS Shell Dlg 2" w:hAnsi="MS Shell Dlg 2" w:cs="MS Shell Dlg 2"/>
                <w:sz w:val="16"/>
                <w:szCs w:val="16"/>
              </w:rPr>
            </w:pPr>
            <w:r>
              <w:rPr>
                <w:rFonts w:ascii="MS Shell Dlg 2" w:hAnsi="MS Shell Dlg 2"/>
                <w:sz w:val="16"/>
              </w:rPr>
              <w:t>Maximum for number of calendar months for "Date of last access" parameter (category 2)</w:t>
            </w:r>
          </w:p>
        </w:tc>
      </w:tr>
      <w:tr w:rsidRPr="00C20AEF" w:rsidR="008F6A70" w:rsidTr="00530BC2" w14:paraId="2C21EDEB"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39484B82" w14:textId="77777777">
            <w:pPr>
              <w:jc w:val="right"/>
              <w:rPr>
                <w:rFonts w:ascii="MS Shell Dlg 2" w:hAnsi="MS Shell Dlg 2" w:cs="MS Shell Dlg 2"/>
                <w:sz w:val="16"/>
                <w:szCs w:val="16"/>
              </w:rPr>
            </w:pPr>
            <w:r>
              <w:rPr>
                <w:rFonts w:ascii="MS Shell Dlg 2" w:hAnsi="MS Shell Dlg 2"/>
                <w:sz w:val="16"/>
              </w:rPr>
              <w:t>22</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25857B91" w14:textId="77777777">
            <w:pPr>
              <w:rPr>
                <w:rFonts w:ascii="MS Shell Dlg 2" w:hAnsi="MS Shell Dlg 2" w:eastAsia="Times New Roman" w:cs="MS Shell Dlg 2"/>
                <w:sz w:val="16"/>
                <w:szCs w:val="16"/>
              </w:rPr>
            </w:pPr>
            <w:r>
              <w:rPr>
                <w:rFonts w:ascii="MS Shell Dlg 2" w:hAnsi="MS Shell Dlg 2"/>
                <w:sz w:val="16"/>
              </w:rPr>
              <w:t>SXCS_MAX_MONTHS_INBOUND_CAT3</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0CE22C24" w14:textId="77777777">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5BC418F9"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0CFEF5A2" w14:textId="77777777">
            <w:pPr>
              <w:rPr>
                <w:rFonts w:ascii="MS Shell Dlg 2" w:hAnsi="MS Shell Dlg 2" w:cs="MS Shell Dlg 2"/>
                <w:sz w:val="16"/>
                <w:szCs w:val="16"/>
              </w:rPr>
            </w:pPr>
            <w:r>
              <w:rPr>
                <w:rFonts w:ascii="MS Shell Dlg 2" w:hAnsi="MS Shell Dlg 2"/>
                <w:sz w:val="16"/>
              </w:rPr>
              <w:t>Maximum for number of calendar months for "Date of last access" parameter (category 3)</w:t>
            </w:r>
          </w:p>
        </w:tc>
      </w:tr>
      <w:tr w:rsidRPr="00C20AEF" w:rsidR="008F6A70" w:rsidTr="00530BC2" w14:paraId="0A7A77CE"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2CB10E57" w14:textId="77777777">
            <w:pPr>
              <w:jc w:val="right"/>
              <w:rPr>
                <w:rFonts w:ascii="MS Shell Dlg 2" w:hAnsi="MS Shell Dlg 2" w:cs="MS Shell Dlg 2"/>
                <w:sz w:val="16"/>
                <w:szCs w:val="16"/>
              </w:rPr>
            </w:pPr>
            <w:r>
              <w:rPr>
                <w:rFonts w:ascii="MS Shell Dlg 2" w:hAnsi="MS Shell Dlg 2"/>
                <w:sz w:val="16"/>
              </w:rPr>
              <w:t>23</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1F7FDB67" w14:textId="77777777">
            <w:pPr>
              <w:rPr>
                <w:rFonts w:ascii="MS Shell Dlg 2" w:hAnsi="MS Shell Dlg 2" w:eastAsia="Times New Roman" w:cs="MS Shell Dlg 2"/>
                <w:sz w:val="16"/>
                <w:szCs w:val="16"/>
              </w:rPr>
            </w:pPr>
            <w:r>
              <w:rPr>
                <w:rFonts w:ascii="MS Shell Dlg 2" w:hAnsi="MS Shell Dlg 2"/>
                <w:sz w:val="16"/>
              </w:rPr>
              <w:t>SXCS_MAX_UNIT_PRICE</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273AC4" w:rsidRDefault="00F40DF0" w14:paraId="0710AFF3" w14:textId="77777777">
            <w:pPr>
              <w:rPr>
                <w:rFonts w:ascii="MS Shell Dlg 2" w:hAnsi="MS Shell Dlg 2" w:eastAsia="Times New Roman" w:cs="MS Shell Dlg 2"/>
                <w:sz w:val="16"/>
                <w:szCs w:val="16"/>
              </w:rPr>
            </w:pPr>
            <w:r>
              <w:rPr>
                <w:rFonts w:ascii="MS Shell Dlg 2" w:hAnsi="MS Shell Dlg 2"/>
                <w:sz w:val="16"/>
              </w:rPr>
              <w:t>NUMBER(15,2)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263AB33A"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34FA8985" w14:textId="77777777">
            <w:pPr>
              <w:rPr>
                <w:rFonts w:ascii="MS Shell Dlg 2" w:hAnsi="MS Shell Dlg 2" w:cs="MS Shell Dlg 2"/>
                <w:sz w:val="16"/>
                <w:szCs w:val="16"/>
              </w:rPr>
            </w:pPr>
            <w:r>
              <w:rPr>
                <w:rFonts w:ascii="MS Shell Dlg 2" w:hAnsi="MS Shell Dlg 2"/>
                <w:sz w:val="16"/>
              </w:rPr>
              <w:t>Maximum for parameter "minimum unit price</w:t>
            </w:r>
          </w:p>
        </w:tc>
      </w:tr>
      <w:tr w:rsidRPr="00C20AEF" w:rsidR="008F6A70" w:rsidTr="00530BC2" w14:paraId="74296521"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1752CE10" w14:textId="77777777">
            <w:pPr>
              <w:jc w:val="right"/>
              <w:rPr>
                <w:rFonts w:ascii="MS Shell Dlg 2" w:hAnsi="MS Shell Dlg 2" w:cs="MS Shell Dlg 2"/>
                <w:sz w:val="16"/>
                <w:szCs w:val="16"/>
              </w:rPr>
            </w:pPr>
            <w:r>
              <w:rPr>
                <w:rFonts w:ascii="MS Shell Dlg 2" w:hAnsi="MS Shell Dlg 2"/>
                <w:sz w:val="16"/>
              </w:rPr>
              <w:t>24</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5EB80671" w14:textId="77777777">
            <w:pPr>
              <w:rPr>
                <w:rFonts w:ascii="MS Shell Dlg 2" w:hAnsi="MS Shell Dlg 2" w:eastAsia="Times New Roman" w:cs="MS Shell Dlg 2"/>
                <w:sz w:val="16"/>
                <w:szCs w:val="16"/>
              </w:rPr>
            </w:pPr>
            <w:r>
              <w:rPr>
                <w:rFonts w:ascii="MS Shell Dlg 2" w:hAnsi="MS Shell Dlg 2"/>
                <w:sz w:val="16"/>
              </w:rPr>
              <w:t>SXCS_MAX_POS_VALUE</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273AC4" w:rsidRDefault="00F40DF0" w14:paraId="54DBF398" w14:textId="77777777">
            <w:pPr>
              <w:rPr>
                <w:rFonts w:ascii="MS Shell Dlg 2" w:hAnsi="MS Shell Dlg 2" w:eastAsia="Times New Roman" w:cs="MS Shell Dlg 2"/>
                <w:sz w:val="16"/>
                <w:szCs w:val="16"/>
              </w:rPr>
            </w:pPr>
            <w:r>
              <w:rPr>
                <w:rFonts w:ascii="MS Shell Dlg 2" w:hAnsi="MS Shell Dlg 2"/>
                <w:sz w:val="16"/>
              </w:rPr>
              <w:t>NUMBER(15,2)</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151CE031" w14:textId="77777777">
            <w:pPr>
              <w:rPr>
                <w:rFonts w:ascii="MS Shell Dlg 2" w:hAnsi="MS Shell Dlg 2" w:cs="MS Shell Dlg 2"/>
                <w:sz w:val="16"/>
                <w:szCs w:val="16"/>
              </w:rPr>
            </w:pPr>
            <w:r>
              <w:rPr>
                <w:rFonts w:ascii="MS Shell Dlg 2" w:hAnsi="MS Shell Dlg 2"/>
                <w:sz w:val="16"/>
              </w:rPr>
              <w:t> </w:t>
            </w: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0FD186B4" w14:textId="77777777">
            <w:pPr>
              <w:rPr>
                <w:rFonts w:ascii="MS Shell Dlg 2" w:hAnsi="MS Shell Dlg 2" w:cs="MS Shell Dlg 2"/>
                <w:sz w:val="16"/>
                <w:szCs w:val="16"/>
              </w:rPr>
            </w:pPr>
            <w:r>
              <w:rPr>
                <w:rFonts w:ascii="MS Shell Dlg 2" w:hAnsi="MS Shell Dlg 2"/>
                <w:sz w:val="16"/>
              </w:rPr>
              <w:t>Maximum for "minimum value per position" parameter</w:t>
            </w:r>
          </w:p>
        </w:tc>
      </w:tr>
      <w:tr w:rsidRPr="00C20AEF" w:rsidR="008F6A70" w:rsidTr="00530BC2" w14:paraId="23150467"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7319969A" w14:textId="77777777">
            <w:pPr>
              <w:jc w:val="right"/>
              <w:rPr>
                <w:rFonts w:ascii="MS Shell Dlg 2" w:hAnsi="MS Shell Dlg 2" w:cs="MS Shell Dlg 2"/>
                <w:sz w:val="16"/>
                <w:szCs w:val="16"/>
              </w:rPr>
            </w:pPr>
            <w:r>
              <w:rPr>
                <w:rFonts w:ascii="MS Shell Dlg 2" w:hAnsi="MS Shell Dlg 2"/>
                <w:sz w:val="16"/>
              </w:rPr>
              <w:t>25</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37B37646" w14:textId="77777777">
            <w:pPr>
              <w:rPr>
                <w:rFonts w:ascii="MS Shell Dlg 2" w:hAnsi="MS Shell Dlg 2" w:eastAsia="Times New Roman" w:cs="MS Shell Dlg 2"/>
                <w:sz w:val="16"/>
                <w:szCs w:val="16"/>
              </w:rPr>
            </w:pPr>
            <w:r>
              <w:rPr>
                <w:rFonts w:ascii="MS Shell Dlg 2" w:hAnsi="MS Shell Dlg 2"/>
                <w:sz w:val="16"/>
              </w:rPr>
              <w:t>SXCS_RFV_ISN</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D8311F" w14:paraId="7ACD3DA8" w14:textId="1B14FB14">
            <w:pPr>
              <w:rPr>
                <w:rFonts w:ascii="MS Shell Dlg 2" w:hAnsi="MS Shell Dlg 2" w:eastAsia="Times New Roman" w:cs="MS Shell Dlg 2"/>
                <w:sz w:val="16"/>
                <w:szCs w:val="16"/>
              </w:rPr>
            </w:pPr>
            <w:r>
              <w:rPr>
                <w:rFonts w:ascii="MS Shell Dlg 2" w:hAnsi="MS Shell Dlg 2"/>
                <w:sz w:val="16"/>
              </w:rPr>
              <w:t>VARCHAR2(200)</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2EC35B41" w14:textId="52AD99AC">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1790A4F5" w14:textId="43F67BA5">
            <w:pPr>
              <w:rPr>
                <w:rFonts w:ascii="MS Shell Dlg 2" w:hAnsi="MS Shell Dlg 2" w:cs="MS Shell Dlg 2"/>
                <w:sz w:val="16"/>
                <w:szCs w:val="16"/>
              </w:rPr>
            </w:pPr>
            <w:r>
              <w:rPr>
                <w:rFonts w:ascii="MS Shell Dlg 2" w:hAnsi="MS Shell Dlg 2"/>
                <w:sz w:val="16"/>
              </w:rPr>
              <w:t>Reference to several DIMS RF parameter sets, separated by semicolon</w:t>
            </w:r>
          </w:p>
        </w:tc>
      </w:tr>
      <w:tr w:rsidRPr="00C20AEF" w:rsidR="008F6A70" w:rsidTr="00530BC2" w14:paraId="5CF7DE33"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78569C23" w14:textId="77777777">
            <w:pPr>
              <w:jc w:val="right"/>
              <w:rPr>
                <w:rFonts w:ascii="MS Shell Dlg 2" w:hAnsi="MS Shell Dlg 2" w:cs="MS Shell Dlg 2"/>
                <w:sz w:val="16"/>
                <w:szCs w:val="16"/>
              </w:rPr>
            </w:pPr>
            <w:r>
              <w:rPr>
                <w:rFonts w:ascii="MS Shell Dlg 2" w:hAnsi="MS Shell Dlg 2"/>
                <w:sz w:val="16"/>
              </w:rPr>
              <w:t>26</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2DB0D7D0" w14:textId="77777777">
            <w:pPr>
              <w:rPr>
                <w:rFonts w:ascii="MS Shell Dlg 2" w:hAnsi="MS Shell Dlg 2" w:eastAsia="Times New Roman" w:cs="MS Shell Dlg 2"/>
                <w:sz w:val="16"/>
                <w:szCs w:val="16"/>
              </w:rPr>
            </w:pPr>
            <w:r>
              <w:rPr>
                <w:rFonts w:ascii="MS Shell Dlg 2" w:hAnsi="MS Shell Dlg 2"/>
                <w:sz w:val="16"/>
              </w:rPr>
              <w:t>SXCS_ORDER_NUMBER_BASE</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74540C05" w14:textId="77777777">
            <w:pPr>
              <w:rPr>
                <w:rFonts w:ascii="MS Shell Dlg 2" w:hAnsi="MS Shell Dlg 2" w:eastAsia="Times New Roman" w:cs="MS Shell Dlg 2"/>
                <w:sz w:val="16"/>
                <w:szCs w:val="16"/>
              </w:rPr>
            </w:pPr>
            <w:r>
              <w:rPr>
                <w:rFonts w:ascii="MS Shell Dlg 2" w:hAnsi="MS Shell Dlg 2"/>
                <w:sz w:val="16"/>
              </w:rPr>
              <w:t>NUMBER(8)</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575E0444" w14:textId="77777777">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4CD686A2" w14:textId="77777777">
            <w:pPr>
              <w:rPr>
                <w:rFonts w:ascii="MS Shell Dlg 2" w:hAnsi="MS Shell Dlg 2" w:cs="MS Shell Dlg 2"/>
                <w:sz w:val="16"/>
                <w:szCs w:val="16"/>
              </w:rPr>
            </w:pPr>
            <w:r>
              <w:rPr>
                <w:rFonts w:ascii="MS Shell Dlg 2" w:hAnsi="MS Shell Dlg 2"/>
                <w:sz w:val="16"/>
              </w:rPr>
              <w:t>Order number range for STOX orders (e.g. 70000)</w:t>
            </w:r>
          </w:p>
        </w:tc>
      </w:tr>
      <w:tr w:rsidRPr="00C20AEF" w:rsidR="008F6A70" w:rsidTr="00530BC2" w14:paraId="0BB26782"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2C143334" w14:textId="77777777">
            <w:pPr>
              <w:jc w:val="right"/>
              <w:rPr>
                <w:rFonts w:ascii="MS Shell Dlg 2" w:hAnsi="MS Shell Dlg 2" w:cs="MS Shell Dlg 2"/>
                <w:sz w:val="16"/>
                <w:szCs w:val="16"/>
              </w:rPr>
            </w:pPr>
            <w:r>
              <w:rPr>
                <w:rFonts w:ascii="MS Shell Dlg 2" w:hAnsi="MS Shell Dlg 2"/>
                <w:sz w:val="16"/>
              </w:rPr>
              <w:t>27</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F40DF0" w:rsidP="00A304E1" w:rsidRDefault="00F40DF0" w14:paraId="1DFD2237" w14:textId="77777777">
            <w:pPr>
              <w:rPr>
                <w:rFonts w:ascii="MS Shell Dlg 2" w:hAnsi="MS Shell Dlg 2" w:eastAsia="Times New Roman" w:cs="MS Shell Dlg 2"/>
                <w:sz w:val="16"/>
                <w:szCs w:val="16"/>
              </w:rPr>
            </w:pPr>
            <w:r>
              <w:rPr>
                <w:rFonts w:ascii="MS Shell Dlg 2" w:hAnsi="MS Shell Dlg 2"/>
                <w:sz w:val="16"/>
              </w:rPr>
              <w:t>SXCS_BRANDS_TO_EXCLUDE</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F40DF0" w:rsidP="00A304E1" w:rsidRDefault="00F40DF0" w14:paraId="13166708" w14:textId="40D77354">
            <w:pPr>
              <w:rPr>
                <w:rFonts w:ascii="MS Shell Dlg 2" w:hAnsi="MS Shell Dlg 2" w:eastAsia="Times New Roman" w:cs="MS Shell Dlg 2"/>
                <w:sz w:val="16"/>
                <w:szCs w:val="16"/>
              </w:rPr>
            </w:pPr>
            <w:r>
              <w:rPr>
                <w:rFonts w:ascii="MS Shell Dlg 2" w:hAnsi="MS Shell Dlg 2"/>
                <w:sz w:val="16"/>
              </w:rPr>
              <w:t>VARCHAR2(200)</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5D7B6995" w14:textId="77777777">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628E6480" w14:textId="7FEA56A5">
            <w:pPr>
              <w:rPr>
                <w:rFonts w:ascii="MS Shell Dlg 2" w:hAnsi="MS Shell Dlg 2" w:cs="MS Shell Dlg 2"/>
                <w:sz w:val="16"/>
                <w:szCs w:val="16"/>
              </w:rPr>
            </w:pPr>
            <w:r>
              <w:rPr>
                <w:rFonts w:ascii="MS Shell Dlg 2" w:hAnsi="MS Shell Dlg 2"/>
                <w:sz w:val="16"/>
              </w:rPr>
              <w:t>List of brands to be additionally excluded for this market (</w:t>
            </w:r>
            <w:proofErr w:type="spellStart"/>
            <w:r>
              <w:rPr>
                <w:rFonts w:ascii="MS Shell Dlg 2" w:hAnsi="MS Shell Dlg 2"/>
                <w:sz w:val="16"/>
              </w:rPr>
              <w:t>DeadStock</w:t>
            </w:r>
            <w:proofErr w:type="spellEnd"/>
            <w:r>
              <w:rPr>
                <w:rFonts w:ascii="MS Shell Dlg 2" w:hAnsi="MS Shell Dlg 2"/>
                <w:sz w:val="16"/>
              </w:rPr>
              <w:t>)</w:t>
            </w:r>
          </w:p>
        </w:tc>
      </w:tr>
      <w:tr w:rsidRPr="00C20AEF" w:rsidR="008F6A70" w:rsidTr="00530BC2" w14:paraId="3696BBDA"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8F6A70" w:rsidRDefault="008F6A70" w14:paraId="6AD57A46" w14:textId="5571D460">
            <w:pPr>
              <w:jc w:val="right"/>
              <w:rPr>
                <w:rFonts w:ascii="MS Shell Dlg 2" w:hAnsi="MS Shell Dlg 2" w:cs="MS Shell Dlg 2"/>
                <w:sz w:val="16"/>
                <w:szCs w:val="16"/>
              </w:rPr>
            </w:pPr>
            <w:r>
              <w:rPr>
                <w:rFonts w:ascii="MS Shell Dlg 2" w:hAnsi="MS Shell Dlg 2"/>
                <w:sz w:val="16"/>
              </w:rPr>
              <w:lastRenderedPageBreak/>
              <w:t>28</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8F6A70" w:rsidP="00A304E1" w:rsidRDefault="008F6A70" w14:paraId="1AC0AEE4" w14:textId="1C9AD58A">
            <w:pPr>
              <w:rPr>
                <w:rFonts w:ascii="MS Shell Dlg 2" w:hAnsi="MS Shell Dlg 2" w:eastAsia="Times New Roman" w:cs="MS Shell Dlg 2"/>
                <w:sz w:val="16"/>
                <w:szCs w:val="16"/>
              </w:rPr>
            </w:pPr>
            <w:r>
              <w:rPr>
                <w:rFonts w:ascii="MS Shell Dlg 2" w:hAnsi="MS Shell Dlg 2"/>
                <w:sz w:val="16"/>
              </w:rPr>
              <w:t>SXCS_BRANDS_TO_EXCLUDE_D2D</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8F6A70" w:rsidP="00A304E1" w:rsidRDefault="008F6A70" w14:paraId="6D022430" w14:textId="7FA96B96">
            <w:pPr>
              <w:rPr>
                <w:rFonts w:ascii="MS Shell Dlg 2" w:hAnsi="MS Shell Dlg 2" w:eastAsia="Times New Roman" w:cs="MS Shell Dlg 2"/>
                <w:sz w:val="16"/>
                <w:szCs w:val="16"/>
              </w:rPr>
            </w:pPr>
            <w:r>
              <w:rPr>
                <w:rFonts w:ascii="MS Shell Dlg 2" w:hAnsi="MS Shell Dlg 2"/>
                <w:sz w:val="16"/>
              </w:rPr>
              <w:t>VARCHAR2(200)</w:t>
            </w:r>
          </w:p>
        </w:tc>
        <w:tc>
          <w:tcPr>
            <w:tcW w:w="527" w:type="dxa"/>
            <w:tcBorders>
              <w:top w:val="outset" w:color="auto" w:sz="6" w:space="0"/>
              <w:left w:val="outset" w:color="auto" w:sz="6" w:space="0"/>
              <w:bottom w:val="outset" w:color="auto" w:sz="6" w:space="0"/>
              <w:right w:val="outset" w:color="auto" w:sz="6" w:space="0"/>
            </w:tcBorders>
            <w:vAlign w:val="center"/>
          </w:tcPr>
          <w:p w:rsidRPr="00C20AEF" w:rsidR="008F6A70" w:rsidRDefault="008F6A70" w14:paraId="06332A98" w14:textId="77777777">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center"/>
          </w:tcPr>
          <w:p w:rsidRPr="00C20AEF" w:rsidR="008F6A70" w:rsidP="002149D2" w:rsidRDefault="008F6A70" w14:paraId="73F5C515" w14:textId="3CE96FFE">
            <w:pPr>
              <w:rPr>
                <w:rFonts w:ascii="MS Shell Dlg 2" w:hAnsi="MS Shell Dlg 2" w:cs="MS Shell Dlg 2"/>
                <w:sz w:val="16"/>
                <w:szCs w:val="16"/>
              </w:rPr>
            </w:pPr>
            <w:r>
              <w:rPr>
                <w:rFonts w:ascii="MS Shell Dlg 2" w:hAnsi="MS Shell Dlg 2"/>
                <w:sz w:val="16"/>
              </w:rPr>
              <w:t xml:space="preserve">List of brands </w:t>
            </w:r>
            <w:r>
              <w:rPr>
                <w:rFonts w:ascii="MS Shell Dlg 2" w:hAnsi="MS Shell Dlg 2"/>
                <w:b/>
                <w:sz w:val="16"/>
              </w:rPr>
              <w:t xml:space="preserve">per </w:t>
            </w:r>
            <w:proofErr w:type="spellStart"/>
            <w:r>
              <w:rPr>
                <w:rFonts w:ascii="MS Shell Dlg 2" w:hAnsi="MS Shell Dlg 2"/>
                <w:b/>
                <w:sz w:val="16"/>
              </w:rPr>
              <w:t>category</w:t>
            </w:r>
            <w:r>
              <w:rPr>
                <w:rFonts w:ascii="MS Shell Dlg 2" w:hAnsi="MS Shell Dlg 2"/>
                <w:sz w:val="16"/>
              </w:rPr>
              <w:t>to</w:t>
            </w:r>
            <w:proofErr w:type="spellEnd"/>
            <w:r>
              <w:rPr>
                <w:rFonts w:ascii="MS Shell Dlg 2" w:hAnsi="MS Shell Dlg 2"/>
                <w:sz w:val="16"/>
              </w:rPr>
              <w:t xml:space="preserve"> be additionally excluded for this market (D2D)</w:t>
            </w:r>
          </w:p>
        </w:tc>
      </w:tr>
      <w:tr w:rsidRPr="00C20AEF" w:rsidR="008F6A70" w:rsidTr="00530BC2" w14:paraId="40B9E23D"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8F6A70" w:rsidP="008F6A70" w:rsidRDefault="00F848F0" w14:paraId="74FBC334" w14:textId="7CEED25D">
            <w:pPr>
              <w:jc w:val="right"/>
              <w:rPr>
                <w:rFonts w:ascii="MS Shell Dlg 2" w:hAnsi="MS Shell Dlg 2" w:cs="MS Shell Dlg 2"/>
                <w:sz w:val="16"/>
                <w:szCs w:val="16"/>
              </w:rPr>
            </w:pPr>
            <w:r>
              <w:rPr>
                <w:rFonts w:ascii="MS Shell Dlg 2" w:hAnsi="MS Shell Dlg 2"/>
                <w:sz w:val="16"/>
              </w:rPr>
              <w:t>29</w:t>
            </w:r>
          </w:p>
        </w:tc>
        <w:tc>
          <w:tcPr>
            <w:tcW w:w="3059" w:type="dxa"/>
            <w:tcBorders>
              <w:top w:val="outset" w:color="auto" w:sz="6" w:space="0"/>
              <w:left w:val="outset" w:color="auto" w:sz="6" w:space="0"/>
              <w:bottom w:val="outset" w:color="auto" w:sz="6" w:space="0"/>
              <w:right w:val="outset" w:color="auto" w:sz="6" w:space="0"/>
            </w:tcBorders>
            <w:vAlign w:val="bottom"/>
          </w:tcPr>
          <w:p w:rsidRPr="00C20AEF" w:rsidR="008F6A70" w:rsidP="008F6A70" w:rsidRDefault="008F6A70" w14:paraId="797CAA2F" w14:textId="69A07750">
            <w:pPr>
              <w:rPr>
                <w:rFonts w:ascii="MS Shell Dlg 2" w:hAnsi="MS Shell Dlg 2" w:eastAsia="Times New Roman" w:cs="MS Shell Dlg 2"/>
                <w:sz w:val="16"/>
                <w:szCs w:val="16"/>
              </w:rPr>
            </w:pPr>
            <w:r>
              <w:rPr>
                <w:rFonts w:ascii="MS Shell Dlg 2" w:hAnsi="MS Shell Dlg 2"/>
                <w:sz w:val="16"/>
              </w:rPr>
              <w:t>SXCS_WORKINGDAY_TIMES</w:t>
            </w:r>
          </w:p>
        </w:tc>
        <w:tc>
          <w:tcPr>
            <w:tcW w:w="1569" w:type="dxa"/>
            <w:tcBorders>
              <w:top w:val="outset" w:color="auto" w:sz="6" w:space="0"/>
              <w:left w:val="outset" w:color="auto" w:sz="6" w:space="0"/>
              <w:bottom w:val="outset" w:color="auto" w:sz="6" w:space="0"/>
              <w:right w:val="outset" w:color="auto" w:sz="6" w:space="0"/>
            </w:tcBorders>
            <w:noWrap/>
            <w:vAlign w:val="bottom"/>
          </w:tcPr>
          <w:p w:rsidRPr="00C20AEF" w:rsidR="008F6A70" w:rsidP="008F6A70" w:rsidRDefault="008F6A70" w14:paraId="3E99B680" w14:textId="4C0E2E86">
            <w:pPr>
              <w:rPr>
                <w:rFonts w:ascii="MS Shell Dlg 2" w:hAnsi="MS Shell Dlg 2" w:eastAsia="Times New Roman" w:cs="MS Shell Dlg 2"/>
                <w:sz w:val="16"/>
                <w:szCs w:val="16"/>
              </w:rPr>
            </w:pPr>
            <w:r>
              <w:rPr>
                <w:rFonts w:ascii="MS Shell Dlg 2" w:hAnsi="MS Shell Dlg 2"/>
                <w:sz w:val="16"/>
              </w:rPr>
              <w:t>VARCHAR2(2000)</w:t>
            </w:r>
          </w:p>
        </w:tc>
        <w:tc>
          <w:tcPr>
            <w:tcW w:w="527" w:type="dxa"/>
            <w:tcBorders>
              <w:top w:val="outset" w:color="auto" w:sz="6" w:space="0"/>
              <w:left w:val="outset" w:color="auto" w:sz="6" w:space="0"/>
              <w:bottom w:val="outset" w:color="auto" w:sz="6" w:space="0"/>
              <w:right w:val="outset" w:color="auto" w:sz="6" w:space="0"/>
            </w:tcBorders>
            <w:vAlign w:val="bottom"/>
          </w:tcPr>
          <w:p w:rsidRPr="00C20AEF" w:rsidR="008F6A70" w:rsidP="008F6A70" w:rsidRDefault="008F6A70" w14:paraId="29FB15DB" w14:textId="2852F416">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C20AEF" w:rsidR="008F6A70" w:rsidP="008F6A70" w:rsidRDefault="008F6A70" w14:paraId="208245BB" w14:textId="5B83287A">
            <w:pPr>
              <w:rPr>
                <w:rFonts w:ascii="MS Shell Dlg 2" w:hAnsi="MS Shell Dlg 2" w:cs="MS Shell Dlg 2"/>
                <w:sz w:val="16"/>
                <w:szCs w:val="16"/>
              </w:rPr>
            </w:pPr>
            <w:r>
              <w:rPr>
                <w:rFonts w:ascii="MS Shell Dlg 2" w:hAnsi="MS Shell Dlg 2"/>
                <w:sz w:val="16"/>
              </w:rPr>
              <w:t>Working time window (per weekday)</w:t>
            </w:r>
          </w:p>
        </w:tc>
      </w:tr>
      <w:tr w:rsidRPr="00C20AEF" w:rsidR="00AE6611" w:rsidTr="00530BC2" w14:paraId="447589D4"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AE6611" w:rsidP="00AE6611" w:rsidRDefault="00AE6611" w14:paraId="124718ED" w14:textId="25EC1EC0">
            <w:pPr>
              <w:jc w:val="right"/>
              <w:rPr>
                <w:rFonts w:ascii="MS Shell Dlg 2" w:hAnsi="MS Shell Dlg 2" w:cs="MS Shell Dlg 2"/>
                <w:sz w:val="16"/>
                <w:szCs w:val="16"/>
              </w:rPr>
            </w:pPr>
            <w:r>
              <w:rPr>
                <w:rFonts w:ascii="MS Shell Dlg 2" w:hAnsi="MS Shell Dlg 2"/>
                <w:sz w:val="16"/>
              </w:rPr>
              <w:t>30</w:t>
            </w:r>
          </w:p>
        </w:tc>
        <w:tc>
          <w:tcPr>
            <w:tcW w:w="3059" w:type="dxa"/>
            <w:tcBorders>
              <w:top w:val="outset" w:color="auto" w:sz="6" w:space="0"/>
              <w:left w:val="outset" w:color="auto" w:sz="6" w:space="0"/>
              <w:bottom w:val="outset" w:color="auto" w:sz="6" w:space="0"/>
              <w:right w:val="outset" w:color="auto" w:sz="6" w:space="0"/>
            </w:tcBorders>
            <w:vAlign w:val="bottom"/>
          </w:tcPr>
          <w:p w:rsidRPr="00C20AEF" w:rsidR="00AE6611" w:rsidP="00AE6611" w:rsidRDefault="00AE6611" w14:paraId="4C940587" w14:textId="6281F70E">
            <w:pPr>
              <w:rPr>
                <w:rFonts w:ascii="MS Shell Dlg 2" w:hAnsi="MS Shell Dlg 2" w:eastAsia="Times New Roman" w:cs="MS Shell Dlg 2"/>
                <w:sz w:val="16"/>
                <w:szCs w:val="16"/>
              </w:rPr>
            </w:pPr>
            <w:r>
              <w:rPr>
                <w:rFonts w:ascii="MS Shell Dlg 2" w:hAnsi="MS Shell Dlg 2"/>
                <w:sz w:val="16"/>
              </w:rPr>
              <w:t>SXCS_NUM_OF_SUPPLIERS_PER_WAVE</w:t>
            </w:r>
          </w:p>
        </w:tc>
        <w:tc>
          <w:tcPr>
            <w:tcW w:w="1569" w:type="dxa"/>
            <w:tcBorders>
              <w:top w:val="outset" w:color="auto" w:sz="6" w:space="0"/>
              <w:left w:val="outset" w:color="auto" w:sz="6" w:space="0"/>
              <w:bottom w:val="outset" w:color="auto" w:sz="6" w:space="0"/>
              <w:right w:val="outset" w:color="auto" w:sz="6" w:space="0"/>
            </w:tcBorders>
            <w:noWrap/>
            <w:vAlign w:val="bottom"/>
          </w:tcPr>
          <w:p w:rsidRPr="00C20AEF" w:rsidR="00AE6611" w:rsidP="00AE6611" w:rsidRDefault="00AE6611" w14:paraId="65A4E62E" w14:textId="2EEFB558">
            <w:pPr>
              <w:rPr>
                <w:rFonts w:ascii="MS Shell Dlg 2" w:hAnsi="MS Shell Dlg 2" w:eastAsia="Times New Roman" w:cs="MS Shell Dlg 2"/>
                <w:sz w:val="16"/>
                <w:szCs w:val="16"/>
              </w:rPr>
            </w:pPr>
            <w:r>
              <w:rPr>
                <w:rFonts w:ascii="MS Shell Dlg 2" w:hAnsi="MS Shell Dlg 2"/>
                <w:sz w:val="16"/>
              </w:rPr>
              <w:t>NUMBER(8)</w:t>
            </w:r>
          </w:p>
        </w:tc>
        <w:tc>
          <w:tcPr>
            <w:tcW w:w="527" w:type="dxa"/>
            <w:tcBorders>
              <w:top w:val="outset" w:color="auto" w:sz="6" w:space="0"/>
              <w:left w:val="outset" w:color="auto" w:sz="6" w:space="0"/>
              <w:bottom w:val="outset" w:color="auto" w:sz="6" w:space="0"/>
              <w:right w:val="outset" w:color="auto" w:sz="6" w:space="0"/>
            </w:tcBorders>
            <w:vAlign w:val="bottom"/>
          </w:tcPr>
          <w:p w:rsidRPr="00C20AEF" w:rsidR="00AE6611" w:rsidP="00AE6611" w:rsidRDefault="00AE6611" w14:paraId="021F6043" w14:textId="48BF7115">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C20AEF" w:rsidR="00AE6611" w:rsidP="00AE6611" w:rsidRDefault="00AE6611" w14:paraId="08BC8CE3" w14:textId="2D7A0822">
            <w:pPr>
              <w:rPr>
                <w:rFonts w:ascii="MS Shell Dlg 2" w:hAnsi="MS Shell Dlg 2" w:cs="MS Shell Dlg 2"/>
                <w:sz w:val="16"/>
                <w:szCs w:val="16"/>
              </w:rPr>
            </w:pPr>
            <w:r>
              <w:rPr>
                <w:rFonts w:ascii="MS Shell Dlg 2" w:hAnsi="MS Shell Dlg 2"/>
                <w:sz w:val="16"/>
              </w:rPr>
              <w:t>Number of sellers whose request is started per wave</w:t>
            </w:r>
          </w:p>
        </w:tc>
      </w:tr>
      <w:tr w:rsidRPr="00C20AEF" w:rsidR="00AE6611" w:rsidTr="00530BC2" w14:paraId="4BD3816F"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AE6611" w:rsidP="00AE6611" w:rsidRDefault="00AE6611" w14:paraId="6E2B6948" w14:textId="1EA86316">
            <w:pPr>
              <w:jc w:val="right"/>
              <w:rPr>
                <w:rFonts w:ascii="MS Shell Dlg 2" w:hAnsi="MS Shell Dlg 2" w:cs="MS Shell Dlg 2"/>
                <w:sz w:val="16"/>
                <w:szCs w:val="16"/>
              </w:rPr>
            </w:pPr>
            <w:r>
              <w:rPr>
                <w:rFonts w:ascii="MS Shell Dlg 2" w:hAnsi="MS Shell Dlg 2"/>
                <w:sz w:val="16"/>
              </w:rPr>
              <w:t>31</w:t>
            </w:r>
          </w:p>
        </w:tc>
        <w:tc>
          <w:tcPr>
            <w:tcW w:w="3059" w:type="dxa"/>
            <w:tcBorders>
              <w:top w:val="outset" w:color="auto" w:sz="6" w:space="0"/>
              <w:left w:val="outset" w:color="auto" w:sz="6" w:space="0"/>
              <w:bottom w:val="outset" w:color="auto" w:sz="6" w:space="0"/>
              <w:right w:val="outset" w:color="auto" w:sz="6" w:space="0"/>
            </w:tcBorders>
            <w:vAlign w:val="bottom"/>
          </w:tcPr>
          <w:p w:rsidRPr="00C20AEF" w:rsidR="00AE6611" w:rsidP="00AE6611" w:rsidRDefault="00AE6611" w14:paraId="1272D43D" w14:textId="3D96CD4E">
            <w:pPr>
              <w:rPr>
                <w:rFonts w:ascii="MS Shell Dlg 2" w:hAnsi="MS Shell Dlg 2" w:eastAsia="Times New Roman" w:cs="MS Shell Dlg 2"/>
                <w:sz w:val="16"/>
                <w:szCs w:val="16"/>
              </w:rPr>
            </w:pPr>
            <w:r>
              <w:rPr>
                <w:rFonts w:ascii="MS Shell Dlg 2" w:hAnsi="MS Shell Dlg 2"/>
                <w:sz w:val="16"/>
              </w:rPr>
              <w:t>SXCS_INCREASE_SUPPLIERS_FACTOR</w:t>
            </w:r>
          </w:p>
        </w:tc>
        <w:tc>
          <w:tcPr>
            <w:tcW w:w="1569" w:type="dxa"/>
            <w:tcBorders>
              <w:top w:val="outset" w:color="auto" w:sz="6" w:space="0"/>
              <w:left w:val="outset" w:color="auto" w:sz="6" w:space="0"/>
              <w:bottom w:val="outset" w:color="auto" w:sz="6" w:space="0"/>
              <w:right w:val="outset" w:color="auto" w:sz="6" w:space="0"/>
            </w:tcBorders>
            <w:noWrap/>
            <w:vAlign w:val="bottom"/>
          </w:tcPr>
          <w:p w:rsidRPr="00C20AEF" w:rsidR="00AE6611" w:rsidP="00AE6611" w:rsidRDefault="00AE6611" w14:paraId="5A44DCFC" w14:textId="5D4EF1B7">
            <w:pPr>
              <w:rPr>
                <w:rFonts w:ascii="MS Shell Dlg 2" w:hAnsi="MS Shell Dlg 2" w:eastAsia="Times New Roman" w:cs="MS Shell Dlg 2"/>
                <w:sz w:val="16"/>
                <w:szCs w:val="16"/>
              </w:rPr>
            </w:pPr>
            <w:r>
              <w:rPr>
                <w:rFonts w:ascii="MS Shell Dlg 2" w:hAnsi="MS Shell Dlg 2"/>
                <w:sz w:val="16"/>
              </w:rPr>
              <w:t>NUMBER(5,2)</w:t>
            </w:r>
          </w:p>
        </w:tc>
        <w:tc>
          <w:tcPr>
            <w:tcW w:w="527" w:type="dxa"/>
            <w:tcBorders>
              <w:top w:val="outset" w:color="auto" w:sz="6" w:space="0"/>
              <w:left w:val="outset" w:color="auto" w:sz="6" w:space="0"/>
              <w:bottom w:val="outset" w:color="auto" w:sz="6" w:space="0"/>
              <w:right w:val="outset" w:color="auto" w:sz="6" w:space="0"/>
            </w:tcBorders>
            <w:vAlign w:val="bottom"/>
          </w:tcPr>
          <w:p w:rsidRPr="00C20AEF" w:rsidR="00AE6611" w:rsidP="00AE6611" w:rsidRDefault="00AE6611" w14:paraId="1EDE8B90" w14:textId="73621BD3">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C20AEF" w:rsidR="00AE6611" w:rsidP="00AE6611" w:rsidRDefault="00AE6611" w14:paraId="5A9CC8E3" w14:textId="4FB2E3AE">
            <w:pPr>
              <w:rPr>
                <w:rFonts w:ascii="MS Shell Dlg 2" w:hAnsi="MS Shell Dlg 2" w:cs="MS Shell Dlg 2"/>
                <w:sz w:val="16"/>
                <w:szCs w:val="16"/>
              </w:rPr>
            </w:pPr>
            <w:r>
              <w:rPr>
                <w:rFonts w:ascii="MS Shell Dlg 2" w:hAnsi="MS Shell Dlg 2"/>
                <w:sz w:val="16"/>
              </w:rPr>
              <w:t>Increase factor</w:t>
            </w:r>
          </w:p>
        </w:tc>
      </w:tr>
      <w:tr w:rsidRPr="00C20AEF" w:rsidR="00FC1402" w:rsidTr="00530BC2" w14:paraId="42EC3859"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FC1402" w:rsidP="00AE6611" w:rsidRDefault="00FC1402" w14:paraId="0A4C1928" w14:textId="11401DD2">
            <w:pPr>
              <w:jc w:val="right"/>
              <w:rPr>
                <w:rFonts w:ascii="MS Shell Dlg 2" w:hAnsi="MS Shell Dlg 2" w:cs="MS Shell Dlg 2"/>
                <w:sz w:val="16"/>
                <w:szCs w:val="16"/>
              </w:rPr>
            </w:pPr>
            <w:r>
              <w:rPr>
                <w:rFonts w:ascii="MS Shell Dlg 2" w:hAnsi="MS Shell Dlg 2"/>
                <w:sz w:val="16"/>
              </w:rPr>
              <w:t>32</w:t>
            </w:r>
          </w:p>
        </w:tc>
        <w:tc>
          <w:tcPr>
            <w:tcW w:w="3059" w:type="dxa"/>
            <w:tcBorders>
              <w:top w:val="outset" w:color="auto" w:sz="6" w:space="0"/>
              <w:left w:val="outset" w:color="auto" w:sz="6" w:space="0"/>
              <w:bottom w:val="outset" w:color="auto" w:sz="6" w:space="0"/>
              <w:right w:val="outset" w:color="auto" w:sz="6" w:space="0"/>
            </w:tcBorders>
            <w:vAlign w:val="bottom"/>
          </w:tcPr>
          <w:p w:rsidRPr="00C20AEF" w:rsidR="00FC1402" w:rsidP="00AE6611" w:rsidRDefault="00FC1402" w14:paraId="246DD026" w14:textId="2C039DED">
            <w:pPr>
              <w:rPr>
                <w:rFonts w:ascii="MS Shell Dlg 2" w:hAnsi="MS Shell Dlg 2" w:eastAsia="Times New Roman" w:cs="MS Shell Dlg 2"/>
                <w:sz w:val="16"/>
                <w:szCs w:val="16"/>
              </w:rPr>
            </w:pPr>
            <w:r>
              <w:rPr>
                <w:rFonts w:ascii="MS Shell Dlg 2" w:hAnsi="MS Shell Dlg 2"/>
                <w:sz w:val="16"/>
              </w:rPr>
              <w:t>SXCS_INCREASE_SUPPLIERS_WAVE</w:t>
            </w:r>
          </w:p>
        </w:tc>
        <w:tc>
          <w:tcPr>
            <w:tcW w:w="1569" w:type="dxa"/>
            <w:tcBorders>
              <w:top w:val="outset" w:color="auto" w:sz="6" w:space="0"/>
              <w:left w:val="outset" w:color="auto" w:sz="6" w:space="0"/>
              <w:bottom w:val="outset" w:color="auto" w:sz="6" w:space="0"/>
              <w:right w:val="outset" w:color="auto" w:sz="6" w:space="0"/>
            </w:tcBorders>
            <w:noWrap/>
            <w:vAlign w:val="bottom"/>
          </w:tcPr>
          <w:p w:rsidRPr="00C20AEF" w:rsidR="00FC1402" w:rsidP="00AE6611" w:rsidRDefault="00FC1402" w14:paraId="23D7199F" w14:textId="1C74634E">
            <w:pPr>
              <w:rPr>
                <w:rFonts w:ascii="MS Shell Dlg 2" w:hAnsi="MS Shell Dlg 2" w:eastAsia="Times New Roman" w:cs="MS Shell Dlg 2"/>
                <w:sz w:val="16"/>
                <w:szCs w:val="16"/>
              </w:rPr>
            </w:pPr>
            <w:r>
              <w:rPr>
                <w:rFonts w:ascii="MS Shell Dlg 2" w:hAnsi="MS Shell Dlg 2"/>
                <w:sz w:val="16"/>
              </w:rPr>
              <w:t>NUMBER(2)</w:t>
            </w:r>
          </w:p>
        </w:tc>
        <w:tc>
          <w:tcPr>
            <w:tcW w:w="527" w:type="dxa"/>
            <w:tcBorders>
              <w:top w:val="outset" w:color="auto" w:sz="6" w:space="0"/>
              <w:left w:val="outset" w:color="auto" w:sz="6" w:space="0"/>
              <w:bottom w:val="outset" w:color="auto" w:sz="6" w:space="0"/>
              <w:right w:val="outset" w:color="auto" w:sz="6" w:space="0"/>
            </w:tcBorders>
            <w:vAlign w:val="bottom"/>
          </w:tcPr>
          <w:p w:rsidRPr="00C20AEF" w:rsidR="00FC1402" w:rsidP="00AE6611" w:rsidRDefault="00FC1402" w14:paraId="0DFEBE1C" w14:textId="77777777">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C20AEF" w:rsidR="00FC1402" w:rsidP="00AE6611" w:rsidRDefault="00CE1293" w14:paraId="00CFE762" w14:textId="00C069A2">
            <w:pPr>
              <w:rPr>
                <w:rFonts w:ascii="MS Shell Dlg 2" w:hAnsi="MS Shell Dlg 2" w:cs="MS Shell Dlg 2"/>
                <w:sz w:val="16"/>
                <w:szCs w:val="16"/>
              </w:rPr>
            </w:pPr>
            <w:r>
              <w:rPr>
                <w:rFonts w:ascii="MS Shell Dlg 2" w:hAnsi="MS Shell Dlg 2"/>
                <w:sz w:val="16"/>
              </w:rPr>
              <w:t>The wave from which the increase factor takes effect</w:t>
            </w:r>
          </w:p>
        </w:tc>
      </w:tr>
      <w:tr w:rsidRPr="00C20AEF" w:rsidR="00AE6611" w:rsidTr="00530BC2" w14:paraId="2E2714C9"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AE6611" w:rsidP="00AE6611" w:rsidRDefault="00AE6611" w14:paraId="1EDBBBD3" w14:textId="0B496109">
            <w:pPr>
              <w:jc w:val="right"/>
              <w:rPr>
                <w:rFonts w:ascii="MS Shell Dlg 2" w:hAnsi="MS Shell Dlg 2" w:cs="MS Shell Dlg 2"/>
                <w:sz w:val="16"/>
                <w:szCs w:val="16"/>
              </w:rPr>
            </w:pPr>
            <w:r>
              <w:rPr>
                <w:rFonts w:ascii="MS Shell Dlg 2" w:hAnsi="MS Shell Dlg 2"/>
                <w:sz w:val="16"/>
              </w:rPr>
              <w:t>33</w:t>
            </w:r>
          </w:p>
        </w:tc>
        <w:tc>
          <w:tcPr>
            <w:tcW w:w="3059" w:type="dxa"/>
            <w:tcBorders>
              <w:top w:val="outset" w:color="auto" w:sz="6" w:space="0"/>
              <w:left w:val="outset" w:color="auto" w:sz="6" w:space="0"/>
              <w:bottom w:val="outset" w:color="auto" w:sz="6" w:space="0"/>
              <w:right w:val="outset" w:color="auto" w:sz="6" w:space="0"/>
            </w:tcBorders>
            <w:vAlign w:val="bottom"/>
          </w:tcPr>
          <w:p w:rsidRPr="00C20AEF" w:rsidR="00AE6611" w:rsidP="00AE6611" w:rsidRDefault="00AE6611" w14:paraId="6EC15BCD" w14:textId="1CD5743D">
            <w:pPr>
              <w:rPr>
                <w:rFonts w:ascii="MS Shell Dlg 2" w:hAnsi="MS Shell Dlg 2" w:eastAsia="Times New Roman" w:cs="MS Shell Dlg 2"/>
                <w:sz w:val="16"/>
                <w:szCs w:val="16"/>
              </w:rPr>
            </w:pPr>
            <w:r>
              <w:rPr>
                <w:rFonts w:ascii="MS Shell Dlg 2" w:hAnsi="MS Shell Dlg 2"/>
                <w:sz w:val="16"/>
              </w:rPr>
              <w:t>SXCS_MAX_NUM_OF_WAVES</w:t>
            </w:r>
          </w:p>
        </w:tc>
        <w:tc>
          <w:tcPr>
            <w:tcW w:w="1569" w:type="dxa"/>
            <w:tcBorders>
              <w:top w:val="outset" w:color="auto" w:sz="6" w:space="0"/>
              <w:left w:val="outset" w:color="auto" w:sz="6" w:space="0"/>
              <w:bottom w:val="outset" w:color="auto" w:sz="6" w:space="0"/>
              <w:right w:val="outset" w:color="auto" w:sz="6" w:space="0"/>
            </w:tcBorders>
            <w:noWrap/>
            <w:vAlign w:val="bottom"/>
          </w:tcPr>
          <w:p w:rsidRPr="00C20AEF" w:rsidR="00AE6611" w:rsidP="00AE6611" w:rsidRDefault="00AE6611" w14:paraId="0AEBB2A0" w14:textId="43D8FC76">
            <w:pPr>
              <w:rPr>
                <w:rFonts w:ascii="MS Shell Dlg 2" w:hAnsi="MS Shell Dlg 2" w:eastAsia="Times New Roman" w:cs="MS Shell Dlg 2"/>
                <w:sz w:val="16"/>
                <w:szCs w:val="16"/>
              </w:rPr>
            </w:pPr>
            <w:r>
              <w:rPr>
                <w:rFonts w:ascii="MS Shell Dlg 2" w:hAnsi="MS Shell Dlg 2"/>
                <w:sz w:val="16"/>
              </w:rPr>
              <w:t>NUMBER(8)</w:t>
            </w:r>
          </w:p>
        </w:tc>
        <w:tc>
          <w:tcPr>
            <w:tcW w:w="527" w:type="dxa"/>
            <w:tcBorders>
              <w:top w:val="outset" w:color="auto" w:sz="6" w:space="0"/>
              <w:left w:val="outset" w:color="auto" w:sz="6" w:space="0"/>
              <w:bottom w:val="outset" w:color="auto" w:sz="6" w:space="0"/>
              <w:right w:val="outset" w:color="auto" w:sz="6" w:space="0"/>
            </w:tcBorders>
            <w:vAlign w:val="bottom"/>
          </w:tcPr>
          <w:p w:rsidRPr="00C20AEF" w:rsidR="00AE6611" w:rsidP="00AE6611" w:rsidRDefault="00AE6611" w14:paraId="0F304E03" w14:textId="15D26EC2">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C20AEF" w:rsidR="00AE6611" w:rsidP="00AE6611" w:rsidRDefault="00AE6611" w14:paraId="4B2D912C" w14:textId="779D03A6">
            <w:pPr>
              <w:rPr>
                <w:rFonts w:ascii="MS Shell Dlg 2" w:hAnsi="MS Shell Dlg 2" w:cs="MS Shell Dlg 2"/>
                <w:sz w:val="16"/>
                <w:szCs w:val="16"/>
              </w:rPr>
            </w:pPr>
            <w:r>
              <w:rPr>
                <w:rFonts w:ascii="MS Shell Dlg 2" w:hAnsi="MS Shell Dlg 2"/>
                <w:sz w:val="16"/>
              </w:rPr>
              <w:t>Upper limit (max. number) of shafts</w:t>
            </w:r>
          </w:p>
        </w:tc>
      </w:tr>
      <w:tr w:rsidRPr="00C20AEF" w:rsidR="00AE6611" w:rsidTr="00530BC2" w14:paraId="0BDE6793"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AE6611" w:rsidP="00AE6611" w:rsidRDefault="00AE6611" w14:paraId="3172E628" w14:textId="6DC4705E">
            <w:pPr>
              <w:jc w:val="right"/>
              <w:rPr>
                <w:rFonts w:ascii="MS Shell Dlg 2" w:hAnsi="MS Shell Dlg 2" w:cs="MS Shell Dlg 2"/>
                <w:sz w:val="16"/>
                <w:szCs w:val="16"/>
              </w:rPr>
            </w:pPr>
            <w:r>
              <w:rPr>
                <w:rFonts w:ascii="MS Shell Dlg 2" w:hAnsi="MS Shell Dlg 2"/>
                <w:sz w:val="16"/>
              </w:rPr>
              <w:t>34</w:t>
            </w:r>
          </w:p>
        </w:tc>
        <w:tc>
          <w:tcPr>
            <w:tcW w:w="3059" w:type="dxa"/>
            <w:tcBorders>
              <w:top w:val="outset" w:color="auto" w:sz="6" w:space="0"/>
              <w:left w:val="outset" w:color="auto" w:sz="6" w:space="0"/>
              <w:bottom w:val="outset" w:color="auto" w:sz="6" w:space="0"/>
              <w:right w:val="outset" w:color="auto" w:sz="6" w:space="0"/>
            </w:tcBorders>
            <w:vAlign w:val="bottom"/>
          </w:tcPr>
          <w:p w:rsidRPr="00C20AEF" w:rsidR="00AE6611" w:rsidP="00AE6611" w:rsidRDefault="00AE6611" w14:paraId="1FF44E19" w14:textId="5DA1F003">
            <w:pPr>
              <w:rPr>
                <w:rFonts w:ascii="MS Shell Dlg 2" w:hAnsi="MS Shell Dlg 2" w:eastAsia="Times New Roman" w:cs="MS Shell Dlg 2"/>
                <w:sz w:val="16"/>
                <w:szCs w:val="16"/>
              </w:rPr>
            </w:pPr>
            <w:r>
              <w:rPr>
                <w:rFonts w:ascii="MS Shell Dlg 2" w:hAnsi="MS Shell Dlg 2"/>
                <w:sz w:val="16"/>
              </w:rPr>
              <w:t>SXCS_WAVE_RUN_TIME</w:t>
            </w:r>
          </w:p>
        </w:tc>
        <w:tc>
          <w:tcPr>
            <w:tcW w:w="1569" w:type="dxa"/>
            <w:tcBorders>
              <w:top w:val="outset" w:color="auto" w:sz="6" w:space="0"/>
              <w:left w:val="outset" w:color="auto" w:sz="6" w:space="0"/>
              <w:bottom w:val="outset" w:color="auto" w:sz="6" w:space="0"/>
              <w:right w:val="outset" w:color="auto" w:sz="6" w:space="0"/>
            </w:tcBorders>
            <w:noWrap/>
            <w:vAlign w:val="bottom"/>
          </w:tcPr>
          <w:p w:rsidRPr="00C20AEF" w:rsidR="00AE6611" w:rsidP="00AE6611" w:rsidRDefault="00AE6611" w14:paraId="7A64C615" w14:textId="288194E8">
            <w:pPr>
              <w:rPr>
                <w:rFonts w:ascii="MS Shell Dlg 2" w:hAnsi="MS Shell Dlg 2" w:eastAsia="Times New Roman" w:cs="MS Shell Dlg 2"/>
                <w:sz w:val="16"/>
                <w:szCs w:val="16"/>
              </w:rPr>
            </w:pPr>
            <w:r>
              <w:rPr>
                <w:rFonts w:ascii="MS Shell Dlg 2" w:hAnsi="MS Shell Dlg 2"/>
                <w:sz w:val="16"/>
              </w:rPr>
              <w:t>NUMBER(8)</w:t>
            </w:r>
          </w:p>
        </w:tc>
        <w:tc>
          <w:tcPr>
            <w:tcW w:w="527" w:type="dxa"/>
            <w:tcBorders>
              <w:top w:val="outset" w:color="auto" w:sz="6" w:space="0"/>
              <w:left w:val="outset" w:color="auto" w:sz="6" w:space="0"/>
              <w:bottom w:val="outset" w:color="auto" w:sz="6" w:space="0"/>
              <w:right w:val="outset" w:color="auto" w:sz="6" w:space="0"/>
            </w:tcBorders>
            <w:vAlign w:val="bottom"/>
          </w:tcPr>
          <w:p w:rsidRPr="00C20AEF" w:rsidR="00AE6611" w:rsidP="00AE6611" w:rsidRDefault="00AE6611" w14:paraId="07100BE5" w14:textId="44EFBAC1">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C20AEF" w:rsidR="00AE6611" w:rsidP="00AE6611" w:rsidRDefault="00AE6611" w14:paraId="0DA4F1D6" w14:textId="7051B6C0">
            <w:pPr>
              <w:rPr>
                <w:rFonts w:ascii="MS Shell Dlg 2" w:hAnsi="MS Shell Dlg 2" w:cs="MS Shell Dlg 2"/>
                <w:sz w:val="16"/>
                <w:szCs w:val="16"/>
              </w:rPr>
            </w:pPr>
            <w:r>
              <w:rPr>
                <w:rFonts w:ascii="MS Shell Dlg 2" w:hAnsi="MS Shell Dlg 2"/>
                <w:sz w:val="16"/>
              </w:rPr>
              <w:t>Running time of a wave (in minutes)</w:t>
            </w:r>
          </w:p>
        </w:tc>
      </w:tr>
      <w:tr w:rsidRPr="00C20AEF" w:rsidR="00AE6611" w:rsidTr="00530BC2" w14:paraId="2AF79D63"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AE6611" w:rsidP="00AE6611" w:rsidRDefault="00AE6611" w14:paraId="49678608" w14:textId="3AE2AD54">
            <w:pPr>
              <w:jc w:val="right"/>
              <w:rPr>
                <w:rFonts w:ascii="MS Shell Dlg 2" w:hAnsi="MS Shell Dlg 2" w:cs="MS Shell Dlg 2"/>
                <w:sz w:val="16"/>
                <w:szCs w:val="16"/>
              </w:rPr>
            </w:pPr>
            <w:r>
              <w:rPr>
                <w:rFonts w:ascii="MS Shell Dlg 2" w:hAnsi="MS Shell Dlg 2"/>
                <w:sz w:val="16"/>
              </w:rPr>
              <w:t>35</w:t>
            </w:r>
          </w:p>
        </w:tc>
        <w:tc>
          <w:tcPr>
            <w:tcW w:w="3059" w:type="dxa"/>
            <w:tcBorders>
              <w:top w:val="outset" w:color="auto" w:sz="6" w:space="0"/>
              <w:left w:val="outset" w:color="auto" w:sz="6" w:space="0"/>
              <w:bottom w:val="outset" w:color="auto" w:sz="6" w:space="0"/>
              <w:right w:val="outset" w:color="auto" w:sz="6" w:space="0"/>
            </w:tcBorders>
            <w:vAlign w:val="bottom"/>
          </w:tcPr>
          <w:p w:rsidRPr="00C20AEF" w:rsidR="00AE6611" w:rsidP="00AE6611" w:rsidRDefault="00AE6611" w14:paraId="238DB607" w14:textId="09DCDD23">
            <w:pPr>
              <w:rPr>
                <w:rFonts w:ascii="MS Shell Dlg 2" w:hAnsi="MS Shell Dlg 2" w:eastAsia="Times New Roman" w:cs="MS Shell Dlg 2"/>
                <w:sz w:val="16"/>
                <w:szCs w:val="16"/>
              </w:rPr>
            </w:pPr>
            <w:r>
              <w:rPr>
                <w:rFonts w:ascii="MS Shell Dlg 2" w:hAnsi="MS Shell Dlg 2"/>
                <w:sz w:val="16"/>
              </w:rPr>
              <w:t>SXCS_FINISH_WAITING_TIME</w:t>
            </w:r>
          </w:p>
        </w:tc>
        <w:tc>
          <w:tcPr>
            <w:tcW w:w="1569" w:type="dxa"/>
            <w:tcBorders>
              <w:top w:val="outset" w:color="auto" w:sz="6" w:space="0"/>
              <w:left w:val="outset" w:color="auto" w:sz="6" w:space="0"/>
              <w:bottom w:val="outset" w:color="auto" w:sz="6" w:space="0"/>
              <w:right w:val="outset" w:color="auto" w:sz="6" w:space="0"/>
            </w:tcBorders>
            <w:noWrap/>
            <w:vAlign w:val="bottom"/>
          </w:tcPr>
          <w:p w:rsidRPr="00C20AEF" w:rsidR="00AE6611" w:rsidP="00AE6611" w:rsidRDefault="00AE6611" w14:paraId="0E8CEB36" w14:textId="791C4514">
            <w:pPr>
              <w:rPr>
                <w:rFonts w:ascii="MS Shell Dlg 2" w:hAnsi="MS Shell Dlg 2" w:eastAsia="Times New Roman" w:cs="MS Shell Dlg 2"/>
                <w:sz w:val="16"/>
                <w:szCs w:val="16"/>
              </w:rPr>
            </w:pPr>
            <w:r>
              <w:rPr>
                <w:rFonts w:ascii="MS Shell Dlg 2" w:hAnsi="MS Shell Dlg 2"/>
                <w:sz w:val="16"/>
              </w:rPr>
              <w:t>NUMBER(8)</w:t>
            </w:r>
          </w:p>
        </w:tc>
        <w:tc>
          <w:tcPr>
            <w:tcW w:w="527" w:type="dxa"/>
            <w:tcBorders>
              <w:top w:val="outset" w:color="auto" w:sz="6" w:space="0"/>
              <w:left w:val="outset" w:color="auto" w:sz="6" w:space="0"/>
              <w:bottom w:val="outset" w:color="auto" w:sz="6" w:space="0"/>
              <w:right w:val="outset" w:color="auto" w:sz="6" w:space="0"/>
            </w:tcBorders>
            <w:vAlign w:val="bottom"/>
          </w:tcPr>
          <w:p w:rsidRPr="00C20AEF" w:rsidR="00AE6611" w:rsidP="00AE6611" w:rsidRDefault="00AE6611" w14:paraId="4F2820BA" w14:textId="3BDC5362">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C20AEF" w:rsidR="00AE6611" w:rsidP="00AE6611" w:rsidRDefault="00AE6611" w14:paraId="517C5C8E" w14:textId="3F8FCD10">
            <w:pPr>
              <w:rPr>
                <w:rFonts w:ascii="MS Shell Dlg 2" w:hAnsi="MS Shell Dlg 2" w:cs="MS Shell Dlg 2"/>
                <w:sz w:val="16"/>
                <w:szCs w:val="16"/>
              </w:rPr>
            </w:pPr>
            <w:r>
              <w:rPr>
                <w:rFonts w:ascii="MS Shell Dlg 2" w:hAnsi="MS Shell Dlg 2"/>
                <w:sz w:val="16"/>
              </w:rPr>
              <w:t>Waiting time after the start of the last wave (in minutes)</w:t>
            </w:r>
          </w:p>
        </w:tc>
      </w:tr>
      <w:tr w:rsidRPr="00C20AEF" w:rsidR="00AE6611" w:rsidTr="00530BC2" w14:paraId="49AE15D6"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AE6611" w:rsidP="00AE6611" w:rsidRDefault="00AE6611" w14:paraId="7188BCAA" w14:textId="6160689A">
            <w:pPr>
              <w:jc w:val="right"/>
              <w:rPr>
                <w:rFonts w:ascii="MS Shell Dlg 2" w:hAnsi="MS Shell Dlg 2" w:cs="MS Shell Dlg 2"/>
                <w:sz w:val="16"/>
                <w:szCs w:val="16"/>
              </w:rPr>
            </w:pPr>
            <w:r>
              <w:rPr>
                <w:rFonts w:ascii="MS Shell Dlg 2" w:hAnsi="MS Shell Dlg 2"/>
                <w:sz w:val="16"/>
              </w:rPr>
              <w:t>36</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AE6611" w:rsidP="00AE6611" w:rsidRDefault="00AE6611" w14:paraId="25BABE78" w14:textId="6B3C6371">
            <w:pPr>
              <w:rPr>
                <w:rFonts w:ascii="MS Shell Dlg 2" w:hAnsi="MS Shell Dlg 2" w:eastAsia="Times New Roman" w:cs="MS Shell Dlg 2"/>
                <w:sz w:val="16"/>
                <w:szCs w:val="16"/>
              </w:rPr>
            </w:pPr>
            <w:r>
              <w:rPr>
                <w:rFonts w:ascii="MS Shell Dlg 2" w:hAnsi="MS Shell Dlg 2"/>
                <w:sz w:val="16"/>
              </w:rPr>
              <w:t>SXCS_MIN_TOTAL_RUN_TIME</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AE6611" w:rsidP="00AE6611" w:rsidRDefault="00AE6611" w14:paraId="0829CD0D" w14:textId="19A7B669">
            <w:pPr>
              <w:rPr>
                <w:rFonts w:ascii="MS Shell Dlg 2" w:hAnsi="MS Shell Dlg 2" w:eastAsia="Times New Roman" w:cs="MS Shell Dlg 2"/>
                <w:sz w:val="16"/>
                <w:szCs w:val="16"/>
              </w:rPr>
            </w:pPr>
            <w:r>
              <w:rPr>
                <w:rFonts w:ascii="MS Shell Dlg 2" w:hAnsi="MS Shell Dlg 2"/>
                <w:sz w:val="16"/>
              </w:rPr>
              <w:t>NUMBER(8)</w:t>
            </w:r>
          </w:p>
        </w:tc>
        <w:tc>
          <w:tcPr>
            <w:tcW w:w="527" w:type="dxa"/>
            <w:tcBorders>
              <w:top w:val="outset" w:color="auto" w:sz="6" w:space="0"/>
              <w:left w:val="outset" w:color="auto" w:sz="6" w:space="0"/>
              <w:bottom w:val="outset" w:color="auto" w:sz="6" w:space="0"/>
              <w:right w:val="outset" w:color="auto" w:sz="6" w:space="0"/>
            </w:tcBorders>
            <w:vAlign w:val="bottom"/>
          </w:tcPr>
          <w:p w:rsidRPr="00C20AEF" w:rsidR="00AE6611" w:rsidP="00AE6611" w:rsidRDefault="00AE6611" w14:paraId="46AC1BD4" w14:textId="77777777">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C20AEF" w:rsidR="00AE6611" w:rsidP="00AE6611" w:rsidRDefault="00AE6611" w14:paraId="53B45F05" w14:textId="4D9289FC">
            <w:pPr>
              <w:rPr>
                <w:rFonts w:ascii="MS Shell Dlg 2" w:hAnsi="MS Shell Dlg 2" w:cs="MS Shell Dlg 2"/>
                <w:sz w:val="16"/>
                <w:szCs w:val="16"/>
              </w:rPr>
            </w:pPr>
            <w:r>
              <w:rPr>
                <w:rFonts w:ascii="MS Shell Dlg 2" w:hAnsi="MS Shell Dlg 2"/>
                <w:sz w:val="16"/>
              </w:rPr>
              <w:t>Minimum runtime from the start of the first wave to the end of the last wave (in minutes)</w:t>
            </w:r>
          </w:p>
        </w:tc>
      </w:tr>
      <w:tr w:rsidRPr="00C20AEF" w:rsidR="00AE6611" w:rsidTr="00530BC2" w14:paraId="13580292"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AE6611" w:rsidP="00AE6611" w:rsidRDefault="00395760" w14:paraId="456BA903" w14:textId="07D6BB10">
            <w:pPr>
              <w:jc w:val="right"/>
              <w:rPr>
                <w:rFonts w:ascii="MS Shell Dlg 2" w:hAnsi="MS Shell Dlg 2" w:eastAsia="Times New Roman" w:cs="MS Shell Dlg 2"/>
                <w:sz w:val="16"/>
                <w:szCs w:val="16"/>
              </w:rPr>
            </w:pPr>
            <w:r>
              <w:rPr>
                <w:rFonts w:ascii="MS Shell Dlg 2" w:hAnsi="MS Shell Dlg 2"/>
                <w:sz w:val="16"/>
              </w:rPr>
              <w:t>37</w:t>
            </w:r>
          </w:p>
        </w:tc>
        <w:tc>
          <w:tcPr>
            <w:tcW w:w="3059" w:type="dxa"/>
            <w:tcBorders>
              <w:top w:val="outset" w:color="auto" w:sz="6" w:space="0"/>
              <w:left w:val="outset" w:color="auto" w:sz="6" w:space="0"/>
              <w:bottom w:val="outset" w:color="auto" w:sz="6" w:space="0"/>
              <w:right w:val="outset" w:color="auto" w:sz="6" w:space="0"/>
            </w:tcBorders>
            <w:vAlign w:val="center"/>
          </w:tcPr>
          <w:p w:rsidRPr="00C20AEF" w:rsidR="00AE6611" w:rsidP="00AE6611" w:rsidRDefault="00AE6611" w14:paraId="4E3FAD5C" w14:textId="0ABAC611">
            <w:pPr>
              <w:rPr>
                <w:rFonts w:ascii="MS Shell Dlg 2" w:hAnsi="MS Shell Dlg 2" w:eastAsia="Times New Roman" w:cs="MS Shell Dlg 2"/>
                <w:sz w:val="16"/>
                <w:szCs w:val="16"/>
              </w:rPr>
            </w:pPr>
            <w:r>
              <w:rPr>
                <w:rFonts w:ascii="MS Shell Dlg 2" w:hAnsi="MS Shell Dlg 2"/>
                <w:sz w:val="16"/>
              </w:rPr>
              <w:t>SXCS_REJECT_BLOCKING_TIME</w:t>
            </w:r>
          </w:p>
        </w:tc>
        <w:tc>
          <w:tcPr>
            <w:tcW w:w="1569" w:type="dxa"/>
            <w:tcBorders>
              <w:top w:val="outset" w:color="auto" w:sz="6" w:space="0"/>
              <w:left w:val="outset" w:color="auto" w:sz="6" w:space="0"/>
              <w:bottom w:val="outset" w:color="auto" w:sz="6" w:space="0"/>
              <w:right w:val="outset" w:color="auto" w:sz="6" w:space="0"/>
            </w:tcBorders>
            <w:noWrap/>
            <w:vAlign w:val="center"/>
          </w:tcPr>
          <w:p w:rsidRPr="00C20AEF" w:rsidR="00AE6611" w:rsidP="00AE6611" w:rsidRDefault="00AE6611" w14:paraId="7BEA7105" w14:textId="3A4D3931">
            <w:pPr>
              <w:rPr>
                <w:rFonts w:ascii="MS Shell Dlg 2" w:hAnsi="MS Shell Dlg 2" w:eastAsia="Times New Roman" w:cs="MS Shell Dlg 2"/>
                <w:sz w:val="16"/>
                <w:szCs w:val="16"/>
              </w:rPr>
            </w:pPr>
            <w:r>
              <w:rPr>
                <w:rFonts w:ascii="MS Shell Dlg 2" w:hAnsi="MS Shell Dlg 2"/>
                <w:sz w:val="16"/>
              </w:rPr>
              <w:t>NUMBER(8)</w:t>
            </w:r>
          </w:p>
        </w:tc>
        <w:tc>
          <w:tcPr>
            <w:tcW w:w="527" w:type="dxa"/>
            <w:tcBorders>
              <w:top w:val="outset" w:color="auto" w:sz="6" w:space="0"/>
              <w:left w:val="outset" w:color="auto" w:sz="6" w:space="0"/>
              <w:bottom w:val="outset" w:color="auto" w:sz="6" w:space="0"/>
              <w:right w:val="outset" w:color="auto" w:sz="6" w:space="0"/>
            </w:tcBorders>
            <w:vAlign w:val="bottom"/>
          </w:tcPr>
          <w:p w:rsidRPr="00C20AEF" w:rsidR="00AE6611" w:rsidP="00AE6611" w:rsidRDefault="00AE6611" w14:paraId="6BFEBB69" w14:textId="0E77A534">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C20AEF" w:rsidR="00AE6611" w:rsidP="00AE6611" w:rsidRDefault="00AE6611" w14:paraId="266888E2" w14:textId="40166328">
            <w:pPr>
              <w:rPr>
                <w:rFonts w:ascii="MS Shell Dlg 2" w:hAnsi="MS Shell Dlg 2" w:cs="MS Shell Dlg 2"/>
                <w:sz w:val="16"/>
                <w:szCs w:val="16"/>
              </w:rPr>
            </w:pPr>
            <w:r>
              <w:rPr>
                <w:rFonts w:ascii="MS Shell Dlg 2" w:hAnsi="MS Shell Dlg 2"/>
                <w:sz w:val="16"/>
              </w:rPr>
              <w:t>Number of calendar days for which the TNR is blocked at the seller after the rejection</w:t>
            </w:r>
          </w:p>
        </w:tc>
      </w:tr>
      <w:tr w:rsidRPr="00C20AEF" w:rsidR="00000809" w:rsidTr="00530BC2" w14:paraId="1D6D4B5C" w14:textId="77777777">
        <w:trPr>
          <w:tblCellSpacing w:w="7" w:type="dxa"/>
          <w:jc w:val="center"/>
        </w:trPr>
        <w:tc>
          <w:tcPr>
            <w:tcW w:w="531" w:type="dxa"/>
            <w:tcBorders>
              <w:top w:val="outset" w:color="auto" w:sz="6" w:space="0"/>
              <w:left w:val="outset" w:color="auto" w:sz="6" w:space="0"/>
              <w:bottom w:val="outset" w:color="auto" w:sz="6" w:space="0"/>
              <w:right w:val="outset" w:color="auto" w:sz="6" w:space="0"/>
            </w:tcBorders>
            <w:vAlign w:val="center"/>
          </w:tcPr>
          <w:p w:rsidRPr="00C20AEF" w:rsidR="00000809" w:rsidP="00000809" w:rsidRDefault="00000809" w14:paraId="257F0816" w14:textId="6308A402">
            <w:pPr>
              <w:jc w:val="right"/>
              <w:rPr>
                <w:rFonts w:ascii="MS Shell Dlg 2" w:hAnsi="MS Shell Dlg 2" w:cs="MS Shell Dlg 2"/>
                <w:sz w:val="16"/>
                <w:szCs w:val="16"/>
              </w:rPr>
            </w:pPr>
            <w:r>
              <w:rPr>
                <w:rFonts w:ascii="MS Shell Dlg 2" w:hAnsi="MS Shell Dlg 2"/>
                <w:sz w:val="16"/>
              </w:rPr>
              <w:t>38</w:t>
            </w:r>
          </w:p>
        </w:tc>
        <w:tc>
          <w:tcPr>
            <w:tcW w:w="3059" w:type="dxa"/>
            <w:tcBorders>
              <w:top w:val="outset" w:color="auto" w:sz="6" w:space="0"/>
              <w:left w:val="outset" w:color="auto" w:sz="6" w:space="0"/>
              <w:bottom w:val="outset" w:color="auto" w:sz="6" w:space="0"/>
              <w:right w:val="outset" w:color="auto" w:sz="6" w:space="0"/>
            </w:tcBorders>
            <w:vAlign w:val="bottom"/>
          </w:tcPr>
          <w:p w:rsidRPr="00C20AEF" w:rsidR="00000809" w:rsidP="00000809" w:rsidRDefault="00000809" w14:paraId="1565F63B" w14:textId="2D497B44">
            <w:pPr>
              <w:rPr>
                <w:rFonts w:ascii="MS Shell Dlg 2" w:hAnsi="MS Shell Dlg 2" w:eastAsia="Times New Roman" w:cs="MS Shell Dlg 2"/>
                <w:sz w:val="16"/>
                <w:szCs w:val="16"/>
              </w:rPr>
            </w:pPr>
            <w:r>
              <w:rPr>
                <w:rFonts w:ascii="MS Shell Dlg 2" w:hAnsi="MS Shell Dlg 2"/>
                <w:sz w:val="16"/>
              </w:rPr>
              <w:t>SXCS_PREF_SUPPLIER_DISTANCE</w:t>
            </w:r>
          </w:p>
        </w:tc>
        <w:tc>
          <w:tcPr>
            <w:tcW w:w="1569" w:type="dxa"/>
            <w:tcBorders>
              <w:top w:val="outset" w:color="auto" w:sz="6" w:space="0"/>
              <w:left w:val="outset" w:color="auto" w:sz="6" w:space="0"/>
              <w:bottom w:val="outset" w:color="auto" w:sz="6" w:space="0"/>
              <w:right w:val="outset" w:color="auto" w:sz="6" w:space="0"/>
            </w:tcBorders>
            <w:noWrap/>
            <w:vAlign w:val="bottom"/>
          </w:tcPr>
          <w:p w:rsidRPr="00C20AEF" w:rsidR="00000809" w:rsidP="00000809" w:rsidRDefault="00000809" w14:paraId="03A3FECB" w14:textId="770AADB3">
            <w:pPr>
              <w:rPr>
                <w:rFonts w:ascii="MS Shell Dlg 2" w:hAnsi="MS Shell Dlg 2" w:eastAsia="Times New Roman" w:cs="MS Shell Dlg 2"/>
                <w:sz w:val="16"/>
                <w:szCs w:val="16"/>
              </w:rPr>
            </w:pPr>
            <w:r>
              <w:rPr>
                <w:rFonts w:ascii="MS Shell Dlg 2" w:hAnsi="MS Shell Dlg 2"/>
                <w:sz w:val="16"/>
              </w:rPr>
              <w:t>NUMBER(8)</w:t>
            </w:r>
          </w:p>
        </w:tc>
        <w:tc>
          <w:tcPr>
            <w:tcW w:w="527" w:type="dxa"/>
            <w:tcBorders>
              <w:top w:val="outset" w:color="auto" w:sz="6" w:space="0"/>
              <w:left w:val="outset" w:color="auto" w:sz="6" w:space="0"/>
              <w:bottom w:val="outset" w:color="auto" w:sz="6" w:space="0"/>
              <w:right w:val="outset" w:color="auto" w:sz="6" w:space="0"/>
            </w:tcBorders>
            <w:vAlign w:val="bottom"/>
          </w:tcPr>
          <w:p w:rsidRPr="00C20AEF" w:rsidR="00000809" w:rsidP="00000809" w:rsidRDefault="00000809" w14:paraId="45725E8E" w14:textId="4B1E76FF">
            <w:pPr>
              <w:rPr>
                <w:rFonts w:ascii="MS Shell Dlg 2" w:hAnsi="MS Shell Dlg 2" w:cs="MS Shell Dlg 2"/>
                <w:sz w:val="16"/>
                <w:szCs w:val="16"/>
              </w:rPr>
            </w:pPr>
          </w:p>
        </w:tc>
        <w:tc>
          <w:tcPr>
            <w:tcW w:w="4712" w:type="dxa"/>
            <w:tcBorders>
              <w:top w:val="outset" w:color="auto" w:sz="6" w:space="0"/>
              <w:left w:val="outset" w:color="auto" w:sz="6" w:space="0"/>
              <w:bottom w:val="outset" w:color="auto" w:sz="6" w:space="0"/>
              <w:right w:val="outset" w:color="auto" w:sz="6" w:space="0"/>
            </w:tcBorders>
            <w:vAlign w:val="bottom"/>
          </w:tcPr>
          <w:p w:rsidRPr="00C20AEF" w:rsidR="00000809" w:rsidP="00000809" w:rsidRDefault="00000809" w14:paraId="4FA238E3" w14:textId="3DCB9D1A">
            <w:pPr>
              <w:rPr>
                <w:rFonts w:ascii="MS Shell Dlg 2" w:hAnsi="MS Shell Dlg 2" w:cs="MS Shell Dlg 2"/>
                <w:sz w:val="16"/>
                <w:szCs w:val="16"/>
              </w:rPr>
            </w:pPr>
            <w:r>
              <w:rPr>
                <w:rFonts w:ascii="MS Shell Dlg 2" w:hAnsi="MS Shell Dlg 2"/>
                <w:sz w:val="16"/>
              </w:rPr>
              <w:t>Distance (in km) for preferred sellers</w:t>
            </w:r>
          </w:p>
        </w:tc>
      </w:tr>
    </w:tbl>
    <w:p w:rsidRPr="00C20AEF" w:rsidR="00EA2271" w:rsidP="00EA2271" w:rsidRDefault="00EA2271" w14:paraId="56399402" w14:textId="77777777">
      <w:pPr>
        <w:pStyle w:val="Textkrper"/>
      </w:pPr>
      <w:bookmarkStart w:name="TBLSTOX_DISCOUNT_MATRIX" w:id="148"/>
      <w:bookmarkEnd w:id="148"/>
    </w:p>
    <w:p w:rsidRPr="00C20AEF" w:rsidR="00AF2D81" w:rsidP="00D61F4D" w:rsidRDefault="00AF2D81" w14:paraId="79EFE9E3" w14:textId="77777777">
      <w:pPr>
        <w:pStyle w:val="berschrift3"/>
      </w:pPr>
      <w:bookmarkStart w:name="_Toc255289906" w:id="149"/>
      <w:bookmarkStart w:name="_Toc98411926" w:id="150"/>
      <w:r>
        <w:t>Table STOX_DEALER_STATS/STOX_DEALER_STATS_ARCHIV</w:t>
      </w:r>
      <w:bookmarkEnd w:id="150"/>
    </w:p>
    <w:tbl>
      <w:tblPr>
        <w:tblW w:w="9915" w:type="dxa"/>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469"/>
        <w:gridCol w:w="3154"/>
        <w:gridCol w:w="1310"/>
        <w:gridCol w:w="542"/>
        <w:gridCol w:w="4440"/>
      </w:tblGrid>
      <w:tr w:rsidRPr="00C20AEF" w:rsidR="00AF2D81" w:rsidTr="00457C32" w14:paraId="1F11D663"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AF2D81" w:rsidP="00AF2D81" w:rsidRDefault="00AF2D81" w14:paraId="03ECAF84" w14:textId="77777777">
            <w:pPr>
              <w:rPr>
                <w:rFonts w:ascii="MS Shell Dlg 2" w:hAnsi="MS Shell Dlg 2" w:eastAsia="Times New Roman" w:cs="MS Shell Dlg 2"/>
                <w:b/>
                <w:bCs/>
                <w:sz w:val="16"/>
                <w:szCs w:val="16"/>
              </w:rPr>
            </w:pPr>
            <w:r>
              <w:rPr>
                <w:rFonts w:ascii="MS Shell Dlg 2" w:hAnsi="MS Shell Dlg 2"/>
                <w:b/>
                <w:sz w:val="16"/>
              </w:rPr>
              <w:t>Column</w:t>
            </w:r>
          </w:p>
        </w:tc>
        <w:tc>
          <w:tcPr>
            <w:tcW w:w="3141"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AF2D81" w:rsidP="00AF2D81" w:rsidRDefault="00AF2D81" w14:paraId="2A160CC8" w14:textId="77777777">
            <w:pPr>
              <w:rPr>
                <w:rFonts w:ascii="MS Shell Dlg 2" w:hAnsi="MS Shell Dlg 2" w:eastAsia="Times New Roman" w:cs="MS Shell Dlg 2"/>
                <w:b/>
                <w:bCs/>
                <w:sz w:val="16"/>
                <w:szCs w:val="16"/>
              </w:rPr>
            </w:pPr>
            <w:r>
              <w:rPr>
                <w:rFonts w:ascii="MS Shell Dlg 2" w:hAnsi="MS Shell Dlg 2"/>
                <w:b/>
                <w:sz w:val="16"/>
              </w:rPr>
              <w:t>Column Name</w:t>
            </w:r>
          </w:p>
        </w:tc>
        <w:tc>
          <w:tcPr>
            <w:tcW w:w="1266"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AF2D81" w:rsidP="00AF2D81" w:rsidRDefault="00AF2D81" w14:paraId="2AF5267B" w14:textId="77777777">
            <w:pPr>
              <w:rPr>
                <w:rFonts w:ascii="MS Shell Dlg 2" w:hAnsi="MS Shell Dlg 2" w:eastAsia="Times New Roman" w:cs="MS Shell Dlg 2"/>
                <w:b/>
                <w:bCs/>
                <w:sz w:val="16"/>
                <w:szCs w:val="16"/>
              </w:rPr>
            </w:pPr>
            <w:r>
              <w:rPr>
                <w:rFonts w:ascii="MS Shell Dlg 2" w:hAnsi="MS Shell Dlg 2"/>
                <w:b/>
                <w:sz w:val="16"/>
              </w:rPr>
              <w:t>Data Type</w:t>
            </w:r>
          </w:p>
        </w:tc>
        <w:tc>
          <w:tcPr>
            <w:tcW w:w="503"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AF2D81" w:rsidP="00AF2D81" w:rsidRDefault="00AF2D81" w14:paraId="19D1FDA6" w14:textId="77777777">
            <w:pPr>
              <w:rPr>
                <w:rFonts w:ascii="MS Shell Dlg 2" w:hAnsi="MS Shell Dlg 2" w:eastAsia="Times New Roman" w:cs="MS Shell Dlg 2"/>
                <w:b/>
                <w:bCs/>
                <w:sz w:val="16"/>
                <w:szCs w:val="16"/>
              </w:rPr>
            </w:pPr>
            <w:r>
              <w:rPr>
                <w:rFonts w:ascii="MS Shell Dlg 2" w:hAnsi="MS Shell Dlg 2"/>
                <w:b/>
                <w:sz w:val="16"/>
              </w:rPr>
              <w:t>Not zero?</w:t>
            </w:r>
          </w:p>
        </w:tc>
        <w:tc>
          <w:tcPr>
            <w:tcW w:w="4425"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AF2D81" w:rsidP="00AF2D81" w:rsidRDefault="00AF2D81" w14:paraId="27FC8F4A" w14:textId="77777777">
            <w:pPr>
              <w:rPr>
                <w:rFonts w:ascii="MS Shell Dlg 2" w:hAnsi="MS Shell Dlg 2" w:eastAsia="Times New Roman" w:cs="MS Shell Dlg 2"/>
                <w:b/>
                <w:bCs/>
                <w:sz w:val="16"/>
                <w:szCs w:val="16"/>
              </w:rPr>
            </w:pPr>
            <w:r>
              <w:rPr>
                <w:rFonts w:ascii="MS Shell Dlg 2" w:hAnsi="MS Shell Dlg 2"/>
                <w:b/>
                <w:sz w:val="16"/>
              </w:rPr>
              <w:t>Comments</w:t>
            </w:r>
          </w:p>
        </w:tc>
      </w:tr>
      <w:tr w:rsidRPr="00C20AEF" w:rsidR="00AF2D81" w:rsidTr="00457C32" w14:paraId="644AD9B0"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0A5A58E7" w14:textId="77777777">
            <w:pPr>
              <w:jc w:val="right"/>
              <w:rPr>
                <w:rFonts w:ascii="MS Shell Dlg 2" w:hAnsi="MS Shell Dlg 2" w:eastAsia="Times New Roman" w:cs="MS Shell Dlg 2"/>
                <w:sz w:val="16"/>
                <w:szCs w:val="16"/>
              </w:rPr>
            </w:pPr>
            <w:r>
              <w:rPr>
                <w:rFonts w:ascii="MS Shell Dlg 2" w:hAnsi="MS Shell Dlg 2"/>
                <w:sz w:val="16"/>
              </w:rPr>
              <w:t>1</w:t>
            </w:r>
          </w:p>
        </w:tc>
        <w:tc>
          <w:tcPr>
            <w:tcW w:w="3141"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47114D97" w14:textId="77777777">
            <w:pPr>
              <w:rPr>
                <w:rFonts w:ascii="MS Shell Dlg 2" w:hAnsi="MS Shell Dlg 2" w:eastAsia="Times New Roman" w:cs="MS Shell Dlg 2"/>
                <w:sz w:val="16"/>
                <w:szCs w:val="16"/>
              </w:rPr>
            </w:pPr>
            <w:r>
              <w:rPr>
                <w:rFonts w:ascii="MS Shell Dlg 2" w:hAnsi="MS Shell Dlg 2"/>
                <w:b/>
                <w:sz w:val="16"/>
              </w:rPr>
              <w:t>SXDS_GLOC</w:t>
            </w:r>
            <w:r>
              <w:rPr>
                <w:rFonts w:ascii="MS Shell Dlg 2" w:hAnsi="MS Shell Dlg 2"/>
                <w:sz w:val="16"/>
                <w:vertAlign w:val="subscript"/>
              </w:rPr>
              <w:t>1</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AF2D81" w:rsidP="00AF2D81" w:rsidRDefault="00AF2D81" w14:paraId="7DDA721E" w14:textId="77777777">
            <w:pPr>
              <w:rPr>
                <w:rFonts w:ascii="MS Shell Dlg 2" w:hAnsi="MS Shell Dlg 2" w:eastAsia="Times New Roman" w:cs="MS Shell Dlg 2"/>
                <w:sz w:val="16"/>
                <w:szCs w:val="16"/>
              </w:rPr>
            </w:pPr>
            <w:r>
              <w:rPr>
                <w:rFonts w:ascii="MS Shell Dlg 2" w:hAnsi="MS Shell Dlg 2"/>
                <w:sz w:val="16"/>
              </w:rPr>
              <w:t>NUMBER(9)</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4058E80D" w14:textId="77777777">
            <w:pPr>
              <w:rPr>
                <w:rFonts w:ascii="MS Shell Dlg 2" w:hAnsi="MS Shell Dlg 2" w:eastAsia="Times New Roman" w:cs="MS Shell Dlg 2"/>
                <w:sz w:val="16"/>
                <w:szCs w:val="16"/>
              </w:rPr>
            </w:pPr>
            <w:r>
              <w:rPr>
                <w:rFonts w:ascii="MS Shell Dlg 2" w:hAnsi="MS Shell Dlg 2"/>
                <w:sz w:val="16"/>
              </w:rPr>
              <w:t>Y</w:t>
            </w:r>
          </w:p>
        </w:tc>
        <w:tc>
          <w:tcPr>
            <w:tcW w:w="4425"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2DCB1E01" w14:textId="77777777">
            <w:pPr>
              <w:rPr>
                <w:rFonts w:ascii="MS Shell Dlg 2" w:hAnsi="MS Shell Dlg 2" w:eastAsia="Times New Roman" w:cs="MS Shell Dlg 2"/>
                <w:sz w:val="16"/>
                <w:szCs w:val="16"/>
              </w:rPr>
            </w:pPr>
            <w:r>
              <w:rPr>
                <w:rFonts w:ascii="MS Shell Dlg 2" w:hAnsi="MS Shell Dlg 2"/>
                <w:sz w:val="16"/>
              </w:rPr>
              <w:t>Global location number</w:t>
            </w:r>
          </w:p>
        </w:tc>
      </w:tr>
      <w:tr w:rsidRPr="00C20AEF" w:rsidR="00AF2D81" w:rsidTr="00457C32" w14:paraId="10A86988"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268E2029" w14:textId="77777777">
            <w:pPr>
              <w:jc w:val="right"/>
              <w:rPr>
                <w:rFonts w:ascii="MS Shell Dlg 2" w:hAnsi="MS Shell Dlg 2" w:eastAsia="Times New Roman" w:cs="MS Shell Dlg 2"/>
                <w:sz w:val="16"/>
                <w:szCs w:val="16"/>
              </w:rPr>
            </w:pPr>
            <w:r>
              <w:rPr>
                <w:rFonts w:ascii="MS Shell Dlg 2" w:hAnsi="MS Shell Dlg 2"/>
                <w:sz w:val="16"/>
              </w:rPr>
              <w:t>2</w:t>
            </w:r>
          </w:p>
        </w:tc>
        <w:tc>
          <w:tcPr>
            <w:tcW w:w="3141"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35749BF6" w14:textId="77777777">
            <w:pPr>
              <w:rPr>
                <w:rFonts w:ascii="MS Shell Dlg 2" w:hAnsi="MS Shell Dlg 2" w:eastAsia="Times New Roman" w:cs="MS Shell Dlg 2"/>
                <w:sz w:val="16"/>
                <w:szCs w:val="16"/>
              </w:rPr>
            </w:pPr>
            <w:r>
              <w:rPr>
                <w:rFonts w:ascii="MS Shell Dlg 2" w:hAnsi="MS Shell Dlg 2"/>
                <w:b/>
                <w:sz w:val="16"/>
              </w:rPr>
              <w:t>SXDS_MONTH</w:t>
            </w:r>
            <w:r>
              <w:rPr>
                <w:rFonts w:ascii="MS Shell Dlg 2" w:hAnsi="MS Shell Dlg 2"/>
                <w:sz w:val="16"/>
                <w:vertAlign w:val="subscript"/>
              </w:rPr>
              <w:t>2</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AF2D81" w:rsidP="00AF2D81" w:rsidRDefault="00AF2D81" w14:paraId="559008C1" w14:textId="77777777">
            <w:pPr>
              <w:rPr>
                <w:rFonts w:ascii="MS Shell Dlg 2" w:hAnsi="MS Shell Dlg 2" w:eastAsia="Times New Roman" w:cs="MS Shell Dlg 2"/>
                <w:sz w:val="16"/>
                <w:szCs w:val="16"/>
              </w:rPr>
            </w:pPr>
            <w:r>
              <w:rPr>
                <w:rFonts w:ascii="MS Shell Dlg 2" w:hAnsi="MS Shell Dlg 2"/>
                <w:sz w:val="16"/>
              </w:rPr>
              <w:t>DATE</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11ACAC88" w14:textId="77777777">
            <w:pPr>
              <w:rPr>
                <w:rFonts w:ascii="MS Shell Dlg 2" w:hAnsi="MS Shell Dlg 2" w:eastAsia="Times New Roman" w:cs="MS Shell Dlg 2"/>
                <w:sz w:val="16"/>
                <w:szCs w:val="16"/>
              </w:rPr>
            </w:pPr>
            <w:r>
              <w:rPr>
                <w:rFonts w:ascii="MS Shell Dlg 2" w:hAnsi="MS Shell Dlg 2"/>
                <w:sz w:val="16"/>
              </w:rPr>
              <w:t>Y</w:t>
            </w:r>
          </w:p>
        </w:tc>
        <w:tc>
          <w:tcPr>
            <w:tcW w:w="4425"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28639DC5" w14:textId="77777777">
            <w:pPr>
              <w:rPr>
                <w:rFonts w:ascii="MS Shell Dlg 2" w:hAnsi="MS Shell Dlg 2" w:eastAsia="Times New Roman" w:cs="MS Shell Dlg 2"/>
                <w:sz w:val="16"/>
                <w:szCs w:val="16"/>
              </w:rPr>
            </w:pPr>
            <w:r>
              <w:rPr>
                <w:rFonts w:ascii="MS Shell Dlg 2" w:hAnsi="MS Shell Dlg 2"/>
                <w:sz w:val="16"/>
              </w:rPr>
              <w:t>Statistics month</w:t>
            </w:r>
          </w:p>
        </w:tc>
      </w:tr>
      <w:tr w:rsidRPr="00C20AEF" w:rsidR="00AF2D81" w:rsidTr="00457C32" w14:paraId="7558FCB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27E54D84" w14:textId="77777777">
            <w:pPr>
              <w:jc w:val="right"/>
              <w:rPr>
                <w:rFonts w:ascii="MS Shell Dlg 2" w:hAnsi="MS Shell Dlg 2" w:eastAsia="Times New Roman" w:cs="MS Shell Dlg 2"/>
                <w:sz w:val="16"/>
                <w:szCs w:val="16"/>
              </w:rPr>
            </w:pPr>
            <w:r>
              <w:rPr>
                <w:rFonts w:ascii="MS Shell Dlg 2" w:hAnsi="MS Shell Dlg 2"/>
                <w:sz w:val="16"/>
              </w:rPr>
              <w:t>3</w:t>
            </w:r>
          </w:p>
        </w:tc>
        <w:tc>
          <w:tcPr>
            <w:tcW w:w="3141"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22DB82E4" w14:textId="77777777">
            <w:pPr>
              <w:rPr>
                <w:rFonts w:ascii="MS Shell Dlg 2" w:hAnsi="MS Shell Dlg 2" w:eastAsia="Times New Roman" w:cs="MS Shell Dlg 2"/>
                <w:sz w:val="16"/>
                <w:szCs w:val="16"/>
              </w:rPr>
            </w:pPr>
            <w:r>
              <w:rPr>
                <w:rFonts w:ascii="MS Shell Dlg 2" w:hAnsi="MS Shell Dlg 2"/>
                <w:sz w:val="16"/>
              </w:rPr>
              <w:t>SXDS_CREATION_TIME</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AF2D81" w:rsidP="00AF2D81" w:rsidRDefault="00AF2D81" w14:paraId="5A3938AC" w14:textId="77777777">
            <w:pPr>
              <w:rPr>
                <w:rFonts w:ascii="MS Shell Dlg 2" w:hAnsi="MS Shell Dlg 2" w:eastAsia="Times New Roman" w:cs="MS Shell Dlg 2"/>
                <w:sz w:val="16"/>
                <w:szCs w:val="16"/>
              </w:rPr>
            </w:pPr>
            <w:r>
              <w:rPr>
                <w:rFonts w:ascii="MS Shell Dlg 2" w:hAnsi="MS Shell Dlg 2"/>
                <w:sz w:val="16"/>
              </w:rPr>
              <w:t>DATE</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60400223" w14:textId="77777777">
            <w:pPr>
              <w:rPr>
                <w:rFonts w:ascii="MS Shell Dlg 2" w:hAnsi="MS Shell Dlg 2" w:eastAsia="Times New Roman" w:cs="MS Shell Dlg 2"/>
                <w:sz w:val="16"/>
                <w:szCs w:val="16"/>
              </w:rPr>
            </w:pPr>
            <w:r>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129EE8E3" w14:textId="77777777">
            <w:pPr>
              <w:rPr>
                <w:rFonts w:ascii="MS Shell Dlg 2" w:hAnsi="MS Shell Dlg 2" w:eastAsia="Times New Roman" w:cs="MS Shell Dlg 2"/>
                <w:sz w:val="16"/>
                <w:szCs w:val="16"/>
              </w:rPr>
            </w:pPr>
            <w:r>
              <w:rPr>
                <w:rFonts w:ascii="MS Shell Dlg 2" w:hAnsi="MS Shell Dlg 2"/>
                <w:sz w:val="16"/>
              </w:rPr>
              <w:t>Timestamp when generating the statistics</w:t>
            </w:r>
          </w:p>
        </w:tc>
      </w:tr>
      <w:tr w:rsidRPr="00C20AEF" w:rsidR="00AF2D81" w:rsidTr="00457C32" w14:paraId="531DB7B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71E3F7C8" w14:textId="77777777">
            <w:pPr>
              <w:jc w:val="right"/>
              <w:rPr>
                <w:rFonts w:ascii="MS Shell Dlg 2" w:hAnsi="MS Shell Dlg 2" w:eastAsia="Times New Roman" w:cs="MS Shell Dlg 2"/>
                <w:sz w:val="16"/>
                <w:szCs w:val="16"/>
              </w:rPr>
            </w:pPr>
            <w:r>
              <w:rPr>
                <w:rFonts w:ascii="MS Shell Dlg 2" w:hAnsi="MS Shell Dlg 2"/>
                <w:sz w:val="16"/>
              </w:rPr>
              <w:t>4</w:t>
            </w:r>
          </w:p>
        </w:tc>
        <w:tc>
          <w:tcPr>
            <w:tcW w:w="3141"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51A5A4DF" w14:textId="77777777">
            <w:pPr>
              <w:rPr>
                <w:rFonts w:ascii="MS Shell Dlg 2" w:hAnsi="MS Shell Dlg 2" w:eastAsia="Times New Roman" w:cs="MS Shell Dlg 2"/>
                <w:sz w:val="16"/>
                <w:szCs w:val="16"/>
              </w:rPr>
            </w:pPr>
            <w:r>
              <w:rPr>
                <w:rFonts w:ascii="MS Shell Dlg 2" w:hAnsi="MS Shell Dlg 2"/>
                <w:sz w:val="16"/>
              </w:rPr>
              <w:t>SXDS_SALE_ORDERS</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AF2D81" w:rsidP="00AF2D81" w:rsidRDefault="00AF2D81" w14:paraId="5AB2EA88" w14:textId="77777777">
            <w:pPr>
              <w:rPr>
                <w:rFonts w:ascii="MS Shell Dlg 2" w:hAnsi="MS Shell Dlg 2" w:eastAsia="Times New Roman" w:cs="MS Shell Dlg 2"/>
                <w:sz w:val="16"/>
                <w:szCs w:val="16"/>
              </w:rPr>
            </w:pPr>
            <w:r>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1CDC5659" w14:textId="77777777">
            <w:pPr>
              <w:rPr>
                <w:rFonts w:ascii="MS Shell Dlg 2" w:hAnsi="MS Shell Dlg 2" w:eastAsia="Times New Roman" w:cs="MS Shell Dlg 2"/>
                <w:sz w:val="16"/>
                <w:szCs w:val="16"/>
              </w:rPr>
            </w:pPr>
            <w:r>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4BE9603C" w14:textId="77777777">
            <w:pPr>
              <w:rPr>
                <w:rFonts w:ascii="MS Shell Dlg 2" w:hAnsi="MS Shell Dlg 2" w:eastAsia="Times New Roman" w:cs="MS Shell Dlg 2"/>
                <w:sz w:val="16"/>
                <w:szCs w:val="16"/>
              </w:rPr>
            </w:pPr>
            <w:r>
              <w:rPr>
                <w:rFonts w:ascii="MS Shell Dlg 2" w:hAnsi="MS Shell Dlg 2"/>
                <w:sz w:val="16"/>
              </w:rPr>
              <w:t>Number of incoming orders (number of orders)</w:t>
            </w:r>
          </w:p>
        </w:tc>
      </w:tr>
      <w:tr w:rsidRPr="00C20AEF" w:rsidR="00AF2D81" w:rsidTr="00457C32" w14:paraId="35B2275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361D99C2" w14:textId="77777777">
            <w:pPr>
              <w:jc w:val="right"/>
              <w:rPr>
                <w:rFonts w:ascii="MS Shell Dlg 2" w:hAnsi="MS Shell Dlg 2" w:eastAsia="Times New Roman" w:cs="MS Shell Dlg 2"/>
                <w:sz w:val="16"/>
                <w:szCs w:val="16"/>
              </w:rPr>
            </w:pPr>
            <w:r>
              <w:rPr>
                <w:rFonts w:ascii="MS Shell Dlg 2" w:hAnsi="MS Shell Dlg 2"/>
                <w:sz w:val="16"/>
              </w:rPr>
              <w:t>5</w:t>
            </w:r>
          </w:p>
        </w:tc>
        <w:tc>
          <w:tcPr>
            <w:tcW w:w="3141"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28A07CBF" w14:textId="77777777">
            <w:pPr>
              <w:rPr>
                <w:rFonts w:ascii="MS Shell Dlg 2" w:hAnsi="MS Shell Dlg 2" w:eastAsia="Times New Roman" w:cs="MS Shell Dlg 2"/>
                <w:sz w:val="16"/>
                <w:szCs w:val="16"/>
              </w:rPr>
            </w:pPr>
            <w:r>
              <w:rPr>
                <w:rFonts w:ascii="MS Shell Dlg 2" w:hAnsi="MS Shell Dlg 2"/>
                <w:sz w:val="16"/>
              </w:rPr>
              <w:t>SXDS_SALE_ORDER_POS</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AF2D81" w:rsidP="00AF2D81" w:rsidRDefault="00AF2D81" w14:paraId="2FDE79FD" w14:textId="77777777">
            <w:pPr>
              <w:rPr>
                <w:rFonts w:ascii="MS Shell Dlg 2" w:hAnsi="MS Shell Dlg 2" w:eastAsia="Times New Roman" w:cs="MS Shell Dlg 2"/>
                <w:sz w:val="16"/>
                <w:szCs w:val="16"/>
              </w:rPr>
            </w:pPr>
            <w:r>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04FAA725" w14:textId="77777777">
            <w:pPr>
              <w:rPr>
                <w:rFonts w:ascii="MS Shell Dlg 2" w:hAnsi="MS Shell Dlg 2" w:eastAsia="Times New Roman" w:cs="MS Shell Dlg 2"/>
                <w:sz w:val="16"/>
                <w:szCs w:val="16"/>
              </w:rPr>
            </w:pPr>
            <w:r>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1EEAEDD1" w14:textId="77777777">
            <w:pPr>
              <w:rPr>
                <w:rFonts w:ascii="MS Shell Dlg 2" w:hAnsi="MS Shell Dlg 2" w:eastAsia="Times New Roman" w:cs="MS Shell Dlg 2"/>
                <w:sz w:val="16"/>
                <w:szCs w:val="16"/>
              </w:rPr>
            </w:pPr>
            <w:r>
              <w:rPr>
                <w:rFonts w:ascii="MS Shell Dlg 2" w:hAnsi="MS Shell Dlg 2"/>
                <w:sz w:val="16"/>
              </w:rPr>
              <w:t>Number of positions sold</w:t>
            </w:r>
          </w:p>
        </w:tc>
      </w:tr>
      <w:tr w:rsidRPr="00C20AEF" w:rsidR="00AF2D81" w:rsidTr="00457C32" w14:paraId="275D4C73"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0E9B37B4" w14:textId="77777777">
            <w:pPr>
              <w:jc w:val="right"/>
              <w:rPr>
                <w:rFonts w:ascii="MS Shell Dlg 2" w:hAnsi="MS Shell Dlg 2" w:eastAsia="Times New Roman" w:cs="MS Shell Dlg 2"/>
                <w:sz w:val="16"/>
                <w:szCs w:val="16"/>
              </w:rPr>
            </w:pPr>
            <w:r>
              <w:rPr>
                <w:rFonts w:ascii="MS Shell Dlg 2" w:hAnsi="MS Shell Dlg 2"/>
                <w:sz w:val="16"/>
              </w:rPr>
              <w:t>6</w:t>
            </w:r>
          </w:p>
        </w:tc>
        <w:tc>
          <w:tcPr>
            <w:tcW w:w="3141"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73B4AFBB" w14:textId="77777777">
            <w:pPr>
              <w:rPr>
                <w:rFonts w:ascii="MS Shell Dlg 2" w:hAnsi="MS Shell Dlg 2" w:eastAsia="Times New Roman" w:cs="MS Shell Dlg 2"/>
                <w:sz w:val="16"/>
                <w:szCs w:val="16"/>
              </w:rPr>
            </w:pPr>
            <w:r>
              <w:rPr>
                <w:rFonts w:ascii="MS Shell Dlg 2" w:hAnsi="MS Shell Dlg 2"/>
                <w:sz w:val="16"/>
              </w:rPr>
              <w:t>SXDS_SALE_ORDER_POS_CANCELED</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AF2D81" w:rsidP="00333CFD" w:rsidRDefault="00AF2D81" w14:paraId="75C693BD" w14:textId="77777777">
            <w:pPr>
              <w:rPr>
                <w:rFonts w:ascii="MS Shell Dlg 2" w:hAnsi="MS Shell Dlg 2" w:eastAsia="Times New Roman" w:cs="MS Shell Dlg 2"/>
                <w:sz w:val="16"/>
                <w:szCs w:val="16"/>
              </w:rPr>
            </w:pPr>
            <w:r>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5E1EAEC6" w14:textId="77777777">
            <w:pPr>
              <w:rPr>
                <w:rFonts w:ascii="MS Shell Dlg 2" w:hAnsi="MS Shell Dlg 2" w:eastAsia="Times New Roman" w:cs="MS Shell Dlg 2"/>
                <w:sz w:val="16"/>
                <w:szCs w:val="16"/>
              </w:rPr>
            </w:pPr>
            <w:r>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5A23B82C" w14:textId="77777777">
            <w:pPr>
              <w:rPr>
                <w:rFonts w:ascii="MS Shell Dlg 2" w:hAnsi="MS Shell Dlg 2" w:eastAsia="Times New Roman" w:cs="MS Shell Dlg 2"/>
                <w:sz w:val="16"/>
                <w:szCs w:val="16"/>
              </w:rPr>
            </w:pPr>
            <w:r>
              <w:rPr>
                <w:rFonts w:ascii="MS Shell Dlg 2" w:hAnsi="MS Shell Dlg 2"/>
                <w:sz w:val="16"/>
              </w:rPr>
              <w:t>Number of items rejected by the dealer (as seller)</w:t>
            </w:r>
          </w:p>
        </w:tc>
      </w:tr>
      <w:tr w:rsidRPr="00C20AEF" w:rsidR="00AF2D81" w:rsidTr="00457C32" w14:paraId="225FF34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414A90CC" w14:textId="77777777">
            <w:pPr>
              <w:jc w:val="right"/>
              <w:rPr>
                <w:rFonts w:ascii="MS Shell Dlg 2" w:hAnsi="MS Shell Dlg 2" w:eastAsia="Times New Roman" w:cs="MS Shell Dlg 2"/>
                <w:sz w:val="16"/>
                <w:szCs w:val="16"/>
              </w:rPr>
            </w:pPr>
            <w:r>
              <w:rPr>
                <w:rFonts w:ascii="MS Shell Dlg 2" w:hAnsi="MS Shell Dlg 2"/>
                <w:sz w:val="16"/>
              </w:rPr>
              <w:t>7</w:t>
            </w:r>
          </w:p>
        </w:tc>
        <w:tc>
          <w:tcPr>
            <w:tcW w:w="3141"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64A1C4B7" w14:textId="77777777">
            <w:pPr>
              <w:rPr>
                <w:rFonts w:ascii="MS Shell Dlg 2" w:hAnsi="MS Shell Dlg 2" w:eastAsia="Times New Roman" w:cs="MS Shell Dlg 2"/>
                <w:sz w:val="16"/>
                <w:szCs w:val="16"/>
              </w:rPr>
            </w:pPr>
            <w:r>
              <w:rPr>
                <w:rFonts w:ascii="MS Shell Dlg 2" w:hAnsi="MS Shell Dlg 2"/>
                <w:sz w:val="16"/>
              </w:rPr>
              <w:t>SXDS_SALE_ORDER_VAL_GROSS</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AF2D81" w:rsidP="00AF2D81" w:rsidRDefault="00273AC4" w14:paraId="2D047BD2" w14:textId="77777777">
            <w:pPr>
              <w:rPr>
                <w:rFonts w:ascii="MS Shell Dlg 2" w:hAnsi="MS Shell Dlg 2" w:eastAsia="Times New Roman" w:cs="MS Shell Dlg 2"/>
                <w:sz w:val="16"/>
                <w:szCs w:val="16"/>
              </w:rPr>
            </w:pPr>
            <w:r>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200EEAE0" w14:textId="77777777">
            <w:pPr>
              <w:rPr>
                <w:rFonts w:ascii="MS Shell Dlg 2" w:hAnsi="MS Shell Dlg 2" w:eastAsia="Times New Roman" w:cs="MS Shell Dlg 2"/>
                <w:sz w:val="16"/>
                <w:szCs w:val="16"/>
              </w:rPr>
            </w:pPr>
            <w:r>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77556711" w14:textId="77777777">
            <w:pPr>
              <w:rPr>
                <w:rFonts w:ascii="MS Shell Dlg 2" w:hAnsi="MS Shell Dlg 2" w:eastAsia="Times New Roman" w:cs="MS Shell Dlg 2"/>
                <w:sz w:val="16"/>
                <w:szCs w:val="16"/>
              </w:rPr>
            </w:pPr>
            <w:r>
              <w:rPr>
                <w:rFonts w:ascii="MS Shell Dlg 2" w:hAnsi="MS Shell Dlg 2"/>
                <w:sz w:val="16"/>
              </w:rPr>
              <w:t>Value of sold positions (at BLP/VKP)</w:t>
            </w:r>
          </w:p>
        </w:tc>
      </w:tr>
      <w:tr w:rsidRPr="00C20AEF" w:rsidR="00AF2D81" w:rsidTr="00457C32" w14:paraId="4E67221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5603FD06" w14:textId="77777777">
            <w:pPr>
              <w:jc w:val="right"/>
              <w:rPr>
                <w:rFonts w:ascii="MS Shell Dlg 2" w:hAnsi="MS Shell Dlg 2" w:eastAsia="Times New Roman" w:cs="MS Shell Dlg 2"/>
                <w:sz w:val="16"/>
                <w:szCs w:val="16"/>
              </w:rPr>
            </w:pPr>
            <w:r>
              <w:rPr>
                <w:rFonts w:ascii="MS Shell Dlg 2" w:hAnsi="MS Shell Dlg 2"/>
                <w:sz w:val="16"/>
              </w:rPr>
              <w:t>8</w:t>
            </w:r>
          </w:p>
        </w:tc>
        <w:tc>
          <w:tcPr>
            <w:tcW w:w="3141"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720EA50B" w14:textId="77777777">
            <w:pPr>
              <w:rPr>
                <w:rFonts w:ascii="MS Shell Dlg 2" w:hAnsi="MS Shell Dlg 2" w:eastAsia="Times New Roman" w:cs="MS Shell Dlg 2"/>
                <w:sz w:val="16"/>
                <w:szCs w:val="16"/>
              </w:rPr>
            </w:pPr>
            <w:r>
              <w:rPr>
                <w:rFonts w:ascii="MS Shell Dlg 2" w:hAnsi="MS Shell Dlg 2"/>
                <w:sz w:val="16"/>
              </w:rPr>
              <w:t>SXDS_SALE_ORDER_VAL_NET</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AF2D81" w:rsidP="00AF2D81" w:rsidRDefault="00273AC4" w14:paraId="36DE9D58" w14:textId="77777777">
            <w:pPr>
              <w:rPr>
                <w:rFonts w:ascii="MS Shell Dlg 2" w:hAnsi="MS Shell Dlg 2" w:eastAsia="Times New Roman" w:cs="MS Shell Dlg 2"/>
                <w:sz w:val="16"/>
                <w:szCs w:val="16"/>
              </w:rPr>
            </w:pPr>
            <w:r>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154706AC" w14:textId="77777777">
            <w:pPr>
              <w:rPr>
                <w:rFonts w:ascii="MS Shell Dlg 2" w:hAnsi="MS Shell Dlg 2" w:eastAsia="Times New Roman" w:cs="MS Shell Dlg 2"/>
                <w:sz w:val="16"/>
                <w:szCs w:val="16"/>
              </w:rPr>
            </w:pPr>
            <w:r>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60D7B5D2" w14:textId="77777777">
            <w:pPr>
              <w:rPr>
                <w:rFonts w:ascii="MS Shell Dlg 2" w:hAnsi="MS Shell Dlg 2" w:eastAsia="Times New Roman" w:cs="MS Shell Dlg 2"/>
                <w:sz w:val="16"/>
                <w:szCs w:val="16"/>
              </w:rPr>
            </w:pPr>
            <w:r>
              <w:rPr>
                <w:rFonts w:ascii="MS Shell Dlg 2" w:hAnsi="MS Shell Dlg 2"/>
                <w:sz w:val="16"/>
              </w:rPr>
              <w:t>Value of sold items (at BLP/VKP minus discount according to RG)</w:t>
            </w:r>
          </w:p>
        </w:tc>
      </w:tr>
      <w:tr w:rsidRPr="00C20AEF" w:rsidR="00AF2D81" w:rsidTr="00457C32" w14:paraId="77C9D55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659490CB" w14:textId="77777777">
            <w:pPr>
              <w:jc w:val="right"/>
              <w:rPr>
                <w:rFonts w:ascii="MS Shell Dlg 2" w:hAnsi="MS Shell Dlg 2" w:eastAsia="Times New Roman" w:cs="MS Shell Dlg 2"/>
                <w:sz w:val="16"/>
                <w:szCs w:val="16"/>
              </w:rPr>
            </w:pPr>
            <w:r>
              <w:rPr>
                <w:rFonts w:ascii="MS Shell Dlg 2" w:hAnsi="MS Shell Dlg 2"/>
                <w:sz w:val="16"/>
              </w:rPr>
              <w:t>9</w:t>
            </w:r>
          </w:p>
        </w:tc>
        <w:tc>
          <w:tcPr>
            <w:tcW w:w="3141"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0F83A8EB" w14:textId="77777777">
            <w:pPr>
              <w:rPr>
                <w:rFonts w:ascii="MS Shell Dlg 2" w:hAnsi="MS Shell Dlg 2" w:eastAsia="Times New Roman" w:cs="MS Shell Dlg 2"/>
                <w:sz w:val="16"/>
                <w:szCs w:val="16"/>
              </w:rPr>
            </w:pPr>
            <w:r>
              <w:rPr>
                <w:rFonts w:ascii="MS Shell Dlg 2" w:hAnsi="MS Shell Dlg 2"/>
                <w:sz w:val="16"/>
              </w:rPr>
              <w:t>SXDS_SALE_ORDER_VAL_STOX</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AF2D81" w:rsidP="00AF2D81" w:rsidRDefault="00273AC4" w14:paraId="48F40BCC" w14:textId="77777777">
            <w:pPr>
              <w:rPr>
                <w:rFonts w:ascii="MS Shell Dlg 2" w:hAnsi="MS Shell Dlg 2" w:eastAsia="Times New Roman" w:cs="MS Shell Dlg 2"/>
                <w:sz w:val="16"/>
                <w:szCs w:val="16"/>
              </w:rPr>
            </w:pPr>
            <w:r>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55757570" w14:textId="77777777">
            <w:pPr>
              <w:rPr>
                <w:rFonts w:ascii="MS Shell Dlg 2" w:hAnsi="MS Shell Dlg 2" w:eastAsia="Times New Roman" w:cs="MS Shell Dlg 2"/>
                <w:sz w:val="16"/>
                <w:szCs w:val="16"/>
              </w:rPr>
            </w:pPr>
            <w:r>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16272BD9" w14:textId="77777777">
            <w:pPr>
              <w:rPr>
                <w:rFonts w:ascii="MS Shell Dlg 2" w:hAnsi="MS Shell Dlg 2" w:eastAsia="Times New Roman" w:cs="MS Shell Dlg 2"/>
                <w:sz w:val="16"/>
                <w:szCs w:val="16"/>
              </w:rPr>
            </w:pPr>
            <w:r>
              <w:rPr>
                <w:rFonts w:ascii="MS Shell Dlg 2" w:hAnsi="MS Shell Dlg 2"/>
                <w:sz w:val="16"/>
              </w:rPr>
              <w:t>Value of sold positions (at STOX price)</w:t>
            </w:r>
          </w:p>
        </w:tc>
      </w:tr>
      <w:tr w:rsidRPr="00C20AEF" w:rsidR="00AF2D81" w:rsidTr="00457C32" w14:paraId="2D68BAF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150B06BD" w14:textId="77777777">
            <w:pPr>
              <w:jc w:val="right"/>
              <w:rPr>
                <w:rFonts w:ascii="MS Shell Dlg 2" w:hAnsi="MS Shell Dlg 2" w:eastAsia="Times New Roman" w:cs="MS Shell Dlg 2"/>
                <w:sz w:val="16"/>
                <w:szCs w:val="16"/>
              </w:rPr>
            </w:pPr>
            <w:r>
              <w:rPr>
                <w:rFonts w:ascii="MS Shell Dlg 2" w:hAnsi="MS Shell Dlg 2"/>
                <w:sz w:val="16"/>
              </w:rPr>
              <w:t>10</w:t>
            </w:r>
          </w:p>
        </w:tc>
        <w:tc>
          <w:tcPr>
            <w:tcW w:w="3141"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630E2BBE" w14:textId="77777777">
            <w:pPr>
              <w:rPr>
                <w:rFonts w:ascii="MS Shell Dlg 2" w:hAnsi="MS Shell Dlg 2" w:eastAsia="Times New Roman" w:cs="MS Shell Dlg 2"/>
                <w:sz w:val="16"/>
                <w:szCs w:val="16"/>
              </w:rPr>
            </w:pPr>
            <w:r>
              <w:rPr>
                <w:rFonts w:ascii="MS Shell Dlg 2" w:hAnsi="MS Shell Dlg 2"/>
                <w:sz w:val="16"/>
              </w:rPr>
              <w:t>SXDS_PURCHASE_ORDERS</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AF2D81" w:rsidP="00AF2D81" w:rsidRDefault="00AF2D81" w14:paraId="31B102DF" w14:textId="77777777">
            <w:pPr>
              <w:rPr>
                <w:rFonts w:ascii="MS Shell Dlg 2" w:hAnsi="MS Shell Dlg 2" w:eastAsia="Times New Roman" w:cs="MS Shell Dlg 2"/>
                <w:sz w:val="16"/>
                <w:szCs w:val="16"/>
              </w:rPr>
            </w:pPr>
            <w:r>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6EC7FF99" w14:textId="77777777">
            <w:pPr>
              <w:rPr>
                <w:rFonts w:ascii="MS Shell Dlg 2" w:hAnsi="MS Shell Dlg 2" w:eastAsia="Times New Roman" w:cs="MS Shell Dlg 2"/>
                <w:sz w:val="16"/>
                <w:szCs w:val="16"/>
              </w:rPr>
            </w:pPr>
            <w:r>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09A58194" w14:textId="77777777">
            <w:pPr>
              <w:rPr>
                <w:rFonts w:ascii="MS Shell Dlg 2" w:hAnsi="MS Shell Dlg 2" w:eastAsia="Times New Roman" w:cs="MS Shell Dlg 2"/>
                <w:sz w:val="16"/>
                <w:szCs w:val="16"/>
              </w:rPr>
            </w:pPr>
            <w:r>
              <w:rPr>
                <w:rFonts w:ascii="MS Shell Dlg 2" w:hAnsi="MS Shell Dlg 2"/>
                <w:sz w:val="16"/>
              </w:rPr>
              <w:t>Number of outgoing orders (number of orders)</w:t>
            </w:r>
          </w:p>
        </w:tc>
      </w:tr>
      <w:tr w:rsidRPr="00C20AEF" w:rsidR="00AF2D81" w:rsidTr="00457C32" w14:paraId="4C44F581"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25D8A7E3" w14:textId="77777777">
            <w:pPr>
              <w:jc w:val="right"/>
              <w:rPr>
                <w:rFonts w:ascii="MS Shell Dlg 2" w:hAnsi="MS Shell Dlg 2" w:eastAsia="Times New Roman" w:cs="MS Shell Dlg 2"/>
                <w:sz w:val="16"/>
                <w:szCs w:val="16"/>
              </w:rPr>
            </w:pPr>
            <w:r>
              <w:rPr>
                <w:rFonts w:ascii="MS Shell Dlg 2" w:hAnsi="MS Shell Dlg 2"/>
                <w:sz w:val="16"/>
              </w:rPr>
              <w:t>11</w:t>
            </w:r>
          </w:p>
        </w:tc>
        <w:tc>
          <w:tcPr>
            <w:tcW w:w="3141"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03AD7E5E" w14:textId="77777777">
            <w:pPr>
              <w:rPr>
                <w:rFonts w:ascii="MS Shell Dlg 2" w:hAnsi="MS Shell Dlg 2" w:eastAsia="Times New Roman" w:cs="MS Shell Dlg 2"/>
                <w:sz w:val="16"/>
                <w:szCs w:val="16"/>
              </w:rPr>
            </w:pPr>
            <w:r>
              <w:rPr>
                <w:rFonts w:ascii="MS Shell Dlg 2" w:hAnsi="MS Shell Dlg 2"/>
                <w:sz w:val="16"/>
              </w:rPr>
              <w:t>SXDS_PURCHASE_ORDER_POS</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AF2D81" w:rsidP="00AF2D81" w:rsidRDefault="00AF2D81" w14:paraId="31D599E4" w14:textId="77777777">
            <w:pPr>
              <w:rPr>
                <w:rFonts w:ascii="MS Shell Dlg 2" w:hAnsi="MS Shell Dlg 2" w:eastAsia="Times New Roman" w:cs="MS Shell Dlg 2"/>
                <w:sz w:val="16"/>
                <w:szCs w:val="16"/>
              </w:rPr>
            </w:pPr>
            <w:r>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6A7D8D14" w14:textId="77777777">
            <w:pPr>
              <w:rPr>
                <w:rFonts w:ascii="MS Shell Dlg 2" w:hAnsi="MS Shell Dlg 2" w:eastAsia="Times New Roman" w:cs="MS Shell Dlg 2"/>
                <w:sz w:val="16"/>
                <w:szCs w:val="16"/>
              </w:rPr>
            </w:pPr>
            <w:r>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6D9A1C84" w14:textId="77777777">
            <w:pPr>
              <w:rPr>
                <w:rFonts w:ascii="MS Shell Dlg 2" w:hAnsi="MS Shell Dlg 2" w:eastAsia="Times New Roman" w:cs="MS Shell Dlg 2"/>
                <w:sz w:val="16"/>
                <w:szCs w:val="16"/>
              </w:rPr>
            </w:pPr>
            <w:r>
              <w:rPr>
                <w:rFonts w:ascii="MS Shell Dlg 2" w:hAnsi="MS Shell Dlg 2"/>
                <w:sz w:val="16"/>
              </w:rPr>
              <w:t>Number of positions purchased</w:t>
            </w:r>
          </w:p>
        </w:tc>
      </w:tr>
      <w:tr w:rsidRPr="00C20AEF" w:rsidR="00AF2D81" w:rsidTr="00457C32" w14:paraId="4D98E5A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0C8B31F4" w14:textId="77777777">
            <w:pPr>
              <w:jc w:val="right"/>
              <w:rPr>
                <w:rFonts w:ascii="MS Shell Dlg 2" w:hAnsi="MS Shell Dlg 2" w:eastAsia="Times New Roman" w:cs="MS Shell Dlg 2"/>
                <w:sz w:val="16"/>
                <w:szCs w:val="16"/>
              </w:rPr>
            </w:pPr>
            <w:r>
              <w:rPr>
                <w:rFonts w:ascii="MS Shell Dlg 2" w:hAnsi="MS Shell Dlg 2"/>
                <w:sz w:val="16"/>
              </w:rPr>
              <w:t>12</w:t>
            </w:r>
          </w:p>
        </w:tc>
        <w:tc>
          <w:tcPr>
            <w:tcW w:w="3141"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53081A2F" w14:textId="77777777">
            <w:pPr>
              <w:rPr>
                <w:rFonts w:ascii="MS Shell Dlg 2" w:hAnsi="MS Shell Dlg 2" w:eastAsia="Times New Roman" w:cs="MS Shell Dlg 2"/>
                <w:sz w:val="16"/>
                <w:szCs w:val="16"/>
              </w:rPr>
            </w:pPr>
            <w:r>
              <w:rPr>
                <w:rFonts w:ascii="MS Shell Dlg 2" w:hAnsi="MS Shell Dlg 2"/>
                <w:sz w:val="16"/>
              </w:rPr>
              <w:t>SXDS_PURCHASE_ORDER_POS_CANCEL</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AF2D81" w:rsidP="00333CFD" w:rsidRDefault="00333CFD" w14:paraId="78E14DEB" w14:textId="77777777">
            <w:pPr>
              <w:rPr>
                <w:rFonts w:ascii="MS Shell Dlg 2" w:hAnsi="MS Shell Dlg 2" w:eastAsia="Times New Roman" w:cs="MS Shell Dlg 2"/>
                <w:sz w:val="16"/>
                <w:szCs w:val="16"/>
              </w:rPr>
            </w:pPr>
            <w:r>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76773032" w14:textId="77777777">
            <w:pPr>
              <w:rPr>
                <w:rFonts w:ascii="MS Shell Dlg 2" w:hAnsi="MS Shell Dlg 2" w:eastAsia="Times New Roman" w:cs="MS Shell Dlg 2"/>
                <w:sz w:val="16"/>
                <w:szCs w:val="16"/>
              </w:rPr>
            </w:pPr>
            <w:r>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5580E9DF" w14:textId="77777777">
            <w:pPr>
              <w:rPr>
                <w:rFonts w:ascii="MS Shell Dlg 2" w:hAnsi="MS Shell Dlg 2" w:eastAsia="Times New Roman" w:cs="MS Shell Dlg 2"/>
                <w:sz w:val="16"/>
                <w:szCs w:val="16"/>
              </w:rPr>
            </w:pPr>
            <w:r>
              <w:rPr>
                <w:rFonts w:ascii="MS Shell Dlg 2" w:hAnsi="MS Shell Dlg 2"/>
                <w:sz w:val="16"/>
              </w:rPr>
              <w:t>Number of items rejected by the dealer (as a buyer)</w:t>
            </w:r>
          </w:p>
        </w:tc>
      </w:tr>
      <w:tr w:rsidRPr="00C20AEF" w:rsidR="00AF2D81" w:rsidTr="00457C32" w14:paraId="4AC7461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7DAF291B" w14:textId="77777777">
            <w:pPr>
              <w:jc w:val="right"/>
              <w:rPr>
                <w:rFonts w:ascii="MS Shell Dlg 2" w:hAnsi="MS Shell Dlg 2" w:eastAsia="Times New Roman" w:cs="MS Shell Dlg 2"/>
                <w:sz w:val="16"/>
                <w:szCs w:val="16"/>
              </w:rPr>
            </w:pPr>
            <w:r>
              <w:rPr>
                <w:rFonts w:ascii="MS Shell Dlg 2" w:hAnsi="MS Shell Dlg 2"/>
                <w:sz w:val="16"/>
              </w:rPr>
              <w:t>13</w:t>
            </w:r>
          </w:p>
        </w:tc>
        <w:tc>
          <w:tcPr>
            <w:tcW w:w="3141"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43C8F129" w14:textId="77777777">
            <w:pPr>
              <w:rPr>
                <w:rFonts w:ascii="MS Shell Dlg 2" w:hAnsi="MS Shell Dlg 2" w:eastAsia="Times New Roman" w:cs="MS Shell Dlg 2"/>
                <w:sz w:val="16"/>
                <w:szCs w:val="16"/>
              </w:rPr>
            </w:pPr>
            <w:r>
              <w:rPr>
                <w:rFonts w:ascii="MS Shell Dlg 2" w:hAnsi="MS Shell Dlg 2"/>
                <w:sz w:val="16"/>
              </w:rPr>
              <w:t>SXDS_PURCHASE_ORDER_VAL_GROSS</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AF2D81" w:rsidP="00AF2D81" w:rsidRDefault="00273AC4" w14:paraId="0ED89195" w14:textId="77777777">
            <w:pPr>
              <w:rPr>
                <w:rFonts w:ascii="MS Shell Dlg 2" w:hAnsi="MS Shell Dlg 2" w:eastAsia="Times New Roman" w:cs="MS Shell Dlg 2"/>
                <w:sz w:val="16"/>
                <w:szCs w:val="16"/>
              </w:rPr>
            </w:pPr>
            <w:r>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2555B2E2" w14:textId="77777777">
            <w:pPr>
              <w:rPr>
                <w:rFonts w:ascii="MS Shell Dlg 2" w:hAnsi="MS Shell Dlg 2" w:eastAsia="Times New Roman" w:cs="MS Shell Dlg 2"/>
                <w:sz w:val="16"/>
                <w:szCs w:val="16"/>
              </w:rPr>
            </w:pPr>
            <w:r>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63BC52F4" w14:textId="77777777">
            <w:pPr>
              <w:rPr>
                <w:rFonts w:ascii="MS Shell Dlg 2" w:hAnsi="MS Shell Dlg 2" w:eastAsia="Times New Roman" w:cs="MS Shell Dlg 2"/>
                <w:sz w:val="16"/>
                <w:szCs w:val="16"/>
              </w:rPr>
            </w:pPr>
            <w:r>
              <w:rPr>
                <w:rFonts w:ascii="MS Shell Dlg 2" w:hAnsi="MS Shell Dlg 2"/>
                <w:sz w:val="16"/>
              </w:rPr>
              <w:t>Value of purchased positions (at BLP/VKP)</w:t>
            </w:r>
          </w:p>
        </w:tc>
      </w:tr>
      <w:tr w:rsidRPr="00C20AEF" w:rsidR="00AF2D81" w:rsidTr="00457C32" w14:paraId="17E43C4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59D8A5F6" w14:textId="77777777">
            <w:pPr>
              <w:jc w:val="right"/>
              <w:rPr>
                <w:rFonts w:ascii="MS Shell Dlg 2" w:hAnsi="MS Shell Dlg 2" w:eastAsia="Times New Roman" w:cs="MS Shell Dlg 2"/>
                <w:sz w:val="16"/>
                <w:szCs w:val="16"/>
              </w:rPr>
            </w:pPr>
            <w:r>
              <w:rPr>
                <w:rFonts w:ascii="MS Shell Dlg 2" w:hAnsi="MS Shell Dlg 2"/>
                <w:sz w:val="16"/>
              </w:rPr>
              <w:t>14</w:t>
            </w:r>
          </w:p>
        </w:tc>
        <w:tc>
          <w:tcPr>
            <w:tcW w:w="3141"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6763C4C0" w14:textId="77777777">
            <w:pPr>
              <w:rPr>
                <w:rFonts w:ascii="MS Shell Dlg 2" w:hAnsi="MS Shell Dlg 2" w:eastAsia="Times New Roman" w:cs="MS Shell Dlg 2"/>
                <w:sz w:val="16"/>
                <w:szCs w:val="16"/>
              </w:rPr>
            </w:pPr>
            <w:r>
              <w:rPr>
                <w:rFonts w:ascii="MS Shell Dlg 2" w:hAnsi="MS Shell Dlg 2"/>
                <w:sz w:val="16"/>
              </w:rPr>
              <w:t>SXDS_PURCHASE_ORDER_VAL_NET</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AF2D81" w:rsidP="00AF2D81" w:rsidRDefault="00273AC4" w14:paraId="797FF9A6" w14:textId="77777777">
            <w:pPr>
              <w:rPr>
                <w:rFonts w:ascii="MS Shell Dlg 2" w:hAnsi="MS Shell Dlg 2" w:eastAsia="Times New Roman" w:cs="MS Shell Dlg 2"/>
                <w:sz w:val="16"/>
                <w:szCs w:val="16"/>
              </w:rPr>
            </w:pPr>
            <w:r>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3D9957D5" w14:textId="77777777">
            <w:pPr>
              <w:rPr>
                <w:rFonts w:ascii="MS Shell Dlg 2" w:hAnsi="MS Shell Dlg 2" w:eastAsia="Times New Roman" w:cs="MS Shell Dlg 2"/>
                <w:sz w:val="16"/>
                <w:szCs w:val="16"/>
              </w:rPr>
            </w:pPr>
            <w:r>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3ECB4A0A" w14:textId="77777777">
            <w:pPr>
              <w:rPr>
                <w:rFonts w:ascii="MS Shell Dlg 2" w:hAnsi="MS Shell Dlg 2" w:eastAsia="Times New Roman" w:cs="MS Shell Dlg 2"/>
                <w:sz w:val="16"/>
                <w:szCs w:val="16"/>
              </w:rPr>
            </w:pPr>
            <w:r>
              <w:rPr>
                <w:rFonts w:ascii="MS Shell Dlg 2" w:hAnsi="MS Shell Dlg 2"/>
                <w:sz w:val="16"/>
              </w:rPr>
              <w:t>Value of purchased items (at BLP/VKP minus discount according to RG)</w:t>
            </w:r>
          </w:p>
        </w:tc>
      </w:tr>
      <w:tr w:rsidRPr="00C20AEF" w:rsidR="00AF2D81" w:rsidTr="00457C32" w14:paraId="0D362881"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29EA0135" w14:textId="77777777">
            <w:pPr>
              <w:jc w:val="right"/>
              <w:rPr>
                <w:rFonts w:ascii="MS Shell Dlg 2" w:hAnsi="MS Shell Dlg 2" w:eastAsia="Times New Roman" w:cs="MS Shell Dlg 2"/>
                <w:sz w:val="16"/>
                <w:szCs w:val="16"/>
              </w:rPr>
            </w:pPr>
            <w:r>
              <w:rPr>
                <w:rFonts w:ascii="MS Shell Dlg 2" w:hAnsi="MS Shell Dlg 2"/>
                <w:sz w:val="16"/>
              </w:rPr>
              <w:t>15</w:t>
            </w:r>
          </w:p>
        </w:tc>
        <w:tc>
          <w:tcPr>
            <w:tcW w:w="3141"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113D20AE" w14:textId="77777777">
            <w:pPr>
              <w:rPr>
                <w:rFonts w:ascii="MS Shell Dlg 2" w:hAnsi="MS Shell Dlg 2" w:eastAsia="Times New Roman" w:cs="MS Shell Dlg 2"/>
                <w:sz w:val="16"/>
                <w:szCs w:val="16"/>
              </w:rPr>
            </w:pPr>
            <w:r>
              <w:rPr>
                <w:rFonts w:ascii="MS Shell Dlg 2" w:hAnsi="MS Shell Dlg 2"/>
                <w:sz w:val="16"/>
              </w:rPr>
              <w:t>SXDS_PURCHASE_ORDER_VAL_STOX</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AF2D81" w:rsidP="00AF2D81" w:rsidRDefault="00273AC4" w14:paraId="711B5F31" w14:textId="77777777">
            <w:pPr>
              <w:rPr>
                <w:rFonts w:ascii="MS Shell Dlg 2" w:hAnsi="MS Shell Dlg 2" w:eastAsia="Times New Roman" w:cs="MS Shell Dlg 2"/>
                <w:sz w:val="16"/>
                <w:szCs w:val="16"/>
              </w:rPr>
            </w:pPr>
            <w:r>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421FCC8B" w14:textId="77777777">
            <w:pPr>
              <w:rPr>
                <w:rFonts w:ascii="MS Shell Dlg 2" w:hAnsi="MS Shell Dlg 2" w:eastAsia="Times New Roman" w:cs="MS Shell Dlg 2"/>
                <w:sz w:val="16"/>
                <w:szCs w:val="16"/>
              </w:rPr>
            </w:pPr>
            <w:r>
              <w:rPr>
                <w:rFonts w:ascii="MS Shell Dlg 2" w:hAnsi="MS Shell Dlg 2"/>
                <w:sz w:val="16"/>
              </w:rPr>
              <w:t> </w:t>
            </w:r>
          </w:p>
        </w:tc>
        <w:tc>
          <w:tcPr>
            <w:tcW w:w="4425" w:type="dxa"/>
            <w:tcBorders>
              <w:top w:val="outset" w:color="auto" w:sz="6" w:space="0"/>
              <w:left w:val="outset" w:color="auto" w:sz="6" w:space="0"/>
              <w:bottom w:val="outset" w:color="auto" w:sz="6" w:space="0"/>
              <w:right w:val="outset" w:color="auto" w:sz="6" w:space="0"/>
            </w:tcBorders>
            <w:vAlign w:val="center"/>
          </w:tcPr>
          <w:p w:rsidRPr="00C20AEF" w:rsidR="00AF2D81" w:rsidP="00AF2D81" w:rsidRDefault="00AF2D81" w14:paraId="58F6C025" w14:textId="77777777">
            <w:pPr>
              <w:rPr>
                <w:rFonts w:ascii="MS Shell Dlg 2" w:hAnsi="MS Shell Dlg 2" w:eastAsia="Times New Roman" w:cs="MS Shell Dlg 2"/>
                <w:sz w:val="16"/>
                <w:szCs w:val="16"/>
              </w:rPr>
            </w:pPr>
            <w:r>
              <w:rPr>
                <w:rFonts w:ascii="MS Shell Dlg 2" w:hAnsi="MS Shell Dlg 2"/>
                <w:sz w:val="16"/>
              </w:rPr>
              <w:t>Value of purchased positions (at STOX price)</w:t>
            </w:r>
          </w:p>
        </w:tc>
      </w:tr>
      <w:tr w:rsidRPr="00C20AEF" w:rsidR="00457C32" w:rsidTr="00457C32" w14:paraId="1242206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27BF4004" w14:textId="70DABE9B">
            <w:pPr>
              <w:jc w:val="right"/>
              <w:rPr>
                <w:rFonts w:ascii="MS Shell Dlg 2" w:hAnsi="MS Shell Dlg 2" w:eastAsia="Times New Roman" w:cs="MS Shell Dlg 2"/>
                <w:sz w:val="16"/>
                <w:szCs w:val="16"/>
              </w:rPr>
            </w:pPr>
            <w:r>
              <w:rPr>
                <w:rFonts w:ascii="MS Shell Dlg 2" w:hAnsi="MS Shell Dlg 2"/>
                <w:sz w:val="16"/>
              </w:rPr>
              <w:t>16</w:t>
            </w:r>
          </w:p>
        </w:tc>
        <w:tc>
          <w:tcPr>
            <w:tcW w:w="3141" w:type="dxa"/>
            <w:tcBorders>
              <w:top w:val="outset" w:color="auto" w:sz="6" w:space="0"/>
              <w:left w:val="outset" w:color="auto" w:sz="6" w:space="0"/>
              <w:bottom w:val="outset" w:color="auto" w:sz="6" w:space="0"/>
              <w:right w:val="outset" w:color="auto" w:sz="6" w:space="0"/>
            </w:tcBorders>
          </w:tcPr>
          <w:p w:rsidRPr="00C20AEF" w:rsidR="00457C32" w:rsidP="00457C32" w:rsidRDefault="00457C32" w14:paraId="6F079E4F" w14:textId="7F329127">
            <w:pPr>
              <w:rPr>
                <w:rFonts w:ascii="MS Shell Dlg 2" w:hAnsi="MS Shell Dlg 2" w:eastAsia="Times New Roman" w:cs="MS Shell Dlg 2"/>
                <w:sz w:val="16"/>
                <w:szCs w:val="16"/>
              </w:rPr>
            </w:pPr>
            <w:r>
              <w:rPr>
                <w:rFonts w:ascii="MS Shell Dlg 2" w:hAnsi="MS Shell Dlg 2"/>
                <w:sz w:val="16"/>
              </w:rPr>
              <w:t>SXDS_D2D_SALE_REQUESTS</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457C32" w:rsidP="00457C32" w:rsidRDefault="00457C32" w14:paraId="12513A22" w14:textId="7DF26218">
            <w:pPr>
              <w:rPr>
                <w:rFonts w:ascii="MS Shell Dlg 2" w:hAnsi="MS Shell Dlg 2" w:eastAsia="Times New Roman" w:cs="MS Shell Dlg 2"/>
                <w:sz w:val="16"/>
                <w:szCs w:val="16"/>
              </w:rPr>
            </w:pPr>
            <w:r>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512FE086"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C20AEF" w:rsidR="00457C32" w:rsidP="00457C32" w:rsidRDefault="00457C32" w14:paraId="34C55B08" w14:textId="011FD964">
            <w:pPr>
              <w:rPr>
                <w:rFonts w:ascii="MS Shell Dlg 2" w:hAnsi="MS Shell Dlg 2" w:eastAsia="Times New Roman" w:cs="MS Shell Dlg 2"/>
                <w:sz w:val="16"/>
                <w:szCs w:val="16"/>
              </w:rPr>
            </w:pPr>
            <w:r>
              <w:rPr>
                <w:rFonts w:ascii="MS Shell Dlg 2" w:hAnsi="MS Shell Dlg 2"/>
                <w:sz w:val="16"/>
              </w:rPr>
              <w:t>Number of delivery requests</w:t>
            </w:r>
          </w:p>
        </w:tc>
      </w:tr>
      <w:tr w:rsidRPr="00C20AEF" w:rsidR="00457C32" w:rsidTr="00457C32" w14:paraId="6E548B31"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09AEE82F" w14:textId="32864360">
            <w:pPr>
              <w:jc w:val="right"/>
              <w:rPr>
                <w:rFonts w:ascii="MS Shell Dlg 2" w:hAnsi="MS Shell Dlg 2" w:eastAsia="Times New Roman" w:cs="MS Shell Dlg 2"/>
                <w:sz w:val="16"/>
                <w:szCs w:val="16"/>
              </w:rPr>
            </w:pPr>
            <w:r>
              <w:rPr>
                <w:rFonts w:ascii="MS Shell Dlg 2" w:hAnsi="MS Shell Dlg 2"/>
                <w:sz w:val="16"/>
              </w:rPr>
              <w:t>17</w:t>
            </w:r>
          </w:p>
        </w:tc>
        <w:tc>
          <w:tcPr>
            <w:tcW w:w="3141" w:type="dxa"/>
            <w:tcBorders>
              <w:top w:val="outset" w:color="auto" w:sz="6" w:space="0"/>
              <w:left w:val="outset" w:color="auto" w:sz="6" w:space="0"/>
              <w:bottom w:val="outset" w:color="auto" w:sz="6" w:space="0"/>
              <w:right w:val="outset" w:color="auto" w:sz="6" w:space="0"/>
            </w:tcBorders>
          </w:tcPr>
          <w:p w:rsidRPr="00C20AEF" w:rsidR="00457C32" w:rsidP="00457C32" w:rsidRDefault="00457C32" w14:paraId="160E01C2" w14:textId="51F7896A">
            <w:pPr>
              <w:rPr>
                <w:rFonts w:ascii="MS Shell Dlg 2" w:hAnsi="MS Shell Dlg 2" w:eastAsia="Times New Roman" w:cs="MS Shell Dlg 2"/>
                <w:sz w:val="16"/>
                <w:szCs w:val="16"/>
              </w:rPr>
            </w:pPr>
            <w:r>
              <w:rPr>
                <w:rFonts w:ascii="MS Shell Dlg 2" w:hAnsi="MS Shell Dlg 2"/>
                <w:sz w:val="16"/>
              </w:rPr>
              <w:t>SXDS_D2D_SALE_REQ_REJECTED</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457C32" w:rsidP="00457C32" w:rsidRDefault="00457C32" w14:paraId="3266292C" w14:textId="56AA2DAD">
            <w:pPr>
              <w:rPr>
                <w:rFonts w:ascii="MS Shell Dlg 2" w:hAnsi="MS Shell Dlg 2" w:eastAsia="Times New Roman" w:cs="MS Shell Dlg 2"/>
                <w:sz w:val="16"/>
                <w:szCs w:val="16"/>
              </w:rPr>
            </w:pPr>
            <w:r>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14465195"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C20AEF" w:rsidR="00457C32" w:rsidP="00457C32" w:rsidRDefault="00457C32" w14:paraId="68B47760" w14:textId="5B651047">
            <w:pPr>
              <w:rPr>
                <w:rFonts w:ascii="MS Shell Dlg 2" w:hAnsi="MS Shell Dlg 2" w:eastAsia="Times New Roman" w:cs="MS Shell Dlg 2"/>
                <w:sz w:val="16"/>
                <w:szCs w:val="16"/>
              </w:rPr>
            </w:pPr>
            <w:r>
              <w:rPr>
                <w:rFonts w:ascii="MS Shell Dlg 2" w:hAnsi="MS Shell Dlg 2"/>
                <w:sz w:val="16"/>
              </w:rPr>
              <w:t>Number of rejected delivery requests</w:t>
            </w:r>
          </w:p>
        </w:tc>
      </w:tr>
      <w:tr w:rsidRPr="00C20AEF" w:rsidR="00457C32" w:rsidTr="00457C32" w14:paraId="32547F2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135FD971" w14:textId="43E866E8">
            <w:pPr>
              <w:jc w:val="right"/>
              <w:rPr>
                <w:rFonts w:ascii="MS Shell Dlg 2" w:hAnsi="MS Shell Dlg 2" w:eastAsia="Times New Roman" w:cs="MS Shell Dlg 2"/>
                <w:sz w:val="16"/>
                <w:szCs w:val="16"/>
              </w:rPr>
            </w:pPr>
            <w:r>
              <w:rPr>
                <w:rFonts w:ascii="MS Shell Dlg 2" w:hAnsi="MS Shell Dlg 2"/>
                <w:sz w:val="16"/>
              </w:rPr>
              <w:t>18</w:t>
            </w:r>
          </w:p>
        </w:tc>
        <w:tc>
          <w:tcPr>
            <w:tcW w:w="3141" w:type="dxa"/>
            <w:tcBorders>
              <w:top w:val="outset" w:color="auto" w:sz="6" w:space="0"/>
              <w:left w:val="outset" w:color="auto" w:sz="6" w:space="0"/>
              <w:bottom w:val="outset" w:color="auto" w:sz="6" w:space="0"/>
              <w:right w:val="outset" w:color="auto" w:sz="6" w:space="0"/>
            </w:tcBorders>
          </w:tcPr>
          <w:p w:rsidRPr="00C20AEF" w:rsidR="00457C32" w:rsidP="00457C32" w:rsidRDefault="00457C32" w14:paraId="5F258D1B" w14:textId="205F9847">
            <w:pPr>
              <w:rPr>
                <w:rFonts w:ascii="MS Shell Dlg 2" w:hAnsi="MS Shell Dlg 2" w:eastAsia="Times New Roman" w:cs="MS Shell Dlg 2"/>
                <w:sz w:val="16"/>
                <w:szCs w:val="16"/>
              </w:rPr>
            </w:pPr>
            <w:r>
              <w:rPr>
                <w:rFonts w:ascii="MS Shell Dlg 2" w:hAnsi="MS Shell Dlg 2"/>
                <w:sz w:val="16"/>
              </w:rPr>
              <w:t>SXDS_D2D_SALE_REQ_STOPPED</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457C32" w:rsidP="00457C32" w:rsidRDefault="00457C32" w14:paraId="3EA32278" w14:textId="59A72288">
            <w:pPr>
              <w:rPr>
                <w:rFonts w:ascii="MS Shell Dlg 2" w:hAnsi="MS Shell Dlg 2" w:eastAsia="Times New Roman" w:cs="MS Shell Dlg 2"/>
                <w:sz w:val="16"/>
                <w:szCs w:val="16"/>
              </w:rPr>
            </w:pPr>
            <w:r>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136E3162"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C20AEF" w:rsidR="00457C32" w:rsidP="00457C32" w:rsidRDefault="00457C32" w14:paraId="056943A3" w14:textId="3EC10D63">
            <w:pPr>
              <w:rPr>
                <w:rFonts w:ascii="MS Shell Dlg 2" w:hAnsi="MS Shell Dlg 2" w:eastAsia="Times New Roman" w:cs="MS Shell Dlg 2"/>
                <w:sz w:val="16"/>
                <w:szCs w:val="16"/>
              </w:rPr>
            </w:pPr>
            <w:r>
              <w:rPr>
                <w:rFonts w:ascii="MS Shell Dlg 2" w:hAnsi="MS Shell Dlg 2"/>
                <w:sz w:val="16"/>
              </w:rPr>
              <w:t>Number of automatically stopped delivery requests</w:t>
            </w:r>
          </w:p>
        </w:tc>
      </w:tr>
      <w:tr w:rsidRPr="00C20AEF" w:rsidR="00457C32" w:rsidTr="00457C32" w14:paraId="7021A9E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037BC3A8" w14:textId="0BBD5141">
            <w:pPr>
              <w:jc w:val="right"/>
              <w:rPr>
                <w:rFonts w:ascii="MS Shell Dlg 2" w:hAnsi="MS Shell Dlg 2" w:eastAsia="Times New Roman" w:cs="MS Shell Dlg 2"/>
                <w:sz w:val="16"/>
                <w:szCs w:val="16"/>
              </w:rPr>
            </w:pPr>
            <w:r>
              <w:rPr>
                <w:rFonts w:ascii="MS Shell Dlg 2" w:hAnsi="MS Shell Dlg 2"/>
                <w:sz w:val="16"/>
              </w:rPr>
              <w:t>19</w:t>
            </w:r>
          </w:p>
        </w:tc>
        <w:tc>
          <w:tcPr>
            <w:tcW w:w="3141" w:type="dxa"/>
            <w:tcBorders>
              <w:top w:val="outset" w:color="auto" w:sz="6" w:space="0"/>
              <w:left w:val="outset" w:color="auto" w:sz="6" w:space="0"/>
              <w:bottom w:val="outset" w:color="auto" w:sz="6" w:space="0"/>
              <w:right w:val="outset" w:color="auto" w:sz="6" w:space="0"/>
            </w:tcBorders>
          </w:tcPr>
          <w:p w:rsidRPr="00C20AEF" w:rsidR="00457C32" w:rsidP="00457C32" w:rsidRDefault="00457C32" w14:paraId="3E0DA6E0" w14:textId="0E619D6F">
            <w:pPr>
              <w:rPr>
                <w:rFonts w:ascii="MS Shell Dlg 2" w:hAnsi="MS Shell Dlg 2" w:eastAsia="Times New Roman" w:cs="MS Shell Dlg 2"/>
                <w:sz w:val="16"/>
                <w:szCs w:val="16"/>
              </w:rPr>
            </w:pPr>
            <w:r>
              <w:rPr>
                <w:rFonts w:ascii="MS Shell Dlg 2" w:hAnsi="MS Shell Dlg 2"/>
                <w:sz w:val="16"/>
              </w:rPr>
              <w:t>SXDS_D2D_SALE_REQ_EXPIRED</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457C32" w:rsidP="00457C32" w:rsidRDefault="00457C32" w14:paraId="2CC7A49C" w14:textId="7BE4AFB1">
            <w:pPr>
              <w:rPr>
                <w:rFonts w:ascii="MS Shell Dlg 2" w:hAnsi="MS Shell Dlg 2" w:eastAsia="Times New Roman" w:cs="MS Shell Dlg 2"/>
                <w:sz w:val="16"/>
                <w:szCs w:val="16"/>
              </w:rPr>
            </w:pPr>
            <w:r>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0202C839"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C20AEF" w:rsidR="00457C32" w:rsidP="00457C32" w:rsidRDefault="00457C32" w14:paraId="3FC7D420" w14:textId="0CCB5642">
            <w:pPr>
              <w:rPr>
                <w:rFonts w:ascii="MS Shell Dlg 2" w:hAnsi="MS Shell Dlg 2" w:eastAsia="Times New Roman" w:cs="MS Shell Dlg 2"/>
                <w:sz w:val="16"/>
                <w:szCs w:val="16"/>
              </w:rPr>
            </w:pPr>
            <w:r>
              <w:rPr>
                <w:rFonts w:ascii="MS Shell Dlg 2" w:hAnsi="MS Shell Dlg 2"/>
                <w:sz w:val="16"/>
              </w:rPr>
              <w:t>Number of expired delivery requests</w:t>
            </w:r>
          </w:p>
        </w:tc>
      </w:tr>
      <w:tr w:rsidRPr="00C20AEF" w:rsidR="00457C32" w:rsidTr="00457C32" w14:paraId="5D74CDB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7AF390A5" w14:textId="35D5E2D8">
            <w:pPr>
              <w:jc w:val="right"/>
              <w:rPr>
                <w:rFonts w:ascii="MS Shell Dlg 2" w:hAnsi="MS Shell Dlg 2" w:eastAsia="Times New Roman" w:cs="MS Shell Dlg 2"/>
                <w:sz w:val="16"/>
                <w:szCs w:val="16"/>
              </w:rPr>
            </w:pPr>
            <w:r>
              <w:rPr>
                <w:rFonts w:ascii="MS Shell Dlg 2" w:hAnsi="MS Shell Dlg 2"/>
                <w:sz w:val="16"/>
              </w:rPr>
              <w:t>20</w:t>
            </w:r>
          </w:p>
        </w:tc>
        <w:tc>
          <w:tcPr>
            <w:tcW w:w="3141" w:type="dxa"/>
            <w:tcBorders>
              <w:top w:val="outset" w:color="auto" w:sz="6" w:space="0"/>
              <w:left w:val="outset" w:color="auto" w:sz="6" w:space="0"/>
              <w:bottom w:val="outset" w:color="auto" w:sz="6" w:space="0"/>
              <w:right w:val="outset" w:color="auto" w:sz="6" w:space="0"/>
            </w:tcBorders>
          </w:tcPr>
          <w:p w:rsidRPr="00C20AEF" w:rsidR="00457C32" w:rsidP="00457C32" w:rsidRDefault="00457C32" w14:paraId="6D01118F" w14:textId="51E1634B">
            <w:pPr>
              <w:rPr>
                <w:rFonts w:ascii="MS Shell Dlg 2" w:hAnsi="MS Shell Dlg 2" w:eastAsia="Times New Roman" w:cs="MS Shell Dlg 2"/>
                <w:sz w:val="16"/>
                <w:szCs w:val="16"/>
              </w:rPr>
            </w:pPr>
            <w:r>
              <w:rPr>
                <w:rFonts w:ascii="MS Shell Dlg 2" w:hAnsi="MS Shell Dlg 2"/>
                <w:sz w:val="16"/>
              </w:rPr>
              <w:t>SXDS_D2D_SALE_REQ_SOLD</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457C32" w:rsidP="00457C32" w:rsidRDefault="00457C32" w14:paraId="5D0B9275" w14:textId="0F3515E9">
            <w:pPr>
              <w:rPr>
                <w:rFonts w:ascii="MS Shell Dlg 2" w:hAnsi="MS Shell Dlg 2" w:eastAsia="Times New Roman" w:cs="MS Shell Dlg 2"/>
                <w:sz w:val="16"/>
                <w:szCs w:val="16"/>
              </w:rPr>
            </w:pPr>
            <w:r>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1FFE87EB"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C20AEF" w:rsidR="00457C32" w:rsidP="00457C32" w:rsidRDefault="00457C32" w14:paraId="02B10E0E" w14:textId="1F2128FD">
            <w:pPr>
              <w:rPr>
                <w:rFonts w:ascii="MS Shell Dlg 2" w:hAnsi="MS Shell Dlg 2" w:eastAsia="Times New Roman" w:cs="MS Shell Dlg 2"/>
                <w:sz w:val="16"/>
                <w:szCs w:val="16"/>
              </w:rPr>
            </w:pPr>
            <w:r>
              <w:rPr>
                <w:rFonts w:ascii="MS Shell Dlg 2" w:hAnsi="MS Shell Dlg 2"/>
                <w:sz w:val="16"/>
              </w:rPr>
              <w:t>Number of sold delivery requests</w:t>
            </w:r>
          </w:p>
        </w:tc>
      </w:tr>
      <w:tr w:rsidRPr="00C20AEF" w:rsidR="00457C32" w:rsidTr="00457C32" w14:paraId="3048D71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288D8B4A" w14:textId="7868575B">
            <w:pPr>
              <w:jc w:val="right"/>
              <w:rPr>
                <w:rFonts w:ascii="MS Shell Dlg 2" w:hAnsi="MS Shell Dlg 2" w:eastAsia="Times New Roman" w:cs="MS Shell Dlg 2"/>
                <w:sz w:val="16"/>
                <w:szCs w:val="16"/>
              </w:rPr>
            </w:pPr>
            <w:r>
              <w:rPr>
                <w:rFonts w:ascii="MS Shell Dlg 2" w:hAnsi="MS Shell Dlg 2"/>
                <w:sz w:val="16"/>
              </w:rPr>
              <w:t>21</w:t>
            </w:r>
          </w:p>
        </w:tc>
        <w:tc>
          <w:tcPr>
            <w:tcW w:w="3141" w:type="dxa"/>
            <w:tcBorders>
              <w:top w:val="outset" w:color="auto" w:sz="6" w:space="0"/>
              <w:left w:val="outset" w:color="auto" w:sz="6" w:space="0"/>
              <w:bottom w:val="outset" w:color="auto" w:sz="6" w:space="0"/>
              <w:right w:val="outset" w:color="auto" w:sz="6" w:space="0"/>
            </w:tcBorders>
          </w:tcPr>
          <w:p w:rsidRPr="00C20AEF" w:rsidR="00457C32" w:rsidP="00457C32" w:rsidRDefault="00457C32" w14:paraId="59256B86" w14:textId="4EAB2862">
            <w:pPr>
              <w:rPr>
                <w:rFonts w:ascii="MS Shell Dlg 2" w:hAnsi="MS Shell Dlg 2" w:eastAsia="Times New Roman" w:cs="MS Shell Dlg 2"/>
                <w:sz w:val="16"/>
                <w:szCs w:val="16"/>
              </w:rPr>
            </w:pPr>
            <w:r>
              <w:rPr>
                <w:rFonts w:ascii="MS Shell Dlg 2" w:hAnsi="MS Shell Dlg 2"/>
                <w:sz w:val="16"/>
              </w:rPr>
              <w:t>SXDS_D2D_SALE_ORDER_VAL_GROSS</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457C32" w:rsidP="00457C32" w:rsidRDefault="00457C32" w14:paraId="0B9AE520" w14:textId="1C53039F">
            <w:pPr>
              <w:rPr>
                <w:rFonts w:ascii="MS Shell Dlg 2" w:hAnsi="MS Shell Dlg 2" w:eastAsia="Times New Roman" w:cs="MS Shell Dlg 2"/>
                <w:sz w:val="16"/>
                <w:szCs w:val="16"/>
              </w:rPr>
            </w:pPr>
            <w:r>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5054B040"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C20AEF" w:rsidR="00457C32" w:rsidP="00457C32" w:rsidRDefault="00457C32" w14:paraId="5BFA66DB" w14:textId="47ACE6FA">
            <w:pPr>
              <w:rPr>
                <w:rFonts w:ascii="MS Shell Dlg 2" w:hAnsi="MS Shell Dlg 2" w:eastAsia="Times New Roman" w:cs="MS Shell Dlg 2"/>
                <w:sz w:val="16"/>
                <w:szCs w:val="16"/>
              </w:rPr>
            </w:pPr>
            <w:r>
              <w:rPr>
                <w:rFonts w:ascii="MS Shell Dlg 2" w:hAnsi="MS Shell Dlg 2"/>
                <w:sz w:val="16"/>
              </w:rPr>
              <w:t>Value BLP/VKP of the sold delivery requests</w:t>
            </w:r>
          </w:p>
        </w:tc>
      </w:tr>
      <w:tr w:rsidRPr="00C20AEF" w:rsidR="00457C32" w:rsidTr="00457C32" w14:paraId="4BE072D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54ECFC84" w14:textId="6173F53A">
            <w:pPr>
              <w:jc w:val="right"/>
              <w:rPr>
                <w:rFonts w:ascii="MS Shell Dlg 2" w:hAnsi="MS Shell Dlg 2" w:eastAsia="Times New Roman" w:cs="MS Shell Dlg 2"/>
                <w:sz w:val="16"/>
                <w:szCs w:val="16"/>
              </w:rPr>
            </w:pPr>
            <w:r>
              <w:rPr>
                <w:rFonts w:ascii="MS Shell Dlg 2" w:hAnsi="MS Shell Dlg 2"/>
                <w:sz w:val="16"/>
              </w:rPr>
              <w:t>22</w:t>
            </w:r>
          </w:p>
        </w:tc>
        <w:tc>
          <w:tcPr>
            <w:tcW w:w="3141" w:type="dxa"/>
            <w:tcBorders>
              <w:top w:val="outset" w:color="auto" w:sz="6" w:space="0"/>
              <w:left w:val="outset" w:color="auto" w:sz="6" w:space="0"/>
              <w:bottom w:val="outset" w:color="auto" w:sz="6" w:space="0"/>
              <w:right w:val="outset" w:color="auto" w:sz="6" w:space="0"/>
            </w:tcBorders>
          </w:tcPr>
          <w:p w:rsidRPr="00C20AEF" w:rsidR="00457C32" w:rsidP="00457C32" w:rsidRDefault="00457C32" w14:paraId="22A0301E" w14:textId="17392646">
            <w:pPr>
              <w:rPr>
                <w:rFonts w:ascii="MS Shell Dlg 2" w:hAnsi="MS Shell Dlg 2" w:eastAsia="Times New Roman" w:cs="MS Shell Dlg 2"/>
                <w:sz w:val="16"/>
                <w:szCs w:val="16"/>
              </w:rPr>
            </w:pPr>
            <w:r>
              <w:rPr>
                <w:rFonts w:ascii="MS Shell Dlg 2" w:hAnsi="MS Shell Dlg 2"/>
                <w:sz w:val="16"/>
              </w:rPr>
              <w:t>SXDS_D2D_SALE_ORDER_VAL_NET</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457C32" w:rsidP="00457C32" w:rsidRDefault="00457C32" w14:paraId="7662B268" w14:textId="548B6F72">
            <w:pPr>
              <w:rPr>
                <w:rFonts w:ascii="MS Shell Dlg 2" w:hAnsi="MS Shell Dlg 2" w:eastAsia="Times New Roman" w:cs="MS Shell Dlg 2"/>
                <w:sz w:val="16"/>
                <w:szCs w:val="16"/>
              </w:rPr>
            </w:pPr>
            <w:r>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436332DF"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C20AEF" w:rsidR="00457C32" w:rsidP="00457C32" w:rsidRDefault="00457C32" w14:paraId="4FA36EDA" w14:textId="795A9C65">
            <w:pPr>
              <w:rPr>
                <w:rFonts w:ascii="MS Shell Dlg 2" w:hAnsi="MS Shell Dlg 2" w:eastAsia="Times New Roman" w:cs="MS Shell Dlg 2"/>
                <w:sz w:val="16"/>
                <w:szCs w:val="16"/>
              </w:rPr>
            </w:pPr>
            <w:r>
              <w:rPr>
                <w:rFonts w:ascii="MS Shell Dlg 2" w:hAnsi="MS Shell Dlg 2"/>
                <w:sz w:val="16"/>
              </w:rPr>
              <w:t>Value net of sold delivery requests</w:t>
            </w:r>
          </w:p>
        </w:tc>
      </w:tr>
      <w:tr w:rsidRPr="00C20AEF" w:rsidR="00457C32" w:rsidTr="00457C32" w14:paraId="7232E2F8"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50757223" w14:textId="0FCFD6CB">
            <w:pPr>
              <w:jc w:val="right"/>
              <w:rPr>
                <w:rFonts w:ascii="MS Shell Dlg 2" w:hAnsi="MS Shell Dlg 2" w:eastAsia="Times New Roman" w:cs="MS Shell Dlg 2"/>
                <w:sz w:val="16"/>
                <w:szCs w:val="16"/>
              </w:rPr>
            </w:pPr>
            <w:r>
              <w:rPr>
                <w:rFonts w:ascii="MS Shell Dlg 2" w:hAnsi="MS Shell Dlg 2"/>
                <w:sz w:val="16"/>
              </w:rPr>
              <w:t>23</w:t>
            </w:r>
          </w:p>
        </w:tc>
        <w:tc>
          <w:tcPr>
            <w:tcW w:w="3141" w:type="dxa"/>
            <w:tcBorders>
              <w:top w:val="outset" w:color="auto" w:sz="6" w:space="0"/>
              <w:left w:val="outset" w:color="auto" w:sz="6" w:space="0"/>
              <w:bottom w:val="outset" w:color="auto" w:sz="6" w:space="0"/>
              <w:right w:val="outset" w:color="auto" w:sz="6" w:space="0"/>
            </w:tcBorders>
          </w:tcPr>
          <w:p w:rsidRPr="00C20AEF" w:rsidR="00457C32" w:rsidP="00457C32" w:rsidRDefault="00457C32" w14:paraId="44A89416" w14:textId="067E09C6">
            <w:pPr>
              <w:rPr>
                <w:rFonts w:ascii="MS Shell Dlg 2" w:hAnsi="MS Shell Dlg 2" w:eastAsia="Times New Roman" w:cs="MS Shell Dlg 2"/>
                <w:sz w:val="16"/>
                <w:szCs w:val="16"/>
              </w:rPr>
            </w:pPr>
            <w:r>
              <w:rPr>
                <w:rFonts w:ascii="MS Shell Dlg 2" w:hAnsi="MS Shell Dlg 2"/>
                <w:sz w:val="16"/>
              </w:rPr>
              <w:t>SXDS_D2D_SALE_ORDER_VAL_D2D</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457C32" w:rsidP="00457C32" w:rsidRDefault="00457C32" w14:paraId="1245F500" w14:textId="06824C34">
            <w:pPr>
              <w:rPr>
                <w:rFonts w:ascii="MS Shell Dlg 2" w:hAnsi="MS Shell Dlg 2" w:eastAsia="Times New Roman" w:cs="MS Shell Dlg 2"/>
                <w:sz w:val="16"/>
                <w:szCs w:val="16"/>
              </w:rPr>
            </w:pPr>
            <w:r>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20D4AEC9"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C20AEF" w:rsidR="00457C32" w:rsidP="00457C32" w:rsidRDefault="00457C32" w14:paraId="1A4207D3" w14:textId="2F37A1CE">
            <w:pPr>
              <w:rPr>
                <w:rFonts w:ascii="MS Shell Dlg 2" w:hAnsi="MS Shell Dlg 2" w:eastAsia="Times New Roman" w:cs="MS Shell Dlg 2"/>
                <w:sz w:val="16"/>
                <w:szCs w:val="16"/>
              </w:rPr>
            </w:pPr>
            <w:r>
              <w:rPr>
                <w:rFonts w:ascii="MS Shell Dlg 2" w:hAnsi="MS Shell Dlg 2"/>
                <w:sz w:val="16"/>
              </w:rPr>
              <w:t>Value D2D of the sold delivery requests</w:t>
            </w:r>
          </w:p>
        </w:tc>
      </w:tr>
      <w:tr w:rsidRPr="00C20AEF" w:rsidR="00457C32" w:rsidTr="00457C32" w14:paraId="078F0B03"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7A0BCD64" w14:textId="0D5F167C">
            <w:pPr>
              <w:jc w:val="right"/>
              <w:rPr>
                <w:rFonts w:ascii="MS Shell Dlg 2" w:hAnsi="MS Shell Dlg 2" w:eastAsia="Times New Roman" w:cs="MS Shell Dlg 2"/>
                <w:sz w:val="16"/>
                <w:szCs w:val="16"/>
              </w:rPr>
            </w:pPr>
            <w:r>
              <w:rPr>
                <w:rFonts w:ascii="MS Shell Dlg 2" w:hAnsi="MS Shell Dlg 2"/>
                <w:sz w:val="16"/>
              </w:rPr>
              <w:t>24</w:t>
            </w:r>
          </w:p>
        </w:tc>
        <w:tc>
          <w:tcPr>
            <w:tcW w:w="3141" w:type="dxa"/>
            <w:tcBorders>
              <w:top w:val="outset" w:color="auto" w:sz="6" w:space="0"/>
              <w:left w:val="outset" w:color="auto" w:sz="6" w:space="0"/>
              <w:bottom w:val="outset" w:color="auto" w:sz="6" w:space="0"/>
              <w:right w:val="outset" w:color="auto" w:sz="6" w:space="0"/>
            </w:tcBorders>
          </w:tcPr>
          <w:p w:rsidRPr="00C20AEF" w:rsidR="00457C32" w:rsidP="00457C32" w:rsidRDefault="00457C32" w14:paraId="31D36CC4" w14:textId="76D15280">
            <w:pPr>
              <w:rPr>
                <w:rFonts w:ascii="MS Shell Dlg 2" w:hAnsi="MS Shell Dlg 2" w:eastAsia="Times New Roman" w:cs="MS Shell Dlg 2"/>
                <w:sz w:val="16"/>
                <w:szCs w:val="16"/>
              </w:rPr>
            </w:pPr>
            <w:r>
              <w:rPr>
                <w:rFonts w:ascii="MS Shell Dlg 2" w:hAnsi="MS Shell Dlg 2"/>
                <w:sz w:val="16"/>
              </w:rPr>
              <w:t>SXDS_D2D_PURCHASE_ORDERS</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457C32" w:rsidP="00457C32" w:rsidRDefault="00457C32" w14:paraId="17007A4A" w14:textId="74D0A0A9">
            <w:pPr>
              <w:rPr>
                <w:rFonts w:ascii="MS Shell Dlg 2" w:hAnsi="MS Shell Dlg 2" w:eastAsia="Times New Roman" w:cs="MS Shell Dlg 2"/>
                <w:sz w:val="16"/>
                <w:szCs w:val="16"/>
              </w:rPr>
            </w:pPr>
            <w:r>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08602F9E"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C20AEF" w:rsidR="00457C32" w:rsidP="00457C32" w:rsidRDefault="00457C32" w14:paraId="6D0F85DB" w14:textId="3B8C97E4">
            <w:pPr>
              <w:rPr>
                <w:rFonts w:ascii="MS Shell Dlg 2" w:hAnsi="MS Shell Dlg 2" w:eastAsia="Times New Roman" w:cs="MS Shell Dlg 2"/>
                <w:sz w:val="16"/>
                <w:szCs w:val="16"/>
              </w:rPr>
            </w:pPr>
            <w:r>
              <w:rPr>
                <w:rFonts w:ascii="MS Shell Dlg 2" w:hAnsi="MS Shell Dlg 2"/>
                <w:sz w:val="16"/>
              </w:rPr>
              <w:t>Number of orders</w:t>
            </w:r>
          </w:p>
        </w:tc>
      </w:tr>
      <w:tr w:rsidRPr="00C20AEF" w:rsidR="00457C32" w:rsidTr="00457C32" w14:paraId="6253DF4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38C138D4" w14:textId="36F4B5C6">
            <w:pPr>
              <w:jc w:val="right"/>
              <w:rPr>
                <w:rFonts w:ascii="MS Shell Dlg 2" w:hAnsi="MS Shell Dlg 2" w:eastAsia="Times New Roman" w:cs="MS Shell Dlg 2"/>
                <w:sz w:val="16"/>
                <w:szCs w:val="16"/>
              </w:rPr>
            </w:pPr>
            <w:r>
              <w:rPr>
                <w:rFonts w:ascii="MS Shell Dlg 2" w:hAnsi="MS Shell Dlg 2"/>
                <w:sz w:val="16"/>
              </w:rPr>
              <w:t>25</w:t>
            </w:r>
          </w:p>
        </w:tc>
        <w:tc>
          <w:tcPr>
            <w:tcW w:w="3141" w:type="dxa"/>
            <w:tcBorders>
              <w:top w:val="outset" w:color="auto" w:sz="6" w:space="0"/>
              <w:left w:val="outset" w:color="auto" w:sz="6" w:space="0"/>
              <w:bottom w:val="outset" w:color="auto" w:sz="6" w:space="0"/>
              <w:right w:val="outset" w:color="auto" w:sz="6" w:space="0"/>
            </w:tcBorders>
          </w:tcPr>
          <w:p w:rsidRPr="00C20AEF" w:rsidR="00457C32" w:rsidP="00457C32" w:rsidRDefault="00457C32" w14:paraId="67ADE65E" w14:textId="5756FA80">
            <w:pPr>
              <w:rPr>
                <w:rFonts w:ascii="MS Shell Dlg 2" w:hAnsi="MS Shell Dlg 2" w:eastAsia="Times New Roman" w:cs="MS Shell Dlg 2"/>
                <w:sz w:val="16"/>
                <w:szCs w:val="16"/>
              </w:rPr>
            </w:pPr>
            <w:r>
              <w:rPr>
                <w:rFonts w:ascii="MS Shell Dlg 2" w:hAnsi="MS Shell Dlg 2"/>
                <w:sz w:val="16"/>
              </w:rPr>
              <w:t>SXDS_D2D_PURCHASE_REJECTED</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457C32" w:rsidP="00457C32" w:rsidRDefault="00457C32" w14:paraId="156B9DAF" w14:textId="02B05C99">
            <w:pPr>
              <w:rPr>
                <w:rFonts w:ascii="MS Shell Dlg 2" w:hAnsi="MS Shell Dlg 2" w:eastAsia="Times New Roman" w:cs="MS Shell Dlg 2"/>
                <w:sz w:val="16"/>
                <w:szCs w:val="16"/>
              </w:rPr>
            </w:pPr>
            <w:r>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5C8D0DE0"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C20AEF" w:rsidR="00457C32" w:rsidP="00457C32" w:rsidRDefault="00457C32" w14:paraId="2A5A3945" w14:textId="29ADEBF2">
            <w:pPr>
              <w:rPr>
                <w:rFonts w:ascii="MS Shell Dlg 2" w:hAnsi="MS Shell Dlg 2" w:eastAsia="Times New Roman" w:cs="MS Shell Dlg 2"/>
                <w:sz w:val="16"/>
                <w:szCs w:val="16"/>
              </w:rPr>
            </w:pPr>
            <w:r>
              <w:rPr>
                <w:rFonts w:ascii="MS Shell Dlg 2" w:hAnsi="MS Shell Dlg 2"/>
                <w:sz w:val="16"/>
              </w:rPr>
              <w:t>Number of rejected orders</w:t>
            </w:r>
          </w:p>
        </w:tc>
      </w:tr>
      <w:tr w:rsidRPr="00C20AEF" w:rsidR="00457C32" w:rsidTr="00457C32" w14:paraId="16D2424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2E39E447" w14:textId="47C8353D">
            <w:pPr>
              <w:jc w:val="right"/>
              <w:rPr>
                <w:rFonts w:ascii="MS Shell Dlg 2" w:hAnsi="MS Shell Dlg 2" w:eastAsia="Times New Roman" w:cs="MS Shell Dlg 2"/>
                <w:sz w:val="16"/>
                <w:szCs w:val="16"/>
              </w:rPr>
            </w:pPr>
            <w:r>
              <w:rPr>
                <w:rFonts w:ascii="MS Shell Dlg 2" w:hAnsi="MS Shell Dlg 2"/>
                <w:sz w:val="16"/>
              </w:rPr>
              <w:t>26</w:t>
            </w:r>
          </w:p>
        </w:tc>
        <w:tc>
          <w:tcPr>
            <w:tcW w:w="3141" w:type="dxa"/>
            <w:tcBorders>
              <w:top w:val="outset" w:color="auto" w:sz="6" w:space="0"/>
              <w:left w:val="outset" w:color="auto" w:sz="6" w:space="0"/>
              <w:bottom w:val="outset" w:color="auto" w:sz="6" w:space="0"/>
              <w:right w:val="outset" w:color="auto" w:sz="6" w:space="0"/>
            </w:tcBorders>
          </w:tcPr>
          <w:p w:rsidRPr="00C20AEF" w:rsidR="00457C32" w:rsidP="00457C32" w:rsidRDefault="00457C32" w14:paraId="7DF744BE" w14:textId="66AF34BB">
            <w:pPr>
              <w:rPr>
                <w:rFonts w:ascii="MS Shell Dlg 2" w:hAnsi="MS Shell Dlg 2" w:eastAsia="Times New Roman" w:cs="MS Shell Dlg 2"/>
                <w:sz w:val="16"/>
                <w:szCs w:val="16"/>
              </w:rPr>
            </w:pPr>
            <w:r>
              <w:rPr>
                <w:rFonts w:ascii="MS Shell Dlg 2" w:hAnsi="MS Shell Dlg 2"/>
                <w:sz w:val="16"/>
              </w:rPr>
              <w:t>SXDS_D2D_PURCHASE_EXPIRED</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457C32" w:rsidP="00457C32" w:rsidRDefault="00457C32" w14:paraId="12151BC5" w14:textId="7376A328">
            <w:pPr>
              <w:rPr>
                <w:rFonts w:ascii="MS Shell Dlg 2" w:hAnsi="MS Shell Dlg 2" w:eastAsia="Times New Roman" w:cs="MS Shell Dlg 2"/>
                <w:sz w:val="16"/>
                <w:szCs w:val="16"/>
              </w:rPr>
            </w:pPr>
            <w:r>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4ED71A06"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C20AEF" w:rsidR="00457C32" w:rsidP="00457C32" w:rsidRDefault="00457C32" w14:paraId="2D0E40A2" w14:textId="36DB1DA5">
            <w:pPr>
              <w:rPr>
                <w:rFonts w:ascii="MS Shell Dlg 2" w:hAnsi="MS Shell Dlg 2" w:eastAsia="Times New Roman" w:cs="MS Shell Dlg 2"/>
                <w:sz w:val="16"/>
                <w:szCs w:val="16"/>
              </w:rPr>
            </w:pPr>
            <w:r>
              <w:rPr>
                <w:rFonts w:ascii="MS Shell Dlg 2" w:hAnsi="MS Shell Dlg 2"/>
                <w:sz w:val="16"/>
              </w:rPr>
              <w:t>Number of expired orders</w:t>
            </w:r>
          </w:p>
        </w:tc>
      </w:tr>
      <w:tr w:rsidRPr="00C20AEF" w:rsidR="00457C32" w:rsidTr="00457C32" w14:paraId="29688113"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568767CE" w14:textId="4BAC7C25">
            <w:pPr>
              <w:jc w:val="right"/>
              <w:rPr>
                <w:rFonts w:ascii="MS Shell Dlg 2" w:hAnsi="MS Shell Dlg 2" w:eastAsia="Times New Roman" w:cs="MS Shell Dlg 2"/>
                <w:sz w:val="16"/>
                <w:szCs w:val="16"/>
              </w:rPr>
            </w:pPr>
            <w:r>
              <w:rPr>
                <w:rFonts w:ascii="MS Shell Dlg 2" w:hAnsi="MS Shell Dlg 2"/>
                <w:sz w:val="16"/>
              </w:rPr>
              <w:t>27</w:t>
            </w:r>
          </w:p>
        </w:tc>
        <w:tc>
          <w:tcPr>
            <w:tcW w:w="3141" w:type="dxa"/>
            <w:tcBorders>
              <w:top w:val="outset" w:color="auto" w:sz="6" w:space="0"/>
              <w:left w:val="outset" w:color="auto" w:sz="6" w:space="0"/>
              <w:bottom w:val="outset" w:color="auto" w:sz="6" w:space="0"/>
              <w:right w:val="outset" w:color="auto" w:sz="6" w:space="0"/>
            </w:tcBorders>
          </w:tcPr>
          <w:p w:rsidRPr="00C20AEF" w:rsidR="00457C32" w:rsidP="00457C32" w:rsidRDefault="00457C32" w14:paraId="23A63C7A" w14:textId="3ED4E009">
            <w:pPr>
              <w:rPr>
                <w:rFonts w:ascii="MS Shell Dlg 2" w:hAnsi="MS Shell Dlg 2" w:eastAsia="Times New Roman" w:cs="MS Shell Dlg 2"/>
                <w:sz w:val="16"/>
                <w:szCs w:val="16"/>
              </w:rPr>
            </w:pPr>
            <w:r>
              <w:rPr>
                <w:rFonts w:ascii="MS Shell Dlg 2" w:hAnsi="MS Shell Dlg 2"/>
                <w:sz w:val="16"/>
              </w:rPr>
              <w:t>SXDS_D2D_PURCHASE_CANCELED</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457C32" w:rsidP="00457C32" w:rsidRDefault="00457C32" w14:paraId="3B6AEAB7" w14:textId="42DD0DF5">
            <w:pPr>
              <w:rPr>
                <w:rFonts w:ascii="MS Shell Dlg 2" w:hAnsi="MS Shell Dlg 2" w:eastAsia="Times New Roman" w:cs="MS Shell Dlg 2"/>
                <w:sz w:val="16"/>
                <w:szCs w:val="16"/>
              </w:rPr>
            </w:pPr>
            <w:r>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0FBB3285"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C20AEF" w:rsidR="00457C32" w:rsidP="00457C32" w:rsidRDefault="00457C32" w14:paraId="1B8DC919" w14:textId="0574D210">
            <w:pPr>
              <w:rPr>
                <w:rFonts w:ascii="MS Shell Dlg 2" w:hAnsi="MS Shell Dlg 2" w:eastAsia="Times New Roman" w:cs="MS Shell Dlg 2"/>
                <w:sz w:val="16"/>
                <w:szCs w:val="16"/>
              </w:rPr>
            </w:pPr>
            <w:r>
              <w:rPr>
                <w:rFonts w:ascii="MS Shell Dlg 2" w:hAnsi="MS Shell Dlg 2"/>
                <w:sz w:val="16"/>
              </w:rPr>
              <w:t>Number of cancelled orders</w:t>
            </w:r>
          </w:p>
        </w:tc>
      </w:tr>
      <w:tr w:rsidRPr="00C20AEF" w:rsidR="00457C32" w:rsidTr="00457C32" w14:paraId="0A6773F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48F71FCB" w14:textId="73055A15">
            <w:pPr>
              <w:jc w:val="right"/>
              <w:rPr>
                <w:rFonts w:ascii="MS Shell Dlg 2" w:hAnsi="MS Shell Dlg 2" w:eastAsia="Times New Roman" w:cs="MS Shell Dlg 2"/>
                <w:sz w:val="16"/>
                <w:szCs w:val="16"/>
              </w:rPr>
            </w:pPr>
            <w:r>
              <w:rPr>
                <w:rFonts w:ascii="MS Shell Dlg 2" w:hAnsi="MS Shell Dlg 2"/>
                <w:sz w:val="16"/>
              </w:rPr>
              <w:t>28</w:t>
            </w:r>
          </w:p>
        </w:tc>
        <w:tc>
          <w:tcPr>
            <w:tcW w:w="3141" w:type="dxa"/>
            <w:tcBorders>
              <w:top w:val="outset" w:color="auto" w:sz="6" w:space="0"/>
              <w:left w:val="outset" w:color="auto" w:sz="6" w:space="0"/>
              <w:bottom w:val="outset" w:color="auto" w:sz="6" w:space="0"/>
              <w:right w:val="outset" w:color="auto" w:sz="6" w:space="0"/>
            </w:tcBorders>
          </w:tcPr>
          <w:p w:rsidRPr="00C20AEF" w:rsidR="00457C32" w:rsidP="00457C32" w:rsidRDefault="00457C32" w14:paraId="4B8B81D7" w14:textId="07A38374">
            <w:pPr>
              <w:rPr>
                <w:rFonts w:ascii="MS Shell Dlg 2" w:hAnsi="MS Shell Dlg 2" w:eastAsia="Times New Roman" w:cs="MS Shell Dlg 2"/>
                <w:sz w:val="16"/>
                <w:szCs w:val="16"/>
              </w:rPr>
            </w:pPr>
            <w:r>
              <w:rPr>
                <w:rFonts w:ascii="MS Shell Dlg 2" w:hAnsi="MS Shell Dlg 2"/>
                <w:sz w:val="16"/>
              </w:rPr>
              <w:t>SXDS_D2D_PURCHASE_SHOPPED</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457C32" w:rsidP="00457C32" w:rsidRDefault="00457C32" w14:paraId="4200FFCE" w14:textId="356D4893">
            <w:pPr>
              <w:rPr>
                <w:rFonts w:ascii="MS Shell Dlg 2" w:hAnsi="MS Shell Dlg 2" w:eastAsia="Times New Roman" w:cs="MS Shell Dlg 2"/>
                <w:sz w:val="16"/>
                <w:szCs w:val="16"/>
              </w:rPr>
            </w:pPr>
            <w:r>
              <w:rPr>
                <w:rFonts w:ascii="MS Shell Dlg 2" w:hAnsi="MS Shell Dlg 2"/>
                <w:sz w:val="16"/>
              </w:rPr>
              <w:t>NUMBER(10)</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3B624E7D"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C20AEF" w:rsidR="00457C32" w:rsidP="00457C32" w:rsidRDefault="00457C32" w14:paraId="4569E448" w14:textId="65996232">
            <w:pPr>
              <w:rPr>
                <w:rFonts w:ascii="MS Shell Dlg 2" w:hAnsi="MS Shell Dlg 2" w:eastAsia="Times New Roman" w:cs="MS Shell Dlg 2"/>
                <w:sz w:val="16"/>
                <w:szCs w:val="16"/>
              </w:rPr>
            </w:pPr>
            <w:r>
              <w:rPr>
                <w:rFonts w:ascii="MS Shell Dlg 2" w:hAnsi="MS Shell Dlg 2"/>
                <w:sz w:val="16"/>
              </w:rPr>
              <w:t>Number of orders purchased</w:t>
            </w:r>
          </w:p>
        </w:tc>
      </w:tr>
      <w:tr w:rsidRPr="00C20AEF" w:rsidR="00457C32" w:rsidTr="00457C32" w14:paraId="5E2427F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035DC8D9" w14:textId="3CB26932">
            <w:pPr>
              <w:jc w:val="right"/>
              <w:rPr>
                <w:rFonts w:ascii="MS Shell Dlg 2" w:hAnsi="MS Shell Dlg 2" w:eastAsia="Times New Roman" w:cs="MS Shell Dlg 2"/>
                <w:sz w:val="16"/>
                <w:szCs w:val="16"/>
              </w:rPr>
            </w:pPr>
            <w:r>
              <w:rPr>
                <w:rFonts w:ascii="MS Shell Dlg 2" w:hAnsi="MS Shell Dlg 2"/>
                <w:sz w:val="16"/>
              </w:rPr>
              <w:t>29</w:t>
            </w:r>
          </w:p>
        </w:tc>
        <w:tc>
          <w:tcPr>
            <w:tcW w:w="3141" w:type="dxa"/>
            <w:tcBorders>
              <w:top w:val="outset" w:color="auto" w:sz="6" w:space="0"/>
              <w:left w:val="outset" w:color="auto" w:sz="6" w:space="0"/>
              <w:bottom w:val="outset" w:color="auto" w:sz="6" w:space="0"/>
              <w:right w:val="outset" w:color="auto" w:sz="6" w:space="0"/>
            </w:tcBorders>
          </w:tcPr>
          <w:p w:rsidRPr="00C20AEF" w:rsidR="00457C32" w:rsidP="00457C32" w:rsidRDefault="00457C32" w14:paraId="3FEEE148" w14:textId="26F6A5E0">
            <w:pPr>
              <w:rPr>
                <w:rFonts w:ascii="MS Shell Dlg 2" w:hAnsi="MS Shell Dlg 2" w:eastAsia="Times New Roman" w:cs="MS Shell Dlg 2"/>
                <w:sz w:val="16"/>
                <w:szCs w:val="16"/>
              </w:rPr>
            </w:pPr>
            <w:r>
              <w:rPr>
                <w:rFonts w:ascii="MS Shell Dlg 2" w:hAnsi="MS Shell Dlg 2"/>
                <w:sz w:val="16"/>
              </w:rPr>
              <w:t>SXDS_D2D_PURCHASE_VAL_GROSS</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457C32" w:rsidP="00457C32" w:rsidRDefault="00457C32" w14:paraId="4A4566B1" w14:textId="64DAB17D">
            <w:pPr>
              <w:rPr>
                <w:rFonts w:ascii="MS Shell Dlg 2" w:hAnsi="MS Shell Dlg 2" w:eastAsia="Times New Roman" w:cs="MS Shell Dlg 2"/>
                <w:sz w:val="16"/>
                <w:szCs w:val="16"/>
              </w:rPr>
            </w:pPr>
            <w:r>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63815E7A"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C20AEF" w:rsidR="00457C32" w:rsidP="00457C32" w:rsidRDefault="00457C32" w14:paraId="751267C7" w14:textId="1AC3F9F2">
            <w:pPr>
              <w:rPr>
                <w:rFonts w:ascii="MS Shell Dlg 2" w:hAnsi="MS Shell Dlg 2" w:eastAsia="Times New Roman" w:cs="MS Shell Dlg 2"/>
                <w:sz w:val="16"/>
                <w:szCs w:val="16"/>
              </w:rPr>
            </w:pPr>
            <w:r>
              <w:rPr>
                <w:rFonts w:ascii="MS Shell Dlg 2" w:hAnsi="MS Shell Dlg 2"/>
                <w:sz w:val="16"/>
              </w:rPr>
              <w:t>Value BLP/VKP of the purchased orders</w:t>
            </w:r>
          </w:p>
        </w:tc>
      </w:tr>
      <w:tr w:rsidRPr="00C20AEF" w:rsidR="00457C32" w:rsidTr="00457C32" w14:paraId="7CD87EB0"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57E49542" w14:textId="03457A17">
            <w:pPr>
              <w:jc w:val="right"/>
              <w:rPr>
                <w:rFonts w:ascii="MS Shell Dlg 2" w:hAnsi="MS Shell Dlg 2" w:eastAsia="Times New Roman" w:cs="MS Shell Dlg 2"/>
                <w:sz w:val="16"/>
                <w:szCs w:val="16"/>
              </w:rPr>
            </w:pPr>
            <w:r>
              <w:rPr>
                <w:rFonts w:ascii="MS Shell Dlg 2" w:hAnsi="MS Shell Dlg 2"/>
                <w:sz w:val="16"/>
              </w:rPr>
              <w:lastRenderedPageBreak/>
              <w:t>30</w:t>
            </w:r>
          </w:p>
        </w:tc>
        <w:tc>
          <w:tcPr>
            <w:tcW w:w="3141" w:type="dxa"/>
            <w:tcBorders>
              <w:top w:val="outset" w:color="auto" w:sz="6" w:space="0"/>
              <w:left w:val="outset" w:color="auto" w:sz="6" w:space="0"/>
              <w:bottom w:val="outset" w:color="auto" w:sz="6" w:space="0"/>
              <w:right w:val="outset" w:color="auto" w:sz="6" w:space="0"/>
            </w:tcBorders>
          </w:tcPr>
          <w:p w:rsidRPr="00C20AEF" w:rsidR="00457C32" w:rsidP="00457C32" w:rsidRDefault="00457C32" w14:paraId="773ED72B" w14:textId="5F4646B5">
            <w:pPr>
              <w:rPr>
                <w:rFonts w:ascii="MS Shell Dlg 2" w:hAnsi="MS Shell Dlg 2" w:eastAsia="Times New Roman" w:cs="MS Shell Dlg 2"/>
                <w:sz w:val="16"/>
                <w:szCs w:val="16"/>
              </w:rPr>
            </w:pPr>
            <w:r>
              <w:rPr>
                <w:rFonts w:ascii="MS Shell Dlg 2" w:hAnsi="MS Shell Dlg 2"/>
                <w:sz w:val="16"/>
              </w:rPr>
              <w:t>SXDS_D2D_PURCHASE_VAL_NET</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457C32" w:rsidP="00457C32" w:rsidRDefault="00457C32" w14:paraId="40D196CA" w14:textId="6299E657">
            <w:pPr>
              <w:rPr>
                <w:rFonts w:ascii="MS Shell Dlg 2" w:hAnsi="MS Shell Dlg 2" w:eastAsia="Times New Roman" w:cs="MS Shell Dlg 2"/>
                <w:sz w:val="16"/>
                <w:szCs w:val="16"/>
              </w:rPr>
            </w:pPr>
            <w:r>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43929B20"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C20AEF" w:rsidR="00457C32" w:rsidP="00457C32" w:rsidRDefault="00457C32" w14:paraId="6A55E8FF" w14:textId="3E36DC7A">
            <w:pPr>
              <w:rPr>
                <w:rFonts w:ascii="MS Shell Dlg 2" w:hAnsi="MS Shell Dlg 2" w:eastAsia="Times New Roman" w:cs="MS Shell Dlg 2"/>
                <w:sz w:val="16"/>
                <w:szCs w:val="16"/>
              </w:rPr>
            </w:pPr>
            <w:r>
              <w:rPr>
                <w:rFonts w:ascii="MS Shell Dlg 2" w:hAnsi="MS Shell Dlg 2"/>
                <w:sz w:val="16"/>
              </w:rPr>
              <w:t>Net value of purchased orders</w:t>
            </w:r>
          </w:p>
        </w:tc>
      </w:tr>
      <w:tr w:rsidRPr="00C20AEF" w:rsidR="00457C32" w:rsidTr="00457C32" w14:paraId="406CA9B1"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078FB1EE" w14:textId="3AB65A91">
            <w:pPr>
              <w:jc w:val="right"/>
              <w:rPr>
                <w:rFonts w:ascii="MS Shell Dlg 2" w:hAnsi="MS Shell Dlg 2" w:eastAsia="Times New Roman" w:cs="MS Shell Dlg 2"/>
                <w:sz w:val="16"/>
                <w:szCs w:val="16"/>
              </w:rPr>
            </w:pPr>
            <w:r>
              <w:rPr>
                <w:rFonts w:ascii="MS Shell Dlg 2" w:hAnsi="MS Shell Dlg 2"/>
                <w:sz w:val="16"/>
              </w:rPr>
              <w:t>31</w:t>
            </w:r>
          </w:p>
        </w:tc>
        <w:tc>
          <w:tcPr>
            <w:tcW w:w="3141" w:type="dxa"/>
            <w:tcBorders>
              <w:top w:val="outset" w:color="auto" w:sz="6" w:space="0"/>
              <w:left w:val="outset" w:color="auto" w:sz="6" w:space="0"/>
              <w:bottom w:val="outset" w:color="auto" w:sz="6" w:space="0"/>
              <w:right w:val="outset" w:color="auto" w:sz="6" w:space="0"/>
            </w:tcBorders>
          </w:tcPr>
          <w:p w:rsidRPr="00C20AEF" w:rsidR="00457C32" w:rsidP="00457C32" w:rsidRDefault="00457C32" w14:paraId="2EA9B085" w14:textId="261380C5">
            <w:pPr>
              <w:rPr>
                <w:rFonts w:ascii="MS Shell Dlg 2" w:hAnsi="MS Shell Dlg 2" w:eastAsia="Times New Roman" w:cs="MS Shell Dlg 2"/>
                <w:sz w:val="16"/>
                <w:szCs w:val="16"/>
              </w:rPr>
            </w:pPr>
            <w:r>
              <w:rPr>
                <w:rFonts w:ascii="MS Shell Dlg 2" w:hAnsi="MS Shell Dlg 2"/>
                <w:sz w:val="16"/>
              </w:rPr>
              <w:t>SXDS_D2D_PURCHASE_VAL_D2D</w:t>
            </w:r>
          </w:p>
        </w:tc>
        <w:tc>
          <w:tcPr>
            <w:tcW w:w="1266" w:type="dxa"/>
            <w:tcBorders>
              <w:top w:val="outset" w:color="auto" w:sz="6" w:space="0"/>
              <w:left w:val="outset" w:color="auto" w:sz="6" w:space="0"/>
              <w:bottom w:val="outset" w:color="auto" w:sz="6" w:space="0"/>
              <w:right w:val="outset" w:color="auto" w:sz="6" w:space="0"/>
            </w:tcBorders>
            <w:noWrap/>
            <w:vAlign w:val="center"/>
          </w:tcPr>
          <w:p w:rsidRPr="00C20AEF" w:rsidR="00457C32" w:rsidP="00457C32" w:rsidRDefault="00457C32" w14:paraId="3EE5B13A" w14:textId="014C089D">
            <w:pPr>
              <w:rPr>
                <w:rFonts w:ascii="MS Shell Dlg 2" w:hAnsi="MS Shell Dlg 2" w:eastAsia="Times New Roman" w:cs="MS Shell Dlg 2"/>
                <w:sz w:val="16"/>
                <w:szCs w:val="16"/>
              </w:rPr>
            </w:pPr>
            <w:r>
              <w:rPr>
                <w:rFonts w:ascii="MS Shell Dlg 2" w:hAnsi="MS Shell Dlg 2"/>
                <w:sz w:val="16"/>
              </w:rPr>
              <w:t>NUMBER(18,2)</w:t>
            </w:r>
          </w:p>
        </w:tc>
        <w:tc>
          <w:tcPr>
            <w:tcW w:w="503" w:type="dxa"/>
            <w:tcBorders>
              <w:top w:val="outset" w:color="auto" w:sz="6" w:space="0"/>
              <w:left w:val="outset" w:color="auto" w:sz="6" w:space="0"/>
              <w:bottom w:val="outset" w:color="auto" w:sz="6" w:space="0"/>
              <w:right w:val="outset" w:color="auto" w:sz="6" w:space="0"/>
            </w:tcBorders>
            <w:vAlign w:val="center"/>
          </w:tcPr>
          <w:p w:rsidRPr="00C20AEF" w:rsidR="00457C32" w:rsidP="00457C32" w:rsidRDefault="00457C32" w14:paraId="0CCCC42B" w14:textId="77777777">
            <w:pPr>
              <w:rPr>
                <w:rFonts w:ascii="MS Shell Dlg 2" w:hAnsi="MS Shell Dlg 2" w:eastAsia="Times New Roman" w:cs="MS Shell Dlg 2"/>
                <w:sz w:val="16"/>
                <w:szCs w:val="16"/>
              </w:rPr>
            </w:pPr>
          </w:p>
        </w:tc>
        <w:tc>
          <w:tcPr>
            <w:tcW w:w="4425" w:type="dxa"/>
            <w:tcBorders>
              <w:top w:val="outset" w:color="auto" w:sz="6" w:space="0"/>
              <w:left w:val="outset" w:color="auto" w:sz="6" w:space="0"/>
              <w:bottom w:val="outset" w:color="auto" w:sz="6" w:space="0"/>
              <w:right w:val="outset" w:color="auto" w:sz="6" w:space="0"/>
            </w:tcBorders>
            <w:vAlign w:val="bottom"/>
          </w:tcPr>
          <w:p w:rsidRPr="00C20AEF" w:rsidR="00457C32" w:rsidP="00457C32" w:rsidRDefault="00457C32" w14:paraId="268E695C" w14:textId="12F580AC">
            <w:pPr>
              <w:rPr>
                <w:rFonts w:ascii="MS Shell Dlg 2" w:hAnsi="MS Shell Dlg 2" w:eastAsia="Times New Roman" w:cs="MS Shell Dlg 2"/>
                <w:sz w:val="16"/>
                <w:szCs w:val="16"/>
              </w:rPr>
            </w:pPr>
            <w:r>
              <w:rPr>
                <w:rFonts w:ascii="MS Shell Dlg 2" w:hAnsi="MS Shell Dlg 2"/>
                <w:sz w:val="16"/>
              </w:rPr>
              <w:t>Value D2D of purchased orders</w:t>
            </w:r>
          </w:p>
        </w:tc>
      </w:tr>
    </w:tbl>
    <w:p w:rsidRPr="00C20AEF" w:rsidR="00AF2D81" w:rsidP="00AF2D81" w:rsidRDefault="00AF2D81" w14:paraId="71BCA744" w14:textId="23B6B8C7">
      <w:pPr>
        <w:pStyle w:val="Textkrper"/>
      </w:pPr>
    </w:p>
    <w:p w:rsidRPr="00C20AEF" w:rsidR="00EB297F" w:rsidP="00D61F4D" w:rsidRDefault="00EB297F" w14:paraId="6D69C3B3" w14:textId="77777777">
      <w:pPr>
        <w:pStyle w:val="berschrift3"/>
      </w:pPr>
      <w:bookmarkStart w:name="_Ref519255446" w:id="151"/>
      <w:bookmarkStart w:name="_Toc98411927" w:id="152"/>
      <w:r>
        <w:t>Table STOX_DISCOUNT_MATRIX</w:t>
      </w:r>
      <w:bookmarkEnd w:id="149"/>
      <w:bookmarkEnd w:id="151"/>
      <w:bookmarkEnd w:id="152"/>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723"/>
        <w:gridCol w:w="2470"/>
        <w:gridCol w:w="1092"/>
        <w:gridCol w:w="878"/>
        <w:gridCol w:w="3131"/>
      </w:tblGrid>
      <w:tr w:rsidRPr="00C20AEF" w:rsidR="00D61F4D" w:rsidTr="00EB297F" w14:paraId="38D0676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D61F4D" w:rsidRDefault="00D61F4D" w14:paraId="0D85AEBB" w14:textId="77777777">
            <w:pPr>
              <w:rPr>
                <w:rFonts w:ascii="MS Shell Dlg 2" w:hAnsi="MS Shell Dlg 2" w:cs="MS Shell Dlg 2"/>
                <w:b/>
                <w:bCs/>
                <w:sz w:val="16"/>
                <w:szCs w:val="16"/>
              </w:rPr>
            </w:pPr>
            <w:r>
              <w:rPr>
                <w:rFonts w:ascii="MS Shell Dlg 2" w:hAnsi="MS Shell Dlg 2"/>
                <w:b/>
                <w:sz w:val="16"/>
              </w:rPr>
              <w:t>Column</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D61F4D" w:rsidRDefault="00D61F4D" w14:paraId="5C8CE36B" w14:textId="77777777">
            <w:pPr>
              <w:rPr>
                <w:rFonts w:ascii="MS Shell Dlg 2" w:hAnsi="MS Shell Dlg 2" w:cs="MS Shell Dlg 2"/>
                <w:b/>
                <w:bCs/>
                <w:sz w:val="16"/>
                <w:szCs w:val="16"/>
              </w:rPr>
            </w:pPr>
            <w:r>
              <w:rPr>
                <w:rFonts w:ascii="MS Shell Dlg 2" w:hAnsi="MS Shell Dlg 2"/>
                <w:b/>
                <w:sz w:val="16"/>
              </w:rPr>
              <w:t>Column 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D61F4D" w:rsidRDefault="00D61F4D" w14:paraId="23FD7583" w14:textId="77777777">
            <w:pPr>
              <w:rPr>
                <w:rFonts w:ascii="MS Shell Dlg 2" w:hAnsi="MS Shell Dlg 2" w:cs="MS Shell Dlg 2"/>
                <w:b/>
                <w:bCs/>
                <w:sz w:val="16"/>
                <w:szCs w:val="16"/>
              </w:rPr>
            </w:pPr>
            <w:r>
              <w:rPr>
                <w:rFonts w:ascii="MS Shell Dlg 2" w:hAnsi="MS Shell Dlg 2"/>
                <w:b/>
                <w:sz w:val="16"/>
              </w:rPr>
              <w:t>Data Type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D61F4D" w:rsidRDefault="00D61F4D" w14:paraId="4D91DCCF" w14:textId="77777777">
            <w:pPr>
              <w:rPr>
                <w:rFonts w:ascii="MS Shell Dlg 2" w:hAnsi="MS Shell Dlg 2" w:cs="MS Shell Dlg 2"/>
                <w:b/>
                <w:bCs/>
                <w:sz w:val="16"/>
                <w:szCs w:val="16"/>
              </w:rPr>
            </w:pPr>
            <w:r>
              <w:rPr>
                <w:rFonts w:ascii="MS Shell Dlg 2" w:hAnsi="MS Shell Dlg 2"/>
                <w:b/>
                <w:sz w:val="16"/>
              </w:rPr>
              <w:t>Not zero?</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D61F4D" w:rsidRDefault="00D61F4D" w14:paraId="6FD0D035" w14:textId="77777777">
            <w:pPr>
              <w:rPr>
                <w:rFonts w:ascii="MS Shell Dlg 2" w:hAnsi="MS Shell Dlg 2" w:cs="MS Shell Dlg 2"/>
                <w:b/>
                <w:bCs/>
                <w:sz w:val="16"/>
                <w:szCs w:val="16"/>
              </w:rPr>
            </w:pPr>
            <w:r>
              <w:rPr>
                <w:rFonts w:ascii="MS Shell Dlg 2" w:hAnsi="MS Shell Dlg 2"/>
                <w:b/>
                <w:sz w:val="16"/>
              </w:rPr>
              <w:t>Comments</w:t>
            </w:r>
          </w:p>
        </w:tc>
      </w:tr>
      <w:tr w:rsidRPr="00C20AEF" w:rsidR="00D61F4D" w:rsidTr="00EB297F" w14:paraId="1758C9D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2E1AE442" w14:textId="77777777">
            <w:pPr>
              <w:jc w:val="right"/>
              <w:rPr>
                <w:rFonts w:ascii="MS Shell Dlg 2" w:hAnsi="MS Shell Dlg 2" w:cs="MS Shell Dlg 2"/>
                <w:sz w:val="16"/>
                <w:szCs w:val="16"/>
              </w:rPr>
            </w:pPr>
            <w:r>
              <w:rPr>
                <w:rFonts w:ascii="MS Shell Dlg 2" w:hAnsi="MS Shell Dlg 2"/>
                <w:sz w:val="16"/>
              </w:rPr>
              <w:t>1</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58B380A8" w14:textId="77777777">
            <w:pPr>
              <w:rPr>
                <w:rFonts w:ascii="MS Shell Dlg 2" w:hAnsi="MS Shell Dlg 2" w:cs="MS Shell Dlg 2"/>
                <w:sz w:val="16"/>
                <w:szCs w:val="16"/>
              </w:rPr>
            </w:pPr>
            <w:r>
              <w:rPr>
                <w:rFonts w:ascii="MS Shell Dlg 2" w:hAnsi="MS Shell Dlg 2"/>
                <w:b/>
                <w:sz w:val="16"/>
              </w:rPr>
              <w:t>SXDX_COUNTRY_CODE</w:t>
            </w:r>
            <w:r>
              <w:rPr>
                <w:rFonts w:ascii="MS Shell Dlg 2" w:hAnsi="MS Shell Dlg 2"/>
                <w:sz w:val="16"/>
                <w:vertAlign w:val="subscript"/>
              </w:rPr>
              <w:t>1</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D61F4D" w:rsidRDefault="00D61F4D" w14:paraId="795B8E36" w14:textId="77777777">
            <w:pPr>
              <w:rPr>
                <w:rFonts w:ascii="MS Shell Dlg 2" w:hAnsi="MS Shell Dlg 2" w:cs="MS Shell Dlg 2"/>
                <w:sz w:val="16"/>
                <w:szCs w:val="16"/>
              </w:rPr>
            </w:pPr>
            <w:r>
              <w:rPr>
                <w:rFonts w:ascii="MS Shell Dlg 2" w:hAnsi="MS Shell Dlg 2"/>
                <w:sz w:val="16"/>
              </w:rPr>
              <w:t>NUMBER(3)</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486B9E02" w14:textId="77777777">
            <w:pPr>
              <w:rPr>
                <w:rFonts w:ascii="MS Shell Dlg 2" w:hAnsi="MS Shell Dlg 2" w:cs="MS Shell Dlg 2"/>
                <w:sz w:val="16"/>
                <w:szCs w:val="16"/>
              </w:rPr>
            </w:pPr>
            <w:r>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63999E3F" w14:textId="77777777">
            <w:pPr>
              <w:rPr>
                <w:rFonts w:ascii="MS Shell Dlg 2" w:hAnsi="MS Shell Dlg 2" w:cs="MS Shell Dlg 2"/>
                <w:sz w:val="16"/>
                <w:szCs w:val="16"/>
              </w:rPr>
            </w:pPr>
            <w:r>
              <w:rPr>
                <w:rFonts w:ascii="MS Shell Dlg 2" w:hAnsi="MS Shell Dlg 2"/>
                <w:sz w:val="16"/>
              </w:rPr>
              <w:t>Country code</w:t>
            </w:r>
          </w:p>
        </w:tc>
      </w:tr>
      <w:tr w:rsidRPr="00C20AEF" w:rsidR="00442173" w:rsidTr="00EB297F" w14:paraId="0A23483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442173" w:rsidRDefault="00DF46E5" w14:paraId="444395EB" w14:textId="77777777">
            <w:pPr>
              <w:jc w:val="right"/>
              <w:rPr>
                <w:rFonts w:ascii="MS Shell Dlg 2" w:hAnsi="MS Shell Dlg 2" w:cs="MS Shell Dlg 2"/>
                <w:sz w:val="16"/>
                <w:szCs w:val="16"/>
              </w:rPr>
            </w:pPr>
            <w:r>
              <w:rPr>
                <w:rFonts w:ascii="MS Shell Dlg 2" w:hAnsi="MS Shell Dlg 2"/>
                <w:sz w:val="16"/>
              </w:rPr>
              <w:t>2</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442173" w:rsidP="00DF46E5" w:rsidRDefault="00442173" w14:paraId="6FDB3248" w14:textId="77777777">
            <w:pPr>
              <w:rPr>
                <w:rFonts w:ascii="MS Shell Dlg 2" w:hAnsi="MS Shell Dlg 2" w:cs="MS Shell Dlg 2"/>
                <w:sz w:val="16"/>
                <w:szCs w:val="16"/>
              </w:rPr>
            </w:pPr>
            <w:r>
              <w:rPr>
                <w:rFonts w:ascii="MS Shell Dlg 2" w:hAnsi="MS Shell Dlg 2"/>
                <w:b/>
                <w:sz w:val="16"/>
              </w:rPr>
              <w:t>SXDX_DISCOUNT_GROUP2</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442173" w:rsidRDefault="00442173" w14:paraId="4724F329" w14:textId="3F6DE4B7">
            <w:pPr>
              <w:rPr>
                <w:rFonts w:ascii="MS Shell Dlg 2" w:hAnsi="MS Shell Dlg 2" w:cs="MS Shell Dlg 2"/>
                <w:sz w:val="16"/>
                <w:szCs w:val="16"/>
              </w:rPr>
            </w:pPr>
            <w:r>
              <w:rPr>
                <w:rFonts w:ascii="MS Shell Dlg 2" w:hAnsi="MS Shell Dlg 2"/>
                <w:sz w:val="16"/>
              </w:rPr>
              <w:t>VARCHAR2(5)</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442173" w:rsidRDefault="00442173" w14:paraId="6F91413C" w14:textId="77777777">
            <w:pPr>
              <w:rPr>
                <w:rFonts w:ascii="MS Shell Dlg 2" w:hAnsi="MS Shell Dlg 2" w:cs="MS Shell Dlg 2"/>
                <w:sz w:val="16"/>
                <w:szCs w:val="16"/>
              </w:rPr>
            </w:pPr>
            <w:r>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442173" w:rsidRDefault="00442173" w14:paraId="328096BB" w14:textId="77777777">
            <w:pPr>
              <w:rPr>
                <w:rFonts w:ascii="MS Shell Dlg 2" w:hAnsi="MS Shell Dlg 2" w:cs="MS Shell Dlg 2"/>
                <w:sz w:val="16"/>
                <w:szCs w:val="16"/>
              </w:rPr>
            </w:pPr>
            <w:r>
              <w:rPr>
                <w:rFonts w:ascii="MS Shell Dlg 2" w:hAnsi="MS Shell Dlg 2"/>
                <w:sz w:val="16"/>
              </w:rPr>
              <w:t>Discount group (00..99)</w:t>
            </w:r>
          </w:p>
        </w:tc>
      </w:tr>
      <w:tr w:rsidRPr="00C20AEF" w:rsidR="00DF46E5" w:rsidTr="00EB297F" w14:paraId="6DFDE418"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DF46E5" w:rsidP="00133CFB" w:rsidRDefault="00DF46E5" w14:paraId="06956BDA" w14:textId="77777777">
            <w:pPr>
              <w:jc w:val="right"/>
              <w:rPr>
                <w:rFonts w:ascii="MS Shell Dlg 2" w:hAnsi="MS Shell Dlg 2" w:cs="MS Shell Dlg 2"/>
                <w:sz w:val="16"/>
                <w:szCs w:val="16"/>
              </w:rPr>
            </w:pPr>
            <w:r>
              <w:rPr>
                <w:rFonts w:ascii="MS Shell Dlg 2" w:hAnsi="MS Shell Dlg 2"/>
                <w:sz w:val="16"/>
              </w:rPr>
              <w:t>3</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F46E5" w:rsidP="00133CFB" w:rsidRDefault="00DF46E5" w14:paraId="2D573AD3" w14:textId="77777777">
            <w:pPr>
              <w:rPr>
                <w:rFonts w:ascii="MS Shell Dlg 2" w:hAnsi="MS Shell Dlg 2" w:cs="MS Shell Dlg 2"/>
                <w:sz w:val="16"/>
                <w:szCs w:val="16"/>
              </w:rPr>
            </w:pPr>
            <w:r>
              <w:rPr>
                <w:rFonts w:ascii="MS Shell Dlg 2" w:hAnsi="MS Shell Dlg 2"/>
                <w:b/>
                <w:sz w:val="16"/>
              </w:rPr>
              <w:t>SXDX_DIVISION</w:t>
            </w:r>
            <w:r>
              <w:rPr>
                <w:rFonts w:ascii="MS Shell Dlg 2" w:hAnsi="MS Shell Dlg 2"/>
                <w:sz w:val="16"/>
                <w:vertAlign w:val="subscript"/>
              </w:rPr>
              <w:t xml:space="preserve"> 3</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DF46E5" w:rsidP="00133CFB" w:rsidRDefault="00DF46E5" w14:paraId="06788613" w14:textId="77777777">
            <w:pPr>
              <w:rPr>
                <w:rFonts w:ascii="MS Shell Dlg 2" w:hAnsi="MS Shell Dlg 2" w:cs="MS Shell Dlg 2"/>
                <w:sz w:val="16"/>
                <w:szCs w:val="16"/>
              </w:rPr>
            </w:pPr>
            <w:r>
              <w:rPr>
                <w:rFonts w:ascii="MS Shell Dlg 2" w:hAnsi="MS Shell Dlg 2"/>
                <w:sz w:val="16"/>
              </w:rPr>
              <w:t>NUMBER(3)</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F46E5" w:rsidP="00133CFB" w:rsidRDefault="00DF46E5" w14:paraId="58BC3D13" w14:textId="77777777">
            <w:pPr>
              <w:rPr>
                <w:rFonts w:ascii="MS Shell Dlg 2" w:hAnsi="MS Shell Dlg 2" w:cs="MS Shell Dlg 2"/>
                <w:sz w:val="16"/>
                <w:szCs w:val="16"/>
              </w:rPr>
            </w:pPr>
            <w:r>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F46E5" w:rsidP="00133CFB" w:rsidRDefault="00DF46E5" w14:paraId="487FE841" w14:textId="77777777">
            <w:pPr>
              <w:rPr>
                <w:rFonts w:ascii="MS Shell Dlg 2" w:hAnsi="MS Shell Dlg 2" w:cs="MS Shell Dlg 2"/>
                <w:sz w:val="16"/>
                <w:szCs w:val="16"/>
              </w:rPr>
            </w:pPr>
            <w:r>
              <w:rPr>
                <w:rFonts w:ascii="MS Shell Dlg 2" w:hAnsi="MS Shell Dlg 2"/>
                <w:sz w:val="16"/>
              </w:rPr>
              <w:t xml:space="preserve">Division ID (or 0 for </w:t>
            </w:r>
            <w:proofErr w:type="spellStart"/>
            <w:r>
              <w:rPr>
                <w:rFonts w:ascii="MS Shell Dlg 2" w:hAnsi="MS Shell Dlg 2"/>
                <w:sz w:val="16"/>
              </w:rPr>
              <w:t>non FUTURE</w:t>
            </w:r>
            <w:proofErr w:type="spellEnd"/>
            <w:r>
              <w:rPr>
                <w:rFonts w:ascii="MS Shell Dlg 2" w:hAnsi="MS Shell Dlg 2"/>
                <w:sz w:val="16"/>
              </w:rPr>
              <w:t xml:space="preserve"> markets)</w:t>
            </w:r>
          </w:p>
        </w:tc>
      </w:tr>
      <w:tr w:rsidRPr="00C20AEF" w:rsidR="00DF46E5" w:rsidTr="00EB297F" w14:paraId="0576A42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DF46E5" w:rsidRDefault="00DF46E5" w14:paraId="40246ECB" w14:textId="77777777">
            <w:pPr>
              <w:jc w:val="right"/>
              <w:rPr>
                <w:rFonts w:ascii="MS Shell Dlg 2" w:hAnsi="MS Shell Dlg 2" w:cs="MS Shell Dlg 2"/>
                <w:sz w:val="16"/>
                <w:szCs w:val="16"/>
              </w:rPr>
            </w:pPr>
            <w:r>
              <w:rPr>
                <w:rFonts w:ascii="MS Shell Dlg 2" w:hAnsi="MS Shell Dlg 2"/>
                <w:sz w:val="16"/>
              </w:rPr>
              <w:t>4</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F46E5" w:rsidRDefault="00DF46E5" w14:paraId="50BB482C" w14:textId="77777777">
            <w:pPr>
              <w:rPr>
                <w:rFonts w:ascii="MS Shell Dlg 2" w:hAnsi="MS Shell Dlg 2" w:cs="MS Shell Dlg 2"/>
                <w:sz w:val="16"/>
                <w:szCs w:val="16"/>
              </w:rPr>
            </w:pPr>
            <w:r>
              <w:rPr>
                <w:rFonts w:ascii="MS Shell Dlg 2" w:hAnsi="MS Shell Dlg 2"/>
                <w:sz w:val="16"/>
              </w:rPr>
              <w:t>SXDX_DISCOUNT_RATE</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DF46E5" w:rsidRDefault="00DF46E5" w14:paraId="3BCCA570" w14:textId="77777777">
            <w:pPr>
              <w:rPr>
                <w:rFonts w:ascii="MS Shell Dlg 2" w:hAnsi="MS Shell Dlg 2" w:cs="MS Shell Dlg 2"/>
                <w:sz w:val="16"/>
                <w:szCs w:val="16"/>
              </w:rPr>
            </w:pPr>
            <w:r>
              <w:rPr>
                <w:rFonts w:ascii="MS Shell Dlg 2" w:hAnsi="MS Shell Dlg 2"/>
                <w:sz w:val="16"/>
              </w:rPr>
              <w:t>NUMBER(5,2)</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F46E5" w:rsidRDefault="00DF46E5" w14:paraId="34F39148" w14:textId="77777777">
            <w:pPr>
              <w:rPr>
                <w:rFonts w:ascii="MS Shell Dlg 2" w:hAnsi="MS Shell Dlg 2" w:cs="MS Shell Dlg 2"/>
                <w:sz w:val="16"/>
                <w:szCs w:val="16"/>
              </w:rPr>
            </w:pPr>
            <w:r>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F46E5" w:rsidRDefault="00DF46E5" w14:paraId="7F193797" w14:textId="07458707">
            <w:pPr>
              <w:rPr>
                <w:rFonts w:ascii="MS Shell Dlg 2" w:hAnsi="MS Shell Dlg 2" w:cs="MS Shell Dlg 2"/>
                <w:sz w:val="16"/>
                <w:szCs w:val="16"/>
              </w:rPr>
            </w:pPr>
            <w:r>
              <w:rPr>
                <w:rFonts w:ascii="MS Shell Dlg 2" w:hAnsi="MS Shell Dlg 2"/>
                <w:sz w:val="16"/>
              </w:rPr>
              <w:t>Discount rate LAG (0..100)</w:t>
            </w:r>
          </w:p>
        </w:tc>
      </w:tr>
      <w:tr w:rsidRPr="00C20AEF" w:rsidR="00F039D3" w:rsidTr="00EB297F" w14:paraId="55CD617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F039D3" w:rsidRDefault="00F039D3" w14:paraId="58203177" w14:textId="4321DB2A">
            <w:pPr>
              <w:jc w:val="right"/>
              <w:rPr>
                <w:rFonts w:ascii="MS Shell Dlg 2" w:hAnsi="MS Shell Dlg 2" w:cs="MS Shell Dlg 2"/>
                <w:sz w:val="16"/>
                <w:szCs w:val="16"/>
              </w:rPr>
            </w:pPr>
            <w:r>
              <w:rPr>
                <w:rFonts w:ascii="MS Shell Dlg 2" w:hAnsi="MS Shell Dlg 2"/>
                <w:sz w:val="16"/>
              </w:rPr>
              <w:t>5</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F039D3" w:rsidRDefault="00F039D3" w14:paraId="66167ADE" w14:textId="26D9E2E1">
            <w:pPr>
              <w:rPr>
                <w:rFonts w:ascii="MS Shell Dlg 2" w:hAnsi="MS Shell Dlg 2" w:cs="MS Shell Dlg 2"/>
                <w:sz w:val="16"/>
                <w:szCs w:val="16"/>
              </w:rPr>
            </w:pPr>
            <w:r>
              <w:rPr>
                <w:rFonts w:ascii="MS Shell Dlg 2" w:hAnsi="MS Shell Dlg 2"/>
                <w:sz w:val="16"/>
              </w:rPr>
              <w:t>SXDX_DISCOUNT_RATE_BEFORE</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F039D3" w:rsidRDefault="00F039D3" w14:paraId="07749249" w14:textId="2E640A80">
            <w:pPr>
              <w:rPr>
                <w:rFonts w:ascii="MS Shell Dlg 2" w:hAnsi="MS Shell Dlg 2" w:cs="MS Shell Dlg 2"/>
                <w:sz w:val="16"/>
                <w:szCs w:val="16"/>
              </w:rPr>
            </w:pPr>
            <w:r>
              <w:rPr>
                <w:rFonts w:ascii="MS Shell Dlg 2" w:hAnsi="MS Shell Dlg 2"/>
                <w:sz w:val="16"/>
              </w:rPr>
              <w:t>NUMBER(5,2)</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F039D3" w:rsidRDefault="00F039D3" w14:paraId="1E1CA2C2" w14:textId="77777777">
            <w:pPr>
              <w:rPr>
                <w:rFonts w:ascii="MS Shell Dlg 2" w:hAnsi="MS Shell Dlg 2" w:cs="MS Shell Dlg 2"/>
                <w:sz w:val="16"/>
                <w:szCs w:val="16"/>
              </w:rPr>
            </w:pPr>
          </w:p>
        </w:tc>
        <w:tc>
          <w:tcPr>
            <w:tcW w:w="0" w:type="auto"/>
            <w:tcBorders>
              <w:top w:val="outset" w:color="auto" w:sz="6" w:space="0"/>
              <w:left w:val="outset" w:color="auto" w:sz="6" w:space="0"/>
              <w:bottom w:val="outset" w:color="auto" w:sz="6" w:space="0"/>
              <w:right w:val="outset" w:color="auto" w:sz="6" w:space="0"/>
            </w:tcBorders>
            <w:vAlign w:val="center"/>
          </w:tcPr>
          <w:p w:rsidRPr="00C20AEF" w:rsidR="00F039D3" w:rsidRDefault="00F039D3" w14:paraId="4B9CB4B5" w14:textId="1D01B3E4">
            <w:pPr>
              <w:rPr>
                <w:rFonts w:ascii="MS Shell Dlg 2" w:hAnsi="MS Shell Dlg 2" w:cs="MS Shell Dlg 2"/>
                <w:sz w:val="16"/>
                <w:szCs w:val="16"/>
              </w:rPr>
            </w:pPr>
            <w:r>
              <w:rPr>
                <w:rFonts w:ascii="MS Shell Dlg 2" w:hAnsi="MS Shell Dlg 2"/>
                <w:sz w:val="16"/>
              </w:rPr>
              <w:t>Discount rate VOR (0..100)</w:t>
            </w:r>
          </w:p>
        </w:tc>
      </w:tr>
    </w:tbl>
    <w:p w:rsidRPr="00C20AEF" w:rsidR="00EB297F" w:rsidP="00D61F4D" w:rsidRDefault="00EB297F" w14:paraId="33842F3B" w14:textId="77777777">
      <w:pPr>
        <w:pStyle w:val="berschrift3"/>
      </w:pPr>
      <w:bookmarkStart w:name="TBLSTOX_FINANCIAL_DATA" w:id="153"/>
      <w:bookmarkStart w:name="_Toc255289907" w:id="154"/>
      <w:bookmarkStart w:name="_Ref327800822" w:id="155"/>
      <w:bookmarkStart w:name="_Toc98411928" w:id="156"/>
      <w:bookmarkEnd w:id="153"/>
      <w:r>
        <w:t>Table STOX_FINANCIAL_DATA</w:t>
      </w:r>
      <w:bookmarkEnd w:id="154"/>
      <w:bookmarkEnd w:id="155"/>
      <w:bookmarkEnd w:id="156"/>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723"/>
        <w:gridCol w:w="1889"/>
        <w:gridCol w:w="1716"/>
        <w:gridCol w:w="878"/>
        <w:gridCol w:w="2636"/>
      </w:tblGrid>
      <w:tr w:rsidRPr="00C20AEF" w:rsidR="00D61F4D" w:rsidTr="00EB297F" w14:paraId="7E519FC3"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D61F4D" w:rsidP="00D61F4D" w:rsidRDefault="00D61F4D" w14:paraId="7114B3B6" w14:textId="77777777">
            <w:pPr>
              <w:rPr>
                <w:rFonts w:ascii="MS Shell Dlg 2" w:hAnsi="MS Shell Dlg 2" w:cs="MS Shell Dlg 2"/>
                <w:b/>
                <w:bCs/>
                <w:sz w:val="16"/>
                <w:szCs w:val="16"/>
              </w:rPr>
            </w:pPr>
            <w:r>
              <w:rPr>
                <w:rFonts w:ascii="MS Shell Dlg 2" w:hAnsi="MS Shell Dlg 2"/>
                <w:b/>
                <w:sz w:val="16"/>
              </w:rPr>
              <w:t>Column</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D61F4D" w:rsidRDefault="00D61F4D" w14:paraId="423F3FAF" w14:textId="77777777">
            <w:pPr>
              <w:rPr>
                <w:rFonts w:ascii="MS Shell Dlg 2" w:hAnsi="MS Shell Dlg 2" w:cs="MS Shell Dlg 2"/>
                <w:b/>
                <w:bCs/>
                <w:sz w:val="16"/>
                <w:szCs w:val="16"/>
              </w:rPr>
            </w:pPr>
            <w:r>
              <w:rPr>
                <w:rFonts w:ascii="MS Shell Dlg 2" w:hAnsi="MS Shell Dlg 2"/>
                <w:b/>
                <w:sz w:val="16"/>
              </w:rPr>
              <w:t>Column 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D61F4D" w:rsidRDefault="00D61F4D" w14:paraId="0F7AEC14" w14:textId="77777777">
            <w:pPr>
              <w:rPr>
                <w:rFonts w:ascii="MS Shell Dlg 2" w:hAnsi="MS Shell Dlg 2" w:cs="MS Shell Dlg 2"/>
                <w:b/>
                <w:bCs/>
                <w:sz w:val="16"/>
                <w:szCs w:val="16"/>
              </w:rPr>
            </w:pPr>
            <w:r>
              <w:rPr>
                <w:rFonts w:ascii="MS Shell Dlg 2" w:hAnsi="MS Shell Dlg 2"/>
                <w:b/>
                <w:sz w:val="16"/>
              </w:rPr>
              <w:t>Data Type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D61F4D" w:rsidRDefault="00D61F4D" w14:paraId="79BF6406" w14:textId="77777777">
            <w:pPr>
              <w:rPr>
                <w:rFonts w:ascii="MS Shell Dlg 2" w:hAnsi="MS Shell Dlg 2" w:cs="MS Shell Dlg 2"/>
                <w:b/>
                <w:bCs/>
                <w:sz w:val="16"/>
                <w:szCs w:val="16"/>
              </w:rPr>
            </w:pPr>
            <w:r>
              <w:rPr>
                <w:rFonts w:ascii="MS Shell Dlg 2" w:hAnsi="MS Shell Dlg 2"/>
                <w:b/>
                <w:sz w:val="16"/>
              </w:rPr>
              <w:t>Not zero?</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D61F4D" w:rsidRDefault="00D61F4D" w14:paraId="3E6D3330" w14:textId="77777777">
            <w:pPr>
              <w:rPr>
                <w:rFonts w:ascii="MS Shell Dlg 2" w:hAnsi="MS Shell Dlg 2" w:cs="MS Shell Dlg 2"/>
                <w:b/>
                <w:bCs/>
                <w:sz w:val="16"/>
                <w:szCs w:val="16"/>
              </w:rPr>
            </w:pPr>
            <w:r>
              <w:rPr>
                <w:rFonts w:ascii="MS Shell Dlg 2" w:hAnsi="MS Shell Dlg 2"/>
                <w:b/>
                <w:sz w:val="16"/>
              </w:rPr>
              <w:t>Comments</w:t>
            </w:r>
          </w:p>
        </w:tc>
      </w:tr>
      <w:tr w:rsidRPr="00C20AEF" w:rsidR="00D61F4D" w:rsidTr="00EB297F" w14:paraId="735FCBB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1C6AE830" w14:textId="77777777">
            <w:pPr>
              <w:jc w:val="right"/>
              <w:rPr>
                <w:rFonts w:ascii="MS Shell Dlg 2" w:hAnsi="MS Shell Dlg 2" w:cs="MS Shell Dlg 2"/>
                <w:sz w:val="16"/>
                <w:szCs w:val="16"/>
              </w:rPr>
            </w:pPr>
            <w:r>
              <w:rPr>
                <w:rFonts w:ascii="MS Shell Dlg 2" w:hAnsi="MS Shell Dlg 2"/>
                <w:sz w:val="16"/>
              </w:rPr>
              <w:t>1</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4C5A4617" w14:textId="77777777">
            <w:pPr>
              <w:rPr>
                <w:rFonts w:ascii="MS Shell Dlg 2" w:hAnsi="MS Shell Dlg 2" w:cs="MS Shell Dlg 2"/>
                <w:sz w:val="16"/>
                <w:szCs w:val="16"/>
              </w:rPr>
            </w:pPr>
            <w:r>
              <w:rPr>
                <w:rFonts w:ascii="MS Shell Dlg 2" w:hAnsi="MS Shell Dlg 2"/>
                <w:b/>
                <w:sz w:val="16"/>
              </w:rPr>
              <w:t>SXFD_ISN</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D61F4D" w:rsidRDefault="00D61F4D" w14:paraId="3E3FB33A" w14:textId="77777777">
            <w:pPr>
              <w:rPr>
                <w:rFonts w:ascii="MS Shell Dlg 2" w:hAnsi="MS Shell Dlg 2" w:cs="MS Shell Dlg 2"/>
                <w:sz w:val="16"/>
                <w:szCs w:val="16"/>
              </w:rPr>
            </w:pPr>
            <w:r>
              <w:rPr>
                <w:rFonts w:ascii="MS Shell Dlg 2" w:hAnsi="MS Shell Dlg 2"/>
                <w:sz w:val="16"/>
              </w:rPr>
              <w:t>NUMBER(14)</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2CCB8DDD" w14:textId="77777777">
            <w:pPr>
              <w:rPr>
                <w:rFonts w:ascii="MS Shell Dlg 2" w:hAnsi="MS Shell Dlg 2" w:cs="MS Shell Dlg 2"/>
                <w:sz w:val="16"/>
                <w:szCs w:val="16"/>
              </w:rPr>
            </w:pPr>
            <w:r>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180E304D" w14:textId="77777777">
            <w:pPr>
              <w:rPr>
                <w:rFonts w:ascii="MS Shell Dlg 2" w:hAnsi="MS Shell Dlg 2" w:cs="MS Shell Dlg 2"/>
                <w:sz w:val="16"/>
                <w:szCs w:val="16"/>
              </w:rPr>
            </w:pPr>
            <w:r>
              <w:rPr>
                <w:rFonts w:ascii="MS Shell Dlg 2" w:hAnsi="MS Shell Dlg 2"/>
                <w:sz w:val="16"/>
              </w:rPr>
              <w:t>Unique ISN</w:t>
            </w:r>
          </w:p>
        </w:tc>
      </w:tr>
      <w:tr w:rsidRPr="00C20AEF" w:rsidR="00D61F4D" w:rsidTr="00EB297F" w14:paraId="37D8559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3D173234" w14:textId="77777777">
            <w:pPr>
              <w:jc w:val="right"/>
              <w:rPr>
                <w:rFonts w:ascii="MS Shell Dlg 2" w:hAnsi="MS Shell Dlg 2" w:cs="MS Shell Dlg 2"/>
                <w:sz w:val="16"/>
                <w:szCs w:val="16"/>
              </w:rPr>
            </w:pPr>
            <w:r>
              <w:rPr>
                <w:rFonts w:ascii="MS Shell Dlg 2" w:hAnsi="MS Shell Dlg 2"/>
                <w:sz w:val="16"/>
              </w:rPr>
              <w:t>2</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3DEDBF25" w14:textId="77777777">
            <w:pPr>
              <w:rPr>
                <w:rFonts w:ascii="MS Shell Dlg 2" w:hAnsi="MS Shell Dlg 2" w:cs="MS Shell Dlg 2"/>
                <w:sz w:val="16"/>
                <w:szCs w:val="16"/>
              </w:rPr>
            </w:pPr>
            <w:r>
              <w:rPr>
                <w:rFonts w:ascii="MS Shell Dlg 2" w:hAnsi="MS Shell Dlg 2"/>
                <w:sz w:val="16"/>
              </w:rPr>
              <w:t>SXFD_UST_ID</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D61F4D" w:rsidRDefault="00D61F4D" w14:paraId="64CAC881" w14:textId="77777777">
            <w:pPr>
              <w:rPr>
                <w:rFonts w:ascii="MS Shell Dlg 2" w:hAnsi="MS Shell Dlg 2" w:cs="MS Shell Dlg 2"/>
                <w:sz w:val="16"/>
                <w:szCs w:val="16"/>
              </w:rPr>
            </w:pPr>
            <w:r>
              <w:rPr>
                <w:rFonts w:ascii="MS Shell Dlg 2" w:hAnsi="MS Shell Dlg 2"/>
                <w:sz w:val="16"/>
              </w:rPr>
              <w:t>VARCHAR2(100 CHAR)</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527AE370" w14:textId="77777777">
            <w:pPr>
              <w:rPr>
                <w:rFonts w:ascii="MS Shell Dlg 2" w:hAnsi="MS Shell Dlg 2" w:cs="MS Shell Dlg 2"/>
                <w:sz w:val="16"/>
                <w:szCs w:val="16"/>
              </w:rPr>
            </w:pPr>
            <w:r>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4F743314" w14:textId="77777777">
            <w:pPr>
              <w:rPr>
                <w:rFonts w:ascii="MS Shell Dlg 2" w:hAnsi="MS Shell Dlg 2" w:cs="MS Shell Dlg 2"/>
                <w:sz w:val="16"/>
                <w:szCs w:val="16"/>
              </w:rPr>
            </w:pPr>
            <w:r>
              <w:rPr>
                <w:rFonts w:ascii="MS Shell Dlg 2" w:hAnsi="MS Shell Dlg 2"/>
                <w:sz w:val="16"/>
              </w:rPr>
              <w:t>Sales tax ID</w:t>
            </w:r>
          </w:p>
        </w:tc>
      </w:tr>
      <w:tr w:rsidRPr="00C20AEF" w:rsidR="00D61F4D" w:rsidTr="00EB297F" w14:paraId="78CD8E8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01594F97" w14:textId="77777777">
            <w:pPr>
              <w:jc w:val="right"/>
              <w:rPr>
                <w:rFonts w:ascii="MS Shell Dlg 2" w:hAnsi="MS Shell Dlg 2" w:cs="MS Shell Dlg 2"/>
                <w:sz w:val="16"/>
                <w:szCs w:val="16"/>
              </w:rPr>
            </w:pPr>
            <w:r>
              <w:rPr>
                <w:rFonts w:ascii="MS Shell Dlg 2" w:hAnsi="MS Shell Dlg 2"/>
                <w:sz w:val="16"/>
              </w:rPr>
              <w:t>3</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5A4F0861" w14:textId="77777777">
            <w:pPr>
              <w:rPr>
                <w:rFonts w:ascii="MS Shell Dlg 2" w:hAnsi="MS Shell Dlg 2" w:cs="MS Shell Dlg 2"/>
                <w:sz w:val="16"/>
                <w:szCs w:val="16"/>
              </w:rPr>
            </w:pPr>
            <w:r>
              <w:rPr>
                <w:rFonts w:ascii="MS Shell Dlg 2" w:hAnsi="MS Shell Dlg 2"/>
                <w:sz w:val="16"/>
              </w:rPr>
              <w:t>SXFD_SWIFT</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D61F4D" w:rsidRDefault="00D61F4D" w14:paraId="250157BE" w14:textId="77777777">
            <w:pPr>
              <w:rPr>
                <w:rFonts w:ascii="MS Shell Dlg 2" w:hAnsi="MS Shell Dlg 2" w:cs="MS Shell Dlg 2"/>
                <w:sz w:val="16"/>
                <w:szCs w:val="16"/>
              </w:rPr>
            </w:pPr>
            <w:r>
              <w:rPr>
                <w:rFonts w:ascii="MS Shell Dlg 2" w:hAnsi="MS Shell Dlg 2"/>
                <w:sz w:val="16"/>
              </w:rPr>
              <w:t>VARCHAR2(100 CHAR)</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3F8FE58C" w14:textId="77777777">
            <w:pPr>
              <w:rPr>
                <w:rFonts w:ascii="MS Shell Dlg 2" w:hAnsi="MS Shell Dlg 2" w:cs="MS Shell Dlg 2"/>
                <w:sz w:val="16"/>
                <w:szCs w:val="16"/>
              </w:rPr>
            </w:pPr>
            <w:r>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0E65F751" w14:textId="77777777">
            <w:pPr>
              <w:rPr>
                <w:rFonts w:ascii="MS Shell Dlg 2" w:hAnsi="MS Shell Dlg 2" w:cs="MS Shell Dlg 2"/>
                <w:sz w:val="16"/>
                <w:szCs w:val="16"/>
              </w:rPr>
            </w:pPr>
            <w:r>
              <w:rPr>
                <w:rFonts w:ascii="MS Shell Dlg 2" w:hAnsi="MS Shell Dlg 2"/>
                <w:sz w:val="16"/>
              </w:rPr>
              <w:t>SWIFT (also called BIC)</w:t>
            </w:r>
          </w:p>
        </w:tc>
      </w:tr>
      <w:tr w:rsidRPr="00C20AEF" w:rsidR="00D61F4D" w:rsidTr="00EB297F" w14:paraId="19CBBB63"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00E1C26A" w14:textId="77777777">
            <w:pPr>
              <w:jc w:val="right"/>
              <w:rPr>
                <w:rFonts w:ascii="MS Shell Dlg 2" w:hAnsi="MS Shell Dlg 2" w:cs="MS Shell Dlg 2"/>
                <w:sz w:val="16"/>
                <w:szCs w:val="16"/>
              </w:rPr>
            </w:pPr>
            <w:r>
              <w:rPr>
                <w:rFonts w:ascii="MS Shell Dlg 2" w:hAnsi="MS Shell Dlg 2"/>
                <w:sz w:val="16"/>
              </w:rPr>
              <w:t>4</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6FEC093D" w14:textId="77777777">
            <w:pPr>
              <w:rPr>
                <w:rFonts w:ascii="MS Shell Dlg 2" w:hAnsi="MS Shell Dlg 2" w:cs="MS Shell Dlg 2"/>
                <w:sz w:val="16"/>
                <w:szCs w:val="16"/>
              </w:rPr>
            </w:pPr>
            <w:r>
              <w:rPr>
                <w:rFonts w:ascii="MS Shell Dlg 2" w:hAnsi="MS Shell Dlg 2"/>
                <w:sz w:val="16"/>
              </w:rPr>
              <w:t>SXFD_IBAN</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D61F4D" w:rsidRDefault="00D61F4D" w14:paraId="4D2B53DC" w14:textId="77777777">
            <w:pPr>
              <w:rPr>
                <w:rFonts w:ascii="MS Shell Dlg 2" w:hAnsi="MS Shell Dlg 2" w:cs="MS Shell Dlg 2"/>
                <w:sz w:val="16"/>
                <w:szCs w:val="16"/>
              </w:rPr>
            </w:pPr>
            <w:r>
              <w:rPr>
                <w:rFonts w:ascii="MS Shell Dlg 2" w:hAnsi="MS Shell Dlg 2"/>
                <w:sz w:val="16"/>
              </w:rPr>
              <w:t>VARCHAR2(100 CHAR)</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123CF71E" w14:textId="77777777">
            <w:pPr>
              <w:rPr>
                <w:rFonts w:ascii="MS Shell Dlg 2" w:hAnsi="MS Shell Dlg 2" w:cs="MS Shell Dlg 2"/>
                <w:sz w:val="16"/>
                <w:szCs w:val="16"/>
              </w:rPr>
            </w:pPr>
            <w:r>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D61F4D" w:rsidRDefault="00D61F4D" w14:paraId="47E0E55B" w14:textId="77777777">
            <w:pPr>
              <w:rPr>
                <w:rFonts w:ascii="MS Shell Dlg 2" w:hAnsi="MS Shell Dlg 2" w:cs="MS Shell Dlg 2"/>
                <w:sz w:val="16"/>
                <w:szCs w:val="16"/>
              </w:rPr>
            </w:pPr>
            <w:r>
              <w:rPr>
                <w:rFonts w:ascii="MS Shell Dlg 2" w:hAnsi="MS Shell Dlg 2"/>
                <w:sz w:val="16"/>
              </w:rPr>
              <w:t>International Bank Account Number</w:t>
            </w:r>
          </w:p>
        </w:tc>
      </w:tr>
      <w:tr w:rsidRPr="00C20AEF" w:rsidR="006F31CF" w:rsidTr="00EB297F" w14:paraId="5916FF8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6F31CF" w:rsidP="00D8552D" w:rsidRDefault="00732453" w14:paraId="37E08AF3" w14:textId="77777777">
            <w:pPr>
              <w:jc w:val="right"/>
              <w:rPr>
                <w:rFonts w:ascii="MS Shell Dlg 2" w:hAnsi="MS Shell Dlg 2" w:cs="MS Shell Dlg 2"/>
                <w:sz w:val="16"/>
                <w:szCs w:val="16"/>
              </w:rPr>
            </w:pPr>
            <w:r>
              <w:rPr>
                <w:rFonts w:ascii="MS Shell Dlg 2" w:hAnsi="MS Shell Dlg 2"/>
                <w:sz w:val="16"/>
              </w:rPr>
              <w:t>5</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F31CF" w:rsidP="00D8552D" w:rsidRDefault="006F31CF" w14:paraId="3C3F58C8" w14:textId="77777777">
            <w:pPr>
              <w:rPr>
                <w:rFonts w:ascii="MS Shell Dlg 2" w:hAnsi="MS Shell Dlg 2" w:cs="MS Shell Dlg 2"/>
                <w:sz w:val="16"/>
                <w:szCs w:val="16"/>
              </w:rPr>
            </w:pPr>
            <w:r>
              <w:rPr>
                <w:rFonts w:ascii="MS Shell Dlg 2" w:hAnsi="MS Shell Dlg 2"/>
                <w:sz w:val="16"/>
              </w:rPr>
              <w:t>SXFD_PSG_DEBITOR_NR</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6F31CF" w:rsidP="006F31CF" w:rsidRDefault="00DC063C" w14:paraId="653DB597" w14:textId="77777777">
            <w:pPr>
              <w:rPr>
                <w:rFonts w:ascii="MS Shell Dlg 2" w:hAnsi="MS Shell Dlg 2" w:cs="MS Shell Dlg 2"/>
                <w:sz w:val="16"/>
                <w:szCs w:val="16"/>
              </w:rPr>
            </w:pPr>
            <w:r>
              <w:rPr>
                <w:rFonts w:ascii="MS Shell Dlg 2" w:hAnsi="MS Shell Dlg 2"/>
                <w:sz w:val="16"/>
              </w:rPr>
              <w:t>VARCHAR2(100 CHAR)</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F31CF" w:rsidP="00D8552D" w:rsidRDefault="006F31CF" w14:paraId="0B6C3FE5" w14:textId="77777777">
            <w:pPr>
              <w:rPr>
                <w:rFonts w:ascii="MS Shell Dlg 2" w:hAnsi="MS Shell Dlg 2" w:cs="MS Shell Dlg 2"/>
                <w:sz w:val="16"/>
                <w:szCs w:val="16"/>
              </w:rPr>
            </w:pPr>
            <w:r>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6F31CF" w:rsidP="00D8552D" w:rsidRDefault="006F31CF" w14:paraId="52DBE618" w14:textId="77777777">
            <w:pPr>
              <w:rPr>
                <w:rFonts w:ascii="MS Shell Dlg 2" w:hAnsi="MS Shell Dlg 2" w:cs="MS Shell Dlg 2"/>
                <w:sz w:val="16"/>
                <w:szCs w:val="16"/>
              </w:rPr>
            </w:pPr>
            <w:r>
              <w:rPr>
                <w:rFonts w:ascii="MS Shell Dlg 2" w:hAnsi="MS Shell Dlg 2"/>
                <w:sz w:val="16"/>
              </w:rPr>
              <w:t>PSG accounts receivable number</w:t>
            </w:r>
          </w:p>
        </w:tc>
      </w:tr>
    </w:tbl>
    <w:p w:rsidRPr="00C20AEF" w:rsidR="00EB297F" w:rsidP="00D61F4D" w:rsidRDefault="00EB297F" w14:paraId="6255016E" w14:textId="77777777">
      <w:pPr>
        <w:pStyle w:val="berschrift3"/>
      </w:pPr>
      <w:bookmarkStart w:name="TBLSTOX_INFO_PAGES" w:id="157"/>
      <w:bookmarkStart w:name="_Toc255289908" w:id="158"/>
      <w:bookmarkStart w:name="_Toc98411929" w:id="159"/>
      <w:bookmarkEnd w:id="157"/>
      <w:r>
        <w:t>Table STOX_INFO_PAGES</w:t>
      </w:r>
      <w:bookmarkEnd w:id="158"/>
      <w:bookmarkEnd w:id="159"/>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723"/>
        <w:gridCol w:w="1944"/>
        <w:gridCol w:w="933"/>
        <w:gridCol w:w="878"/>
        <w:gridCol w:w="1047"/>
      </w:tblGrid>
      <w:tr w:rsidRPr="00C20AEF" w:rsidR="00F31741" w:rsidTr="00EB297F" w14:paraId="5C3C9C9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F31741" w:rsidRDefault="00F31741" w14:paraId="7224C5AE" w14:textId="77777777">
            <w:pPr>
              <w:rPr>
                <w:rFonts w:ascii="MS Shell Dlg 2" w:hAnsi="MS Shell Dlg 2" w:cs="MS Shell Dlg 2"/>
                <w:b/>
                <w:bCs/>
                <w:sz w:val="16"/>
                <w:szCs w:val="16"/>
              </w:rPr>
            </w:pPr>
            <w:r>
              <w:rPr>
                <w:rFonts w:ascii="MS Shell Dlg 2" w:hAnsi="MS Shell Dlg 2"/>
                <w:b/>
                <w:sz w:val="16"/>
              </w:rPr>
              <w:t>Column</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F31741" w:rsidRDefault="00F31741" w14:paraId="07C0938F" w14:textId="77777777">
            <w:pPr>
              <w:rPr>
                <w:rFonts w:ascii="MS Shell Dlg 2" w:hAnsi="MS Shell Dlg 2" w:cs="MS Shell Dlg 2"/>
                <w:b/>
                <w:bCs/>
                <w:sz w:val="16"/>
                <w:szCs w:val="16"/>
              </w:rPr>
            </w:pPr>
            <w:r>
              <w:rPr>
                <w:rFonts w:ascii="MS Shell Dlg 2" w:hAnsi="MS Shell Dlg 2"/>
                <w:b/>
                <w:sz w:val="16"/>
              </w:rPr>
              <w:t>Column 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F31741" w:rsidRDefault="00F31741" w14:paraId="01E9856F" w14:textId="77777777">
            <w:pPr>
              <w:rPr>
                <w:rFonts w:ascii="MS Shell Dlg 2" w:hAnsi="MS Shell Dlg 2" w:cs="MS Shell Dlg 2"/>
                <w:b/>
                <w:bCs/>
                <w:sz w:val="16"/>
                <w:szCs w:val="16"/>
              </w:rPr>
            </w:pPr>
            <w:r>
              <w:rPr>
                <w:rFonts w:ascii="MS Shell Dlg 2" w:hAnsi="MS Shell Dlg 2"/>
                <w:b/>
                <w:sz w:val="16"/>
              </w:rPr>
              <w:t>Data Type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F31741" w:rsidRDefault="00F31741" w14:paraId="76B09471" w14:textId="77777777">
            <w:pPr>
              <w:rPr>
                <w:rFonts w:ascii="MS Shell Dlg 2" w:hAnsi="MS Shell Dlg 2" w:cs="MS Shell Dlg 2"/>
                <w:b/>
                <w:bCs/>
                <w:sz w:val="16"/>
                <w:szCs w:val="16"/>
              </w:rPr>
            </w:pPr>
            <w:r>
              <w:rPr>
                <w:rFonts w:ascii="MS Shell Dlg 2" w:hAnsi="MS Shell Dlg 2"/>
                <w:b/>
                <w:sz w:val="16"/>
              </w:rPr>
              <w:t>Not zero?</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F31741" w:rsidRDefault="00F31741" w14:paraId="6F3B97D4" w14:textId="77777777">
            <w:pPr>
              <w:rPr>
                <w:rFonts w:ascii="MS Shell Dlg 2" w:hAnsi="MS Shell Dlg 2" w:cs="MS Shell Dlg 2"/>
                <w:b/>
                <w:bCs/>
                <w:sz w:val="16"/>
                <w:szCs w:val="16"/>
              </w:rPr>
            </w:pPr>
            <w:r>
              <w:rPr>
                <w:rFonts w:ascii="MS Shell Dlg 2" w:hAnsi="MS Shell Dlg 2"/>
                <w:b/>
                <w:sz w:val="16"/>
              </w:rPr>
              <w:t>Comments</w:t>
            </w:r>
          </w:p>
        </w:tc>
      </w:tr>
      <w:tr w:rsidRPr="00C20AEF" w:rsidR="00F31741" w:rsidTr="00EB297F" w14:paraId="6FCFB30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F31741" w:rsidRDefault="00F31741" w14:paraId="1C515C4D" w14:textId="77777777">
            <w:pPr>
              <w:jc w:val="right"/>
              <w:rPr>
                <w:rFonts w:ascii="MS Shell Dlg 2" w:hAnsi="MS Shell Dlg 2" w:cs="MS Shell Dlg 2"/>
                <w:b/>
                <w:bCs/>
                <w:sz w:val="16"/>
                <w:szCs w:val="16"/>
              </w:rPr>
            </w:pPr>
            <w:r>
              <w:rPr>
                <w:rFonts w:ascii="MS Shell Dlg 2" w:hAnsi="MS Shell Dlg 2"/>
                <w:sz w:val="16"/>
              </w:rPr>
              <w:t>1</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F31741" w:rsidRDefault="00F31741" w14:paraId="784EB5F5" w14:textId="77777777">
            <w:pPr>
              <w:rPr>
                <w:rFonts w:ascii="MS Shell Dlg 2" w:hAnsi="MS Shell Dlg 2" w:cs="MS Shell Dlg 2"/>
                <w:sz w:val="16"/>
                <w:szCs w:val="16"/>
              </w:rPr>
            </w:pPr>
            <w:r>
              <w:rPr>
                <w:rFonts w:ascii="MS Shell Dlg 2" w:hAnsi="MS Shell Dlg 2"/>
                <w:b/>
                <w:sz w:val="16"/>
              </w:rPr>
              <w:t>SXIP_COUNTRY_CODE</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F31741" w:rsidRDefault="00F31741" w14:paraId="7EA77CD9" w14:textId="77777777">
            <w:pPr>
              <w:rPr>
                <w:rFonts w:ascii="MS Shell Dlg 2" w:hAnsi="MS Shell Dlg 2" w:cs="MS Shell Dlg 2"/>
                <w:sz w:val="16"/>
                <w:szCs w:val="16"/>
              </w:rPr>
            </w:pPr>
            <w:r>
              <w:rPr>
                <w:rFonts w:ascii="MS Shell Dlg 2" w:hAnsi="MS Shell Dlg 2"/>
                <w:sz w:val="16"/>
              </w:rPr>
              <w:t>NUMBER(3)</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F31741" w:rsidRDefault="00F31741" w14:paraId="7A6D92FB" w14:textId="77777777">
            <w:pPr>
              <w:rPr>
                <w:rFonts w:ascii="MS Shell Dlg 2" w:hAnsi="MS Shell Dlg 2" w:cs="MS Shell Dlg 2"/>
                <w:sz w:val="16"/>
                <w:szCs w:val="16"/>
              </w:rPr>
            </w:pPr>
            <w:r>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F31741" w:rsidRDefault="00F31741" w14:paraId="58AC94A7" w14:textId="77777777">
            <w:pPr>
              <w:rPr>
                <w:rFonts w:ascii="MS Shell Dlg 2" w:hAnsi="MS Shell Dlg 2" w:cs="MS Shell Dlg 2"/>
                <w:sz w:val="16"/>
                <w:szCs w:val="16"/>
              </w:rPr>
            </w:pPr>
            <w:r>
              <w:rPr>
                <w:rFonts w:ascii="MS Shell Dlg 2" w:hAnsi="MS Shell Dlg 2"/>
                <w:sz w:val="16"/>
              </w:rPr>
              <w:t>Country code</w:t>
            </w:r>
          </w:p>
        </w:tc>
      </w:tr>
      <w:tr w:rsidRPr="00C20AEF" w:rsidR="00F31741" w:rsidTr="00EB297F" w14:paraId="220A36D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F31741" w:rsidRDefault="00F31741" w14:paraId="0E1487D0" w14:textId="77777777">
            <w:pPr>
              <w:jc w:val="right"/>
              <w:rPr>
                <w:rFonts w:ascii="MS Shell Dlg 2" w:hAnsi="MS Shell Dlg 2" w:cs="MS Shell Dlg 2"/>
                <w:sz w:val="16"/>
                <w:szCs w:val="16"/>
              </w:rPr>
            </w:pPr>
            <w:r>
              <w:rPr>
                <w:rFonts w:ascii="MS Shell Dlg 2" w:hAnsi="MS Shell Dlg 2"/>
                <w:sz w:val="16"/>
              </w:rPr>
              <w:t>2</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F31741" w:rsidRDefault="00F31741" w14:paraId="44AAEFBC" w14:textId="77777777">
            <w:pPr>
              <w:rPr>
                <w:rFonts w:ascii="MS Shell Dlg 2" w:hAnsi="MS Shell Dlg 2" w:cs="MS Shell Dlg 2"/>
                <w:sz w:val="16"/>
                <w:szCs w:val="16"/>
              </w:rPr>
            </w:pPr>
            <w:r>
              <w:rPr>
                <w:rFonts w:ascii="MS Shell Dlg 2" w:hAnsi="MS Shell Dlg 2"/>
                <w:sz w:val="16"/>
              </w:rPr>
              <w:t>SXIP_MESSAGE</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F31741" w:rsidRDefault="00F31741" w14:paraId="6CBBC979" w14:textId="77777777">
            <w:pPr>
              <w:rPr>
                <w:rFonts w:ascii="MS Shell Dlg 2" w:hAnsi="MS Shell Dlg 2" w:cs="MS Shell Dlg 2"/>
                <w:sz w:val="16"/>
                <w:szCs w:val="16"/>
              </w:rPr>
            </w:pPr>
            <w:r>
              <w:rPr>
                <w:rFonts w:ascii="MS Shell Dlg 2" w:hAnsi="MS Shell Dlg 2"/>
                <w:sz w:val="16"/>
              </w:rPr>
              <w:t>CLOB</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F31741" w:rsidRDefault="00F31741" w14:paraId="7B2D206A" w14:textId="77777777">
            <w:pPr>
              <w:rPr>
                <w:rFonts w:ascii="MS Shell Dlg 2" w:hAnsi="MS Shell Dlg 2" w:cs="MS Shell Dlg 2"/>
                <w:sz w:val="16"/>
                <w:szCs w:val="16"/>
              </w:rPr>
            </w:pPr>
            <w:r>
              <w:rPr>
                <w:rFonts w:ascii="MS Shell Dlg 2" w:hAnsi="MS Shell Dlg 2"/>
                <w:sz w:val="16"/>
              </w:rPr>
              <w:t> </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F31741" w:rsidRDefault="00F31741" w14:paraId="0D416D49" w14:textId="77777777">
            <w:pPr>
              <w:rPr>
                <w:rFonts w:ascii="MS Shell Dlg 2" w:hAnsi="MS Shell Dlg 2" w:cs="MS Shell Dlg 2"/>
                <w:sz w:val="16"/>
                <w:szCs w:val="16"/>
              </w:rPr>
            </w:pPr>
            <w:r>
              <w:rPr>
                <w:rFonts w:ascii="MS Shell Dlg 2" w:hAnsi="MS Shell Dlg 2"/>
                <w:sz w:val="16"/>
              </w:rPr>
              <w:t>Info News</w:t>
            </w:r>
          </w:p>
        </w:tc>
      </w:tr>
    </w:tbl>
    <w:p w:rsidRPr="00C20AEF" w:rsidR="00E3508A" w:rsidP="00E3508A" w:rsidRDefault="00E3508A" w14:paraId="7CE71EE9" w14:textId="77777777">
      <w:pPr>
        <w:pStyle w:val="Textkrper"/>
      </w:pPr>
      <w:bookmarkStart w:name="TBLSTOX_LOCAL_SETTINGS" w:id="160"/>
      <w:bookmarkEnd w:id="160"/>
    </w:p>
    <w:p w:rsidRPr="00C20AEF" w:rsidR="0036544F" w:rsidRDefault="0036544F" w14:paraId="4B8031E8" w14:textId="77777777">
      <w:pPr>
        <w:rPr>
          <w:rFonts w:cs="Arial"/>
          <w:kern w:val="28"/>
          <w:sz w:val="28"/>
          <w:szCs w:val="26"/>
        </w:rPr>
      </w:pPr>
      <w:bookmarkStart w:name="_Toc255289909" w:id="161"/>
      <w:bookmarkStart w:name="_Ref292362553" w:id="162"/>
      <w:bookmarkStart w:name="_Ref305582515" w:id="163"/>
      <w:bookmarkStart w:name="_Ref316893382" w:id="164"/>
      <w:r>
        <w:br w:type="page"/>
      </w:r>
    </w:p>
    <w:p w:rsidRPr="00C20AEF" w:rsidR="00EB297F" w:rsidP="00F31741" w:rsidRDefault="00EB297F" w14:paraId="4999C90E" w14:textId="3408AA76">
      <w:pPr>
        <w:pStyle w:val="berschrift3"/>
      </w:pPr>
      <w:bookmarkStart w:name="_Ref37308754" w:id="165"/>
      <w:bookmarkStart w:name="_Toc98411930" w:id="166"/>
      <w:r>
        <w:lastRenderedPageBreak/>
        <w:t>Table STOX_LOCAL_SETTINGS</w:t>
      </w:r>
      <w:bookmarkEnd w:id="161"/>
      <w:bookmarkEnd w:id="162"/>
      <w:bookmarkEnd w:id="163"/>
      <w:bookmarkEnd w:id="164"/>
      <w:bookmarkEnd w:id="165"/>
      <w:bookmarkEnd w:id="166"/>
    </w:p>
    <w:tbl>
      <w:tblPr>
        <w:tblW w:w="10539" w:type="dxa"/>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365"/>
        <w:gridCol w:w="3098"/>
        <w:gridCol w:w="1628"/>
        <w:gridCol w:w="552"/>
        <w:gridCol w:w="4896"/>
      </w:tblGrid>
      <w:tr w:rsidRPr="00C20AEF" w:rsidR="0036544F" w:rsidTr="002F5823" w14:paraId="78845A2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F31741" w:rsidRDefault="0036544F" w14:paraId="2BC2F408" w14:textId="3041F0DF">
            <w:pPr>
              <w:rPr>
                <w:rFonts w:ascii="MS Shell Dlg 2" w:hAnsi="MS Shell Dlg 2" w:cs="MS Shell Dlg 2"/>
                <w:b/>
                <w:bCs/>
                <w:sz w:val="16"/>
                <w:szCs w:val="16"/>
              </w:rPr>
            </w:pPr>
            <w:r>
              <w:rPr>
                <w:rFonts w:ascii="MS Shell Dlg 2" w:hAnsi="MS Shell Dlg 2"/>
                <w:b/>
                <w:sz w:val="16"/>
              </w:rPr>
              <w:t>Col</w:t>
            </w:r>
          </w:p>
        </w:tc>
        <w:tc>
          <w:tcPr>
            <w:tcW w:w="2956"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F31741" w:rsidRDefault="00F31741" w14:paraId="7118977E" w14:textId="77777777">
            <w:pPr>
              <w:rPr>
                <w:rFonts w:ascii="MS Shell Dlg 2" w:hAnsi="MS Shell Dlg 2" w:cs="MS Shell Dlg 2"/>
                <w:b/>
                <w:bCs/>
                <w:sz w:val="16"/>
                <w:szCs w:val="16"/>
              </w:rPr>
            </w:pPr>
            <w:r>
              <w:rPr>
                <w:rFonts w:ascii="MS Shell Dlg 2" w:hAnsi="MS Shell Dlg 2"/>
                <w:b/>
                <w:sz w:val="16"/>
              </w:rPr>
              <w:t>Column Name</w:t>
            </w:r>
          </w:p>
        </w:tc>
        <w:tc>
          <w:tcPr>
            <w:tcW w:w="1584"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F31741" w:rsidRDefault="00F31741" w14:paraId="5778ACA4" w14:textId="77777777">
            <w:pPr>
              <w:rPr>
                <w:rFonts w:ascii="MS Shell Dlg 2" w:hAnsi="MS Shell Dlg 2" w:cs="MS Shell Dlg 2"/>
                <w:b/>
                <w:bCs/>
                <w:sz w:val="16"/>
                <w:szCs w:val="16"/>
              </w:rPr>
            </w:pPr>
            <w:r>
              <w:rPr>
                <w:rFonts w:ascii="MS Shell Dlg 2" w:hAnsi="MS Shell Dlg 2"/>
                <w:b/>
                <w:sz w:val="16"/>
              </w:rPr>
              <w:t>Data Type</w:t>
            </w:r>
          </w:p>
        </w:tc>
        <w:tc>
          <w:tcPr>
            <w:tcW w:w="538"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F31741" w:rsidRDefault="00F31741" w14:paraId="4B83F0C2" w14:textId="77777777">
            <w:pPr>
              <w:rPr>
                <w:rFonts w:ascii="MS Shell Dlg 2" w:hAnsi="MS Shell Dlg 2" w:cs="MS Shell Dlg 2"/>
                <w:b/>
                <w:bCs/>
                <w:sz w:val="16"/>
                <w:szCs w:val="16"/>
              </w:rPr>
            </w:pPr>
            <w:r>
              <w:rPr>
                <w:rFonts w:ascii="MS Shell Dlg 2" w:hAnsi="MS Shell Dlg 2"/>
                <w:b/>
                <w:sz w:val="16"/>
              </w:rPr>
              <w:t>Not zero?</w:t>
            </w:r>
          </w:p>
        </w:tc>
        <w:tc>
          <w:tcPr>
            <w:tcW w:w="5033"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F31741" w:rsidRDefault="00F31741" w14:paraId="1FB832DF" w14:textId="77777777">
            <w:pPr>
              <w:rPr>
                <w:rFonts w:ascii="MS Shell Dlg 2" w:hAnsi="MS Shell Dlg 2" w:cs="MS Shell Dlg 2"/>
                <w:b/>
                <w:bCs/>
                <w:sz w:val="16"/>
                <w:szCs w:val="16"/>
              </w:rPr>
            </w:pPr>
            <w:r>
              <w:rPr>
                <w:rFonts w:ascii="MS Shell Dlg 2" w:hAnsi="MS Shell Dlg 2"/>
                <w:b/>
                <w:sz w:val="16"/>
              </w:rPr>
              <w:t>Comments</w:t>
            </w:r>
          </w:p>
        </w:tc>
      </w:tr>
      <w:tr w:rsidRPr="00C20AEF" w:rsidR="0036544F" w:rsidTr="002F5823" w14:paraId="34F77FA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08841691" w14:textId="77777777">
            <w:pPr>
              <w:jc w:val="right"/>
              <w:rPr>
                <w:rFonts w:ascii="MS Shell Dlg 2" w:hAnsi="MS Shell Dlg 2" w:cs="MS Shell Dlg 2"/>
                <w:sz w:val="16"/>
                <w:szCs w:val="16"/>
              </w:rPr>
            </w:pPr>
            <w:r>
              <w:rPr>
                <w:rFonts w:ascii="MS Shell Dlg 2" w:hAnsi="MS Shell Dlg 2"/>
                <w:sz w:val="16"/>
              </w:rPr>
              <w:t>1</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4E625E5D" w14:textId="77777777">
            <w:pPr>
              <w:rPr>
                <w:rFonts w:ascii="MS Shell Dlg 2" w:hAnsi="MS Shell Dlg 2" w:cs="MS Shell Dlg 2"/>
                <w:sz w:val="16"/>
                <w:szCs w:val="16"/>
              </w:rPr>
            </w:pPr>
            <w:r>
              <w:rPr>
                <w:rFonts w:ascii="MS Shell Dlg 2" w:hAnsi="MS Shell Dlg 2"/>
                <w:b/>
                <w:sz w:val="16"/>
              </w:rPr>
              <w:t>SXLS_GLOC</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F40DF0" w:rsidRDefault="00F40DF0" w14:paraId="2ECAFDA3" w14:textId="77777777">
            <w:pPr>
              <w:rPr>
                <w:rFonts w:ascii="MS Shell Dlg 2" w:hAnsi="MS Shell Dlg 2" w:cs="MS Shell Dlg 2"/>
                <w:sz w:val="16"/>
                <w:szCs w:val="16"/>
              </w:rPr>
            </w:pPr>
            <w:r>
              <w:rPr>
                <w:rFonts w:ascii="MS Shell Dlg 2" w:hAnsi="MS Shell Dlg 2"/>
                <w:sz w:val="16"/>
              </w:rPr>
              <w:t>NUMBER(9)</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F40DF0" w:rsidRDefault="00F40DF0" w14:paraId="3C71269D" w14:textId="77777777">
            <w:pPr>
              <w:rPr>
                <w:rFonts w:ascii="MS Shell Dlg 2" w:hAnsi="MS Shell Dlg 2" w:cs="MS Shell Dlg 2"/>
                <w:sz w:val="16"/>
                <w:szCs w:val="16"/>
              </w:rPr>
            </w:pPr>
            <w:r>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F40DF0" w:rsidP="002149D2" w:rsidRDefault="00F40DF0" w14:paraId="5BE32B0D" w14:textId="77777777">
            <w:pPr>
              <w:rPr>
                <w:rFonts w:ascii="MS Shell Dlg 2" w:hAnsi="MS Shell Dlg 2" w:cs="MS Shell Dlg 2"/>
                <w:sz w:val="16"/>
                <w:szCs w:val="16"/>
              </w:rPr>
            </w:pPr>
            <w:r>
              <w:rPr>
                <w:rFonts w:ascii="MS Shell Dlg 2" w:hAnsi="MS Shell Dlg 2"/>
                <w:sz w:val="16"/>
              </w:rPr>
              <w:t>Global location number</w:t>
            </w:r>
          </w:p>
        </w:tc>
      </w:tr>
      <w:tr w:rsidRPr="00C20AEF" w:rsidR="0036544F" w:rsidTr="002F5823" w14:paraId="5AEAB2B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15E8A254" w14:textId="77777777">
            <w:pPr>
              <w:jc w:val="right"/>
              <w:rPr>
                <w:rFonts w:ascii="MS Shell Dlg 2" w:hAnsi="MS Shell Dlg 2" w:cs="MS Shell Dlg 2"/>
                <w:sz w:val="16"/>
                <w:szCs w:val="16"/>
              </w:rPr>
            </w:pPr>
            <w:r>
              <w:rPr>
                <w:rFonts w:ascii="MS Shell Dlg 2" w:hAnsi="MS Shell Dlg 2"/>
                <w:sz w:val="16"/>
              </w:rPr>
              <w:t>2</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18A82BA3" w14:textId="77777777">
            <w:pPr>
              <w:rPr>
                <w:rFonts w:ascii="MS Shell Dlg 2" w:hAnsi="MS Shell Dlg 2" w:eastAsia="Times New Roman" w:cs="MS Shell Dlg 2"/>
                <w:sz w:val="16"/>
                <w:szCs w:val="16"/>
              </w:rPr>
            </w:pPr>
            <w:r>
              <w:rPr>
                <w:rFonts w:ascii="MS Shell Dlg 2" w:hAnsi="MS Shell Dlg 2"/>
                <w:sz w:val="16"/>
              </w:rPr>
              <w:t>SXLS_DISCOUNT_RATE_CATEGORY1</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292EB9" w:rsidRDefault="007C243E" w14:paraId="069ECBC2" w14:textId="77777777">
            <w:pPr>
              <w:rPr>
                <w:rFonts w:ascii="MS Shell Dlg 2" w:hAnsi="MS Shell Dlg 2" w:eastAsia="Times New Roman" w:cs="MS Shell Dlg 2"/>
                <w:sz w:val="16"/>
                <w:szCs w:val="16"/>
              </w:rPr>
            </w:pPr>
            <w:r>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F0D72" w14:paraId="14FB8627" w14:textId="77777777">
            <w:pPr>
              <w:rPr>
                <w:rFonts w:ascii="MS Shell Dlg 2" w:hAnsi="MS Shell Dlg 2" w:cs="MS Shell Dlg 2"/>
                <w:sz w:val="16"/>
                <w:szCs w:val="16"/>
              </w:rPr>
            </w:pPr>
            <w:r>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1056543F" w14:textId="77777777">
            <w:pPr>
              <w:rPr>
                <w:rFonts w:ascii="MS Shell Dlg 2" w:hAnsi="MS Shell Dlg 2" w:cs="MS Shell Dlg 2"/>
                <w:sz w:val="16"/>
                <w:szCs w:val="16"/>
              </w:rPr>
            </w:pPr>
            <w:r>
              <w:rPr>
                <w:rFonts w:ascii="MS Shell Dlg 2" w:hAnsi="MS Shell Dlg 2"/>
                <w:sz w:val="16"/>
              </w:rPr>
              <w:t>Discount rate for parts category 1 - manual parts (0..99)</w:t>
            </w:r>
          </w:p>
        </w:tc>
      </w:tr>
      <w:tr w:rsidRPr="00C20AEF" w:rsidR="0036544F" w:rsidTr="002F5823" w14:paraId="2655EED9"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78D6779B" w14:textId="77777777">
            <w:pPr>
              <w:jc w:val="right"/>
              <w:rPr>
                <w:rFonts w:ascii="MS Shell Dlg 2" w:hAnsi="MS Shell Dlg 2" w:cs="MS Shell Dlg 2"/>
                <w:sz w:val="16"/>
                <w:szCs w:val="16"/>
              </w:rPr>
            </w:pPr>
            <w:r>
              <w:rPr>
                <w:rFonts w:ascii="MS Shell Dlg 2" w:hAnsi="MS Shell Dlg 2"/>
                <w:sz w:val="16"/>
              </w:rPr>
              <w:t>3</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56B77BCE" w14:textId="77777777">
            <w:pPr>
              <w:rPr>
                <w:rFonts w:ascii="MS Shell Dlg 2" w:hAnsi="MS Shell Dlg 2" w:eastAsia="Times New Roman" w:cs="MS Shell Dlg 2"/>
                <w:sz w:val="16"/>
                <w:szCs w:val="16"/>
              </w:rPr>
            </w:pPr>
            <w:r>
              <w:rPr>
                <w:rFonts w:ascii="MS Shell Dlg 2" w:hAnsi="MS Shell Dlg 2"/>
                <w:sz w:val="16"/>
              </w:rPr>
              <w:t>SXLS_DISCOUNT_RATE_CATEGORY2</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292EB9" w:rsidRDefault="007C243E" w14:paraId="58156979" w14:textId="77777777">
            <w:pPr>
              <w:rPr>
                <w:rFonts w:ascii="MS Shell Dlg 2" w:hAnsi="MS Shell Dlg 2" w:eastAsia="Times New Roman" w:cs="MS Shell Dlg 2"/>
                <w:sz w:val="16"/>
                <w:szCs w:val="16"/>
              </w:rPr>
            </w:pPr>
            <w:r>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F0D72" w14:paraId="487C266A" w14:textId="77777777">
            <w:pPr>
              <w:rPr>
                <w:rFonts w:ascii="MS Shell Dlg 2" w:hAnsi="MS Shell Dlg 2" w:cs="MS Shell Dlg 2"/>
                <w:sz w:val="16"/>
                <w:szCs w:val="16"/>
              </w:rPr>
            </w:pPr>
            <w:r>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5DDA9A15" w14:textId="77777777">
            <w:pPr>
              <w:rPr>
                <w:rFonts w:ascii="MS Shell Dlg 2" w:hAnsi="MS Shell Dlg 2" w:cs="MS Shell Dlg 2"/>
                <w:sz w:val="16"/>
                <w:szCs w:val="16"/>
              </w:rPr>
            </w:pPr>
            <w:r>
              <w:rPr>
                <w:rFonts w:ascii="MS Shell Dlg 2" w:hAnsi="MS Shell Dlg 2"/>
                <w:sz w:val="16"/>
              </w:rPr>
              <w:t>Discount rate for parts category 2 - machine parts (0..99)</w:t>
            </w:r>
          </w:p>
        </w:tc>
      </w:tr>
      <w:tr w:rsidRPr="00C20AEF" w:rsidR="0036544F" w:rsidTr="002F5823" w14:paraId="7DEAD78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49B8BECB" w14:textId="77777777">
            <w:pPr>
              <w:jc w:val="right"/>
              <w:rPr>
                <w:rFonts w:ascii="MS Shell Dlg 2" w:hAnsi="MS Shell Dlg 2" w:cs="MS Shell Dlg 2"/>
                <w:sz w:val="16"/>
                <w:szCs w:val="16"/>
              </w:rPr>
            </w:pPr>
            <w:r>
              <w:rPr>
                <w:rFonts w:ascii="MS Shell Dlg 2" w:hAnsi="MS Shell Dlg 2"/>
                <w:sz w:val="16"/>
              </w:rPr>
              <w:t>4</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4F7C41EB" w14:textId="77777777">
            <w:pPr>
              <w:rPr>
                <w:rFonts w:ascii="MS Shell Dlg 2" w:hAnsi="MS Shell Dlg 2" w:eastAsia="Times New Roman" w:cs="MS Shell Dlg 2"/>
                <w:sz w:val="16"/>
                <w:szCs w:val="16"/>
              </w:rPr>
            </w:pPr>
            <w:r>
              <w:rPr>
                <w:rFonts w:ascii="MS Shell Dlg 2" w:hAnsi="MS Shell Dlg 2"/>
                <w:sz w:val="16"/>
              </w:rPr>
              <w:t>SXLS_DISCOUNT_RATE_CATEGORY3</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292EB9" w:rsidRDefault="007C243E" w14:paraId="6CF9BBD8" w14:textId="77777777">
            <w:pPr>
              <w:rPr>
                <w:rFonts w:ascii="MS Shell Dlg 2" w:hAnsi="MS Shell Dlg 2" w:eastAsia="Times New Roman" w:cs="MS Shell Dlg 2"/>
                <w:sz w:val="16"/>
                <w:szCs w:val="16"/>
              </w:rPr>
            </w:pPr>
            <w:r>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F0D72" w14:paraId="43A847C0" w14:textId="77777777">
            <w:pPr>
              <w:rPr>
                <w:rFonts w:ascii="MS Shell Dlg 2" w:hAnsi="MS Shell Dlg 2" w:cs="MS Shell Dlg 2"/>
                <w:sz w:val="16"/>
                <w:szCs w:val="16"/>
              </w:rPr>
            </w:pPr>
            <w:r>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29D57B60" w14:textId="77777777">
            <w:pPr>
              <w:rPr>
                <w:rFonts w:ascii="MS Shell Dlg 2" w:hAnsi="MS Shell Dlg 2" w:cs="MS Shell Dlg 2"/>
                <w:sz w:val="16"/>
                <w:szCs w:val="16"/>
              </w:rPr>
            </w:pPr>
            <w:r>
              <w:rPr>
                <w:rFonts w:ascii="MS Shell Dlg 2" w:hAnsi="MS Shell Dlg 2"/>
                <w:sz w:val="16"/>
              </w:rPr>
              <w:t>Discount rate for parts category 3 - machine parts (0..99)</w:t>
            </w:r>
          </w:p>
        </w:tc>
      </w:tr>
      <w:tr w:rsidRPr="00C20AEF" w:rsidR="0036544F" w:rsidTr="002F5823" w14:paraId="532EAAF0"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355C5FF1" w14:textId="77777777">
            <w:pPr>
              <w:jc w:val="right"/>
              <w:rPr>
                <w:rFonts w:ascii="MS Shell Dlg 2" w:hAnsi="MS Shell Dlg 2" w:cs="MS Shell Dlg 2"/>
                <w:sz w:val="16"/>
                <w:szCs w:val="16"/>
              </w:rPr>
            </w:pPr>
            <w:r>
              <w:rPr>
                <w:rFonts w:ascii="MS Shell Dlg 2" w:hAnsi="MS Shell Dlg 2"/>
                <w:sz w:val="16"/>
              </w:rPr>
              <w:t>5</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A304E1" w:rsidRDefault="007C243E" w14:paraId="33D9760C" w14:textId="77777777">
            <w:pPr>
              <w:rPr>
                <w:rFonts w:ascii="MS Shell Dlg 2" w:hAnsi="MS Shell Dlg 2" w:eastAsia="Times New Roman" w:cs="MS Shell Dlg 2"/>
                <w:sz w:val="16"/>
                <w:szCs w:val="16"/>
              </w:rPr>
            </w:pPr>
            <w:r>
              <w:rPr>
                <w:rFonts w:ascii="MS Shell Dlg 2" w:hAnsi="MS Shell Dlg 2"/>
                <w:sz w:val="16"/>
              </w:rPr>
              <w:t>SXLS_MONTHS_CREATION_CAT2</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A304E1" w:rsidRDefault="007C243E" w14:paraId="38926780" w14:textId="77777777">
            <w:pPr>
              <w:rPr>
                <w:rFonts w:ascii="MS Shell Dlg 2" w:hAnsi="MS Shell Dlg 2" w:eastAsia="Times New Roman" w:cs="MS Shell Dlg 2"/>
                <w:sz w:val="16"/>
                <w:szCs w:val="16"/>
              </w:rPr>
            </w:pPr>
            <w:r>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RDefault="007C243E" w14:paraId="63997BBB" w14:textId="77777777">
            <w:pPr>
              <w:rPr>
                <w:rFonts w:ascii="MS Shell Dlg 2" w:hAnsi="MS Shell Dlg 2" w:cs="MS Shell Dlg 2"/>
                <w:sz w:val="16"/>
                <w:szCs w:val="16"/>
              </w:rPr>
            </w:pPr>
            <w:r>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149D2" w:rsidRDefault="007C243E" w14:paraId="122C93CC" w14:textId="77777777">
            <w:pPr>
              <w:rPr>
                <w:rFonts w:ascii="MS Shell Dlg 2" w:hAnsi="MS Shell Dlg 2" w:cs="MS Shell Dlg 2"/>
                <w:sz w:val="16"/>
                <w:szCs w:val="16"/>
              </w:rPr>
            </w:pPr>
            <w:r>
              <w:rPr>
                <w:rFonts w:ascii="MS Shell Dlg 2" w:hAnsi="MS Shell Dlg 2"/>
                <w:sz w:val="16"/>
              </w:rPr>
              <w:t>Parameter Number of calendar months for "Date plant" (category 2)</w:t>
            </w:r>
          </w:p>
        </w:tc>
      </w:tr>
      <w:tr w:rsidRPr="00C20AEF" w:rsidR="0036544F" w:rsidTr="002F5823" w14:paraId="55C41F5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40608B02" w14:textId="77777777">
            <w:pPr>
              <w:jc w:val="right"/>
              <w:rPr>
                <w:rFonts w:ascii="MS Shell Dlg 2" w:hAnsi="MS Shell Dlg 2" w:cs="MS Shell Dlg 2"/>
                <w:sz w:val="16"/>
                <w:szCs w:val="16"/>
              </w:rPr>
            </w:pPr>
            <w:r>
              <w:rPr>
                <w:rFonts w:ascii="MS Shell Dlg 2" w:hAnsi="MS Shell Dlg 2"/>
                <w:sz w:val="16"/>
              </w:rPr>
              <w:t>6</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A304E1" w:rsidRDefault="007C243E" w14:paraId="52C1B30D" w14:textId="77777777">
            <w:pPr>
              <w:rPr>
                <w:rFonts w:ascii="MS Shell Dlg 2" w:hAnsi="MS Shell Dlg 2" w:eastAsia="Times New Roman" w:cs="MS Shell Dlg 2"/>
                <w:sz w:val="16"/>
                <w:szCs w:val="16"/>
              </w:rPr>
            </w:pPr>
            <w:r>
              <w:rPr>
                <w:rFonts w:ascii="MS Shell Dlg 2" w:hAnsi="MS Shell Dlg 2"/>
                <w:sz w:val="16"/>
              </w:rPr>
              <w:t>SXLS_MONTHS_CREATION_CAT3</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A304E1" w:rsidRDefault="007C243E" w14:paraId="6BFEE611" w14:textId="77777777">
            <w:pPr>
              <w:rPr>
                <w:rFonts w:ascii="MS Shell Dlg 2" w:hAnsi="MS Shell Dlg 2" w:eastAsia="Times New Roman" w:cs="MS Shell Dlg 2"/>
                <w:sz w:val="16"/>
                <w:szCs w:val="16"/>
              </w:rPr>
            </w:pPr>
            <w:r>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RDefault="007C243E" w14:paraId="2CCD0D0B" w14:textId="77777777">
            <w:pPr>
              <w:rPr>
                <w:rFonts w:ascii="MS Shell Dlg 2" w:hAnsi="MS Shell Dlg 2" w:cs="MS Shell Dlg 2"/>
                <w:sz w:val="16"/>
                <w:szCs w:val="16"/>
              </w:rPr>
            </w:pPr>
            <w:r>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149D2" w:rsidRDefault="007C243E" w14:paraId="517A2401" w14:textId="77777777">
            <w:pPr>
              <w:rPr>
                <w:rFonts w:ascii="MS Shell Dlg 2" w:hAnsi="MS Shell Dlg 2" w:cs="MS Shell Dlg 2"/>
                <w:sz w:val="16"/>
                <w:szCs w:val="16"/>
              </w:rPr>
            </w:pPr>
            <w:r>
              <w:rPr>
                <w:rFonts w:ascii="MS Shell Dlg 2" w:hAnsi="MS Shell Dlg 2"/>
                <w:sz w:val="16"/>
              </w:rPr>
              <w:t>Parameter Number of calendar months for "Date plant" (category 2)</w:t>
            </w:r>
          </w:p>
        </w:tc>
      </w:tr>
      <w:tr w:rsidRPr="00C20AEF" w:rsidR="0036544F" w:rsidTr="002F5823" w14:paraId="6E7B185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5FF42D4B" w14:textId="77777777">
            <w:pPr>
              <w:jc w:val="right"/>
              <w:rPr>
                <w:rFonts w:ascii="MS Shell Dlg 2" w:hAnsi="MS Shell Dlg 2" w:cs="MS Shell Dlg 2"/>
                <w:sz w:val="16"/>
                <w:szCs w:val="16"/>
              </w:rPr>
            </w:pPr>
            <w:r>
              <w:rPr>
                <w:rFonts w:ascii="MS Shell Dlg 2" w:hAnsi="MS Shell Dlg 2"/>
                <w:sz w:val="16"/>
              </w:rPr>
              <w:t>7</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A304E1" w:rsidRDefault="007C243E" w14:paraId="357A6F69" w14:textId="77777777">
            <w:pPr>
              <w:rPr>
                <w:rFonts w:ascii="MS Shell Dlg 2" w:hAnsi="MS Shell Dlg 2" w:eastAsia="Times New Roman" w:cs="MS Shell Dlg 2"/>
                <w:sz w:val="16"/>
                <w:szCs w:val="16"/>
              </w:rPr>
            </w:pPr>
            <w:r>
              <w:rPr>
                <w:rFonts w:ascii="MS Shell Dlg 2" w:hAnsi="MS Shell Dlg 2"/>
                <w:sz w:val="16"/>
              </w:rPr>
              <w:t>SXLS_MONTHS_OUTBOUND_CAT2</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A304E1" w:rsidRDefault="007C243E" w14:paraId="3510EED4" w14:textId="77777777">
            <w:pPr>
              <w:rPr>
                <w:rFonts w:ascii="MS Shell Dlg 2" w:hAnsi="MS Shell Dlg 2" w:eastAsia="Times New Roman" w:cs="MS Shell Dlg 2"/>
                <w:sz w:val="16"/>
                <w:szCs w:val="16"/>
              </w:rPr>
            </w:pPr>
            <w:r>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RDefault="007C243E" w14:paraId="65A71321" w14:textId="77777777">
            <w:pPr>
              <w:rPr>
                <w:rFonts w:ascii="MS Shell Dlg 2" w:hAnsi="MS Shell Dlg 2" w:cs="MS Shell Dlg 2"/>
                <w:sz w:val="16"/>
                <w:szCs w:val="16"/>
              </w:rPr>
            </w:pPr>
            <w:r>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149D2" w:rsidRDefault="007C243E" w14:paraId="5595CA34" w14:textId="77777777">
            <w:pPr>
              <w:rPr>
                <w:rFonts w:ascii="MS Shell Dlg 2" w:hAnsi="MS Shell Dlg 2" w:cs="MS Shell Dlg 2"/>
                <w:sz w:val="16"/>
                <w:szCs w:val="16"/>
              </w:rPr>
            </w:pPr>
            <w:r>
              <w:rPr>
                <w:rFonts w:ascii="MS Shell Dlg 2" w:hAnsi="MS Shell Dlg 2"/>
                <w:sz w:val="16"/>
              </w:rPr>
              <w:t>Parameter Number of calendar months for "Date plant" (category 2)</w:t>
            </w:r>
          </w:p>
        </w:tc>
      </w:tr>
      <w:tr w:rsidRPr="00C20AEF" w:rsidR="0036544F" w:rsidTr="002F5823" w14:paraId="7125BC0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03618738" w14:textId="77777777">
            <w:pPr>
              <w:jc w:val="right"/>
              <w:rPr>
                <w:rFonts w:ascii="MS Shell Dlg 2" w:hAnsi="MS Shell Dlg 2" w:cs="MS Shell Dlg 2"/>
                <w:sz w:val="16"/>
                <w:szCs w:val="16"/>
              </w:rPr>
            </w:pPr>
            <w:r>
              <w:rPr>
                <w:rFonts w:ascii="MS Shell Dlg 2" w:hAnsi="MS Shell Dlg 2"/>
                <w:sz w:val="16"/>
              </w:rPr>
              <w:t>8</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A304E1" w:rsidRDefault="007C243E" w14:paraId="4F8D1914" w14:textId="77777777">
            <w:pPr>
              <w:rPr>
                <w:rFonts w:ascii="MS Shell Dlg 2" w:hAnsi="MS Shell Dlg 2" w:eastAsia="Times New Roman" w:cs="MS Shell Dlg 2"/>
                <w:sz w:val="16"/>
                <w:szCs w:val="16"/>
              </w:rPr>
            </w:pPr>
            <w:r>
              <w:rPr>
                <w:rFonts w:ascii="MS Shell Dlg 2" w:hAnsi="MS Shell Dlg 2"/>
                <w:sz w:val="16"/>
              </w:rPr>
              <w:t>SXLS_MONTHS_OUTBOUND_CAT3</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A304E1" w:rsidRDefault="007C243E" w14:paraId="7307F4C5" w14:textId="77777777">
            <w:pPr>
              <w:rPr>
                <w:rFonts w:ascii="MS Shell Dlg 2" w:hAnsi="MS Shell Dlg 2" w:eastAsia="Times New Roman" w:cs="MS Shell Dlg 2"/>
                <w:sz w:val="16"/>
                <w:szCs w:val="16"/>
              </w:rPr>
            </w:pPr>
            <w:r>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RDefault="007C243E" w14:paraId="134627F9" w14:textId="77777777">
            <w:pPr>
              <w:rPr>
                <w:rFonts w:ascii="MS Shell Dlg 2" w:hAnsi="MS Shell Dlg 2" w:cs="MS Shell Dlg 2"/>
                <w:sz w:val="16"/>
                <w:szCs w:val="16"/>
              </w:rPr>
            </w:pPr>
            <w:r>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149D2" w:rsidRDefault="007C243E" w14:paraId="05783F6C" w14:textId="77777777">
            <w:pPr>
              <w:rPr>
                <w:rFonts w:ascii="MS Shell Dlg 2" w:hAnsi="MS Shell Dlg 2" w:cs="MS Shell Dlg 2"/>
                <w:sz w:val="16"/>
                <w:szCs w:val="16"/>
              </w:rPr>
            </w:pPr>
            <w:r>
              <w:rPr>
                <w:rFonts w:ascii="MS Shell Dlg 2" w:hAnsi="MS Shell Dlg 2"/>
                <w:sz w:val="16"/>
              </w:rPr>
              <w:t>Parameter Number of calendar months for "Date plant" (category 2)</w:t>
            </w:r>
          </w:p>
        </w:tc>
      </w:tr>
      <w:tr w:rsidRPr="00C20AEF" w:rsidR="0036544F" w:rsidTr="002F5823" w14:paraId="29E13A9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4FABD979" w14:textId="77777777">
            <w:pPr>
              <w:jc w:val="right"/>
              <w:rPr>
                <w:rFonts w:ascii="MS Shell Dlg 2" w:hAnsi="MS Shell Dlg 2" w:cs="MS Shell Dlg 2"/>
                <w:sz w:val="16"/>
                <w:szCs w:val="16"/>
              </w:rPr>
            </w:pPr>
            <w:r>
              <w:rPr>
                <w:rFonts w:ascii="MS Shell Dlg 2" w:hAnsi="MS Shell Dlg 2"/>
                <w:sz w:val="16"/>
              </w:rPr>
              <w:t>9</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A304E1" w:rsidRDefault="007C243E" w14:paraId="0EC2CAF4" w14:textId="77777777">
            <w:pPr>
              <w:rPr>
                <w:rFonts w:ascii="MS Shell Dlg 2" w:hAnsi="MS Shell Dlg 2" w:eastAsia="Times New Roman" w:cs="MS Shell Dlg 2"/>
                <w:sz w:val="16"/>
                <w:szCs w:val="16"/>
              </w:rPr>
            </w:pPr>
            <w:r>
              <w:rPr>
                <w:rFonts w:ascii="MS Shell Dlg 2" w:hAnsi="MS Shell Dlg 2"/>
                <w:sz w:val="16"/>
              </w:rPr>
              <w:t>SXLS_MONTHS_INBOUND_CAT2</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A304E1" w:rsidRDefault="007C243E" w14:paraId="61F0BDDE" w14:textId="77777777">
            <w:pPr>
              <w:rPr>
                <w:rFonts w:ascii="MS Shell Dlg 2" w:hAnsi="MS Shell Dlg 2" w:eastAsia="Times New Roman" w:cs="MS Shell Dlg 2"/>
                <w:sz w:val="16"/>
                <w:szCs w:val="16"/>
              </w:rPr>
            </w:pPr>
            <w:r>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RDefault="007C243E" w14:paraId="6BB0D592" w14:textId="77777777">
            <w:pPr>
              <w:rPr>
                <w:rFonts w:ascii="MS Shell Dlg 2" w:hAnsi="MS Shell Dlg 2" w:cs="MS Shell Dlg 2"/>
                <w:sz w:val="16"/>
                <w:szCs w:val="16"/>
              </w:rPr>
            </w:pPr>
            <w:r>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149D2" w:rsidRDefault="007C243E" w14:paraId="79FE3FC4" w14:textId="77777777">
            <w:pPr>
              <w:rPr>
                <w:rFonts w:ascii="MS Shell Dlg 2" w:hAnsi="MS Shell Dlg 2" w:cs="MS Shell Dlg 2"/>
                <w:sz w:val="16"/>
                <w:szCs w:val="16"/>
              </w:rPr>
            </w:pPr>
            <w:r>
              <w:rPr>
                <w:rFonts w:ascii="MS Shell Dlg 2" w:hAnsi="MS Shell Dlg 2"/>
                <w:sz w:val="16"/>
              </w:rPr>
              <w:t>Parameter Number of calendar months for "Date plant" (category 2)</w:t>
            </w:r>
          </w:p>
        </w:tc>
      </w:tr>
      <w:tr w:rsidRPr="00C20AEF" w:rsidR="0036544F" w:rsidTr="002F5823" w14:paraId="70C7373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40926EFA" w14:textId="77777777">
            <w:pPr>
              <w:jc w:val="right"/>
              <w:rPr>
                <w:rFonts w:ascii="MS Shell Dlg 2" w:hAnsi="MS Shell Dlg 2" w:cs="MS Shell Dlg 2"/>
                <w:sz w:val="16"/>
                <w:szCs w:val="16"/>
              </w:rPr>
            </w:pPr>
            <w:r>
              <w:rPr>
                <w:rFonts w:ascii="MS Shell Dlg 2" w:hAnsi="MS Shell Dlg 2"/>
                <w:sz w:val="16"/>
              </w:rPr>
              <w:t>10</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A304E1" w:rsidRDefault="007C243E" w14:paraId="4CB853C5" w14:textId="77777777">
            <w:pPr>
              <w:rPr>
                <w:rFonts w:ascii="MS Shell Dlg 2" w:hAnsi="MS Shell Dlg 2" w:eastAsia="Times New Roman" w:cs="MS Shell Dlg 2"/>
                <w:sz w:val="16"/>
                <w:szCs w:val="16"/>
              </w:rPr>
            </w:pPr>
            <w:r>
              <w:rPr>
                <w:rFonts w:ascii="MS Shell Dlg 2" w:hAnsi="MS Shell Dlg 2"/>
                <w:sz w:val="16"/>
              </w:rPr>
              <w:t>SXLS_MONTHS_INBOUND_CAT3</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A304E1" w:rsidRDefault="007C243E" w14:paraId="56729C6F" w14:textId="77777777">
            <w:pPr>
              <w:rPr>
                <w:rFonts w:ascii="MS Shell Dlg 2" w:hAnsi="MS Shell Dlg 2" w:eastAsia="Times New Roman" w:cs="MS Shell Dlg 2"/>
                <w:sz w:val="16"/>
                <w:szCs w:val="16"/>
              </w:rPr>
            </w:pPr>
            <w:r>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RDefault="007C243E" w14:paraId="05E82F6F" w14:textId="77777777">
            <w:pPr>
              <w:rPr>
                <w:rFonts w:ascii="MS Shell Dlg 2" w:hAnsi="MS Shell Dlg 2" w:cs="MS Shell Dlg 2"/>
                <w:sz w:val="16"/>
                <w:szCs w:val="16"/>
              </w:rPr>
            </w:pPr>
            <w:r>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149D2" w:rsidRDefault="007C243E" w14:paraId="37707863" w14:textId="77777777">
            <w:pPr>
              <w:rPr>
                <w:rFonts w:ascii="MS Shell Dlg 2" w:hAnsi="MS Shell Dlg 2" w:cs="MS Shell Dlg 2"/>
                <w:sz w:val="16"/>
                <w:szCs w:val="16"/>
              </w:rPr>
            </w:pPr>
            <w:r>
              <w:rPr>
                <w:rFonts w:ascii="MS Shell Dlg 2" w:hAnsi="MS Shell Dlg 2"/>
                <w:sz w:val="16"/>
              </w:rPr>
              <w:t>Parameter Number of calendar months for "Date plant" (category 2)</w:t>
            </w:r>
          </w:p>
        </w:tc>
      </w:tr>
      <w:tr w:rsidRPr="00C20AEF" w:rsidR="0036544F" w:rsidTr="002F5823" w14:paraId="555D6099"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259F3817" w14:textId="77777777">
            <w:pPr>
              <w:jc w:val="right"/>
              <w:rPr>
                <w:rFonts w:ascii="MS Shell Dlg 2" w:hAnsi="MS Shell Dlg 2" w:cs="MS Shell Dlg 2"/>
                <w:sz w:val="16"/>
                <w:szCs w:val="16"/>
              </w:rPr>
            </w:pPr>
            <w:r>
              <w:rPr>
                <w:rFonts w:ascii="MS Shell Dlg 2" w:hAnsi="MS Shell Dlg 2"/>
                <w:sz w:val="16"/>
              </w:rPr>
              <w:t>11</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A304E1" w:rsidRDefault="007C243E" w14:paraId="683799DA" w14:textId="77777777">
            <w:pPr>
              <w:rPr>
                <w:rFonts w:ascii="MS Shell Dlg 2" w:hAnsi="MS Shell Dlg 2" w:eastAsia="Times New Roman" w:cs="MS Shell Dlg 2"/>
                <w:sz w:val="16"/>
                <w:szCs w:val="16"/>
              </w:rPr>
            </w:pPr>
            <w:r>
              <w:rPr>
                <w:rFonts w:ascii="MS Shell Dlg 2" w:hAnsi="MS Shell Dlg 2"/>
                <w:sz w:val="16"/>
              </w:rPr>
              <w:t>SXLS_MIN_UNIT_PRICE</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A304E1" w:rsidRDefault="00273AC4" w14:paraId="381635AF" w14:textId="77777777">
            <w:pPr>
              <w:rPr>
                <w:rFonts w:ascii="MS Shell Dlg 2" w:hAnsi="MS Shell Dlg 2" w:eastAsia="Times New Roman" w:cs="MS Shell Dlg 2"/>
                <w:sz w:val="16"/>
                <w:szCs w:val="16"/>
              </w:rPr>
            </w:pPr>
            <w:r>
              <w:rPr>
                <w:rFonts w:ascii="MS Shell Dlg 2" w:hAnsi="MS Shell Dlg 2"/>
                <w:sz w:val="16"/>
              </w:rPr>
              <w:t>NUMBER(15,2)</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RDefault="007C243E" w14:paraId="47164D38" w14:textId="77777777">
            <w:pPr>
              <w:rPr>
                <w:rFonts w:ascii="MS Shell Dlg 2" w:hAnsi="MS Shell Dlg 2" w:cs="MS Shell Dlg 2"/>
                <w:sz w:val="16"/>
                <w:szCs w:val="16"/>
              </w:rPr>
            </w:pPr>
            <w:r>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149D2" w:rsidRDefault="007C243E" w14:paraId="3D9D4498" w14:textId="77777777">
            <w:pPr>
              <w:rPr>
                <w:rFonts w:ascii="MS Shell Dlg 2" w:hAnsi="MS Shell Dlg 2" w:cs="MS Shell Dlg 2"/>
                <w:sz w:val="16"/>
                <w:szCs w:val="16"/>
              </w:rPr>
            </w:pPr>
            <w:r>
              <w:rPr>
                <w:rFonts w:ascii="MS Shell Dlg 2" w:hAnsi="MS Shell Dlg 2"/>
                <w:sz w:val="16"/>
              </w:rPr>
              <w:t>Minimum unit price" parameter</w:t>
            </w:r>
          </w:p>
        </w:tc>
      </w:tr>
      <w:tr w:rsidRPr="00C20AEF" w:rsidR="0036544F" w:rsidTr="002F5823" w14:paraId="099F6EC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7A4F9E34" w14:textId="77777777">
            <w:pPr>
              <w:jc w:val="right"/>
              <w:rPr>
                <w:rFonts w:ascii="MS Shell Dlg 2" w:hAnsi="MS Shell Dlg 2" w:cs="MS Shell Dlg 2"/>
                <w:sz w:val="16"/>
                <w:szCs w:val="16"/>
              </w:rPr>
            </w:pPr>
            <w:r>
              <w:rPr>
                <w:rFonts w:ascii="MS Shell Dlg 2" w:hAnsi="MS Shell Dlg 2"/>
                <w:sz w:val="16"/>
              </w:rPr>
              <w:t>12</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A304E1" w:rsidRDefault="007C243E" w14:paraId="5B751BD0" w14:textId="77777777">
            <w:pPr>
              <w:rPr>
                <w:rFonts w:ascii="MS Shell Dlg 2" w:hAnsi="MS Shell Dlg 2" w:eastAsia="Times New Roman" w:cs="MS Shell Dlg 2"/>
                <w:sz w:val="16"/>
                <w:szCs w:val="16"/>
              </w:rPr>
            </w:pPr>
            <w:r>
              <w:rPr>
                <w:rFonts w:ascii="MS Shell Dlg 2" w:hAnsi="MS Shell Dlg 2"/>
                <w:sz w:val="16"/>
              </w:rPr>
              <w:t>SXLS_MIN_POS_VALUE</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A304E1" w:rsidRDefault="00273AC4" w14:paraId="36B8DC32" w14:textId="77777777">
            <w:pPr>
              <w:rPr>
                <w:rFonts w:ascii="MS Shell Dlg 2" w:hAnsi="MS Shell Dlg 2" w:eastAsia="Times New Roman" w:cs="MS Shell Dlg 2"/>
                <w:sz w:val="16"/>
                <w:szCs w:val="16"/>
              </w:rPr>
            </w:pPr>
            <w:r>
              <w:rPr>
                <w:rFonts w:ascii="MS Shell Dlg 2" w:hAnsi="MS Shell Dlg 2"/>
                <w:sz w:val="16"/>
              </w:rPr>
              <w:t>NUMBER(15,2)</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RDefault="007C243E" w14:paraId="6CE437A3" w14:textId="77777777">
            <w:pPr>
              <w:rPr>
                <w:rFonts w:ascii="MS Shell Dlg 2" w:hAnsi="MS Shell Dlg 2" w:cs="MS Shell Dlg 2"/>
                <w:sz w:val="16"/>
                <w:szCs w:val="16"/>
              </w:rPr>
            </w:pPr>
            <w:r>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149D2" w:rsidRDefault="007C243E" w14:paraId="0A376161" w14:textId="77777777">
            <w:pPr>
              <w:rPr>
                <w:rFonts w:ascii="MS Shell Dlg 2" w:hAnsi="MS Shell Dlg 2" w:cs="MS Shell Dlg 2"/>
                <w:sz w:val="16"/>
                <w:szCs w:val="16"/>
              </w:rPr>
            </w:pPr>
            <w:r>
              <w:rPr>
                <w:rFonts w:ascii="MS Shell Dlg 2" w:hAnsi="MS Shell Dlg 2"/>
                <w:sz w:val="16"/>
              </w:rPr>
              <w:t>Minimum value per position" parameter</w:t>
            </w:r>
          </w:p>
        </w:tc>
      </w:tr>
      <w:tr w:rsidRPr="00C20AEF" w:rsidR="0036544F" w:rsidTr="002F5823" w14:paraId="0D88049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44698609" w14:textId="77777777">
            <w:pPr>
              <w:jc w:val="right"/>
              <w:rPr>
                <w:rFonts w:ascii="MS Shell Dlg 2" w:hAnsi="MS Shell Dlg 2" w:cs="MS Shell Dlg 2"/>
                <w:sz w:val="16"/>
                <w:szCs w:val="16"/>
              </w:rPr>
            </w:pPr>
            <w:r>
              <w:rPr>
                <w:rFonts w:ascii="MS Shell Dlg 2" w:hAnsi="MS Shell Dlg 2"/>
                <w:sz w:val="16"/>
              </w:rPr>
              <w:t>13</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A304E1" w:rsidRDefault="007C243E" w14:paraId="1F47D486" w14:textId="77777777">
            <w:pPr>
              <w:rPr>
                <w:rFonts w:ascii="MS Shell Dlg 2" w:hAnsi="MS Shell Dlg 2" w:eastAsia="Times New Roman" w:cs="MS Shell Dlg 2"/>
                <w:sz w:val="16"/>
                <w:szCs w:val="16"/>
              </w:rPr>
            </w:pPr>
            <w:r>
              <w:rPr>
                <w:rFonts w:ascii="MS Shell Dlg 2" w:hAnsi="MS Shell Dlg 2"/>
                <w:sz w:val="16"/>
              </w:rPr>
              <w:t>SXLS_PRICE_TYPE</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A304E1" w:rsidRDefault="007C243E" w14:paraId="21B0D693" w14:textId="77777777">
            <w:pPr>
              <w:rPr>
                <w:rFonts w:ascii="MS Shell Dlg 2" w:hAnsi="MS Shell Dlg 2" w:eastAsia="Times New Roman" w:cs="MS Shell Dlg 2"/>
                <w:sz w:val="16"/>
                <w:szCs w:val="16"/>
              </w:rPr>
            </w:pPr>
            <w:r>
              <w:rPr>
                <w:rFonts w:ascii="MS Shell Dlg 2" w:hAnsi="MS Shell Dlg 2"/>
                <w:sz w:val="16"/>
              </w:rPr>
              <w:t>NUMBER(1)</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RDefault="007C243E" w14:paraId="18247A3B" w14:textId="77777777">
            <w:pPr>
              <w:rPr>
                <w:rFonts w:ascii="MS Shell Dlg 2" w:hAnsi="MS Shell Dlg 2" w:cs="MS Shell Dlg 2"/>
                <w:sz w:val="16"/>
                <w:szCs w:val="16"/>
              </w:rPr>
            </w:pPr>
            <w:r>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149D2" w:rsidRDefault="007C243E" w14:paraId="4A71DF15" w14:textId="77777777">
            <w:pPr>
              <w:rPr>
                <w:rFonts w:ascii="MS Shell Dlg 2" w:hAnsi="MS Shell Dlg 2" w:cs="MS Shell Dlg 2"/>
                <w:sz w:val="16"/>
                <w:szCs w:val="16"/>
              </w:rPr>
            </w:pPr>
            <w:r>
              <w:rPr>
                <w:rFonts w:ascii="MS Shell Dlg 2" w:hAnsi="MS Shell Dlg 2"/>
                <w:sz w:val="16"/>
              </w:rPr>
              <w:t>Price type (0=BLP or 1=VKP)</w:t>
            </w:r>
          </w:p>
        </w:tc>
      </w:tr>
      <w:tr w:rsidRPr="00C20AEF" w:rsidR="0036544F" w:rsidTr="002F5823" w14:paraId="5EB9CA4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362403A5" w14:textId="77777777">
            <w:pPr>
              <w:jc w:val="right"/>
              <w:rPr>
                <w:rFonts w:ascii="MS Shell Dlg 2" w:hAnsi="MS Shell Dlg 2" w:cs="MS Shell Dlg 2"/>
                <w:sz w:val="16"/>
                <w:szCs w:val="16"/>
              </w:rPr>
            </w:pPr>
            <w:r>
              <w:rPr>
                <w:rFonts w:ascii="MS Shell Dlg 2" w:hAnsi="MS Shell Dlg 2"/>
                <w:sz w:val="16"/>
              </w:rPr>
              <w:t>14</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A304E1" w:rsidRDefault="007C243E" w14:paraId="1EACAA09" w14:textId="77777777">
            <w:pPr>
              <w:rPr>
                <w:rFonts w:ascii="MS Shell Dlg 2" w:hAnsi="MS Shell Dlg 2" w:eastAsia="Times New Roman" w:cs="MS Shell Dlg 2"/>
                <w:sz w:val="16"/>
                <w:szCs w:val="16"/>
              </w:rPr>
            </w:pPr>
            <w:r>
              <w:rPr>
                <w:rFonts w:ascii="MS Shell Dlg 2" w:hAnsi="MS Shell Dlg 2"/>
                <w:sz w:val="16"/>
              </w:rPr>
              <w:t>SXLS_FLAG_EXCLUDE_SA2</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A304E1" w:rsidRDefault="007C243E" w14:paraId="6103CD9F" w14:textId="148FF67C">
            <w:pPr>
              <w:rPr>
                <w:rFonts w:ascii="MS Shell Dlg 2" w:hAnsi="MS Shell Dlg 2" w:eastAsia="Times New Roman" w:cs="MS Shell Dlg 2"/>
                <w:sz w:val="16"/>
                <w:szCs w:val="16"/>
              </w:rPr>
            </w:pPr>
            <w:r>
              <w:rPr>
                <w:rFonts w:ascii="MS Shell Dlg 2" w:hAnsi="MS Shell Dlg 2"/>
                <w:sz w:val="16"/>
              </w:rPr>
              <w:t>VARCHAR2(1)</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RDefault="007C243E" w14:paraId="69F428FF" w14:textId="77777777">
            <w:pPr>
              <w:rPr>
                <w:rFonts w:ascii="MS Shell Dlg 2" w:hAnsi="MS Shell Dlg 2" w:cs="MS Shell Dlg 2"/>
                <w:sz w:val="16"/>
                <w:szCs w:val="16"/>
              </w:rPr>
            </w:pPr>
            <w:r>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149D2" w:rsidRDefault="007C243E" w14:paraId="56D5AF7A" w14:textId="77777777">
            <w:pPr>
              <w:rPr>
                <w:rFonts w:ascii="MS Shell Dlg 2" w:hAnsi="MS Shell Dlg 2" w:cs="MS Shell Dlg 2"/>
                <w:sz w:val="16"/>
                <w:szCs w:val="16"/>
              </w:rPr>
            </w:pPr>
            <w:r>
              <w:rPr>
                <w:rFonts w:ascii="MS Shell Dlg 2" w:hAnsi="MS Shell Dlg 2"/>
                <w:sz w:val="16"/>
              </w:rPr>
              <w:t>Indicator for exclusion of record type 2 parts</w:t>
            </w:r>
          </w:p>
        </w:tc>
      </w:tr>
      <w:tr w:rsidRPr="00C20AEF" w:rsidR="0036544F" w:rsidTr="002F5823" w14:paraId="2E4FB4CF"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18925319" w14:textId="77777777">
            <w:pPr>
              <w:jc w:val="right"/>
              <w:rPr>
                <w:rFonts w:ascii="MS Shell Dlg 2" w:hAnsi="MS Shell Dlg 2" w:cs="MS Shell Dlg 2"/>
                <w:sz w:val="16"/>
                <w:szCs w:val="16"/>
              </w:rPr>
            </w:pPr>
            <w:r>
              <w:rPr>
                <w:rFonts w:ascii="MS Shell Dlg 2" w:hAnsi="MS Shell Dlg 2"/>
                <w:sz w:val="16"/>
              </w:rPr>
              <w:t>15</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A304E1" w:rsidRDefault="007C243E" w14:paraId="408AB43C" w14:textId="77777777">
            <w:pPr>
              <w:rPr>
                <w:rFonts w:ascii="MS Shell Dlg 2" w:hAnsi="MS Shell Dlg 2" w:eastAsia="Times New Roman" w:cs="MS Shell Dlg 2"/>
                <w:sz w:val="16"/>
                <w:szCs w:val="16"/>
              </w:rPr>
            </w:pPr>
            <w:r>
              <w:rPr>
                <w:rFonts w:ascii="MS Shell Dlg 2" w:hAnsi="MS Shell Dlg 2"/>
                <w:sz w:val="16"/>
              </w:rPr>
              <w:t>SXLS_FLAG_LATE_PICKUP</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A304E1" w:rsidRDefault="007C243E" w14:paraId="24312695" w14:textId="71EFA7DE">
            <w:pPr>
              <w:rPr>
                <w:rFonts w:ascii="MS Shell Dlg 2" w:hAnsi="MS Shell Dlg 2" w:eastAsia="Times New Roman" w:cs="MS Shell Dlg 2"/>
                <w:sz w:val="16"/>
                <w:szCs w:val="16"/>
              </w:rPr>
            </w:pPr>
            <w:r>
              <w:rPr>
                <w:rFonts w:ascii="MS Shell Dlg 2" w:hAnsi="MS Shell Dlg 2"/>
                <w:sz w:val="16"/>
              </w:rPr>
              <w:t>VARCHAR2(1)</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RDefault="007C243E" w14:paraId="0CA1F23B" w14:textId="77777777">
            <w:pPr>
              <w:rPr>
                <w:rFonts w:ascii="MS Shell Dlg 2" w:hAnsi="MS Shell Dlg 2" w:cs="MS Shell Dlg 2"/>
                <w:sz w:val="16"/>
                <w:szCs w:val="16"/>
              </w:rPr>
            </w:pPr>
            <w:r>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149D2" w:rsidRDefault="007C243E" w14:paraId="3BD67B94" w14:textId="77777777">
            <w:pPr>
              <w:rPr>
                <w:rFonts w:ascii="MS Shell Dlg 2" w:hAnsi="MS Shell Dlg 2" w:cs="MS Shell Dlg 2"/>
                <w:sz w:val="16"/>
                <w:szCs w:val="16"/>
              </w:rPr>
            </w:pPr>
            <w:r>
              <w:rPr>
                <w:rFonts w:ascii="MS Shell Dlg 2" w:hAnsi="MS Shell Dlg 2"/>
                <w:sz w:val="16"/>
              </w:rPr>
              <w:t>Late pickup indicator</w:t>
            </w:r>
          </w:p>
        </w:tc>
      </w:tr>
      <w:tr w:rsidRPr="00C20AEF" w:rsidR="0036544F" w:rsidTr="002F5823" w14:paraId="4E91A98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42D82D16" w14:textId="77777777">
            <w:pPr>
              <w:jc w:val="right"/>
              <w:rPr>
                <w:rFonts w:ascii="MS Shell Dlg 2" w:hAnsi="MS Shell Dlg 2" w:cs="MS Shell Dlg 2"/>
                <w:sz w:val="16"/>
                <w:szCs w:val="16"/>
              </w:rPr>
            </w:pPr>
            <w:r>
              <w:rPr>
                <w:rFonts w:ascii="MS Shell Dlg 2" w:hAnsi="MS Shell Dlg 2"/>
                <w:sz w:val="16"/>
              </w:rPr>
              <w:t>16</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A304E1" w:rsidRDefault="007C243E" w14:paraId="7A466E32" w14:textId="77777777">
            <w:pPr>
              <w:rPr>
                <w:rFonts w:ascii="MS Shell Dlg 2" w:hAnsi="MS Shell Dlg 2" w:eastAsia="Times New Roman" w:cs="MS Shell Dlg 2"/>
                <w:sz w:val="16"/>
                <w:szCs w:val="16"/>
              </w:rPr>
            </w:pPr>
            <w:r>
              <w:rPr>
                <w:rFonts w:ascii="MS Shell Dlg 2" w:hAnsi="MS Shell Dlg 2"/>
                <w:sz w:val="16"/>
              </w:rPr>
              <w:t>SXLS_INFO_LATE_PICKUP</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A304E1" w:rsidRDefault="007C243E" w14:paraId="7AFE5FC2" w14:textId="1207F207">
            <w:pPr>
              <w:rPr>
                <w:rFonts w:ascii="MS Shell Dlg 2" w:hAnsi="MS Shell Dlg 2" w:eastAsia="Times New Roman" w:cs="MS Shell Dlg 2"/>
                <w:sz w:val="16"/>
                <w:szCs w:val="16"/>
              </w:rPr>
            </w:pPr>
            <w:r>
              <w:rPr>
                <w:rFonts w:ascii="MS Shell Dlg 2" w:hAnsi="MS Shell Dlg 2"/>
                <w:sz w:val="16"/>
              </w:rPr>
              <w:t>VARCHAR2(20)</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RDefault="007C243E" w14:paraId="0BAC8F63" w14:textId="77777777">
            <w:pPr>
              <w:rPr>
                <w:rFonts w:ascii="MS Shell Dlg 2" w:hAnsi="MS Shell Dlg 2" w:cs="MS Shell Dlg 2"/>
                <w:sz w:val="16"/>
                <w:szCs w:val="16"/>
              </w:rPr>
            </w:pPr>
            <w:r>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149D2" w:rsidRDefault="007C243E" w14:paraId="760590D1" w14:textId="77777777">
            <w:pPr>
              <w:rPr>
                <w:rFonts w:ascii="MS Shell Dlg 2" w:hAnsi="MS Shell Dlg 2" w:cs="MS Shell Dlg 2"/>
                <w:sz w:val="16"/>
                <w:szCs w:val="16"/>
              </w:rPr>
            </w:pPr>
            <w:r>
              <w:rPr>
                <w:rFonts w:ascii="MS Shell Dlg 2" w:hAnsi="MS Shell Dlg 2"/>
                <w:sz w:val="16"/>
              </w:rPr>
              <w:t>Comment (e.g. time) for late pickup</w:t>
            </w:r>
          </w:p>
        </w:tc>
      </w:tr>
      <w:tr w:rsidRPr="00C20AEF" w:rsidR="0036544F" w:rsidTr="002F5823" w14:paraId="5CBE829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45223102" w14:textId="77777777">
            <w:pPr>
              <w:jc w:val="right"/>
              <w:rPr>
                <w:rFonts w:ascii="MS Shell Dlg 2" w:hAnsi="MS Shell Dlg 2" w:cs="MS Shell Dlg 2"/>
                <w:sz w:val="16"/>
                <w:szCs w:val="16"/>
              </w:rPr>
            </w:pPr>
            <w:r>
              <w:rPr>
                <w:rFonts w:ascii="MS Shell Dlg 2" w:hAnsi="MS Shell Dlg 2"/>
                <w:sz w:val="16"/>
              </w:rPr>
              <w:t>17</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A304E1" w:rsidRDefault="007C243E" w14:paraId="4BBEE8B3" w14:textId="77777777">
            <w:pPr>
              <w:rPr>
                <w:rFonts w:ascii="MS Shell Dlg 2" w:hAnsi="MS Shell Dlg 2" w:eastAsia="Times New Roman" w:cs="MS Shell Dlg 2"/>
                <w:sz w:val="16"/>
                <w:szCs w:val="16"/>
              </w:rPr>
            </w:pPr>
            <w:r>
              <w:rPr>
                <w:rFonts w:ascii="MS Shell Dlg 2" w:hAnsi="MS Shell Dlg 2"/>
                <w:sz w:val="16"/>
              </w:rPr>
              <w:t>SXLS_ORDER_HINT_COMMON</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A304E1" w:rsidRDefault="007C243E" w14:paraId="75F20619" w14:textId="55DCAC1E">
            <w:pPr>
              <w:rPr>
                <w:rFonts w:ascii="MS Shell Dlg 2" w:hAnsi="MS Shell Dlg 2" w:eastAsia="Times New Roman" w:cs="MS Shell Dlg 2"/>
                <w:sz w:val="16"/>
                <w:szCs w:val="16"/>
              </w:rPr>
            </w:pPr>
            <w:r>
              <w:rPr>
                <w:rFonts w:ascii="MS Shell Dlg 2" w:hAnsi="MS Shell Dlg 2"/>
                <w:sz w:val="16"/>
              </w:rPr>
              <w:t>VARCHAR2(2000)</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RDefault="007C243E" w14:paraId="60E0DC93" w14:textId="77777777">
            <w:pPr>
              <w:rPr>
                <w:rFonts w:ascii="MS Shell Dlg 2" w:hAnsi="MS Shell Dlg 2" w:cs="MS Shell Dlg 2"/>
                <w:sz w:val="16"/>
                <w:szCs w:val="16"/>
              </w:rPr>
            </w:pPr>
            <w:r>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149D2" w:rsidRDefault="007C243E" w14:paraId="2D7AD808" w14:textId="77777777">
            <w:pPr>
              <w:rPr>
                <w:rFonts w:ascii="MS Shell Dlg 2" w:hAnsi="MS Shell Dlg 2" w:cs="MS Shell Dlg 2"/>
                <w:sz w:val="16"/>
                <w:szCs w:val="16"/>
              </w:rPr>
            </w:pPr>
            <w:r>
              <w:rPr>
                <w:rFonts w:ascii="MS Shell Dlg 2" w:hAnsi="MS Shell Dlg 2"/>
                <w:sz w:val="16"/>
              </w:rPr>
              <w:t>General ordering information</w:t>
            </w:r>
          </w:p>
        </w:tc>
      </w:tr>
      <w:tr w:rsidRPr="00C20AEF" w:rsidR="0036544F" w:rsidTr="002F5823" w14:paraId="40302A29"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13A408D0" w14:textId="77777777">
            <w:pPr>
              <w:jc w:val="right"/>
              <w:rPr>
                <w:rFonts w:ascii="MS Shell Dlg 2" w:hAnsi="MS Shell Dlg 2" w:cs="MS Shell Dlg 2"/>
                <w:sz w:val="16"/>
                <w:szCs w:val="16"/>
              </w:rPr>
            </w:pPr>
            <w:r>
              <w:rPr>
                <w:rFonts w:ascii="MS Shell Dlg 2" w:hAnsi="MS Shell Dlg 2"/>
                <w:sz w:val="16"/>
              </w:rPr>
              <w:t>18</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A304E1" w:rsidRDefault="007C243E" w14:paraId="16F2CB03" w14:textId="77777777">
            <w:pPr>
              <w:rPr>
                <w:rFonts w:ascii="MS Shell Dlg 2" w:hAnsi="MS Shell Dlg 2" w:eastAsia="Times New Roman" w:cs="MS Shell Dlg 2"/>
                <w:sz w:val="16"/>
                <w:szCs w:val="16"/>
              </w:rPr>
            </w:pPr>
            <w:r>
              <w:rPr>
                <w:rFonts w:ascii="MS Shell Dlg 2" w:hAnsi="MS Shell Dlg 2"/>
                <w:sz w:val="16"/>
              </w:rPr>
              <w:t>SXLS_SHIPPING_HINT</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A304E1" w:rsidRDefault="007C243E" w14:paraId="7B62F572" w14:textId="0DC3CFDF">
            <w:pPr>
              <w:rPr>
                <w:rFonts w:ascii="MS Shell Dlg 2" w:hAnsi="MS Shell Dlg 2" w:eastAsia="Times New Roman" w:cs="MS Shell Dlg 2"/>
                <w:sz w:val="16"/>
                <w:szCs w:val="16"/>
              </w:rPr>
            </w:pPr>
            <w:r>
              <w:rPr>
                <w:rFonts w:ascii="MS Shell Dlg 2" w:hAnsi="MS Shell Dlg 2"/>
                <w:sz w:val="16"/>
              </w:rPr>
              <w:t>VARCHAR2(1000)</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RDefault="007C243E" w14:paraId="1E6F21EF" w14:textId="77777777">
            <w:pPr>
              <w:rPr>
                <w:rFonts w:ascii="MS Shell Dlg 2" w:hAnsi="MS Shell Dlg 2" w:cs="MS Shell Dlg 2"/>
                <w:sz w:val="16"/>
                <w:szCs w:val="16"/>
              </w:rPr>
            </w:pPr>
            <w:r>
              <w:rPr>
                <w:rFonts w:ascii="MS Shell Dlg 2" w:hAnsi="MS Shell Dlg 2"/>
                <w:sz w:val="16"/>
              </w:rPr>
              <w:t> </w:t>
            </w: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149D2" w:rsidRDefault="007C243E" w14:paraId="287589B2" w14:textId="77777777">
            <w:pPr>
              <w:rPr>
                <w:rFonts w:ascii="MS Shell Dlg 2" w:hAnsi="MS Shell Dlg 2" w:cs="MS Shell Dlg 2"/>
                <w:sz w:val="16"/>
                <w:szCs w:val="16"/>
              </w:rPr>
            </w:pPr>
            <w:r>
              <w:rPr>
                <w:rFonts w:ascii="MS Shell Dlg 2" w:hAnsi="MS Shell Dlg 2"/>
                <w:sz w:val="16"/>
              </w:rPr>
              <w:t>Shipping note</w:t>
            </w:r>
          </w:p>
        </w:tc>
      </w:tr>
      <w:tr w:rsidRPr="00C20AEF" w:rsidR="0036544F" w:rsidTr="002F5823" w14:paraId="40D6331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12CE3F17" w14:textId="77777777">
            <w:pPr>
              <w:jc w:val="right"/>
              <w:rPr>
                <w:rFonts w:ascii="MS Shell Dlg 2" w:hAnsi="MS Shell Dlg 2" w:cs="MS Shell Dlg 2"/>
                <w:sz w:val="16"/>
                <w:szCs w:val="16"/>
              </w:rPr>
            </w:pPr>
            <w:r>
              <w:rPr>
                <w:rFonts w:ascii="MS Shell Dlg 2" w:hAnsi="MS Shell Dlg 2"/>
                <w:sz w:val="16"/>
              </w:rPr>
              <w:t>19</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A304E1" w:rsidRDefault="007C243E" w14:paraId="0D5700D1" w14:textId="77777777">
            <w:pPr>
              <w:rPr>
                <w:rFonts w:ascii="MS Shell Dlg 2" w:hAnsi="MS Shell Dlg 2" w:eastAsia="Times New Roman" w:cs="MS Shell Dlg 2"/>
                <w:sz w:val="16"/>
                <w:szCs w:val="16"/>
              </w:rPr>
            </w:pPr>
            <w:r>
              <w:rPr>
                <w:rFonts w:ascii="MS Shell Dlg 2" w:hAnsi="MS Shell Dlg 2"/>
                <w:sz w:val="16"/>
              </w:rPr>
              <w:t>SXLS_PREFERRED_DEALERS</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A304E1" w:rsidRDefault="007C243E" w14:paraId="5DC712E3" w14:textId="2C0A50BD">
            <w:pPr>
              <w:rPr>
                <w:rFonts w:ascii="MS Shell Dlg 2" w:hAnsi="MS Shell Dlg 2" w:eastAsia="Times New Roman" w:cs="MS Shell Dlg 2"/>
                <w:sz w:val="16"/>
                <w:szCs w:val="16"/>
              </w:rPr>
            </w:pPr>
            <w:r>
              <w:rPr>
                <w:rFonts w:ascii="MS Shell Dlg 2" w:hAnsi="MS Shell Dlg 2"/>
                <w:sz w:val="16"/>
              </w:rPr>
              <w:t>VARCHAR2(2000)</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RDefault="007C243E" w14:paraId="392C7AD0" w14:textId="77777777">
            <w:pPr>
              <w:rPr>
                <w:rFonts w:ascii="MS Shell Dlg 2" w:hAnsi="MS Shell Dlg 2" w:cs="MS Shell Dlg 2"/>
                <w:sz w:val="16"/>
                <w:szCs w:val="16"/>
              </w:rPr>
            </w:pP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149D2" w:rsidRDefault="007C243E" w14:paraId="7A704A10" w14:textId="77777777">
            <w:pPr>
              <w:rPr>
                <w:rFonts w:ascii="MS Shell Dlg 2" w:hAnsi="MS Shell Dlg 2" w:cs="MS Shell Dlg 2"/>
                <w:sz w:val="16"/>
                <w:szCs w:val="16"/>
              </w:rPr>
            </w:pPr>
            <w:r>
              <w:rPr>
                <w:rFonts w:ascii="MS Shell Dlg 2" w:hAnsi="MS Shell Dlg 2"/>
                <w:sz w:val="16"/>
              </w:rPr>
              <w:t>List of preferred dealers (max. 200 pieces)</w:t>
            </w:r>
          </w:p>
        </w:tc>
      </w:tr>
      <w:tr w:rsidRPr="00C20AEF" w:rsidR="0036544F" w:rsidTr="002F5823" w14:paraId="185845C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74739734" w14:textId="77777777">
            <w:pPr>
              <w:jc w:val="right"/>
              <w:rPr>
                <w:rFonts w:ascii="MS Shell Dlg 2" w:hAnsi="MS Shell Dlg 2" w:cs="MS Shell Dlg 2"/>
                <w:sz w:val="16"/>
                <w:szCs w:val="16"/>
              </w:rPr>
            </w:pPr>
            <w:r>
              <w:rPr>
                <w:rFonts w:ascii="MS Shell Dlg 2" w:hAnsi="MS Shell Dlg 2"/>
                <w:sz w:val="16"/>
              </w:rPr>
              <w:t>20</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A304E1" w:rsidRDefault="007C243E" w14:paraId="117CA486" w14:textId="77777777">
            <w:pPr>
              <w:rPr>
                <w:rFonts w:ascii="MS Shell Dlg 2" w:hAnsi="MS Shell Dlg 2" w:eastAsia="Times New Roman" w:cs="MS Shell Dlg 2"/>
                <w:sz w:val="16"/>
                <w:szCs w:val="16"/>
              </w:rPr>
            </w:pPr>
            <w:r>
              <w:rPr>
                <w:rFonts w:ascii="MS Shell Dlg 2" w:hAnsi="MS Shell Dlg 2"/>
                <w:sz w:val="16"/>
              </w:rPr>
              <w:t>SXLS_UNPREFERRED_DEALERS</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A304E1" w:rsidRDefault="007C243E" w14:paraId="75C05B41" w14:textId="22C83B61">
            <w:pPr>
              <w:rPr>
                <w:rFonts w:ascii="MS Shell Dlg 2" w:hAnsi="MS Shell Dlg 2" w:eastAsia="Times New Roman" w:cs="MS Shell Dlg 2"/>
                <w:sz w:val="16"/>
                <w:szCs w:val="16"/>
              </w:rPr>
            </w:pPr>
            <w:r>
              <w:rPr>
                <w:rFonts w:ascii="MS Shell Dlg 2" w:hAnsi="MS Shell Dlg 2"/>
                <w:sz w:val="16"/>
              </w:rPr>
              <w:t>VARCHAR2(2000)</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RDefault="007C243E" w14:paraId="6F79BDC1" w14:textId="77777777">
            <w:pPr>
              <w:rPr>
                <w:rFonts w:ascii="MS Shell Dlg 2" w:hAnsi="MS Shell Dlg 2" w:cs="MS Shell Dlg 2"/>
                <w:sz w:val="16"/>
                <w:szCs w:val="16"/>
              </w:rPr>
            </w:pP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149D2" w:rsidRDefault="007C243E" w14:paraId="2C7179BE" w14:textId="77777777">
            <w:pPr>
              <w:rPr>
                <w:rFonts w:ascii="MS Shell Dlg 2" w:hAnsi="MS Shell Dlg 2" w:cs="MS Shell Dlg 2"/>
                <w:sz w:val="16"/>
                <w:szCs w:val="16"/>
              </w:rPr>
            </w:pPr>
            <w:r>
              <w:rPr>
                <w:rFonts w:ascii="MS Shell Dlg 2" w:hAnsi="MS Shell Dlg 2"/>
                <w:sz w:val="16"/>
              </w:rPr>
              <w:t>List of problematic dealers (max. 200 pieces)</w:t>
            </w:r>
          </w:p>
        </w:tc>
      </w:tr>
      <w:tr w:rsidRPr="00C20AEF" w:rsidR="0036544F" w:rsidTr="002F5823" w14:paraId="4261AF9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292EB9" w:rsidRDefault="007C243E" w14:paraId="0D793E95" w14:textId="77777777">
            <w:pPr>
              <w:jc w:val="right"/>
              <w:rPr>
                <w:rFonts w:ascii="MS Shell Dlg 2" w:hAnsi="MS Shell Dlg 2" w:cs="MS Shell Dlg 2"/>
                <w:sz w:val="16"/>
                <w:szCs w:val="16"/>
              </w:rPr>
            </w:pPr>
            <w:r>
              <w:rPr>
                <w:rFonts w:ascii="MS Shell Dlg 2" w:hAnsi="MS Shell Dlg 2"/>
                <w:sz w:val="16"/>
              </w:rPr>
              <w:t>21</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A304E1" w:rsidRDefault="007C243E" w14:paraId="7F628D74" w14:textId="77777777">
            <w:pPr>
              <w:rPr>
                <w:rFonts w:ascii="MS Shell Dlg 2" w:hAnsi="MS Shell Dlg 2" w:eastAsia="Times New Roman" w:cs="MS Shell Dlg 2"/>
                <w:sz w:val="16"/>
                <w:szCs w:val="16"/>
              </w:rPr>
            </w:pPr>
            <w:r>
              <w:rPr>
                <w:rFonts w:ascii="MS Shell Dlg 2" w:hAnsi="MS Shell Dlg 2"/>
                <w:sz w:val="16"/>
              </w:rPr>
              <w:t>SXLS_ACCOUNT_ADDRESS</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A304E1" w:rsidRDefault="007C243E" w14:paraId="02D9853E" w14:textId="77777777">
            <w:pPr>
              <w:rPr>
                <w:rFonts w:ascii="MS Shell Dlg 2" w:hAnsi="MS Shell Dlg 2" w:eastAsia="Times New Roman" w:cs="MS Shell Dlg 2"/>
                <w:sz w:val="16"/>
                <w:szCs w:val="16"/>
              </w:rPr>
            </w:pPr>
            <w:r>
              <w:rPr>
                <w:rFonts w:ascii="MS Shell Dlg 2" w:hAnsi="MS Shell Dlg 2"/>
                <w:sz w:val="16"/>
              </w:rPr>
              <w:t>NUMBER(14)</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RDefault="007C243E" w14:paraId="6DD956CA" w14:textId="77777777">
            <w:pPr>
              <w:rPr>
                <w:rFonts w:ascii="MS Shell Dlg 2" w:hAnsi="MS Shell Dlg 2" w:cs="MS Shell Dlg 2"/>
                <w:sz w:val="16"/>
                <w:szCs w:val="16"/>
              </w:rPr>
            </w:pP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149D2" w:rsidRDefault="007C243E" w14:paraId="45E37739" w14:textId="77777777">
            <w:pPr>
              <w:rPr>
                <w:rFonts w:ascii="MS Shell Dlg 2" w:hAnsi="MS Shell Dlg 2" w:cs="MS Shell Dlg 2"/>
                <w:sz w:val="16"/>
                <w:szCs w:val="16"/>
              </w:rPr>
            </w:pPr>
            <w:r>
              <w:rPr>
                <w:rFonts w:ascii="MS Shell Dlg 2" w:hAnsi="MS Shell Dlg 2"/>
                <w:sz w:val="16"/>
              </w:rPr>
              <w:t>The current billing address</w:t>
            </w:r>
          </w:p>
        </w:tc>
      </w:tr>
      <w:tr w:rsidRPr="00C20AEF" w:rsidR="0036544F" w:rsidTr="002F5823" w14:paraId="2C9ED1E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RDefault="007C243E" w14:paraId="3899B3DB" w14:textId="77777777">
            <w:pPr>
              <w:jc w:val="right"/>
              <w:rPr>
                <w:rFonts w:ascii="MS Shell Dlg 2" w:hAnsi="MS Shell Dlg 2" w:cs="MS Shell Dlg 2"/>
                <w:sz w:val="16"/>
                <w:szCs w:val="16"/>
              </w:rPr>
            </w:pPr>
            <w:r>
              <w:rPr>
                <w:rFonts w:ascii="MS Shell Dlg 2" w:hAnsi="MS Shell Dlg 2"/>
                <w:sz w:val="16"/>
              </w:rPr>
              <w:t>22</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A304E1" w:rsidRDefault="007C243E" w14:paraId="7B95B265" w14:textId="77777777">
            <w:pPr>
              <w:rPr>
                <w:rFonts w:ascii="MS Shell Dlg 2" w:hAnsi="MS Shell Dlg 2" w:eastAsia="Times New Roman" w:cs="MS Shell Dlg 2"/>
                <w:sz w:val="16"/>
                <w:szCs w:val="16"/>
              </w:rPr>
            </w:pPr>
            <w:r>
              <w:rPr>
                <w:rFonts w:ascii="MS Shell Dlg 2" w:hAnsi="MS Shell Dlg 2"/>
                <w:sz w:val="16"/>
              </w:rPr>
              <w:t>SXLS_DELIVERY_ADDRESS</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A304E1" w:rsidRDefault="007C243E" w14:paraId="38E9C4BA" w14:textId="77777777">
            <w:pPr>
              <w:rPr>
                <w:rFonts w:ascii="MS Shell Dlg 2" w:hAnsi="MS Shell Dlg 2" w:eastAsia="Times New Roman" w:cs="MS Shell Dlg 2"/>
                <w:sz w:val="16"/>
                <w:szCs w:val="16"/>
              </w:rPr>
            </w:pPr>
            <w:r>
              <w:rPr>
                <w:rFonts w:ascii="MS Shell Dlg 2" w:hAnsi="MS Shell Dlg 2"/>
                <w:sz w:val="16"/>
              </w:rPr>
              <w:t>NUMBER(14)</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RDefault="007C243E" w14:paraId="7B2CED1B" w14:textId="77777777">
            <w:pPr>
              <w:rPr>
                <w:rFonts w:ascii="MS Shell Dlg 2" w:hAnsi="MS Shell Dlg 2" w:cs="MS Shell Dlg 2"/>
                <w:sz w:val="16"/>
                <w:szCs w:val="16"/>
              </w:rPr>
            </w:pP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2149D2" w:rsidRDefault="007C243E" w14:paraId="05912756" w14:textId="77777777">
            <w:pPr>
              <w:rPr>
                <w:rFonts w:ascii="MS Shell Dlg 2" w:hAnsi="MS Shell Dlg 2" w:cs="MS Shell Dlg 2"/>
                <w:sz w:val="16"/>
                <w:szCs w:val="16"/>
              </w:rPr>
            </w:pPr>
            <w:r>
              <w:rPr>
                <w:rFonts w:ascii="MS Shell Dlg 2" w:hAnsi="MS Shell Dlg 2"/>
                <w:sz w:val="16"/>
              </w:rPr>
              <w:t>The current delivery address</w:t>
            </w:r>
          </w:p>
        </w:tc>
      </w:tr>
      <w:tr w:rsidRPr="00C20AEF" w:rsidR="0036544F" w:rsidTr="002F5823" w14:paraId="22D3949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7C243E" w:rsidP="00CF201F" w:rsidRDefault="007C243E" w14:paraId="63E76594" w14:textId="77777777">
            <w:pPr>
              <w:jc w:val="right"/>
              <w:rPr>
                <w:rFonts w:ascii="MS Shell Dlg 2" w:hAnsi="MS Shell Dlg 2" w:cs="MS Shell Dlg 2"/>
                <w:sz w:val="16"/>
                <w:szCs w:val="16"/>
              </w:rPr>
            </w:pPr>
            <w:r>
              <w:rPr>
                <w:rFonts w:ascii="MS Shell Dlg 2" w:hAnsi="MS Shell Dlg 2"/>
                <w:sz w:val="16"/>
              </w:rPr>
              <w:t>23</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7C243E" w:rsidP="00CF201F" w:rsidRDefault="002D60FF" w14:paraId="3F30D6BA" w14:textId="5B97E319">
            <w:pPr>
              <w:rPr>
                <w:rFonts w:ascii="MS Shell Dlg 2" w:hAnsi="MS Shell Dlg 2" w:cs="MS Shell Dlg 2"/>
                <w:sz w:val="16"/>
                <w:szCs w:val="16"/>
              </w:rPr>
            </w:pPr>
            <w:r>
              <w:rPr>
                <w:rFonts w:ascii="MS Shell Dlg 2" w:hAnsi="MS Shell Dlg 2"/>
                <w:sz w:val="16"/>
              </w:rPr>
              <w:t>SXLS_FLAG_DEL_LIKE_ACC</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7C243E" w:rsidP="00CF201F" w:rsidRDefault="007C243E" w14:paraId="4FAA6FFE" w14:textId="769AAE1C">
            <w:pPr>
              <w:rPr>
                <w:rFonts w:ascii="MS Shell Dlg 2" w:hAnsi="MS Shell Dlg 2" w:cs="MS Shell Dlg 2"/>
                <w:sz w:val="16"/>
                <w:szCs w:val="16"/>
              </w:rPr>
            </w:pPr>
            <w:r>
              <w:rPr>
                <w:rFonts w:ascii="MS Shell Dlg 2" w:hAnsi="MS Shell Dlg 2"/>
                <w:sz w:val="16"/>
              </w:rPr>
              <w:t>VARCHAR2(1)</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7C243E" w:rsidP="00CF201F" w:rsidRDefault="007C243E" w14:paraId="5897359E" w14:textId="77777777">
            <w:pPr>
              <w:rPr>
                <w:rFonts w:ascii="MS Shell Dlg 2" w:hAnsi="MS Shell Dlg 2" w:cs="MS Shell Dlg 2"/>
                <w:sz w:val="16"/>
                <w:szCs w:val="16"/>
              </w:rPr>
            </w:pP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7C243E" w:rsidP="00CF201F" w:rsidRDefault="002D60FF" w14:paraId="3BF0E024" w14:textId="1915781A">
            <w:pPr>
              <w:rPr>
                <w:rFonts w:ascii="MS Shell Dlg 2" w:hAnsi="MS Shell Dlg 2" w:cs="MS Shell Dlg 2"/>
                <w:sz w:val="16"/>
                <w:szCs w:val="16"/>
              </w:rPr>
            </w:pPr>
            <w:r>
              <w:rPr>
                <w:rFonts w:ascii="MS Shell Dlg 2" w:hAnsi="MS Shell Dlg 2"/>
                <w:sz w:val="16"/>
              </w:rPr>
              <w:t>Indicator for different billing address</w:t>
            </w:r>
          </w:p>
        </w:tc>
      </w:tr>
      <w:tr w:rsidRPr="00C20AEF" w:rsidR="002F5823" w:rsidTr="00CF201F" w14:paraId="09CB10DD"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2F5823" w:rsidP="00CF201F" w:rsidRDefault="002F5823" w14:paraId="08A1D81B" w14:textId="556A6C9C">
            <w:pPr>
              <w:jc w:val="right"/>
              <w:rPr>
                <w:rFonts w:ascii="MS Shell Dlg 2" w:hAnsi="MS Shell Dlg 2" w:cs="MS Shell Dlg 2"/>
                <w:sz w:val="16"/>
                <w:szCs w:val="16"/>
              </w:rPr>
            </w:pPr>
            <w:r>
              <w:rPr>
                <w:rFonts w:ascii="MS Shell Dlg 2" w:hAnsi="MS Shell Dlg 2"/>
                <w:sz w:val="16"/>
              </w:rPr>
              <w:t>24</w:t>
            </w:r>
          </w:p>
        </w:tc>
        <w:tc>
          <w:tcPr>
            <w:tcW w:w="3119" w:type="dxa"/>
            <w:tcBorders>
              <w:top w:val="outset" w:color="auto" w:sz="6" w:space="0"/>
              <w:left w:val="outset" w:color="auto" w:sz="6" w:space="0"/>
              <w:bottom w:val="outset" w:color="auto" w:sz="6" w:space="0"/>
              <w:right w:val="outset" w:color="auto" w:sz="6" w:space="0"/>
            </w:tcBorders>
          </w:tcPr>
          <w:p w:rsidRPr="00C20AEF" w:rsidR="002F5823" w:rsidP="00CF201F" w:rsidRDefault="002F5823" w14:paraId="43EC2EAB" w14:textId="168B95DB">
            <w:pPr>
              <w:rPr>
                <w:rFonts w:ascii="MS Shell Dlg 2" w:hAnsi="MS Shell Dlg 2" w:cs="MS Shell Dlg 2"/>
                <w:sz w:val="16"/>
                <w:szCs w:val="16"/>
              </w:rPr>
            </w:pPr>
            <w:r>
              <w:rPr>
                <w:rFonts w:ascii="MS Shell Dlg 2" w:hAnsi="MS Shell Dlg 2"/>
                <w:sz w:val="16"/>
              </w:rPr>
              <w:t>SXLS_FLAG_DEL_LIKE_OVERWRITTEN</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2F5823" w:rsidP="00CF201F" w:rsidRDefault="002F5823" w14:paraId="56C72C10" w14:textId="0DECCA38">
            <w:pPr>
              <w:rPr>
                <w:rFonts w:ascii="MS Shell Dlg 2" w:hAnsi="MS Shell Dlg 2" w:cs="MS Shell Dlg 2"/>
                <w:sz w:val="16"/>
                <w:szCs w:val="16"/>
              </w:rPr>
            </w:pPr>
            <w:r>
              <w:rPr>
                <w:rFonts w:ascii="MS Shell Dlg 2" w:hAnsi="MS Shell Dlg 2"/>
                <w:sz w:val="16"/>
              </w:rPr>
              <w:t>VARCHAR2(1)</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2F5823" w:rsidP="00CF201F" w:rsidRDefault="002F5823" w14:paraId="31F248C4" w14:textId="77777777">
            <w:pPr>
              <w:rPr>
                <w:rFonts w:ascii="MS Shell Dlg 2" w:hAnsi="MS Shell Dlg 2" w:cs="MS Shell Dlg 2"/>
                <w:sz w:val="16"/>
                <w:szCs w:val="16"/>
              </w:rPr>
            </w:pP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2F5823" w:rsidP="00CF201F" w:rsidRDefault="002F5823" w14:paraId="36DE50B5" w14:textId="2F92A00E">
            <w:pPr>
              <w:rPr>
                <w:rFonts w:ascii="MS Shell Dlg 2" w:hAnsi="MS Shell Dlg 2" w:cs="MS Shell Dlg 2"/>
                <w:sz w:val="16"/>
                <w:szCs w:val="16"/>
              </w:rPr>
            </w:pPr>
            <w:r>
              <w:rPr>
                <w:rFonts w:ascii="MS Shell Dlg 2" w:hAnsi="MS Shell Dlg 2"/>
                <w:sz w:val="16"/>
              </w:rPr>
              <w:t>Indicator for manually overwritten delivery address</w:t>
            </w:r>
          </w:p>
        </w:tc>
      </w:tr>
      <w:tr w:rsidRPr="00C20AEF" w:rsidR="002F5823" w:rsidTr="002F5823" w14:paraId="7E83E7E0"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2F5823" w:rsidP="002F5823" w:rsidRDefault="002F5823" w14:paraId="29F7C0E4" w14:textId="11E4E696">
            <w:pPr>
              <w:jc w:val="right"/>
              <w:rPr>
                <w:rFonts w:ascii="MS Shell Dlg 2" w:hAnsi="MS Shell Dlg 2" w:cs="MS Shell Dlg 2"/>
                <w:sz w:val="16"/>
                <w:szCs w:val="16"/>
              </w:rPr>
            </w:pPr>
            <w:r>
              <w:rPr>
                <w:rFonts w:ascii="MS Shell Dlg 2" w:hAnsi="MS Shell Dlg 2"/>
                <w:sz w:val="16"/>
              </w:rPr>
              <w:t>25</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2F5823" w:rsidP="002F5823" w:rsidRDefault="002F5823" w14:paraId="20AFBD7A" w14:textId="77777777">
            <w:pPr>
              <w:rPr>
                <w:rFonts w:ascii="MS Shell Dlg 2" w:hAnsi="MS Shell Dlg 2" w:eastAsia="Times New Roman" w:cs="MS Shell Dlg 2"/>
                <w:sz w:val="16"/>
                <w:szCs w:val="16"/>
              </w:rPr>
            </w:pPr>
            <w:r>
              <w:rPr>
                <w:rFonts w:ascii="MS Shell Dlg 2" w:hAnsi="MS Shell Dlg 2"/>
                <w:sz w:val="16"/>
              </w:rPr>
              <w:t>SXLS_FINANCIAL_DATA</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2F5823" w:rsidP="002F5823" w:rsidRDefault="002F5823" w14:paraId="1104B236" w14:textId="77777777">
            <w:pPr>
              <w:rPr>
                <w:rFonts w:ascii="MS Shell Dlg 2" w:hAnsi="MS Shell Dlg 2" w:eastAsia="Times New Roman" w:cs="MS Shell Dlg 2"/>
                <w:sz w:val="16"/>
                <w:szCs w:val="16"/>
              </w:rPr>
            </w:pPr>
            <w:r>
              <w:rPr>
                <w:rFonts w:ascii="MS Shell Dlg 2" w:hAnsi="MS Shell Dlg 2"/>
                <w:sz w:val="16"/>
              </w:rPr>
              <w:t>NUMBER(14)</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2F5823" w:rsidP="002F5823" w:rsidRDefault="002F5823" w14:paraId="7C3580A1" w14:textId="77777777">
            <w:pPr>
              <w:rPr>
                <w:rFonts w:ascii="MS Shell Dlg 2" w:hAnsi="MS Shell Dlg 2" w:cs="MS Shell Dlg 2"/>
                <w:sz w:val="16"/>
                <w:szCs w:val="16"/>
              </w:rPr>
            </w:pP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2F5823" w:rsidP="002F5823" w:rsidRDefault="002F5823" w14:paraId="2B94977A" w14:textId="77777777">
            <w:pPr>
              <w:rPr>
                <w:rFonts w:ascii="MS Shell Dlg 2" w:hAnsi="MS Shell Dlg 2" w:cs="MS Shell Dlg 2"/>
                <w:sz w:val="16"/>
                <w:szCs w:val="16"/>
              </w:rPr>
            </w:pPr>
            <w:r>
              <w:rPr>
                <w:rFonts w:ascii="MS Shell Dlg 2" w:hAnsi="MS Shell Dlg 2"/>
                <w:sz w:val="16"/>
              </w:rPr>
              <w:t>The current financial data</w:t>
            </w:r>
          </w:p>
        </w:tc>
      </w:tr>
      <w:tr w:rsidRPr="00C20AEF" w:rsidR="002F5823" w:rsidTr="002F5823" w14:paraId="557E67E7"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2F5823" w:rsidP="002F5823" w:rsidRDefault="002F5823" w14:paraId="2563844C" w14:textId="57474712">
            <w:pPr>
              <w:jc w:val="right"/>
              <w:rPr>
                <w:rFonts w:ascii="MS Shell Dlg 2" w:hAnsi="MS Shell Dlg 2" w:cs="MS Shell Dlg 2"/>
                <w:sz w:val="16"/>
                <w:szCs w:val="16"/>
              </w:rPr>
            </w:pPr>
            <w:r>
              <w:rPr>
                <w:rFonts w:ascii="MS Shell Dlg 2" w:hAnsi="MS Shell Dlg 2"/>
                <w:sz w:val="16"/>
              </w:rPr>
              <w:t>26</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2F5823" w:rsidP="002F5823" w:rsidRDefault="002F5823" w14:paraId="75D71E44" w14:textId="77777777">
            <w:pPr>
              <w:rPr>
                <w:rFonts w:ascii="MS Shell Dlg 2" w:hAnsi="MS Shell Dlg 2" w:eastAsia="Times New Roman" w:cs="MS Shell Dlg 2"/>
                <w:sz w:val="16"/>
                <w:szCs w:val="16"/>
              </w:rPr>
            </w:pPr>
            <w:r>
              <w:rPr>
                <w:rFonts w:ascii="MS Shell Dlg 2" w:hAnsi="MS Shell Dlg 2"/>
                <w:sz w:val="16"/>
              </w:rPr>
              <w:t>SXLS_LAST_ASSORT_PARA_CHANGE</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2F5823" w:rsidP="002F5823" w:rsidRDefault="002F5823" w14:paraId="58B0FB8E" w14:textId="77777777">
            <w:pPr>
              <w:rPr>
                <w:rFonts w:ascii="MS Shell Dlg 2" w:hAnsi="MS Shell Dlg 2" w:eastAsia="Times New Roman" w:cs="MS Shell Dlg 2"/>
                <w:sz w:val="16"/>
                <w:szCs w:val="16"/>
              </w:rPr>
            </w:pPr>
            <w:r>
              <w:rPr>
                <w:rFonts w:ascii="MS Shell Dlg 2" w:hAnsi="MS Shell Dlg 2"/>
                <w:sz w:val="16"/>
              </w:rPr>
              <w:t>DATE</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2F5823" w:rsidP="002F5823" w:rsidRDefault="002F5823" w14:paraId="18AF634F" w14:textId="77777777">
            <w:pPr>
              <w:rPr>
                <w:rFonts w:ascii="MS Shell Dlg 2" w:hAnsi="MS Shell Dlg 2" w:cs="MS Shell Dlg 2"/>
                <w:sz w:val="16"/>
                <w:szCs w:val="16"/>
              </w:rPr>
            </w:pP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2F5823" w:rsidP="002F5823" w:rsidRDefault="002F5823" w14:paraId="1B8196AF" w14:textId="77777777">
            <w:pPr>
              <w:rPr>
                <w:rFonts w:ascii="MS Shell Dlg 2" w:hAnsi="MS Shell Dlg 2" w:cs="MS Shell Dlg 2"/>
                <w:sz w:val="16"/>
                <w:szCs w:val="16"/>
              </w:rPr>
            </w:pPr>
            <w:r>
              <w:rPr>
                <w:rFonts w:ascii="MS Shell Dlg 2" w:hAnsi="MS Shell Dlg 2"/>
                <w:sz w:val="16"/>
              </w:rPr>
              <w:t>Date of the last STOX assortment parameter change</w:t>
            </w:r>
          </w:p>
        </w:tc>
      </w:tr>
      <w:tr w:rsidRPr="00C20AEF" w:rsidR="002F5823" w:rsidTr="002F5823" w14:paraId="07CBD63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2F5823" w:rsidP="002F5823" w:rsidRDefault="002F5823" w14:paraId="6D64E8D3" w14:textId="5FDF1F68">
            <w:pPr>
              <w:jc w:val="right"/>
              <w:rPr>
                <w:rFonts w:ascii="MS Shell Dlg 2" w:hAnsi="MS Shell Dlg 2" w:cs="MS Shell Dlg 2"/>
                <w:sz w:val="16"/>
                <w:szCs w:val="16"/>
              </w:rPr>
            </w:pPr>
            <w:r>
              <w:rPr>
                <w:rFonts w:ascii="MS Shell Dlg 2" w:hAnsi="MS Shell Dlg 2"/>
                <w:sz w:val="16"/>
              </w:rPr>
              <w:t>27</w:t>
            </w:r>
          </w:p>
        </w:tc>
        <w:tc>
          <w:tcPr>
            <w:tcW w:w="2956" w:type="dxa"/>
            <w:tcBorders>
              <w:top w:val="outset" w:color="auto" w:sz="6" w:space="0"/>
              <w:left w:val="outset" w:color="auto" w:sz="6" w:space="0"/>
              <w:bottom w:val="outset" w:color="auto" w:sz="6" w:space="0"/>
              <w:right w:val="outset" w:color="auto" w:sz="6" w:space="0"/>
            </w:tcBorders>
            <w:vAlign w:val="center"/>
          </w:tcPr>
          <w:p w:rsidRPr="00C20AEF" w:rsidR="002F5823" w:rsidP="002F5823" w:rsidRDefault="002F5823" w14:paraId="5344D3AC" w14:textId="77777777">
            <w:pPr>
              <w:rPr>
                <w:rFonts w:ascii="MS Shell Dlg 2" w:hAnsi="MS Shell Dlg 2" w:eastAsia="Times New Roman" w:cs="MS Shell Dlg 2"/>
                <w:sz w:val="16"/>
                <w:szCs w:val="16"/>
              </w:rPr>
            </w:pPr>
            <w:r>
              <w:rPr>
                <w:rFonts w:ascii="MS Shell Dlg 2" w:hAnsi="MS Shell Dlg 2"/>
                <w:sz w:val="16"/>
              </w:rPr>
              <w:t>SXLS_FLAG_RECALC_ASSORTMENT</w:t>
            </w:r>
          </w:p>
        </w:tc>
        <w:tc>
          <w:tcPr>
            <w:tcW w:w="1584" w:type="dxa"/>
            <w:tcBorders>
              <w:top w:val="outset" w:color="auto" w:sz="6" w:space="0"/>
              <w:left w:val="outset" w:color="auto" w:sz="6" w:space="0"/>
              <w:bottom w:val="outset" w:color="auto" w:sz="6" w:space="0"/>
              <w:right w:val="outset" w:color="auto" w:sz="6" w:space="0"/>
            </w:tcBorders>
            <w:noWrap/>
            <w:vAlign w:val="center"/>
          </w:tcPr>
          <w:p w:rsidRPr="00C20AEF" w:rsidR="002F5823" w:rsidP="002F5823" w:rsidRDefault="002F5823" w14:paraId="1279526A" w14:textId="27165904">
            <w:pPr>
              <w:rPr>
                <w:rFonts w:ascii="MS Shell Dlg 2" w:hAnsi="MS Shell Dlg 2" w:eastAsia="Times New Roman" w:cs="MS Shell Dlg 2"/>
                <w:sz w:val="16"/>
                <w:szCs w:val="16"/>
              </w:rPr>
            </w:pPr>
            <w:r>
              <w:rPr>
                <w:rFonts w:ascii="MS Shell Dlg 2" w:hAnsi="MS Shell Dlg 2"/>
                <w:sz w:val="16"/>
              </w:rPr>
              <w:t>VARCHAR2(1)</w:t>
            </w:r>
          </w:p>
        </w:tc>
        <w:tc>
          <w:tcPr>
            <w:tcW w:w="538" w:type="dxa"/>
            <w:tcBorders>
              <w:top w:val="outset" w:color="auto" w:sz="6" w:space="0"/>
              <w:left w:val="outset" w:color="auto" w:sz="6" w:space="0"/>
              <w:bottom w:val="outset" w:color="auto" w:sz="6" w:space="0"/>
              <w:right w:val="outset" w:color="auto" w:sz="6" w:space="0"/>
            </w:tcBorders>
            <w:vAlign w:val="center"/>
          </w:tcPr>
          <w:p w:rsidRPr="00C20AEF" w:rsidR="002F5823" w:rsidP="002F5823" w:rsidRDefault="002F5823" w14:paraId="535B79AF" w14:textId="77777777">
            <w:pPr>
              <w:rPr>
                <w:rFonts w:ascii="MS Shell Dlg 2" w:hAnsi="MS Shell Dlg 2" w:cs="MS Shell Dlg 2"/>
                <w:sz w:val="16"/>
                <w:szCs w:val="16"/>
              </w:rPr>
            </w:pPr>
          </w:p>
        </w:tc>
        <w:tc>
          <w:tcPr>
            <w:tcW w:w="5033" w:type="dxa"/>
            <w:tcBorders>
              <w:top w:val="outset" w:color="auto" w:sz="6" w:space="0"/>
              <w:left w:val="outset" w:color="auto" w:sz="6" w:space="0"/>
              <w:bottom w:val="outset" w:color="auto" w:sz="6" w:space="0"/>
              <w:right w:val="outset" w:color="auto" w:sz="6" w:space="0"/>
            </w:tcBorders>
            <w:vAlign w:val="center"/>
          </w:tcPr>
          <w:p w:rsidRPr="00C20AEF" w:rsidR="002F5823" w:rsidP="002F5823" w:rsidRDefault="002F5823" w14:paraId="77580BDB" w14:textId="77777777">
            <w:pPr>
              <w:rPr>
                <w:rFonts w:ascii="MS Shell Dlg 2" w:hAnsi="MS Shell Dlg 2" w:cs="MS Shell Dlg 2"/>
                <w:sz w:val="16"/>
                <w:szCs w:val="16"/>
              </w:rPr>
            </w:pPr>
            <w:r>
              <w:rPr>
                <w:rFonts w:ascii="MS Shell Dlg 2" w:hAnsi="MS Shell Dlg 2"/>
                <w:sz w:val="16"/>
              </w:rPr>
              <w:t>Indicator for resetting and complete recalculation of the assortment</w:t>
            </w:r>
          </w:p>
        </w:tc>
      </w:tr>
      <w:tr w:rsidRPr="00C20AEF" w:rsidR="002F5823" w:rsidTr="002F5823" w14:paraId="68D9107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31E67112" w14:textId="4FBA3BC7">
            <w:pPr>
              <w:jc w:val="right"/>
              <w:rPr>
                <w:rFonts w:ascii="MS Shell Dlg 2" w:hAnsi="MS Shell Dlg 2" w:cs="MS Shell Dlg 2"/>
                <w:sz w:val="16"/>
                <w:szCs w:val="16"/>
              </w:rPr>
            </w:pPr>
            <w:r>
              <w:rPr>
                <w:rFonts w:ascii="MS Shell Dlg 2" w:hAnsi="MS Shell Dlg 2"/>
                <w:sz w:val="16"/>
              </w:rPr>
              <w:t>28</w:t>
            </w:r>
          </w:p>
        </w:tc>
        <w:tc>
          <w:tcPr>
            <w:tcW w:w="2956"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708C9EFF" w14:textId="55F1B632">
            <w:pPr>
              <w:rPr>
                <w:rFonts w:ascii="MS Shell Dlg 2" w:hAnsi="MS Shell Dlg 2" w:eastAsia="Times New Roman" w:cs="MS Shell Dlg 2"/>
                <w:sz w:val="16"/>
                <w:szCs w:val="16"/>
              </w:rPr>
            </w:pPr>
            <w:r>
              <w:rPr>
                <w:rFonts w:ascii="MS Shell Dlg 2" w:hAnsi="MS Shell Dlg 2"/>
                <w:sz w:val="16"/>
              </w:rPr>
              <w:t>SXLS_D2D_MARGIN_LIMIT</w:t>
            </w:r>
          </w:p>
        </w:tc>
        <w:tc>
          <w:tcPr>
            <w:tcW w:w="1584" w:type="dxa"/>
            <w:tcBorders>
              <w:top w:val="outset" w:color="auto" w:sz="6" w:space="0"/>
              <w:left w:val="outset" w:color="auto" w:sz="6" w:space="0"/>
              <w:bottom w:val="outset" w:color="auto" w:sz="6" w:space="0"/>
              <w:right w:val="outset" w:color="auto" w:sz="6" w:space="0"/>
            </w:tcBorders>
            <w:shd w:val="clear" w:color="auto" w:fill="auto"/>
            <w:noWrap/>
            <w:vAlign w:val="center"/>
          </w:tcPr>
          <w:p w:rsidRPr="00C20AEF" w:rsidR="002F5823" w:rsidP="002F5823" w:rsidRDefault="002F5823" w14:paraId="5DBC8636" w14:textId="34E792B4">
            <w:pPr>
              <w:rPr>
                <w:rFonts w:ascii="MS Shell Dlg 2" w:hAnsi="MS Shell Dlg 2" w:eastAsia="Times New Roman" w:cs="MS Shell Dlg 2"/>
                <w:sz w:val="16"/>
                <w:szCs w:val="16"/>
              </w:rPr>
            </w:pPr>
            <w:r>
              <w:rPr>
                <w:rFonts w:ascii="MS Shell Dlg 2" w:hAnsi="MS Shell Dlg 2"/>
                <w:sz w:val="16"/>
              </w:rPr>
              <w:t>NUMBER(14)</w:t>
            </w:r>
          </w:p>
        </w:tc>
        <w:tc>
          <w:tcPr>
            <w:tcW w:w="538"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24759CE9" w14:textId="4D4F4563">
            <w:pPr>
              <w:rPr>
                <w:rFonts w:ascii="MS Shell Dlg 2" w:hAnsi="MS Shell Dlg 2" w:cs="MS Shell Dlg 2"/>
                <w:sz w:val="16"/>
                <w:szCs w:val="16"/>
              </w:rPr>
            </w:pPr>
            <w:r>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4F116192" w14:textId="32F3C481">
            <w:pPr>
              <w:rPr>
                <w:rFonts w:ascii="MS Shell Dlg 2" w:hAnsi="MS Shell Dlg 2" w:cs="MS Shell Dlg 2"/>
                <w:sz w:val="16"/>
                <w:szCs w:val="16"/>
              </w:rPr>
            </w:pPr>
            <w:r>
              <w:rPr>
                <w:rFonts w:ascii="MS Shell Dlg 2" w:hAnsi="MS Shell Dlg 2"/>
                <w:sz w:val="16"/>
              </w:rPr>
              <w:t>Value limit for handling margin</w:t>
            </w:r>
          </w:p>
        </w:tc>
      </w:tr>
      <w:tr w:rsidRPr="00C20AEF" w:rsidR="002F5823" w:rsidTr="002F5823" w14:paraId="542EBFB6"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038B3841" w14:textId="68ED8F86">
            <w:pPr>
              <w:jc w:val="right"/>
              <w:rPr>
                <w:rFonts w:ascii="MS Shell Dlg 2" w:hAnsi="MS Shell Dlg 2" w:cs="MS Shell Dlg 2"/>
                <w:sz w:val="16"/>
                <w:szCs w:val="16"/>
              </w:rPr>
            </w:pPr>
            <w:r>
              <w:rPr>
                <w:rFonts w:ascii="MS Shell Dlg 2" w:hAnsi="MS Shell Dlg 2"/>
                <w:sz w:val="16"/>
              </w:rPr>
              <w:t>29</w:t>
            </w:r>
          </w:p>
        </w:tc>
        <w:tc>
          <w:tcPr>
            <w:tcW w:w="2956"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0EF9CC64" w14:textId="295DFAAE">
            <w:pPr>
              <w:rPr>
                <w:rFonts w:ascii="MS Shell Dlg 2" w:hAnsi="MS Shell Dlg 2" w:eastAsia="Times New Roman" w:cs="MS Shell Dlg 2"/>
                <w:sz w:val="16"/>
                <w:szCs w:val="16"/>
              </w:rPr>
            </w:pPr>
            <w:r>
              <w:rPr>
                <w:rFonts w:ascii="MS Shell Dlg 2" w:hAnsi="MS Shell Dlg 2"/>
                <w:sz w:val="16"/>
              </w:rPr>
              <w:t>SXLS_D2D_MARGIN_LOWER_PERCENT</w:t>
            </w:r>
          </w:p>
        </w:tc>
        <w:tc>
          <w:tcPr>
            <w:tcW w:w="1584" w:type="dxa"/>
            <w:tcBorders>
              <w:top w:val="outset" w:color="auto" w:sz="6" w:space="0"/>
              <w:left w:val="outset" w:color="auto" w:sz="6" w:space="0"/>
              <w:bottom w:val="outset" w:color="auto" w:sz="6" w:space="0"/>
              <w:right w:val="outset" w:color="auto" w:sz="6" w:space="0"/>
            </w:tcBorders>
            <w:shd w:val="clear" w:color="auto" w:fill="auto"/>
            <w:noWrap/>
            <w:vAlign w:val="center"/>
          </w:tcPr>
          <w:p w:rsidRPr="00C20AEF" w:rsidR="002F5823" w:rsidP="002F5823" w:rsidRDefault="002F5823" w14:paraId="2022C357" w14:textId="3A75FD57">
            <w:pPr>
              <w:rPr>
                <w:rFonts w:ascii="MS Shell Dlg 2" w:hAnsi="MS Shell Dlg 2" w:eastAsia="Times New Roman" w:cs="MS Shell Dlg 2"/>
                <w:sz w:val="16"/>
                <w:szCs w:val="16"/>
              </w:rPr>
            </w:pPr>
            <w:r>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70AC9E1E" w14:textId="7525CF30">
            <w:pPr>
              <w:rPr>
                <w:rFonts w:ascii="MS Shell Dlg 2" w:hAnsi="MS Shell Dlg 2" w:cs="MS Shell Dlg 2"/>
                <w:sz w:val="16"/>
                <w:szCs w:val="16"/>
              </w:rPr>
            </w:pPr>
            <w:r>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293AE9F9" w14:textId="2E9C509C">
            <w:pPr>
              <w:rPr>
                <w:rFonts w:ascii="MS Shell Dlg 2" w:hAnsi="MS Shell Dlg 2" w:cs="MS Shell Dlg 2"/>
                <w:sz w:val="16"/>
                <w:szCs w:val="16"/>
              </w:rPr>
            </w:pPr>
            <w:r>
              <w:rPr>
                <w:rFonts w:ascii="MS Shell Dlg 2" w:hAnsi="MS Shell Dlg 2"/>
                <w:sz w:val="16"/>
              </w:rPr>
              <w:t>Percentage handling margin (order value smaller value limit)</w:t>
            </w:r>
          </w:p>
        </w:tc>
      </w:tr>
      <w:tr w:rsidRPr="00C20AEF" w:rsidR="002F5823" w:rsidTr="002F5823" w14:paraId="3E4B2128"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2E72E6B1" w14:textId="6A16C166">
            <w:pPr>
              <w:jc w:val="right"/>
              <w:rPr>
                <w:rFonts w:ascii="MS Shell Dlg 2" w:hAnsi="MS Shell Dlg 2" w:cs="MS Shell Dlg 2"/>
                <w:sz w:val="16"/>
                <w:szCs w:val="16"/>
              </w:rPr>
            </w:pPr>
            <w:r>
              <w:rPr>
                <w:rFonts w:ascii="MS Shell Dlg 2" w:hAnsi="MS Shell Dlg 2"/>
                <w:sz w:val="16"/>
              </w:rPr>
              <w:t>30</w:t>
            </w:r>
          </w:p>
        </w:tc>
        <w:tc>
          <w:tcPr>
            <w:tcW w:w="2956"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0908E261" w14:textId="4580B9FA">
            <w:pPr>
              <w:rPr>
                <w:rFonts w:ascii="MS Shell Dlg 2" w:hAnsi="MS Shell Dlg 2" w:eastAsia="Times New Roman" w:cs="MS Shell Dlg 2"/>
                <w:sz w:val="16"/>
                <w:szCs w:val="16"/>
              </w:rPr>
            </w:pPr>
            <w:r>
              <w:rPr>
                <w:rFonts w:ascii="MS Shell Dlg 2" w:hAnsi="MS Shell Dlg 2"/>
                <w:sz w:val="16"/>
              </w:rPr>
              <w:t>SXLS_D2D_MARGIN_LOWER_MIN_VAL</w:t>
            </w:r>
          </w:p>
        </w:tc>
        <w:tc>
          <w:tcPr>
            <w:tcW w:w="1584" w:type="dxa"/>
            <w:tcBorders>
              <w:top w:val="outset" w:color="auto" w:sz="6" w:space="0"/>
              <w:left w:val="outset" w:color="auto" w:sz="6" w:space="0"/>
              <w:bottom w:val="outset" w:color="auto" w:sz="6" w:space="0"/>
              <w:right w:val="outset" w:color="auto" w:sz="6" w:space="0"/>
            </w:tcBorders>
            <w:shd w:val="clear" w:color="auto" w:fill="auto"/>
            <w:noWrap/>
            <w:vAlign w:val="center"/>
          </w:tcPr>
          <w:p w:rsidRPr="00C20AEF" w:rsidR="002F5823" w:rsidP="002F5823" w:rsidRDefault="002F5823" w14:paraId="34E1610E" w14:textId="2754558E">
            <w:pPr>
              <w:rPr>
                <w:rFonts w:ascii="MS Shell Dlg 2" w:hAnsi="MS Shell Dlg 2" w:eastAsia="Times New Roman" w:cs="MS Shell Dlg 2"/>
                <w:sz w:val="16"/>
                <w:szCs w:val="16"/>
              </w:rPr>
            </w:pPr>
            <w:r>
              <w:rPr>
                <w:rFonts w:ascii="MS Shell Dlg 2" w:hAnsi="MS Shell Dlg 2"/>
                <w:sz w:val="16"/>
              </w:rPr>
              <w:t>NUMBER(14)</w:t>
            </w:r>
          </w:p>
        </w:tc>
        <w:tc>
          <w:tcPr>
            <w:tcW w:w="538"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45552A4E" w14:textId="468A57AD">
            <w:pPr>
              <w:rPr>
                <w:rFonts w:ascii="MS Shell Dlg 2" w:hAnsi="MS Shell Dlg 2" w:cs="MS Shell Dlg 2"/>
                <w:sz w:val="16"/>
                <w:szCs w:val="16"/>
              </w:rPr>
            </w:pPr>
            <w:r>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6F44D277" w14:textId="67F7184A">
            <w:pPr>
              <w:rPr>
                <w:rFonts w:ascii="MS Shell Dlg 2" w:hAnsi="MS Shell Dlg 2" w:cs="MS Shell Dlg 2"/>
                <w:sz w:val="16"/>
                <w:szCs w:val="16"/>
              </w:rPr>
            </w:pPr>
            <w:r>
              <w:rPr>
                <w:rFonts w:ascii="MS Shell Dlg 2" w:hAnsi="MS Shell Dlg 2"/>
                <w:sz w:val="16"/>
              </w:rPr>
              <w:t>Min. handling margin (order value less than value limit)</w:t>
            </w:r>
          </w:p>
        </w:tc>
      </w:tr>
      <w:tr w:rsidRPr="00C20AEF" w:rsidR="002F5823" w:rsidTr="002F5823" w14:paraId="6FD3A7F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33082A74" w14:textId="3B718779">
            <w:pPr>
              <w:jc w:val="right"/>
              <w:rPr>
                <w:rFonts w:ascii="MS Shell Dlg 2" w:hAnsi="MS Shell Dlg 2" w:cs="MS Shell Dlg 2"/>
                <w:sz w:val="16"/>
                <w:szCs w:val="16"/>
              </w:rPr>
            </w:pPr>
            <w:r>
              <w:rPr>
                <w:rFonts w:ascii="MS Shell Dlg 2" w:hAnsi="MS Shell Dlg 2"/>
                <w:sz w:val="16"/>
              </w:rPr>
              <w:t>31</w:t>
            </w:r>
          </w:p>
        </w:tc>
        <w:tc>
          <w:tcPr>
            <w:tcW w:w="2956"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5B518459" w14:textId="3EFF816E">
            <w:pPr>
              <w:rPr>
                <w:rFonts w:ascii="MS Shell Dlg 2" w:hAnsi="MS Shell Dlg 2" w:eastAsia="Times New Roman" w:cs="MS Shell Dlg 2"/>
                <w:sz w:val="16"/>
                <w:szCs w:val="16"/>
              </w:rPr>
            </w:pPr>
            <w:r>
              <w:rPr>
                <w:rFonts w:ascii="MS Shell Dlg 2" w:hAnsi="MS Shell Dlg 2"/>
                <w:sz w:val="16"/>
              </w:rPr>
              <w:t>SXLS_D2D_MARGIN_LOWER_MAX_VAL</w:t>
            </w:r>
          </w:p>
        </w:tc>
        <w:tc>
          <w:tcPr>
            <w:tcW w:w="1584" w:type="dxa"/>
            <w:tcBorders>
              <w:top w:val="outset" w:color="auto" w:sz="6" w:space="0"/>
              <w:left w:val="outset" w:color="auto" w:sz="6" w:space="0"/>
              <w:bottom w:val="outset" w:color="auto" w:sz="6" w:space="0"/>
              <w:right w:val="outset" w:color="auto" w:sz="6" w:space="0"/>
            </w:tcBorders>
            <w:shd w:val="clear" w:color="auto" w:fill="auto"/>
            <w:noWrap/>
            <w:vAlign w:val="center"/>
          </w:tcPr>
          <w:p w:rsidRPr="00C20AEF" w:rsidR="002F5823" w:rsidP="002F5823" w:rsidRDefault="002F5823" w14:paraId="614F2CDC" w14:textId="4FDC9524">
            <w:pPr>
              <w:rPr>
                <w:rFonts w:ascii="MS Shell Dlg 2" w:hAnsi="MS Shell Dlg 2" w:eastAsia="Times New Roman" w:cs="MS Shell Dlg 2"/>
                <w:sz w:val="16"/>
                <w:szCs w:val="16"/>
              </w:rPr>
            </w:pPr>
            <w:r>
              <w:rPr>
                <w:rFonts w:ascii="MS Shell Dlg 2" w:hAnsi="MS Shell Dlg 2"/>
                <w:sz w:val="16"/>
              </w:rPr>
              <w:t>NUMBER(14)</w:t>
            </w:r>
          </w:p>
        </w:tc>
        <w:tc>
          <w:tcPr>
            <w:tcW w:w="538"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3578EEA8" w14:textId="44526FC6">
            <w:pPr>
              <w:rPr>
                <w:rFonts w:ascii="MS Shell Dlg 2" w:hAnsi="MS Shell Dlg 2" w:cs="MS Shell Dlg 2"/>
                <w:sz w:val="16"/>
                <w:szCs w:val="16"/>
              </w:rPr>
            </w:pPr>
            <w:r>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7B686ABC" w14:textId="7687EA6F">
            <w:pPr>
              <w:rPr>
                <w:rFonts w:ascii="MS Shell Dlg 2" w:hAnsi="MS Shell Dlg 2" w:cs="MS Shell Dlg 2"/>
                <w:sz w:val="16"/>
                <w:szCs w:val="16"/>
              </w:rPr>
            </w:pPr>
            <w:r>
              <w:rPr>
                <w:rFonts w:ascii="MS Shell Dlg 2" w:hAnsi="MS Shell Dlg 2"/>
                <w:sz w:val="16"/>
              </w:rPr>
              <w:t>Max. Handling margin (order value less than value limit)</w:t>
            </w:r>
          </w:p>
        </w:tc>
      </w:tr>
      <w:tr w:rsidRPr="00C20AEF" w:rsidR="002F5823" w:rsidTr="002F5823" w14:paraId="14469635"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705A9CAD" w14:textId="430402B9">
            <w:pPr>
              <w:jc w:val="right"/>
              <w:rPr>
                <w:rFonts w:ascii="MS Shell Dlg 2" w:hAnsi="MS Shell Dlg 2" w:cs="MS Shell Dlg 2"/>
                <w:sz w:val="16"/>
                <w:szCs w:val="16"/>
              </w:rPr>
            </w:pPr>
            <w:r>
              <w:rPr>
                <w:rFonts w:ascii="MS Shell Dlg 2" w:hAnsi="MS Shell Dlg 2"/>
                <w:sz w:val="16"/>
              </w:rPr>
              <w:t>32</w:t>
            </w:r>
          </w:p>
        </w:tc>
        <w:tc>
          <w:tcPr>
            <w:tcW w:w="2956"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5F397C80" w14:textId="7A7646ED">
            <w:pPr>
              <w:rPr>
                <w:rFonts w:ascii="MS Shell Dlg 2" w:hAnsi="MS Shell Dlg 2" w:eastAsia="Times New Roman" w:cs="MS Shell Dlg 2"/>
                <w:sz w:val="16"/>
                <w:szCs w:val="16"/>
              </w:rPr>
            </w:pPr>
            <w:r>
              <w:rPr>
                <w:rFonts w:ascii="MS Shell Dlg 2" w:hAnsi="MS Shell Dlg 2"/>
                <w:sz w:val="16"/>
              </w:rPr>
              <w:t>SXLS_D2D_MARGIN_UPPER_PERCENT</w:t>
            </w:r>
          </w:p>
        </w:tc>
        <w:tc>
          <w:tcPr>
            <w:tcW w:w="1584" w:type="dxa"/>
            <w:tcBorders>
              <w:top w:val="outset" w:color="auto" w:sz="6" w:space="0"/>
              <w:left w:val="outset" w:color="auto" w:sz="6" w:space="0"/>
              <w:bottom w:val="outset" w:color="auto" w:sz="6" w:space="0"/>
              <w:right w:val="outset" w:color="auto" w:sz="6" w:space="0"/>
            </w:tcBorders>
            <w:shd w:val="clear" w:color="auto" w:fill="auto"/>
            <w:noWrap/>
            <w:vAlign w:val="center"/>
          </w:tcPr>
          <w:p w:rsidRPr="00C20AEF" w:rsidR="002F5823" w:rsidP="002F5823" w:rsidRDefault="002F5823" w14:paraId="3B6A2AD1" w14:textId="475BCBCE">
            <w:pPr>
              <w:rPr>
                <w:rFonts w:ascii="MS Shell Dlg 2" w:hAnsi="MS Shell Dlg 2" w:eastAsia="Times New Roman" w:cs="MS Shell Dlg 2"/>
                <w:sz w:val="16"/>
                <w:szCs w:val="16"/>
              </w:rPr>
            </w:pPr>
            <w:r>
              <w:rPr>
                <w:rFonts w:ascii="MS Shell Dlg 2" w:hAnsi="MS Shell Dlg 2"/>
                <w:sz w:val="16"/>
              </w:rPr>
              <w:t>NUMBER(2)</w:t>
            </w:r>
          </w:p>
        </w:tc>
        <w:tc>
          <w:tcPr>
            <w:tcW w:w="538"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72F9787A" w14:textId="2996D64C">
            <w:pPr>
              <w:rPr>
                <w:rFonts w:ascii="MS Shell Dlg 2" w:hAnsi="MS Shell Dlg 2" w:cs="MS Shell Dlg 2"/>
                <w:sz w:val="16"/>
                <w:szCs w:val="16"/>
              </w:rPr>
            </w:pPr>
            <w:r>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678FD761" w14:textId="0D58F4DE">
            <w:pPr>
              <w:rPr>
                <w:rFonts w:ascii="MS Shell Dlg 2" w:hAnsi="MS Shell Dlg 2" w:cs="MS Shell Dlg 2"/>
                <w:sz w:val="16"/>
                <w:szCs w:val="16"/>
              </w:rPr>
            </w:pPr>
            <w:r>
              <w:rPr>
                <w:rFonts w:ascii="MS Shell Dlg 2" w:hAnsi="MS Shell Dlg 2"/>
                <w:sz w:val="16"/>
              </w:rPr>
              <w:t>Percentage handling margin (order value greater than/equal to value limit)</w:t>
            </w:r>
          </w:p>
        </w:tc>
      </w:tr>
      <w:tr w:rsidRPr="00C20AEF" w:rsidR="002F5823" w:rsidTr="002F5823" w14:paraId="47E2CDE4"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42583282" w14:textId="1096B306">
            <w:pPr>
              <w:jc w:val="right"/>
              <w:rPr>
                <w:rFonts w:ascii="MS Shell Dlg 2" w:hAnsi="MS Shell Dlg 2" w:cs="MS Shell Dlg 2"/>
                <w:sz w:val="16"/>
                <w:szCs w:val="16"/>
              </w:rPr>
            </w:pPr>
            <w:r>
              <w:rPr>
                <w:rFonts w:ascii="MS Shell Dlg 2" w:hAnsi="MS Shell Dlg 2"/>
                <w:sz w:val="16"/>
              </w:rPr>
              <w:t>33</w:t>
            </w:r>
          </w:p>
        </w:tc>
        <w:tc>
          <w:tcPr>
            <w:tcW w:w="2956"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4C967806" w14:textId="7A50AF4E">
            <w:pPr>
              <w:rPr>
                <w:rFonts w:ascii="MS Shell Dlg 2" w:hAnsi="MS Shell Dlg 2" w:eastAsia="Times New Roman" w:cs="MS Shell Dlg 2"/>
                <w:sz w:val="16"/>
                <w:szCs w:val="16"/>
              </w:rPr>
            </w:pPr>
            <w:r>
              <w:rPr>
                <w:rFonts w:ascii="MS Shell Dlg 2" w:hAnsi="MS Shell Dlg 2"/>
                <w:sz w:val="16"/>
              </w:rPr>
              <w:t>SXLS_D2D_MARGIN_UPPER_MIN_VAL</w:t>
            </w:r>
          </w:p>
        </w:tc>
        <w:tc>
          <w:tcPr>
            <w:tcW w:w="1584" w:type="dxa"/>
            <w:tcBorders>
              <w:top w:val="outset" w:color="auto" w:sz="6" w:space="0"/>
              <w:left w:val="outset" w:color="auto" w:sz="6" w:space="0"/>
              <w:bottom w:val="outset" w:color="auto" w:sz="6" w:space="0"/>
              <w:right w:val="outset" w:color="auto" w:sz="6" w:space="0"/>
            </w:tcBorders>
            <w:shd w:val="clear" w:color="auto" w:fill="auto"/>
            <w:noWrap/>
            <w:vAlign w:val="center"/>
          </w:tcPr>
          <w:p w:rsidRPr="00C20AEF" w:rsidR="002F5823" w:rsidP="002F5823" w:rsidRDefault="002F5823" w14:paraId="43874D01" w14:textId="190CEC5E">
            <w:pPr>
              <w:rPr>
                <w:rFonts w:ascii="MS Shell Dlg 2" w:hAnsi="MS Shell Dlg 2" w:eastAsia="Times New Roman" w:cs="MS Shell Dlg 2"/>
                <w:sz w:val="16"/>
                <w:szCs w:val="16"/>
              </w:rPr>
            </w:pPr>
            <w:r>
              <w:rPr>
                <w:rFonts w:ascii="MS Shell Dlg 2" w:hAnsi="MS Shell Dlg 2"/>
                <w:sz w:val="16"/>
              </w:rPr>
              <w:t>NUMBER(14)</w:t>
            </w:r>
          </w:p>
        </w:tc>
        <w:tc>
          <w:tcPr>
            <w:tcW w:w="538"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38A1FC80" w14:textId="1AA7F382">
            <w:pPr>
              <w:rPr>
                <w:rFonts w:ascii="MS Shell Dlg 2" w:hAnsi="MS Shell Dlg 2" w:cs="MS Shell Dlg 2"/>
                <w:sz w:val="16"/>
                <w:szCs w:val="16"/>
              </w:rPr>
            </w:pPr>
            <w:r>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39608BDF" w14:textId="4B8D512C">
            <w:pPr>
              <w:rPr>
                <w:rFonts w:ascii="MS Shell Dlg 2" w:hAnsi="MS Shell Dlg 2" w:cs="MS Shell Dlg 2"/>
                <w:sz w:val="16"/>
                <w:szCs w:val="16"/>
              </w:rPr>
            </w:pPr>
            <w:r>
              <w:rPr>
                <w:rFonts w:ascii="MS Shell Dlg 2" w:hAnsi="MS Shell Dlg 2"/>
                <w:sz w:val="16"/>
              </w:rPr>
              <w:t>Min. handling margin (order value greater than/equal to value limit)</w:t>
            </w:r>
          </w:p>
        </w:tc>
      </w:tr>
      <w:tr w:rsidRPr="00C20AEF" w:rsidR="002F5823" w:rsidTr="002F5823" w14:paraId="311AC060"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5537DD3B" w14:textId="4D0ED31F">
            <w:pPr>
              <w:jc w:val="right"/>
              <w:rPr>
                <w:rFonts w:ascii="MS Shell Dlg 2" w:hAnsi="MS Shell Dlg 2" w:cs="MS Shell Dlg 2"/>
                <w:sz w:val="16"/>
                <w:szCs w:val="16"/>
              </w:rPr>
            </w:pPr>
            <w:r>
              <w:rPr>
                <w:rFonts w:ascii="MS Shell Dlg 2" w:hAnsi="MS Shell Dlg 2"/>
                <w:sz w:val="16"/>
              </w:rPr>
              <w:t>34</w:t>
            </w:r>
          </w:p>
        </w:tc>
        <w:tc>
          <w:tcPr>
            <w:tcW w:w="2956"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5B2F07FC" w14:textId="749200AF">
            <w:pPr>
              <w:rPr>
                <w:rFonts w:ascii="MS Shell Dlg 2" w:hAnsi="MS Shell Dlg 2" w:eastAsia="Times New Roman" w:cs="MS Shell Dlg 2"/>
                <w:sz w:val="16"/>
                <w:szCs w:val="16"/>
              </w:rPr>
            </w:pPr>
            <w:r>
              <w:rPr>
                <w:rFonts w:ascii="MS Shell Dlg 2" w:hAnsi="MS Shell Dlg 2"/>
                <w:sz w:val="16"/>
              </w:rPr>
              <w:t>SXLS_D2D_MARGIN_UPPER_MAX_VAL</w:t>
            </w:r>
          </w:p>
        </w:tc>
        <w:tc>
          <w:tcPr>
            <w:tcW w:w="1584" w:type="dxa"/>
            <w:tcBorders>
              <w:top w:val="outset" w:color="auto" w:sz="6" w:space="0"/>
              <w:left w:val="outset" w:color="auto" w:sz="6" w:space="0"/>
              <w:bottom w:val="outset" w:color="auto" w:sz="6" w:space="0"/>
              <w:right w:val="outset" w:color="auto" w:sz="6" w:space="0"/>
            </w:tcBorders>
            <w:shd w:val="clear" w:color="auto" w:fill="auto"/>
            <w:noWrap/>
            <w:vAlign w:val="center"/>
          </w:tcPr>
          <w:p w:rsidRPr="00C20AEF" w:rsidR="002F5823" w:rsidP="002F5823" w:rsidRDefault="002F5823" w14:paraId="36522970" w14:textId="0337A2BD">
            <w:pPr>
              <w:rPr>
                <w:rFonts w:ascii="MS Shell Dlg 2" w:hAnsi="MS Shell Dlg 2" w:eastAsia="Times New Roman" w:cs="MS Shell Dlg 2"/>
                <w:sz w:val="16"/>
                <w:szCs w:val="16"/>
              </w:rPr>
            </w:pPr>
            <w:r>
              <w:rPr>
                <w:rFonts w:ascii="MS Shell Dlg 2" w:hAnsi="MS Shell Dlg 2"/>
                <w:sz w:val="16"/>
              </w:rPr>
              <w:t>NUMBER(14)</w:t>
            </w:r>
          </w:p>
        </w:tc>
        <w:tc>
          <w:tcPr>
            <w:tcW w:w="538"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090C6DD4" w14:textId="38358A29">
            <w:pPr>
              <w:rPr>
                <w:rFonts w:ascii="MS Shell Dlg 2" w:hAnsi="MS Shell Dlg 2" w:cs="MS Shell Dlg 2"/>
                <w:sz w:val="16"/>
                <w:szCs w:val="16"/>
              </w:rPr>
            </w:pPr>
            <w:r>
              <w:rPr>
                <w:rFonts w:ascii="MS Shell Dlg 2" w:hAnsi="MS Shell Dlg 2"/>
                <w:sz w:val="16"/>
              </w:rPr>
              <w:t>Y</w:t>
            </w:r>
          </w:p>
        </w:tc>
        <w:tc>
          <w:tcPr>
            <w:tcW w:w="5033" w:type="dxa"/>
            <w:tcBorders>
              <w:top w:val="outset" w:color="auto" w:sz="6" w:space="0"/>
              <w:left w:val="outset" w:color="auto" w:sz="6" w:space="0"/>
              <w:bottom w:val="outset" w:color="auto" w:sz="6" w:space="0"/>
              <w:right w:val="outset" w:color="auto" w:sz="6" w:space="0"/>
            </w:tcBorders>
            <w:shd w:val="clear" w:color="auto" w:fill="auto"/>
            <w:vAlign w:val="center"/>
          </w:tcPr>
          <w:p w:rsidRPr="00C20AEF" w:rsidR="002F5823" w:rsidP="002F5823" w:rsidRDefault="002F5823" w14:paraId="3CDE2413" w14:textId="3677FBEE">
            <w:pPr>
              <w:rPr>
                <w:rFonts w:ascii="MS Shell Dlg 2" w:hAnsi="MS Shell Dlg 2" w:cs="MS Shell Dlg 2"/>
                <w:sz w:val="16"/>
                <w:szCs w:val="16"/>
              </w:rPr>
            </w:pPr>
            <w:r>
              <w:rPr>
                <w:rFonts w:ascii="MS Shell Dlg 2" w:hAnsi="MS Shell Dlg 2"/>
                <w:sz w:val="16"/>
              </w:rPr>
              <w:t>Max. Handling margin (order value greater than/equal to value limit)</w:t>
            </w:r>
          </w:p>
        </w:tc>
      </w:tr>
    </w:tbl>
    <w:p w:rsidRPr="00C20AEF" w:rsidR="00C01F89" w:rsidP="00E3508A" w:rsidRDefault="00C01F89" w14:paraId="7746F5AB" w14:textId="77777777">
      <w:pPr>
        <w:pStyle w:val="Textkrper"/>
      </w:pPr>
      <w:bookmarkStart w:name="TBLSTOX_ORDER_DETAILS" w:id="167"/>
      <w:bookmarkEnd w:id="167"/>
    </w:p>
    <w:p w:rsidRPr="00C20AEF" w:rsidR="0036544F" w:rsidRDefault="0036544F" w14:paraId="469CAEDA" w14:textId="77777777">
      <w:pPr>
        <w:rPr>
          <w:rFonts w:cs="Arial"/>
          <w:kern w:val="28"/>
          <w:sz w:val="28"/>
          <w:szCs w:val="26"/>
        </w:rPr>
      </w:pPr>
      <w:bookmarkStart w:name="_Toc255289910" w:id="168"/>
      <w:r>
        <w:br w:type="page"/>
      </w:r>
    </w:p>
    <w:p w:rsidRPr="00C20AEF" w:rsidR="00EB297F" w:rsidP="00F31741" w:rsidRDefault="00EB297F" w14:paraId="784B9D80" w14:textId="7DFBF96C">
      <w:pPr>
        <w:pStyle w:val="berschrift3"/>
      </w:pPr>
      <w:bookmarkStart w:name="_Toc98411931" w:id="169"/>
      <w:r>
        <w:lastRenderedPageBreak/>
        <w:t>Table STOX_ORDER_DETAILS</w:t>
      </w:r>
      <w:bookmarkEnd w:id="168"/>
      <w:bookmarkEnd w:id="169"/>
    </w:p>
    <w:tbl>
      <w:tblPr>
        <w:tblW w:w="0" w:type="auto"/>
        <w:jc w:val="center"/>
        <w:tblCellSpacing w:w="7" w:type="dxa"/>
        <w:tblBorders>
          <w:top w:val="outset" w:color="auto" w:sz="6" w:space="0"/>
          <w:left w:val="outset" w:color="auto" w:sz="6" w:space="0"/>
          <w:bottom w:val="outset" w:color="auto" w:sz="6" w:space="0"/>
          <w:right w:val="outset" w:color="auto" w:sz="6" w:space="0"/>
        </w:tblBorders>
        <w:tblLayout w:type="fixed"/>
        <w:tblCellMar>
          <w:top w:w="30" w:type="dxa"/>
          <w:left w:w="30" w:type="dxa"/>
          <w:bottom w:w="30" w:type="dxa"/>
          <w:right w:w="30" w:type="dxa"/>
        </w:tblCellMar>
        <w:tblLook w:val="04A0" w:firstRow="1" w:lastRow="0" w:firstColumn="1" w:lastColumn="0" w:noHBand="0" w:noVBand="1"/>
      </w:tblPr>
      <w:tblGrid>
        <w:gridCol w:w="637"/>
        <w:gridCol w:w="2899"/>
        <w:gridCol w:w="1418"/>
        <w:gridCol w:w="525"/>
        <w:gridCol w:w="3853"/>
      </w:tblGrid>
      <w:tr w:rsidRPr="00C20AEF" w:rsidR="00F31741" w:rsidTr="008F6A70" w14:paraId="53E9A8CA"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F31741" w:rsidRDefault="00F31741" w14:paraId="07E6256C" w14:textId="77777777">
            <w:pPr>
              <w:rPr>
                <w:rFonts w:ascii="MS Shell Dlg 2" w:hAnsi="MS Shell Dlg 2" w:cs="MS Shell Dlg 2"/>
                <w:b/>
                <w:bCs/>
                <w:sz w:val="16"/>
                <w:szCs w:val="16"/>
              </w:rPr>
            </w:pPr>
            <w:r>
              <w:rPr>
                <w:rFonts w:ascii="MS Shell Dlg 2" w:hAnsi="MS Shell Dlg 2"/>
                <w:b/>
                <w:sz w:val="16"/>
              </w:rPr>
              <w:t>Column</w:t>
            </w:r>
          </w:p>
        </w:tc>
        <w:tc>
          <w:tcPr>
            <w:tcW w:w="2885"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F31741" w:rsidRDefault="00F31741" w14:paraId="233665B2" w14:textId="77777777">
            <w:pPr>
              <w:rPr>
                <w:rFonts w:ascii="MS Shell Dlg 2" w:hAnsi="MS Shell Dlg 2" w:cs="MS Shell Dlg 2"/>
                <w:b/>
                <w:bCs/>
                <w:sz w:val="16"/>
                <w:szCs w:val="16"/>
              </w:rPr>
            </w:pPr>
            <w:r>
              <w:rPr>
                <w:rFonts w:ascii="MS Shell Dlg 2" w:hAnsi="MS Shell Dlg 2"/>
                <w:b/>
                <w:sz w:val="16"/>
              </w:rPr>
              <w:t>Column Name</w:t>
            </w:r>
          </w:p>
        </w:tc>
        <w:tc>
          <w:tcPr>
            <w:tcW w:w="1404"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F31741" w:rsidRDefault="00F31741" w14:paraId="78E81FBF" w14:textId="77777777">
            <w:pPr>
              <w:rPr>
                <w:rFonts w:ascii="MS Shell Dlg 2" w:hAnsi="MS Shell Dlg 2" w:cs="MS Shell Dlg 2"/>
                <w:b/>
                <w:bCs/>
                <w:sz w:val="16"/>
                <w:szCs w:val="16"/>
              </w:rPr>
            </w:pPr>
            <w:r>
              <w:rPr>
                <w:rFonts w:ascii="MS Shell Dlg 2" w:hAnsi="MS Shell Dlg 2"/>
                <w:b/>
                <w:sz w:val="16"/>
              </w:rPr>
              <w:t>Data Type</w:t>
            </w:r>
          </w:p>
        </w:tc>
        <w:tc>
          <w:tcPr>
            <w:tcW w:w="511"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F31741" w:rsidRDefault="00F31741" w14:paraId="7C16EA87" w14:textId="77777777">
            <w:pPr>
              <w:rPr>
                <w:rFonts w:ascii="MS Shell Dlg 2" w:hAnsi="MS Shell Dlg 2" w:cs="MS Shell Dlg 2"/>
                <w:b/>
                <w:bCs/>
                <w:sz w:val="16"/>
                <w:szCs w:val="16"/>
              </w:rPr>
            </w:pPr>
            <w:r>
              <w:rPr>
                <w:rFonts w:ascii="MS Shell Dlg 2" w:hAnsi="MS Shell Dlg 2"/>
                <w:b/>
                <w:sz w:val="16"/>
              </w:rPr>
              <w:t>Not zero?</w:t>
            </w:r>
          </w:p>
        </w:tc>
        <w:tc>
          <w:tcPr>
            <w:tcW w:w="3832"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F31741" w:rsidRDefault="00F31741" w14:paraId="16303EE6" w14:textId="77777777">
            <w:pPr>
              <w:rPr>
                <w:rFonts w:ascii="MS Shell Dlg 2" w:hAnsi="MS Shell Dlg 2" w:cs="MS Shell Dlg 2"/>
                <w:b/>
                <w:bCs/>
                <w:sz w:val="16"/>
                <w:szCs w:val="16"/>
              </w:rPr>
            </w:pPr>
            <w:r>
              <w:rPr>
                <w:rFonts w:ascii="MS Shell Dlg 2" w:hAnsi="MS Shell Dlg 2"/>
                <w:b/>
                <w:sz w:val="16"/>
              </w:rPr>
              <w:t>Comments</w:t>
            </w:r>
          </w:p>
        </w:tc>
      </w:tr>
      <w:tr w:rsidRPr="00C20AEF" w:rsidR="00F31741" w:rsidTr="008F6A70" w14:paraId="33BC20E9"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F31741" w:rsidRDefault="00F31741" w14:paraId="45FD1FCE" w14:textId="77777777">
            <w:pPr>
              <w:jc w:val="right"/>
              <w:rPr>
                <w:rFonts w:ascii="MS Shell Dlg 2" w:hAnsi="MS Shell Dlg 2" w:cs="MS Shell Dlg 2"/>
                <w:sz w:val="16"/>
                <w:szCs w:val="16"/>
              </w:rPr>
            </w:pPr>
            <w:r>
              <w:rPr>
                <w:rFonts w:ascii="MS Shell Dlg 2" w:hAnsi="MS Shell Dlg 2"/>
                <w:sz w:val="16"/>
              </w:rPr>
              <w:t>1</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F31741" w:rsidRDefault="00F31741" w14:paraId="1AB9F42F" w14:textId="77777777">
            <w:pPr>
              <w:rPr>
                <w:rFonts w:ascii="MS Shell Dlg 2" w:hAnsi="MS Shell Dlg 2" w:cs="MS Shell Dlg 2"/>
                <w:sz w:val="16"/>
                <w:szCs w:val="16"/>
              </w:rPr>
            </w:pPr>
            <w:r>
              <w:rPr>
                <w:rFonts w:ascii="MS Shell Dlg 2" w:hAnsi="MS Shell Dlg 2"/>
                <w:b/>
                <w:sz w:val="16"/>
              </w:rPr>
              <w:t>SXOD_ISN</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F31741" w:rsidRDefault="00F31741" w14:paraId="6AD97A73" w14:textId="77777777">
            <w:pPr>
              <w:rPr>
                <w:rFonts w:ascii="MS Shell Dlg 2" w:hAnsi="MS Shell Dlg 2" w:cs="MS Shell Dlg 2"/>
                <w:sz w:val="16"/>
                <w:szCs w:val="16"/>
              </w:rPr>
            </w:pPr>
            <w:r>
              <w:rPr>
                <w:rFonts w:ascii="MS Shell Dlg 2" w:hAnsi="MS Shell Dlg 2"/>
                <w:sz w:val="16"/>
              </w:rPr>
              <w:t>NUMBER(14)</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F31741" w:rsidRDefault="00F31741" w14:paraId="343B83A4" w14:textId="77777777">
            <w:pPr>
              <w:rPr>
                <w:rFonts w:ascii="MS Shell Dlg 2" w:hAnsi="MS Shell Dlg 2" w:cs="MS Shell Dlg 2"/>
                <w:sz w:val="16"/>
                <w:szCs w:val="16"/>
              </w:rPr>
            </w:pPr>
            <w:r>
              <w:rPr>
                <w:rFonts w:ascii="MS Shell Dlg 2" w:hAnsi="MS Shell Dlg 2"/>
                <w:sz w:val="16"/>
              </w:rPr>
              <w:t>Y</w:t>
            </w: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F31741" w:rsidRDefault="00F31741" w14:paraId="6A35F9C6" w14:textId="77777777">
            <w:pPr>
              <w:rPr>
                <w:rFonts w:ascii="MS Shell Dlg 2" w:hAnsi="MS Shell Dlg 2" w:cs="MS Shell Dlg 2"/>
                <w:sz w:val="16"/>
                <w:szCs w:val="16"/>
              </w:rPr>
            </w:pPr>
            <w:r>
              <w:rPr>
                <w:rFonts w:ascii="MS Shell Dlg 2" w:hAnsi="MS Shell Dlg 2"/>
                <w:sz w:val="16"/>
              </w:rPr>
              <w:t>Unique ISN</w:t>
            </w:r>
          </w:p>
        </w:tc>
      </w:tr>
      <w:tr w:rsidRPr="00C20AEF" w:rsidR="00342670" w:rsidTr="008F6A70" w14:paraId="5FD00DFE"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342670" w:rsidP="002149D2" w:rsidRDefault="00342670" w14:paraId="53474769" w14:textId="77777777">
            <w:pPr>
              <w:jc w:val="right"/>
              <w:rPr>
                <w:rFonts w:ascii="MS Shell Dlg 2" w:hAnsi="MS Shell Dlg 2" w:cs="MS Shell Dlg 2"/>
                <w:sz w:val="16"/>
                <w:szCs w:val="16"/>
              </w:rPr>
            </w:pPr>
            <w:r>
              <w:rPr>
                <w:rFonts w:ascii="MS Shell Dlg 2" w:hAnsi="MS Shell Dlg 2"/>
                <w:sz w:val="16"/>
              </w:rPr>
              <w:t>2</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342670" w:rsidP="002149D2" w:rsidRDefault="00342670" w14:paraId="708B6CE5" w14:textId="77777777">
            <w:pPr>
              <w:rPr>
                <w:rFonts w:ascii="MS Shell Dlg 2" w:hAnsi="MS Shell Dlg 2" w:cs="MS Shell Dlg 2"/>
                <w:sz w:val="16"/>
                <w:szCs w:val="16"/>
              </w:rPr>
            </w:pPr>
            <w:r>
              <w:rPr>
                <w:rFonts w:ascii="MS Shell Dlg 2" w:hAnsi="MS Shell Dlg 2"/>
                <w:sz w:val="16"/>
              </w:rPr>
              <w:t>SXOD_SXOR_ISN</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342670" w:rsidP="002149D2" w:rsidRDefault="00342670" w14:paraId="2FDD80A8" w14:textId="77777777">
            <w:pPr>
              <w:rPr>
                <w:rFonts w:ascii="MS Shell Dlg 2" w:hAnsi="MS Shell Dlg 2" w:cs="MS Shell Dlg 2"/>
                <w:sz w:val="16"/>
                <w:szCs w:val="16"/>
              </w:rPr>
            </w:pPr>
            <w:r>
              <w:rPr>
                <w:rFonts w:ascii="MS Shell Dlg 2" w:hAnsi="MS Shell Dlg 2"/>
                <w:sz w:val="16"/>
              </w:rPr>
              <w:t>NUMBER(14)</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342670" w:rsidP="002149D2" w:rsidRDefault="00342670" w14:paraId="5F9D836C" w14:textId="77777777">
            <w:pPr>
              <w:rPr>
                <w:rFonts w:ascii="MS Shell Dlg 2" w:hAnsi="MS Shell Dlg 2" w:cs="MS Shell Dlg 2"/>
                <w:sz w:val="16"/>
                <w:szCs w:val="16"/>
              </w:rPr>
            </w:pPr>
            <w:r>
              <w:rPr>
                <w:rFonts w:ascii="MS Shell Dlg 2" w:hAnsi="MS Shell Dlg 2"/>
                <w:sz w:val="16"/>
              </w:rPr>
              <w:t>Y</w:t>
            </w: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342670" w:rsidP="002149D2" w:rsidRDefault="00342670" w14:paraId="38C7B0A2" w14:textId="77777777">
            <w:pPr>
              <w:rPr>
                <w:rFonts w:ascii="MS Shell Dlg 2" w:hAnsi="MS Shell Dlg 2" w:cs="MS Shell Dlg 2"/>
                <w:sz w:val="16"/>
                <w:szCs w:val="16"/>
              </w:rPr>
            </w:pPr>
            <w:r>
              <w:rPr>
                <w:rFonts w:ascii="MS Shell Dlg 2" w:hAnsi="MS Shell Dlg 2"/>
                <w:sz w:val="16"/>
              </w:rPr>
              <w:t>Reference to the STOX order</w:t>
            </w:r>
          </w:p>
        </w:tc>
      </w:tr>
      <w:tr w:rsidRPr="00C20AEF" w:rsidR="00342670" w:rsidTr="008F6A70" w14:paraId="7DBE73F8"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342670" w:rsidP="002149D2" w:rsidRDefault="00342670" w14:paraId="4BB5ACA1" w14:textId="77777777">
            <w:pPr>
              <w:jc w:val="right"/>
              <w:rPr>
                <w:rFonts w:ascii="MS Shell Dlg 2" w:hAnsi="MS Shell Dlg 2" w:cs="MS Shell Dlg 2"/>
                <w:sz w:val="16"/>
                <w:szCs w:val="16"/>
              </w:rPr>
            </w:pPr>
            <w:r>
              <w:rPr>
                <w:rFonts w:ascii="MS Shell Dlg 2" w:hAnsi="MS Shell Dlg 2"/>
                <w:sz w:val="16"/>
              </w:rPr>
              <w:t>3</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342670" w:rsidP="002149D2" w:rsidRDefault="00342670" w14:paraId="13AC70C9" w14:textId="77777777">
            <w:pPr>
              <w:rPr>
                <w:rFonts w:ascii="MS Shell Dlg 2" w:hAnsi="MS Shell Dlg 2" w:cs="MS Shell Dlg 2"/>
                <w:sz w:val="16"/>
                <w:szCs w:val="16"/>
              </w:rPr>
            </w:pPr>
            <w:r>
              <w:rPr>
                <w:rFonts w:ascii="MS Shell Dlg 2" w:hAnsi="MS Shell Dlg 2"/>
                <w:sz w:val="16"/>
              </w:rPr>
              <w:t>SXOD_RNR</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342670" w:rsidP="002149D2" w:rsidRDefault="00342670" w14:paraId="596F8FC2" w14:textId="0E7ABD9E">
            <w:pPr>
              <w:rPr>
                <w:rFonts w:ascii="MS Shell Dlg 2" w:hAnsi="MS Shell Dlg 2" w:cs="MS Shell Dlg 2"/>
                <w:sz w:val="16"/>
                <w:szCs w:val="16"/>
              </w:rPr>
            </w:pPr>
            <w:r>
              <w:rPr>
                <w:rFonts w:ascii="MS Shell Dlg 2" w:hAnsi="MS Shell Dlg 2"/>
                <w:sz w:val="16"/>
              </w:rPr>
              <w:t>VARCHAR2(19)</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342670" w:rsidP="002149D2" w:rsidRDefault="00342670" w14:paraId="27EADCEB" w14:textId="77777777">
            <w:pPr>
              <w:rPr>
                <w:rFonts w:ascii="MS Shell Dlg 2" w:hAnsi="MS Shell Dlg 2" w:cs="MS Shell Dlg 2"/>
                <w:sz w:val="16"/>
                <w:szCs w:val="16"/>
              </w:rPr>
            </w:pPr>
            <w:r>
              <w:rPr>
                <w:rFonts w:ascii="MS Shell Dlg 2" w:hAnsi="MS Shell Dlg 2"/>
                <w:sz w:val="16"/>
              </w:rPr>
              <w:t>Y</w:t>
            </w: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342670" w:rsidP="002149D2" w:rsidRDefault="00342670" w14:paraId="7829FC3C" w14:textId="77777777">
            <w:pPr>
              <w:rPr>
                <w:rFonts w:ascii="MS Shell Dlg 2" w:hAnsi="MS Shell Dlg 2" w:cs="MS Shell Dlg 2"/>
                <w:sz w:val="16"/>
                <w:szCs w:val="16"/>
              </w:rPr>
            </w:pPr>
            <w:r>
              <w:rPr>
                <w:rFonts w:ascii="MS Shell Dlg 2" w:hAnsi="MS Shell Dlg 2"/>
                <w:sz w:val="16"/>
              </w:rPr>
              <w:t>Part number in memory format</w:t>
            </w:r>
          </w:p>
        </w:tc>
      </w:tr>
      <w:tr w:rsidRPr="00C20AEF" w:rsidR="0055678E" w:rsidTr="008F6A70" w14:paraId="6AC0EF1C"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55678E" w:rsidP="002149D2" w:rsidRDefault="0055678E" w14:paraId="0E73D9C6" w14:textId="77777777">
            <w:pPr>
              <w:jc w:val="right"/>
              <w:rPr>
                <w:rFonts w:ascii="MS Shell Dlg 2" w:hAnsi="MS Shell Dlg 2" w:cs="MS Shell Dlg 2"/>
                <w:sz w:val="16"/>
                <w:szCs w:val="16"/>
              </w:rPr>
            </w:pPr>
            <w:r>
              <w:rPr>
                <w:rFonts w:ascii="MS Shell Dlg 2" w:hAnsi="MS Shell Dlg 2"/>
                <w:sz w:val="16"/>
              </w:rPr>
              <w:t>4</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0D762AF8" w14:textId="77777777">
            <w:pPr>
              <w:rPr>
                <w:rFonts w:ascii="MS Shell Dlg 2" w:hAnsi="MS Shell Dlg 2" w:cs="MS Shell Dlg 2"/>
                <w:sz w:val="16"/>
                <w:szCs w:val="16"/>
              </w:rPr>
            </w:pPr>
            <w:r>
              <w:rPr>
                <w:rFonts w:ascii="MS Shell Dlg 2" w:hAnsi="MS Shell Dlg 2"/>
                <w:sz w:val="16"/>
              </w:rPr>
              <w:t>SXOD_POS_STATUS</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55678E" w:rsidP="008644AF" w:rsidRDefault="0055678E" w14:paraId="095B1BC0" w14:textId="77777777">
            <w:pPr>
              <w:rPr>
                <w:rFonts w:ascii="MS Shell Dlg 2" w:hAnsi="MS Shell Dlg 2" w:cs="MS Shell Dlg 2"/>
                <w:sz w:val="16"/>
                <w:szCs w:val="16"/>
              </w:rPr>
            </w:pPr>
            <w:r>
              <w:rPr>
                <w:rFonts w:ascii="MS Shell Dlg 2" w:hAnsi="MS Shell Dlg 2"/>
                <w:sz w:val="16"/>
              </w:rPr>
              <w:t>NUMBER(1)</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07445C4F" w14:textId="77777777">
            <w:pPr>
              <w:rPr>
                <w:rFonts w:ascii="MS Shell Dlg 2" w:hAnsi="MS Shell Dlg 2" w:cs="MS Shell Dlg 2"/>
                <w:sz w:val="16"/>
                <w:szCs w:val="16"/>
              </w:rPr>
            </w:pPr>
            <w:r>
              <w:rPr>
                <w:rFonts w:ascii="MS Shell Dlg 2" w:hAnsi="MS Shell Dlg 2"/>
                <w:sz w:val="16"/>
              </w:rPr>
              <w:t>Y</w:t>
            </w: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64960815" w14:textId="77777777">
            <w:pPr>
              <w:rPr>
                <w:rFonts w:ascii="MS Shell Dlg 2" w:hAnsi="MS Shell Dlg 2" w:cs="MS Shell Dlg 2"/>
                <w:sz w:val="16"/>
                <w:szCs w:val="16"/>
              </w:rPr>
            </w:pPr>
            <w:r>
              <w:rPr>
                <w:rFonts w:ascii="MS Shell Dlg 2" w:hAnsi="MS Shell Dlg 2"/>
                <w:sz w:val="16"/>
              </w:rPr>
              <w:t>Position status (0..4)</w:t>
            </w:r>
          </w:p>
        </w:tc>
      </w:tr>
      <w:tr w:rsidRPr="00C20AEF" w:rsidR="0055678E" w:rsidTr="008F6A70" w14:paraId="4057B2B8"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55678E" w:rsidP="002149D2" w:rsidRDefault="0055678E" w14:paraId="06A1EB14" w14:textId="77777777">
            <w:pPr>
              <w:jc w:val="right"/>
              <w:rPr>
                <w:rFonts w:ascii="MS Shell Dlg 2" w:hAnsi="MS Shell Dlg 2" w:cs="MS Shell Dlg 2"/>
                <w:sz w:val="16"/>
                <w:szCs w:val="16"/>
              </w:rPr>
            </w:pPr>
            <w:r>
              <w:rPr>
                <w:rFonts w:ascii="MS Shell Dlg 2" w:hAnsi="MS Shell Dlg 2"/>
                <w:sz w:val="16"/>
              </w:rPr>
              <w:t>5</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55678E" w:rsidP="002149D2" w:rsidRDefault="0055678E" w14:paraId="0CC412F2" w14:textId="77777777">
            <w:pPr>
              <w:rPr>
                <w:rFonts w:ascii="MS Shell Dlg 2" w:hAnsi="MS Shell Dlg 2" w:cs="MS Shell Dlg 2"/>
                <w:sz w:val="16"/>
                <w:szCs w:val="16"/>
              </w:rPr>
            </w:pPr>
            <w:r>
              <w:rPr>
                <w:rFonts w:ascii="MS Shell Dlg 2" w:hAnsi="MS Shell Dlg 2"/>
                <w:sz w:val="16"/>
              </w:rPr>
              <w:t>SXOD_POS_NUMBER</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55678E" w:rsidP="002149D2" w:rsidRDefault="0055678E" w14:paraId="591775A0" w14:textId="77777777">
            <w:pPr>
              <w:rPr>
                <w:rFonts w:ascii="MS Shell Dlg 2" w:hAnsi="MS Shell Dlg 2" w:cs="MS Shell Dlg 2"/>
                <w:sz w:val="16"/>
                <w:szCs w:val="16"/>
              </w:rPr>
            </w:pPr>
            <w:r>
              <w:rPr>
                <w:rFonts w:ascii="MS Shell Dlg 2" w:hAnsi="MS Shell Dlg 2"/>
                <w:sz w:val="16"/>
              </w:rPr>
              <w:t>NUMBER(14)</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55678E" w:rsidP="002149D2" w:rsidRDefault="0055678E" w14:paraId="74085F4D" w14:textId="77777777">
            <w:pPr>
              <w:rPr>
                <w:rFonts w:ascii="MS Shell Dlg 2" w:hAnsi="MS Shell Dlg 2" w:cs="MS Shell Dlg 2"/>
                <w:sz w:val="16"/>
                <w:szCs w:val="16"/>
              </w:rPr>
            </w:pPr>
            <w:r>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55678E" w:rsidP="002149D2" w:rsidRDefault="0055678E" w14:paraId="003D078F" w14:textId="77777777">
            <w:pPr>
              <w:rPr>
                <w:rFonts w:ascii="MS Shell Dlg 2" w:hAnsi="MS Shell Dlg 2" w:cs="MS Shell Dlg 2"/>
                <w:sz w:val="16"/>
                <w:szCs w:val="16"/>
              </w:rPr>
            </w:pPr>
            <w:r>
              <w:rPr>
                <w:rFonts w:ascii="MS Shell Dlg 2" w:hAnsi="MS Shell Dlg 2"/>
                <w:sz w:val="16"/>
              </w:rPr>
              <w:t>Position number</w:t>
            </w:r>
          </w:p>
        </w:tc>
      </w:tr>
      <w:tr w:rsidRPr="00C20AEF" w:rsidR="0055678E" w:rsidTr="008F6A70" w14:paraId="7FD952E9"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7F701867" w14:textId="77777777">
            <w:pPr>
              <w:jc w:val="right"/>
              <w:rPr>
                <w:rFonts w:ascii="MS Shell Dlg 2" w:hAnsi="MS Shell Dlg 2" w:cs="MS Shell Dlg 2"/>
                <w:sz w:val="16"/>
                <w:szCs w:val="16"/>
              </w:rPr>
            </w:pPr>
            <w:r>
              <w:rPr>
                <w:rFonts w:ascii="MS Shell Dlg 2" w:hAnsi="MS Shell Dlg 2"/>
                <w:sz w:val="16"/>
              </w:rPr>
              <w:t>6</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0A6534A9" w14:textId="77777777">
            <w:pPr>
              <w:rPr>
                <w:rFonts w:ascii="MS Shell Dlg 2" w:hAnsi="MS Shell Dlg 2" w:cs="MS Shell Dlg 2"/>
                <w:sz w:val="16"/>
                <w:szCs w:val="16"/>
              </w:rPr>
            </w:pPr>
            <w:r>
              <w:rPr>
                <w:rFonts w:ascii="MS Shell Dlg 2" w:hAnsi="MS Shell Dlg 2"/>
                <w:sz w:val="16"/>
              </w:rPr>
              <w:t>SXOD_PART_NAME</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55678E" w:rsidP="008644AF" w:rsidRDefault="0055678E" w14:paraId="67A1FA01" w14:textId="183042AE">
            <w:pPr>
              <w:rPr>
                <w:rFonts w:ascii="MS Shell Dlg 2" w:hAnsi="MS Shell Dlg 2" w:cs="MS Shell Dlg 2"/>
                <w:sz w:val="16"/>
                <w:szCs w:val="16"/>
              </w:rPr>
            </w:pPr>
            <w:r>
              <w:rPr>
                <w:rFonts w:ascii="MS Shell Dlg 2" w:hAnsi="MS Shell Dlg 2"/>
                <w:sz w:val="16"/>
              </w:rPr>
              <w:t>VARCHAR2(100)</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4C00E48F" w14:textId="77777777">
            <w:pPr>
              <w:rPr>
                <w:rFonts w:ascii="MS Shell Dlg 2" w:hAnsi="MS Shell Dlg 2" w:cs="MS Shell Dlg 2"/>
                <w:sz w:val="16"/>
                <w:szCs w:val="16"/>
              </w:rPr>
            </w:pPr>
            <w:r>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594D26E0" w14:textId="77777777">
            <w:pPr>
              <w:rPr>
                <w:rFonts w:ascii="MS Shell Dlg 2" w:hAnsi="MS Shell Dlg 2" w:cs="MS Shell Dlg 2"/>
                <w:sz w:val="16"/>
                <w:szCs w:val="16"/>
              </w:rPr>
            </w:pPr>
            <w:r>
              <w:rPr>
                <w:rFonts w:ascii="MS Shell Dlg 2" w:hAnsi="MS Shell Dlg 2"/>
                <w:sz w:val="16"/>
              </w:rPr>
              <w:t>Designation in the national language of the seller</w:t>
            </w:r>
          </w:p>
        </w:tc>
      </w:tr>
      <w:tr w:rsidRPr="00C20AEF" w:rsidR="0055678E" w:rsidTr="008F6A70" w14:paraId="23879AF7"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4F4EB84B" w14:textId="77777777">
            <w:pPr>
              <w:jc w:val="right"/>
              <w:rPr>
                <w:rFonts w:ascii="MS Shell Dlg 2" w:hAnsi="MS Shell Dlg 2" w:cs="MS Shell Dlg 2"/>
                <w:sz w:val="16"/>
                <w:szCs w:val="16"/>
              </w:rPr>
            </w:pPr>
            <w:r>
              <w:rPr>
                <w:rFonts w:ascii="MS Shell Dlg 2" w:hAnsi="MS Shell Dlg 2"/>
                <w:sz w:val="16"/>
              </w:rPr>
              <w:t>7</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1A00F4A2" w14:textId="77777777">
            <w:pPr>
              <w:rPr>
                <w:rFonts w:ascii="MS Shell Dlg 2" w:hAnsi="MS Shell Dlg 2" w:cs="MS Shell Dlg 2"/>
                <w:sz w:val="16"/>
                <w:szCs w:val="16"/>
              </w:rPr>
            </w:pPr>
            <w:r>
              <w:rPr>
                <w:rFonts w:ascii="MS Shell Dlg 2" w:hAnsi="MS Shell Dlg 2"/>
                <w:sz w:val="16"/>
              </w:rPr>
              <w:t>SXOD_PART_LOCATION</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55678E" w:rsidP="008644AF" w:rsidRDefault="0055678E" w14:paraId="31B5A718" w14:textId="77777777">
            <w:pPr>
              <w:rPr>
                <w:rFonts w:ascii="MS Shell Dlg 2" w:hAnsi="MS Shell Dlg 2" w:cs="MS Shell Dlg 2"/>
                <w:sz w:val="16"/>
                <w:szCs w:val="16"/>
              </w:rPr>
            </w:pPr>
            <w:r>
              <w:rPr>
                <w:rFonts w:ascii="MS Shell Dlg 2" w:hAnsi="MS Shell Dlg 2"/>
                <w:sz w:val="16"/>
              </w:rPr>
              <w:t>VARCHAR2(20)</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20D81F0F" w14:textId="77777777">
            <w:pPr>
              <w:rPr>
                <w:rFonts w:ascii="MS Shell Dlg 2" w:hAnsi="MS Shell Dlg 2" w:cs="MS Shell Dlg 2"/>
                <w:sz w:val="16"/>
                <w:szCs w:val="16"/>
              </w:rPr>
            </w:pP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1E2C4609" w14:textId="77777777">
            <w:pPr>
              <w:rPr>
                <w:rFonts w:ascii="MS Shell Dlg 2" w:hAnsi="MS Shell Dlg 2" w:cs="MS Shell Dlg 2"/>
                <w:sz w:val="16"/>
                <w:szCs w:val="16"/>
              </w:rPr>
            </w:pPr>
            <w:r>
              <w:rPr>
                <w:rFonts w:ascii="MS Shell Dlg 2" w:hAnsi="MS Shell Dlg 2"/>
                <w:sz w:val="16"/>
              </w:rPr>
              <w:t>Seller's storage location (storage location 1 and 2 from local part master)</w:t>
            </w:r>
          </w:p>
        </w:tc>
      </w:tr>
      <w:tr w:rsidRPr="00C20AEF" w:rsidR="0055678E" w:rsidTr="008F6A70" w14:paraId="6DDEF750"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2450CB73" w14:textId="77777777">
            <w:pPr>
              <w:jc w:val="right"/>
              <w:rPr>
                <w:rFonts w:ascii="MS Shell Dlg 2" w:hAnsi="MS Shell Dlg 2" w:cs="MS Shell Dlg 2"/>
                <w:sz w:val="16"/>
                <w:szCs w:val="16"/>
              </w:rPr>
            </w:pPr>
            <w:r>
              <w:rPr>
                <w:rFonts w:ascii="MS Shell Dlg 2" w:hAnsi="MS Shell Dlg 2"/>
                <w:sz w:val="16"/>
              </w:rPr>
              <w:t>8</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4A99CCD3" w14:textId="77777777">
            <w:pPr>
              <w:rPr>
                <w:rFonts w:ascii="MS Shell Dlg 2" w:hAnsi="MS Shell Dlg 2" w:cs="MS Shell Dlg 2"/>
                <w:sz w:val="16"/>
                <w:szCs w:val="16"/>
              </w:rPr>
            </w:pPr>
            <w:r>
              <w:rPr>
                <w:rFonts w:ascii="MS Shell Dlg 2" w:hAnsi="MS Shell Dlg 2"/>
                <w:sz w:val="16"/>
              </w:rPr>
              <w:t>SXOD_GROSS_PRICE</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55678E" w:rsidP="00AA7B9A" w:rsidRDefault="0055678E" w14:paraId="09539086" w14:textId="77777777">
            <w:pPr>
              <w:rPr>
                <w:rFonts w:ascii="MS Shell Dlg 2" w:hAnsi="MS Shell Dlg 2" w:cs="MS Shell Dlg 2"/>
                <w:sz w:val="16"/>
                <w:szCs w:val="16"/>
              </w:rPr>
            </w:pPr>
            <w:r>
              <w:rPr>
                <w:rFonts w:ascii="MS Shell Dlg 2" w:hAnsi="MS Shell Dlg 2"/>
                <w:sz w:val="16"/>
              </w:rPr>
              <w:t>NUMBER(15,2)</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65DC1E4C" w14:textId="77777777">
            <w:pPr>
              <w:rPr>
                <w:rFonts w:ascii="MS Shell Dlg 2" w:hAnsi="MS Shell Dlg 2" w:cs="MS Shell Dlg 2"/>
                <w:sz w:val="16"/>
                <w:szCs w:val="16"/>
              </w:rPr>
            </w:pPr>
            <w:r>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48833D99" w14:textId="77777777">
            <w:pPr>
              <w:rPr>
                <w:rFonts w:ascii="MS Shell Dlg 2" w:hAnsi="MS Shell Dlg 2" w:cs="MS Shell Dlg 2"/>
                <w:sz w:val="16"/>
                <w:szCs w:val="16"/>
              </w:rPr>
            </w:pPr>
            <w:r>
              <w:rPr>
                <w:rFonts w:ascii="MS Shell Dlg 2" w:hAnsi="MS Shell Dlg 2"/>
                <w:sz w:val="16"/>
              </w:rPr>
              <w:t>Price at BLP/VKP (gross price)</w:t>
            </w:r>
          </w:p>
        </w:tc>
      </w:tr>
      <w:tr w:rsidRPr="00C20AEF" w:rsidR="0055678E" w:rsidTr="008F6A70" w14:paraId="4AC2FFBD"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1DC2A503" w14:textId="77777777">
            <w:pPr>
              <w:jc w:val="right"/>
              <w:rPr>
                <w:rFonts w:ascii="MS Shell Dlg 2" w:hAnsi="MS Shell Dlg 2" w:cs="MS Shell Dlg 2"/>
                <w:sz w:val="16"/>
                <w:szCs w:val="16"/>
              </w:rPr>
            </w:pPr>
            <w:r>
              <w:rPr>
                <w:rFonts w:ascii="MS Shell Dlg 2" w:hAnsi="MS Shell Dlg 2"/>
                <w:sz w:val="16"/>
              </w:rPr>
              <w:t>9</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4F411BC3" w14:textId="77777777">
            <w:pPr>
              <w:rPr>
                <w:rFonts w:ascii="MS Shell Dlg 2" w:hAnsi="MS Shell Dlg 2" w:cs="MS Shell Dlg 2"/>
                <w:sz w:val="16"/>
                <w:szCs w:val="16"/>
              </w:rPr>
            </w:pPr>
            <w:r>
              <w:rPr>
                <w:rFonts w:ascii="MS Shell Dlg 2" w:hAnsi="MS Shell Dlg 2"/>
                <w:sz w:val="16"/>
              </w:rPr>
              <w:t>SXOD_NET_PRICE</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55678E" w:rsidP="00AA7B9A" w:rsidRDefault="0055678E" w14:paraId="0FD2E01C" w14:textId="77777777">
            <w:pPr>
              <w:rPr>
                <w:rFonts w:ascii="MS Shell Dlg 2" w:hAnsi="MS Shell Dlg 2" w:cs="MS Shell Dlg 2"/>
                <w:sz w:val="16"/>
                <w:szCs w:val="16"/>
              </w:rPr>
            </w:pPr>
            <w:r>
              <w:rPr>
                <w:rFonts w:ascii="MS Shell Dlg 2" w:hAnsi="MS Shell Dlg 2"/>
                <w:sz w:val="16"/>
              </w:rPr>
              <w:t>NUMBER(15,2)</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27EC449A" w14:textId="77777777">
            <w:pPr>
              <w:rPr>
                <w:rFonts w:ascii="MS Shell Dlg 2" w:hAnsi="MS Shell Dlg 2" w:cs="MS Shell Dlg 2"/>
                <w:sz w:val="16"/>
                <w:szCs w:val="16"/>
              </w:rPr>
            </w:pPr>
            <w:r>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2E1084CA" w14:textId="77777777">
            <w:pPr>
              <w:rPr>
                <w:rFonts w:ascii="MS Shell Dlg 2" w:hAnsi="MS Shell Dlg 2" w:cs="MS Shell Dlg 2"/>
                <w:sz w:val="16"/>
                <w:szCs w:val="16"/>
              </w:rPr>
            </w:pPr>
            <w:r>
              <w:rPr>
                <w:rFonts w:ascii="MS Shell Dlg 2" w:hAnsi="MS Shell Dlg 2"/>
                <w:sz w:val="16"/>
              </w:rPr>
              <w:t>Price at BLP/VKP minus discount according to RG (net price)</w:t>
            </w:r>
          </w:p>
        </w:tc>
      </w:tr>
      <w:tr w:rsidRPr="00C20AEF" w:rsidR="0055678E" w:rsidTr="008F6A70" w14:paraId="637A88F3"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35D9E501" w14:textId="77777777">
            <w:pPr>
              <w:jc w:val="right"/>
              <w:rPr>
                <w:rFonts w:ascii="MS Shell Dlg 2" w:hAnsi="MS Shell Dlg 2" w:cs="MS Shell Dlg 2"/>
                <w:sz w:val="16"/>
                <w:szCs w:val="16"/>
              </w:rPr>
            </w:pPr>
            <w:r>
              <w:rPr>
                <w:rFonts w:ascii="MS Shell Dlg 2" w:hAnsi="MS Shell Dlg 2"/>
                <w:sz w:val="16"/>
              </w:rPr>
              <w:t>10</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03332E0F" w14:textId="77777777">
            <w:pPr>
              <w:rPr>
                <w:rFonts w:ascii="MS Shell Dlg 2" w:hAnsi="MS Shell Dlg 2" w:cs="MS Shell Dlg 2"/>
                <w:sz w:val="16"/>
                <w:szCs w:val="16"/>
              </w:rPr>
            </w:pPr>
            <w:r>
              <w:rPr>
                <w:rFonts w:ascii="MS Shell Dlg 2" w:hAnsi="MS Shell Dlg 2"/>
                <w:sz w:val="16"/>
              </w:rPr>
              <w:t>SXOD_STOX_PRICE</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55678E" w:rsidP="00AA7B9A" w:rsidRDefault="0055678E" w14:paraId="5D7AAEFE" w14:textId="77777777">
            <w:pPr>
              <w:rPr>
                <w:rFonts w:ascii="MS Shell Dlg 2" w:hAnsi="MS Shell Dlg 2" w:cs="MS Shell Dlg 2"/>
                <w:sz w:val="16"/>
                <w:szCs w:val="16"/>
              </w:rPr>
            </w:pPr>
            <w:r>
              <w:rPr>
                <w:rFonts w:ascii="MS Shell Dlg 2" w:hAnsi="MS Shell Dlg 2"/>
                <w:sz w:val="16"/>
              </w:rPr>
              <w:t>NUMBER(15,2)</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4698334C" w14:textId="77777777">
            <w:pPr>
              <w:rPr>
                <w:rFonts w:ascii="MS Shell Dlg 2" w:hAnsi="MS Shell Dlg 2" w:cs="MS Shell Dlg 2"/>
                <w:sz w:val="16"/>
                <w:szCs w:val="16"/>
              </w:rPr>
            </w:pPr>
            <w:r>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57F4C01A" w14:textId="77777777">
            <w:pPr>
              <w:rPr>
                <w:rFonts w:ascii="MS Shell Dlg 2" w:hAnsi="MS Shell Dlg 2" w:cs="MS Shell Dlg 2"/>
                <w:sz w:val="16"/>
                <w:szCs w:val="16"/>
              </w:rPr>
            </w:pPr>
            <w:r>
              <w:rPr>
                <w:rFonts w:ascii="MS Shell Dlg 2" w:hAnsi="MS Shell Dlg 2"/>
                <w:sz w:val="16"/>
              </w:rPr>
              <w:t>STOX price (after discount)</w:t>
            </w:r>
          </w:p>
        </w:tc>
      </w:tr>
      <w:tr w:rsidRPr="00C20AEF" w:rsidR="0055678E" w:rsidTr="008F6A70" w14:paraId="4334FA72"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6EE4B481" w14:textId="77777777">
            <w:pPr>
              <w:jc w:val="right"/>
              <w:rPr>
                <w:rFonts w:ascii="MS Shell Dlg 2" w:hAnsi="MS Shell Dlg 2" w:cs="MS Shell Dlg 2"/>
                <w:sz w:val="16"/>
                <w:szCs w:val="16"/>
              </w:rPr>
            </w:pPr>
            <w:r>
              <w:rPr>
                <w:rFonts w:ascii="MS Shell Dlg 2" w:hAnsi="MS Shell Dlg 2"/>
                <w:sz w:val="16"/>
              </w:rPr>
              <w:t>11</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56EDBE16" w14:textId="77777777">
            <w:pPr>
              <w:rPr>
                <w:rFonts w:ascii="MS Shell Dlg 2" w:hAnsi="MS Shell Dlg 2" w:cs="MS Shell Dlg 2"/>
                <w:sz w:val="16"/>
                <w:szCs w:val="16"/>
              </w:rPr>
            </w:pPr>
            <w:r>
              <w:rPr>
                <w:rFonts w:ascii="MS Shell Dlg 2" w:hAnsi="MS Shell Dlg 2"/>
                <w:sz w:val="16"/>
              </w:rPr>
              <w:t>SXOD_PART_CATEGORY</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55678E" w:rsidP="008644AF" w:rsidRDefault="0055678E" w14:paraId="79A22A54" w14:textId="77777777">
            <w:pPr>
              <w:rPr>
                <w:rFonts w:ascii="MS Shell Dlg 2" w:hAnsi="MS Shell Dlg 2" w:cs="MS Shell Dlg 2"/>
                <w:sz w:val="16"/>
                <w:szCs w:val="16"/>
              </w:rPr>
            </w:pPr>
            <w:r>
              <w:rPr>
                <w:rFonts w:ascii="MS Shell Dlg 2" w:hAnsi="MS Shell Dlg 2"/>
                <w:sz w:val="16"/>
              </w:rPr>
              <w:t>NUMBER(1)</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5D3EDEA3" w14:textId="77777777">
            <w:pPr>
              <w:rPr>
                <w:rFonts w:ascii="MS Shell Dlg 2" w:hAnsi="MS Shell Dlg 2" w:cs="MS Shell Dlg 2"/>
                <w:sz w:val="16"/>
                <w:szCs w:val="16"/>
              </w:rPr>
            </w:pPr>
            <w:r>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4FEFF273" w14:textId="77777777">
            <w:pPr>
              <w:rPr>
                <w:rFonts w:ascii="MS Shell Dlg 2" w:hAnsi="MS Shell Dlg 2" w:cs="MS Shell Dlg 2"/>
                <w:sz w:val="16"/>
                <w:szCs w:val="16"/>
              </w:rPr>
            </w:pPr>
            <w:r>
              <w:rPr>
                <w:rFonts w:ascii="MS Shell Dlg 2" w:hAnsi="MS Shell Dlg 2"/>
                <w:sz w:val="16"/>
              </w:rPr>
              <w:t>Part category (1, 2, 3)</w:t>
            </w:r>
          </w:p>
        </w:tc>
      </w:tr>
      <w:tr w:rsidRPr="00C20AEF" w:rsidR="0055678E" w:rsidTr="008F6A70" w14:paraId="542E9404"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6278CAFE" w14:textId="77777777">
            <w:pPr>
              <w:jc w:val="right"/>
              <w:rPr>
                <w:rFonts w:ascii="MS Shell Dlg 2" w:hAnsi="MS Shell Dlg 2" w:cs="MS Shell Dlg 2"/>
                <w:sz w:val="16"/>
                <w:szCs w:val="16"/>
              </w:rPr>
            </w:pPr>
            <w:r>
              <w:rPr>
                <w:rFonts w:ascii="MS Shell Dlg 2" w:hAnsi="MS Shell Dlg 2"/>
                <w:sz w:val="16"/>
              </w:rPr>
              <w:t>12</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4F105B79" w14:textId="77777777">
            <w:pPr>
              <w:rPr>
                <w:rFonts w:ascii="MS Shell Dlg 2" w:hAnsi="MS Shell Dlg 2" w:cs="MS Shell Dlg 2"/>
                <w:sz w:val="16"/>
                <w:szCs w:val="16"/>
              </w:rPr>
            </w:pPr>
            <w:r>
              <w:rPr>
                <w:rFonts w:ascii="MS Shell Dlg 2" w:hAnsi="MS Shell Dlg 2"/>
                <w:sz w:val="16"/>
              </w:rPr>
              <w:t>SXOD_ORDERED_QUANTITY</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55678E" w:rsidP="008644AF" w:rsidRDefault="0055678E" w14:paraId="41920BB2" w14:textId="77777777">
            <w:pPr>
              <w:rPr>
                <w:rFonts w:ascii="MS Shell Dlg 2" w:hAnsi="MS Shell Dlg 2" w:cs="MS Shell Dlg 2"/>
                <w:sz w:val="16"/>
                <w:szCs w:val="16"/>
              </w:rPr>
            </w:pPr>
            <w:r>
              <w:rPr>
                <w:rFonts w:ascii="MS Shell Dlg 2" w:hAnsi="MS Shell Dlg 2"/>
                <w:sz w:val="16"/>
              </w:rPr>
              <w:t>NUMBER(10,2)</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1AD7843B" w14:textId="77777777">
            <w:pPr>
              <w:rPr>
                <w:rFonts w:ascii="MS Shell Dlg 2" w:hAnsi="MS Shell Dlg 2" w:cs="MS Shell Dlg 2"/>
                <w:sz w:val="16"/>
                <w:szCs w:val="16"/>
              </w:rPr>
            </w:pPr>
            <w:r>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58F899BC" w14:textId="77777777">
            <w:pPr>
              <w:rPr>
                <w:rFonts w:ascii="MS Shell Dlg 2" w:hAnsi="MS Shell Dlg 2" w:cs="MS Shell Dlg 2"/>
                <w:sz w:val="16"/>
                <w:szCs w:val="16"/>
              </w:rPr>
            </w:pPr>
            <w:r>
              <w:rPr>
                <w:rFonts w:ascii="MS Shell Dlg 2" w:hAnsi="MS Shell Dlg 2"/>
                <w:sz w:val="16"/>
              </w:rPr>
              <w:t>Order quantity</w:t>
            </w:r>
          </w:p>
        </w:tc>
      </w:tr>
      <w:tr w:rsidRPr="00C20AEF" w:rsidR="0055678E" w:rsidTr="008F6A70" w14:paraId="12E84FFE"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19F14BAD" w14:textId="77777777">
            <w:pPr>
              <w:jc w:val="right"/>
              <w:rPr>
                <w:rFonts w:ascii="MS Shell Dlg 2" w:hAnsi="MS Shell Dlg 2" w:cs="MS Shell Dlg 2"/>
                <w:sz w:val="16"/>
                <w:szCs w:val="16"/>
              </w:rPr>
            </w:pPr>
            <w:r>
              <w:rPr>
                <w:rFonts w:ascii="MS Shell Dlg 2" w:hAnsi="MS Shell Dlg 2"/>
                <w:sz w:val="16"/>
              </w:rPr>
              <w:t>13</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58F0E6BD" w14:textId="77777777">
            <w:pPr>
              <w:rPr>
                <w:rFonts w:ascii="MS Shell Dlg 2" w:hAnsi="MS Shell Dlg 2" w:cs="MS Shell Dlg 2"/>
                <w:sz w:val="16"/>
                <w:szCs w:val="16"/>
              </w:rPr>
            </w:pPr>
            <w:r>
              <w:rPr>
                <w:rFonts w:ascii="MS Shell Dlg 2" w:hAnsi="MS Shell Dlg 2"/>
                <w:sz w:val="16"/>
              </w:rPr>
              <w:t>SXOD_DELIVERY_QUANTITY</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55678E" w:rsidP="008644AF" w:rsidRDefault="0055678E" w14:paraId="2CD0D806" w14:textId="77777777">
            <w:pPr>
              <w:rPr>
                <w:rFonts w:ascii="MS Shell Dlg 2" w:hAnsi="MS Shell Dlg 2" w:cs="MS Shell Dlg 2"/>
                <w:sz w:val="16"/>
                <w:szCs w:val="16"/>
              </w:rPr>
            </w:pPr>
            <w:r>
              <w:rPr>
                <w:rFonts w:ascii="MS Shell Dlg 2" w:hAnsi="MS Shell Dlg 2"/>
                <w:sz w:val="16"/>
              </w:rPr>
              <w:t>NUMBER(10,2)</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62FC1F37" w14:textId="77777777">
            <w:pPr>
              <w:rPr>
                <w:rFonts w:ascii="MS Shell Dlg 2" w:hAnsi="MS Shell Dlg 2" w:cs="MS Shell Dlg 2"/>
                <w:sz w:val="16"/>
                <w:szCs w:val="16"/>
              </w:rPr>
            </w:pPr>
            <w:r>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7D46744B" w14:textId="77777777">
            <w:pPr>
              <w:rPr>
                <w:rFonts w:ascii="MS Shell Dlg 2" w:hAnsi="MS Shell Dlg 2" w:cs="MS Shell Dlg 2"/>
                <w:sz w:val="16"/>
                <w:szCs w:val="16"/>
              </w:rPr>
            </w:pPr>
            <w:r>
              <w:rPr>
                <w:rFonts w:ascii="MS Shell Dlg 2" w:hAnsi="MS Shell Dlg 2"/>
                <w:sz w:val="16"/>
              </w:rPr>
              <w:t>Delivery quantity</w:t>
            </w:r>
          </w:p>
        </w:tc>
      </w:tr>
      <w:tr w:rsidRPr="00C20AEF" w:rsidR="0055678E" w:rsidTr="008F6A70" w14:paraId="29F33EB5"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755188BB" w14:textId="77777777">
            <w:pPr>
              <w:jc w:val="right"/>
              <w:rPr>
                <w:rFonts w:ascii="MS Shell Dlg 2" w:hAnsi="MS Shell Dlg 2" w:cs="MS Shell Dlg 2"/>
                <w:sz w:val="16"/>
                <w:szCs w:val="16"/>
              </w:rPr>
            </w:pPr>
            <w:r>
              <w:rPr>
                <w:rFonts w:ascii="MS Shell Dlg 2" w:hAnsi="MS Shell Dlg 2"/>
                <w:sz w:val="16"/>
              </w:rPr>
              <w:t>14</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53F75662" w14:textId="77777777">
            <w:pPr>
              <w:rPr>
                <w:rFonts w:ascii="MS Shell Dlg 2" w:hAnsi="MS Shell Dlg 2" w:cs="MS Shell Dlg 2"/>
                <w:sz w:val="16"/>
                <w:szCs w:val="16"/>
              </w:rPr>
            </w:pPr>
            <w:r>
              <w:rPr>
                <w:rFonts w:ascii="MS Shell Dlg 2" w:hAnsi="MS Shell Dlg 2"/>
                <w:sz w:val="16"/>
              </w:rPr>
              <w:t>SXOD_NATIONAL_DISCOUNT_GROUP</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55678E" w:rsidP="008644AF" w:rsidRDefault="0055678E" w14:paraId="52B9CF88" w14:textId="77777777">
            <w:pPr>
              <w:rPr>
                <w:rFonts w:ascii="MS Shell Dlg 2" w:hAnsi="MS Shell Dlg 2" w:cs="MS Shell Dlg 2"/>
                <w:sz w:val="16"/>
                <w:szCs w:val="16"/>
              </w:rPr>
            </w:pPr>
            <w:r>
              <w:rPr>
                <w:rFonts w:ascii="MS Shell Dlg 2" w:hAnsi="MS Shell Dlg 2"/>
                <w:sz w:val="16"/>
              </w:rPr>
              <w:t>VARCHAR2(5)</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3D5B7DC2" w14:textId="77777777">
            <w:pPr>
              <w:rPr>
                <w:rFonts w:ascii="MS Shell Dlg 2" w:hAnsi="MS Shell Dlg 2" w:cs="MS Shell Dlg 2"/>
                <w:sz w:val="16"/>
                <w:szCs w:val="16"/>
              </w:rPr>
            </w:pP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79F43DC9" w14:textId="77777777">
            <w:pPr>
              <w:rPr>
                <w:rFonts w:ascii="MS Shell Dlg 2" w:hAnsi="MS Shell Dlg 2" w:cs="MS Shell Dlg 2"/>
                <w:sz w:val="16"/>
                <w:szCs w:val="16"/>
              </w:rPr>
            </w:pPr>
            <w:r>
              <w:rPr>
                <w:rFonts w:ascii="MS Shell Dlg 2" w:hAnsi="MS Shell Dlg 2"/>
                <w:sz w:val="16"/>
              </w:rPr>
              <w:t>National discount group (00..99)</w:t>
            </w:r>
          </w:p>
        </w:tc>
      </w:tr>
      <w:tr w:rsidRPr="00C20AEF" w:rsidR="0055678E" w:rsidTr="008F6A70" w14:paraId="582DB2AD"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73B974CD" w14:textId="77777777">
            <w:pPr>
              <w:jc w:val="right"/>
              <w:rPr>
                <w:rFonts w:ascii="MS Shell Dlg 2" w:hAnsi="MS Shell Dlg 2" w:cs="MS Shell Dlg 2"/>
                <w:sz w:val="16"/>
                <w:szCs w:val="16"/>
              </w:rPr>
            </w:pPr>
            <w:r>
              <w:rPr>
                <w:rFonts w:ascii="MS Shell Dlg 2" w:hAnsi="MS Shell Dlg 2"/>
                <w:sz w:val="16"/>
              </w:rPr>
              <w:t>15</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B5C9B" w14:paraId="2CC2CE84" w14:textId="77777777">
            <w:pPr>
              <w:rPr>
                <w:rFonts w:ascii="MS Shell Dlg 2" w:hAnsi="MS Shell Dlg 2" w:cs="MS Shell Dlg 2"/>
                <w:sz w:val="16"/>
                <w:szCs w:val="16"/>
              </w:rPr>
            </w:pPr>
            <w:r>
              <w:rPr>
                <w:rFonts w:ascii="MS Shell Dlg 2" w:hAnsi="MS Shell Dlg 2"/>
                <w:sz w:val="16"/>
              </w:rPr>
              <w:t>SXOD_NATIONAL_DISCOUNT_RATE</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55678E" w:rsidP="008644AF" w:rsidRDefault="0055678E" w14:paraId="4879631D" w14:textId="77777777">
            <w:pPr>
              <w:rPr>
                <w:rFonts w:ascii="MS Shell Dlg 2" w:hAnsi="MS Shell Dlg 2" w:cs="MS Shell Dlg 2"/>
                <w:sz w:val="16"/>
                <w:szCs w:val="16"/>
              </w:rPr>
            </w:pPr>
            <w:r>
              <w:rPr>
                <w:rFonts w:ascii="MS Shell Dlg 2" w:hAnsi="MS Shell Dlg 2"/>
                <w:sz w:val="16"/>
              </w:rPr>
              <w:t>NUMBER(5,2)</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73DC1C1C" w14:textId="77777777">
            <w:pPr>
              <w:rPr>
                <w:rFonts w:ascii="MS Shell Dlg 2" w:hAnsi="MS Shell Dlg 2" w:cs="MS Shell Dlg 2"/>
                <w:sz w:val="16"/>
                <w:szCs w:val="16"/>
              </w:rPr>
            </w:pP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5E2F5070" w14:textId="77777777">
            <w:pPr>
              <w:rPr>
                <w:rFonts w:ascii="MS Shell Dlg 2" w:hAnsi="MS Shell Dlg 2" w:cs="MS Shell Dlg 2"/>
                <w:sz w:val="16"/>
                <w:szCs w:val="16"/>
              </w:rPr>
            </w:pPr>
            <w:r>
              <w:rPr>
                <w:rFonts w:ascii="MS Shell Dlg 2" w:hAnsi="MS Shell Dlg 2"/>
                <w:sz w:val="16"/>
              </w:rPr>
              <w:t>National discount rate (1..99)</w:t>
            </w:r>
          </w:p>
        </w:tc>
      </w:tr>
      <w:tr w:rsidRPr="00C20AEF" w:rsidR="0055678E" w:rsidTr="008F6A70" w14:paraId="38A7C428"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6C2C7674" w14:textId="77777777">
            <w:pPr>
              <w:jc w:val="right"/>
              <w:rPr>
                <w:rFonts w:ascii="MS Shell Dlg 2" w:hAnsi="MS Shell Dlg 2" w:cs="MS Shell Dlg 2"/>
                <w:sz w:val="16"/>
                <w:szCs w:val="16"/>
              </w:rPr>
            </w:pPr>
            <w:r>
              <w:rPr>
                <w:rFonts w:ascii="MS Shell Dlg 2" w:hAnsi="MS Shell Dlg 2"/>
                <w:sz w:val="16"/>
              </w:rPr>
              <w:t>16</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00C937A8" w14:textId="77777777">
            <w:pPr>
              <w:rPr>
                <w:rFonts w:ascii="MS Shell Dlg 2" w:hAnsi="MS Shell Dlg 2" w:cs="MS Shell Dlg 2"/>
                <w:sz w:val="16"/>
                <w:szCs w:val="16"/>
              </w:rPr>
            </w:pPr>
            <w:r>
              <w:rPr>
                <w:rFonts w:ascii="MS Shell Dlg 2" w:hAnsi="MS Shell Dlg 2"/>
                <w:sz w:val="16"/>
              </w:rPr>
              <w:t>SXOD_STOX_DISCOUNT_RATE</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55678E" w:rsidP="008644AF" w:rsidRDefault="0055678E" w14:paraId="4268D0B8" w14:textId="77777777">
            <w:pPr>
              <w:rPr>
                <w:rFonts w:ascii="MS Shell Dlg 2" w:hAnsi="MS Shell Dlg 2" w:cs="MS Shell Dlg 2"/>
                <w:sz w:val="16"/>
                <w:szCs w:val="16"/>
              </w:rPr>
            </w:pPr>
            <w:r>
              <w:rPr>
                <w:rFonts w:ascii="MS Shell Dlg 2" w:hAnsi="MS Shell Dlg 2"/>
                <w:sz w:val="16"/>
              </w:rPr>
              <w:t>NUMBER(2)</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4A1BEE86" w14:textId="77777777">
            <w:pPr>
              <w:rPr>
                <w:rFonts w:ascii="MS Shell Dlg 2" w:hAnsi="MS Shell Dlg 2" w:cs="MS Shell Dlg 2"/>
                <w:sz w:val="16"/>
                <w:szCs w:val="16"/>
              </w:rPr>
            </w:pPr>
            <w:r>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12276D" w14:paraId="2C9A5B27" w14:textId="77777777">
            <w:pPr>
              <w:rPr>
                <w:rFonts w:ascii="MS Shell Dlg 2" w:hAnsi="MS Shell Dlg 2" w:cs="MS Shell Dlg 2"/>
                <w:sz w:val="16"/>
                <w:szCs w:val="16"/>
              </w:rPr>
            </w:pPr>
            <w:proofErr w:type="spellStart"/>
            <w:r>
              <w:rPr>
                <w:rFonts w:ascii="MS Shell Dlg 2" w:hAnsi="MS Shell Dlg 2"/>
                <w:sz w:val="16"/>
              </w:rPr>
              <w:t>Stox</w:t>
            </w:r>
            <w:proofErr w:type="spellEnd"/>
            <w:r>
              <w:rPr>
                <w:rFonts w:ascii="MS Shell Dlg 2" w:hAnsi="MS Shell Dlg 2"/>
                <w:sz w:val="16"/>
              </w:rPr>
              <w:t xml:space="preserve"> discount rate (e.g. 15, 25, 50)</w:t>
            </w:r>
          </w:p>
        </w:tc>
      </w:tr>
      <w:tr w:rsidRPr="00C20AEF" w:rsidR="0055678E" w:rsidTr="008F6A70" w14:paraId="107807EE"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135BA2" w14:paraId="171CF5F8" w14:textId="77777777">
            <w:pPr>
              <w:jc w:val="right"/>
              <w:rPr>
                <w:rFonts w:ascii="MS Shell Dlg 2" w:hAnsi="MS Shell Dlg 2" w:cs="MS Shell Dlg 2"/>
                <w:sz w:val="16"/>
                <w:szCs w:val="16"/>
              </w:rPr>
            </w:pPr>
            <w:r>
              <w:rPr>
                <w:rFonts w:ascii="MS Shell Dlg 2" w:hAnsi="MS Shell Dlg 2"/>
                <w:sz w:val="16"/>
              </w:rPr>
              <w:t>17</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135BA2" w14:paraId="4D14F0DA" w14:textId="77777777">
            <w:pPr>
              <w:rPr>
                <w:rFonts w:ascii="MS Shell Dlg 2" w:hAnsi="MS Shell Dlg 2" w:cs="MS Shell Dlg 2"/>
                <w:sz w:val="16"/>
                <w:szCs w:val="16"/>
              </w:rPr>
            </w:pPr>
            <w:r>
              <w:rPr>
                <w:rFonts w:ascii="MS Shell Dlg 2" w:hAnsi="MS Shell Dlg 2"/>
                <w:sz w:val="16"/>
              </w:rPr>
              <w:t>SXOD_PART_WEIGHT</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55678E" w:rsidP="008644AF" w:rsidRDefault="00135BA2" w14:paraId="3768B928" w14:textId="77777777">
            <w:pPr>
              <w:rPr>
                <w:rFonts w:ascii="MS Shell Dlg 2" w:hAnsi="MS Shell Dlg 2" w:cs="MS Shell Dlg 2"/>
                <w:sz w:val="16"/>
                <w:szCs w:val="16"/>
              </w:rPr>
            </w:pPr>
            <w:r>
              <w:rPr>
                <w:rFonts w:ascii="MS Shell Dlg 2" w:hAnsi="MS Shell Dlg 2"/>
                <w:sz w:val="16"/>
              </w:rPr>
              <w:t>NUMBER(8,3)</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55678E" w14:paraId="479404D4" w14:textId="77777777">
            <w:pPr>
              <w:rPr>
                <w:rFonts w:ascii="MS Shell Dlg 2" w:hAnsi="MS Shell Dlg 2" w:cs="MS Shell Dlg 2"/>
                <w:sz w:val="16"/>
                <w:szCs w:val="16"/>
              </w:rPr>
            </w:pP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55678E" w:rsidP="008644AF" w:rsidRDefault="00135BA2" w14:paraId="148A15EE" w14:textId="77777777">
            <w:pPr>
              <w:rPr>
                <w:rFonts w:ascii="MS Shell Dlg 2" w:hAnsi="MS Shell Dlg 2" w:cs="MS Shell Dlg 2"/>
                <w:sz w:val="16"/>
                <w:szCs w:val="16"/>
              </w:rPr>
            </w:pPr>
            <w:r>
              <w:rPr>
                <w:rFonts w:ascii="MS Shell Dlg 2" w:hAnsi="MS Shell Dlg 2"/>
                <w:sz w:val="16"/>
              </w:rPr>
              <w:t>Single weight</w:t>
            </w:r>
          </w:p>
        </w:tc>
      </w:tr>
      <w:tr w:rsidRPr="00C20AEF" w:rsidR="00C412D0" w:rsidTr="008F6A70" w14:paraId="2B180038"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C412D0" w:rsidP="008644AF" w:rsidRDefault="00C412D0" w14:paraId="67D4FF57" w14:textId="77777777">
            <w:pPr>
              <w:jc w:val="right"/>
              <w:rPr>
                <w:rFonts w:ascii="MS Shell Dlg 2" w:hAnsi="MS Shell Dlg 2" w:cs="MS Shell Dlg 2"/>
                <w:sz w:val="16"/>
                <w:szCs w:val="16"/>
              </w:rPr>
            </w:pPr>
            <w:r>
              <w:rPr>
                <w:rFonts w:ascii="MS Shell Dlg 2" w:hAnsi="MS Shell Dlg 2"/>
                <w:sz w:val="16"/>
              </w:rPr>
              <w:t>18</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C412D0" w:rsidP="008644AF" w:rsidRDefault="00C412D0" w14:paraId="71548A30" w14:textId="77777777">
            <w:pPr>
              <w:rPr>
                <w:rFonts w:ascii="MS Shell Dlg 2" w:hAnsi="MS Shell Dlg 2" w:cs="MS Shell Dlg 2"/>
                <w:sz w:val="16"/>
                <w:szCs w:val="16"/>
              </w:rPr>
            </w:pPr>
            <w:r>
              <w:rPr>
                <w:rFonts w:ascii="MS Shell Dlg 2" w:hAnsi="MS Shell Dlg 2"/>
                <w:sz w:val="16"/>
              </w:rPr>
              <w:t>SXOD_PART_INFO</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C412D0" w:rsidP="008644AF" w:rsidRDefault="00C412D0" w14:paraId="53464E9E" w14:textId="54558CD5">
            <w:pPr>
              <w:rPr>
                <w:rFonts w:ascii="MS Shell Dlg 2" w:hAnsi="MS Shell Dlg 2" w:cs="MS Shell Dlg 2"/>
                <w:sz w:val="16"/>
                <w:szCs w:val="16"/>
              </w:rPr>
            </w:pPr>
            <w:r>
              <w:rPr>
                <w:rFonts w:ascii="MS Shell Dlg 2" w:hAnsi="MS Shell Dlg 2"/>
                <w:sz w:val="16"/>
              </w:rPr>
              <w:t>VARCHAR2(1000)</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C412D0" w:rsidP="008644AF" w:rsidRDefault="00C412D0" w14:paraId="4B42F4EA" w14:textId="77777777">
            <w:pPr>
              <w:rPr>
                <w:rFonts w:ascii="MS Shell Dlg 2" w:hAnsi="MS Shell Dlg 2" w:cs="MS Shell Dlg 2"/>
                <w:sz w:val="16"/>
                <w:szCs w:val="16"/>
              </w:rPr>
            </w:pPr>
            <w:r>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C412D0" w:rsidP="008644AF" w:rsidRDefault="00C412D0" w14:paraId="62BA95F7" w14:textId="77777777">
            <w:pPr>
              <w:rPr>
                <w:rFonts w:ascii="MS Shell Dlg 2" w:hAnsi="MS Shell Dlg 2" w:cs="MS Shell Dlg 2"/>
                <w:sz w:val="16"/>
                <w:szCs w:val="16"/>
              </w:rPr>
            </w:pPr>
            <w:r>
              <w:rPr>
                <w:rFonts w:ascii="MS Shell Dlg 2" w:hAnsi="MS Shell Dlg 2"/>
                <w:sz w:val="16"/>
              </w:rPr>
              <w:t>STOX Parts Information (from the seller)</w:t>
            </w:r>
          </w:p>
        </w:tc>
      </w:tr>
      <w:tr w:rsidRPr="00C20AEF" w:rsidR="00C412D0" w:rsidTr="008F6A70" w14:paraId="0DA407E8"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C412D0" w:rsidP="008644AF" w:rsidRDefault="00C412D0" w14:paraId="52CD35DD" w14:textId="77777777">
            <w:pPr>
              <w:jc w:val="right"/>
              <w:rPr>
                <w:rFonts w:ascii="MS Shell Dlg 2" w:hAnsi="MS Shell Dlg 2" w:cs="MS Shell Dlg 2"/>
                <w:sz w:val="16"/>
                <w:szCs w:val="16"/>
              </w:rPr>
            </w:pPr>
            <w:r>
              <w:rPr>
                <w:rFonts w:ascii="MS Shell Dlg 2" w:hAnsi="MS Shell Dlg 2"/>
                <w:sz w:val="16"/>
              </w:rPr>
              <w:t>19</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C412D0" w:rsidP="008644AF" w:rsidRDefault="00C412D0" w14:paraId="2598511A" w14:textId="77777777">
            <w:pPr>
              <w:rPr>
                <w:rFonts w:ascii="MS Shell Dlg 2" w:hAnsi="MS Shell Dlg 2" w:cs="MS Shell Dlg 2"/>
                <w:sz w:val="16"/>
                <w:szCs w:val="16"/>
              </w:rPr>
            </w:pPr>
            <w:r>
              <w:rPr>
                <w:rFonts w:ascii="MS Shell Dlg 2" w:hAnsi="MS Shell Dlg 2"/>
                <w:sz w:val="16"/>
              </w:rPr>
              <w:t>SXOD_ORDER_COMMENT</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C412D0" w:rsidP="008644AF" w:rsidRDefault="00C412D0" w14:paraId="5F6C28E9" w14:textId="71089EF8">
            <w:pPr>
              <w:rPr>
                <w:rFonts w:ascii="MS Shell Dlg 2" w:hAnsi="MS Shell Dlg 2" w:cs="MS Shell Dlg 2"/>
                <w:sz w:val="16"/>
                <w:szCs w:val="16"/>
              </w:rPr>
            </w:pPr>
            <w:r>
              <w:rPr>
                <w:rFonts w:ascii="MS Shell Dlg 2" w:hAnsi="MS Shell Dlg 2"/>
                <w:sz w:val="16"/>
              </w:rPr>
              <w:t>VARCHAR2(1000)</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C412D0" w:rsidP="008644AF" w:rsidRDefault="00C412D0" w14:paraId="536A6403" w14:textId="77777777">
            <w:pPr>
              <w:rPr>
                <w:rFonts w:ascii="MS Shell Dlg 2" w:hAnsi="MS Shell Dlg 2" w:cs="MS Shell Dlg 2"/>
                <w:sz w:val="16"/>
                <w:szCs w:val="16"/>
              </w:rPr>
            </w:pPr>
            <w:r>
              <w:rPr>
                <w:rFonts w:ascii="MS Shell Dlg 2" w:hAnsi="MS Shell Dlg 2"/>
                <w:sz w:val="16"/>
              </w:rPr>
              <w:t> </w:t>
            </w: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C412D0" w:rsidP="008644AF" w:rsidRDefault="00C412D0" w14:paraId="338B9A1D" w14:textId="77777777">
            <w:pPr>
              <w:rPr>
                <w:rFonts w:ascii="MS Shell Dlg 2" w:hAnsi="MS Shell Dlg 2" w:cs="MS Shell Dlg 2"/>
                <w:sz w:val="16"/>
                <w:szCs w:val="16"/>
              </w:rPr>
            </w:pPr>
            <w:r>
              <w:rPr>
                <w:rFonts w:ascii="MS Shell Dlg 2" w:hAnsi="MS Shell Dlg 2"/>
                <w:sz w:val="16"/>
              </w:rPr>
              <w:t>Order note (of the buyer)</w:t>
            </w:r>
          </w:p>
        </w:tc>
      </w:tr>
      <w:tr w:rsidRPr="00C20AEF" w:rsidR="00C412D0" w:rsidTr="008F6A70" w14:paraId="117E3ACD"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C412D0" w:rsidP="002149D2" w:rsidRDefault="00C412D0" w14:paraId="68CFF9B0" w14:textId="77777777">
            <w:pPr>
              <w:jc w:val="right"/>
              <w:rPr>
                <w:rFonts w:ascii="MS Shell Dlg 2" w:hAnsi="MS Shell Dlg 2" w:cs="MS Shell Dlg 2"/>
                <w:sz w:val="16"/>
                <w:szCs w:val="16"/>
              </w:rPr>
            </w:pPr>
            <w:r>
              <w:rPr>
                <w:rFonts w:ascii="MS Shell Dlg 2" w:hAnsi="MS Shell Dlg 2"/>
                <w:sz w:val="16"/>
              </w:rPr>
              <w:t>20</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C412D0" w:rsidP="002149D2" w:rsidRDefault="00C412D0" w14:paraId="0DAACDCD" w14:textId="77777777">
            <w:pPr>
              <w:rPr>
                <w:rFonts w:ascii="MS Shell Dlg 2" w:hAnsi="MS Shell Dlg 2" w:cs="MS Shell Dlg 2"/>
                <w:sz w:val="16"/>
                <w:szCs w:val="16"/>
              </w:rPr>
            </w:pPr>
            <w:r>
              <w:rPr>
                <w:rFonts w:ascii="MS Shell Dlg 2" w:hAnsi="MS Shell Dlg 2"/>
                <w:sz w:val="16"/>
              </w:rPr>
              <w:t>SXOD_FLAG_MANUAL_EXCLUDED</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C412D0" w:rsidP="002149D2" w:rsidRDefault="00C412D0" w14:paraId="6CA5E46C" w14:textId="6929111F">
            <w:pPr>
              <w:rPr>
                <w:rFonts w:ascii="MS Shell Dlg 2" w:hAnsi="MS Shell Dlg 2" w:cs="MS Shell Dlg 2"/>
                <w:sz w:val="16"/>
                <w:szCs w:val="16"/>
              </w:rPr>
            </w:pPr>
            <w:r>
              <w:rPr>
                <w:rFonts w:ascii="MS Shell Dlg 2" w:hAnsi="MS Shell Dlg 2"/>
                <w:sz w:val="16"/>
              </w:rPr>
              <w:t>VARCHAR2(1)</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C412D0" w:rsidP="002149D2" w:rsidRDefault="00C412D0" w14:paraId="3338F0DB" w14:textId="77777777">
            <w:pPr>
              <w:rPr>
                <w:rFonts w:ascii="MS Shell Dlg 2" w:hAnsi="MS Shell Dlg 2" w:cs="MS Shell Dlg 2"/>
                <w:sz w:val="16"/>
                <w:szCs w:val="16"/>
              </w:rPr>
            </w:pP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C412D0" w:rsidP="001E14E3" w:rsidRDefault="00C412D0" w14:paraId="2A7CD182" w14:textId="77777777">
            <w:pPr>
              <w:rPr>
                <w:rFonts w:ascii="MS Shell Dlg 2" w:hAnsi="MS Shell Dlg 2" w:cs="MS Shell Dlg 2"/>
                <w:sz w:val="16"/>
                <w:szCs w:val="16"/>
              </w:rPr>
            </w:pPr>
            <w:r>
              <w:rPr>
                <w:rFonts w:ascii="MS Shell Dlg 2" w:hAnsi="MS Shell Dlg 2"/>
                <w:sz w:val="16"/>
              </w:rPr>
              <w:t>y', if part was excluded manually, after rejection of an order item 'N', if part was not excluded manually but the order item was rejected</w:t>
            </w:r>
          </w:p>
        </w:tc>
      </w:tr>
      <w:tr w:rsidRPr="00C20AEF" w:rsidR="00273AC4" w:rsidTr="008F6A70" w14:paraId="32CD7CED" w14:textId="77777777">
        <w:trPr>
          <w:tblCellSpacing w:w="7" w:type="dxa"/>
          <w:jc w:val="center"/>
        </w:trPr>
        <w:tc>
          <w:tcPr>
            <w:tcW w:w="616" w:type="dxa"/>
            <w:tcBorders>
              <w:top w:val="outset" w:color="auto" w:sz="6" w:space="0"/>
              <w:left w:val="outset" w:color="auto" w:sz="6" w:space="0"/>
              <w:bottom w:val="outset" w:color="auto" w:sz="6" w:space="0"/>
              <w:right w:val="outset" w:color="auto" w:sz="6" w:space="0"/>
            </w:tcBorders>
            <w:vAlign w:val="center"/>
          </w:tcPr>
          <w:p w:rsidRPr="00C20AEF" w:rsidR="00273AC4" w:rsidP="002149D2" w:rsidRDefault="00273AC4" w14:paraId="32A28465" w14:textId="77777777">
            <w:pPr>
              <w:jc w:val="right"/>
              <w:rPr>
                <w:rFonts w:ascii="MS Shell Dlg 2" w:hAnsi="MS Shell Dlg 2" w:cs="MS Shell Dlg 2"/>
                <w:sz w:val="16"/>
                <w:szCs w:val="16"/>
              </w:rPr>
            </w:pPr>
            <w:r>
              <w:rPr>
                <w:rFonts w:ascii="MS Shell Dlg 2" w:hAnsi="MS Shell Dlg 2"/>
                <w:sz w:val="16"/>
              </w:rPr>
              <w:t>21</w:t>
            </w:r>
          </w:p>
        </w:tc>
        <w:tc>
          <w:tcPr>
            <w:tcW w:w="2885" w:type="dxa"/>
            <w:tcBorders>
              <w:top w:val="outset" w:color="auto" w:sz="6" w:space="0"/>
              <w:left w:val="outset" w:color="auto" w:sz="6" w:space="0"/>
              <w:bottom w:val="outset" w:color="auto" w:sz="6" w:space="0"/>
              <w:right w:val="outset" w:color="auto" w:sz="6" w:space="0"/>
            </w:tcBorders>
            <w:vAlign w:val="center"/>
          </w:tcPr>
          <w:p w:rsidRPr="00C20AEF" w:rsidR="00273AC4" w:rsidP="002149D2" w:rsidRDefault="00273AC4" w14:paraId="1FBDD9D4" w14:textId="77777777">
            <w:pPr>
              <w:rPr>
                <w:rFonts w:ascii="MS Shell Dlg 2" w:hAnsi="MS Shell Dlg 2" w:cs="MS Shell Dlg 2"/>
                <w:sz w:val="16"/>
                <w:szCs w:val="16"/>
              </w:rPr>
            </w:pPr>
            <w:r>
              <w:rPr>
                <w:rFonts w:ascii="MS Shell Dlg 2" w:hAnsi="MS Shell Dlg 2"/>
                <w:sz w:val="16"/>
              </w:rPr>
              <w:t>SXOD_CURRENCY_SYMBOL</w:t>
            </w:r>
          </w:p>
        </w:tc>
        <w:tc>
          <w:tcPr>
            <w:tcW w:w="1404" w:type="dxa"/>
            <w:tcBorders>
              <w:top w:val="outset" w:color="auto" w:sz="6" w:space="0"/>
              <w:left w:val="outset" w:color="auto" w:sz="6" w:space="0"/>
              <w:bottom w:val="outset" w:color="auto" w:sz="6" w:space="0"/>
              <w:right w:val="outset" w:color="auto" w:sz="6" w:space="0"/>
            </w:tcBorders>
            <w:noWrap/>
            <w:vAlign w:val="center"/>
          </w:tcPr>
          <w:p w:rsidRPr="00C20AEF" w:rsidR="00273AC4" w:rsidP="002149D2" w:rsidRDefault="00273AC4" w14:paraId="515A6A43" w14:textId="72C776E5">
            <w:pPr>
              <w:rPr>
                <w:rFonts w:ascii="MS Shell Dlg 2" w:hAnsi="MS Shell Dlg 2" w:cs="MS Shell Dlg 2"/>
                <w:sz w:val="16"/>
                <w:szCs w:val="16"/>
              </w:rPr>
            </w:pPr>
            <w:r>
              <w:rPr>
                <w:rFonts w:ascii="MS Shell Dlg 2" w:hAnsi="MS Shell Dlg 2"/>
                <w:sz w:val="16"/>
              </w:rPr>
              <w:t>VARCHAR2(3)</w:t>
            </w:r>
          </w:p>
        </w:tc>
        <w:tc>
          <w:tcPr>
            <w:tcW w:w="511" w:type="dxa"/>
            <w:tcBorders>
              <w:top w:val="outset" w:color="auto" w:sz="6" w:space="0"/>
              <w:left w:val="outset" w:color="auto" w:sz="6" w:space="0"/>
              <w:bottom w:val="outset" w:color="auto" w:sz="6" w:space="0"/>
              <w:right w:val="outset" w:color="auto" w:sz="6" w:space="0"/>
            </w:tcBorders>
            <w:vAlign w:val="center"/>
          </w:tcPr>
          <w:p w:rsidRPr="00C20AEF" w:rsidR="00273AC4" w:rsidP="002149D2" w:rsidRDefault="00273AC4" w14:paraId="14AB7ACA" w14:textId="77777777">
            <w:pPr>
              <w:rPr>
                <w:rFonts w:ascii="MS Shell Dlg 2" w:hAnsi="MS Shell Dlg 2" w:cs="MS Shell Dlg 2"/>
                <w:sz w:val="16"/>
                <w:szCs w:val="16"/>
              </w:rPr>
            </w:pPr>
          </w:p>
        </w:tc>
        <w:tc>
          <w:tcPr>
            <w:tcW w:w="3832" w:type="dxa"/>
            <w:tcBorders>
              <w:top w:val="outset" w:color="auto" w:sz="6" w:space="0"/>
              <w:left w:val="outset" w:color="auto" w:sz="6" w:space="0"/>
              <w:bottom w:val="outset" w:color="auto" w:sz="6" w:space="0"/>
              <w:right w:val="outset" w:color="auto" w:sz="6" w:space="0"/>
            </w:tcBorders>
            <w:vAlign w:val="center"/>
          </w:tcPr>
          <w:p w:rsidRPr="00C20AEF" w:rsidR="00273AC4" w:rsidP="001E14E3" w:rsidRDefault="00273AC4" w14:paraId="119240D2" w14:textId="77777777">
            <w:pPr>
              <w:rPr>
                <w:rFonts w:ascii="MS Shell Dlg 2" w:hAnsi="MS Shell Dlg 2" w:cs="MS Shell Dlg 2"/>
                <w:sz w:val="16"/>
                <w:szCs w:val="16"/>
              </w:rPr>
            </w:pPr>
            <w:r>
              <w:rPr>
                <w:rFonts w:ascii="MS Shell Dlg 2" w:hAnsi="MS Shell Dlg 2"/>
                <w:sz w:val="16"/>
              </w:rPr>
              <w:t>Currency symbol</w:t>
            </w:r>
          </w:p>
        </w:tc>
      </w:tr>
    </w:tbl>
    <w:p w:rsidRPr="00C20AEF" w:rsidR="00EA2271" w:rsidP="00EA2271" w:rsidRDefault="00EA2271" w14:paraId="103E5243" w14:textId="77777777">
      <w:pPr>
        <w:pStyle w:val="Textkrper"/>
      </w:pPr>
      <w:bookmarkStart w:name="TBLSTOX_ORDERS" w:id="170"/>
      <w:bookmarkEnd w:id="170"/>
    </w:p>
    <w:p w:rsidRPr="00C20AEF" w:rsidR="0036544F" w:rsidRDefault="0036544F" w14:paraId="05B6EC2E" w14:textId="77777777">
      <w:pPr>
        <w:rPr>
          <w:rFonts w:cs="Arial"/>
          <w:kern w:val="28"/>
          <w:sz w:val="28"/>
          <w:szCs w:val="26"/>
        </w:rPr>
      </w:pPr>
      <w:bookmarkStart w:name="_Toc255289911" w:id="171"/>
      <w:bookmarkStart w:name="_Ref294079764" w:id="172"/>
      <w:bookmarkStart w:name="_Ref327802416" w:id="173"/>
      <w:r>
        <w:br w:type="page"/>
      </w:r>
    </w:p>
    <w:p w:rsidRPr="00C20AEF" w:rsidR="00EB297F" w:rsidP="00B372AB" w:rsidRDefault="00EB297F" w14:paraId="463134DD" w14:textId="10075E3C">
      <w:pPr>
        <w:pStyle w:val="berschrift3"/>
      </w:pPr>
      <w:bookmarkStart w:name="_Ref57809423" w:id="174"/>
      <w:bookmarkStart w:name="_Toc98411932" w:id="175"/>
      <w:r>
        <w:lastRenderedPageBreak/>
        <w:t>Table STOX_ORDERS</w:t>
      </w:r>
      <w:bookmarkEnd w:id="171"/>
      <w:bookmarkEnd w:id="172"/>
      <w:bookmarkEnd w:id="173"/>
      <w:bookmarkEnd w:id="174"/>
      <w:bookmarkEnd w:id="175"/>
    </w:p>
    <w:tbl>
      <w:tblPr>
        <w:tblW w:w="9631" w:type="dxa"/>
        <w:jc w:val="center"/>
        <w:tblCellSpacing w:w="7" w:type="dxa"/>
        <w:tblBorders>
          <w:top w:val="outset" w:color="auto" w:sz="6" w:space="0"/>
          <w:left w:val="outset" w:color="auto" w:sz="6" w:space="0"/>
          <w:bottom w:val="outset" w:color="auto" w:sz="6" w:space="0"/>
          <w:right w:val="outset" w:color="auto" w:sz="6" w:space="0"/>
        </w:tblBorders>
        <w:tblLayout w:type="fixed"/>
        <w:tblCellMar>
          <w:top w:w="30" w:type="dxa"/>
          <w:left w:w="30" w:type="dxa"/>
          <w:bottom w:w="30" w:type="dxa"/>
          <w:right w:w="30" w:type="dxa"/>
        </w:tblCellMar>
        <w:tblLook w:val="04A0" w:firstRow="1" w:lastRow="0" w:firstColumn="1" w:lastColumn="0" w:noHBand="0" w:noVBand="1"/>
      </w:tblPr>
      <w:tblGrid>
        <w:gridCol w:w="634"/>
        <w:gridCol w:w="3044"/>
        <w:gridCol w:w="1417"/>
        <w:gridCol w:w="550"/>
        <w:gridCol w:w="3986"/>
      </w:tblGrid>
      <w:tr w:rsidRPr="00C20AEF" w:rsidR="00B372AB" w:rsidTr="008F6A70" w14:paraId="20723C40"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B372AB" w:rsidRDefault="00B372AB" w14:paraId="68C5CD36" w14:textId="77777777">
            <w:pPr>
              <w:rPr>
                <w:rFonts w:ascii="MS Shell Dlg 2" w:hAnsi="MS Shell Dlg 2" w:cs="MS Shell Dlg 2"/>
                <w:b/>
                <w:bCs/>
                <w:sz w:val="16"/>
                <w:szCs w:val="16"/>
              </w:rPr>
            </w:pPr>
            <w:r>
              <w:rPr>
                <w:rFonts w:ascii="MS Shell Dlg 2" w:hAnsi="MS Shell Dlg 2"/>
                <w:b/>
                <w:sz w:val="16"/>
              </w:rPr>
              <w:t>Column</w:t>
            </w:r>
          </w:p>
        </w:tc>
        <w:tc>
          <w:tcPr>
            <w:tcW w:w="3030"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B372AB" w:rsidRDefault="00B372AB" w14:paraId="075E8309" w14:textId="77777777">
            <w:pPr>
              <w:rPr>
                <w:rFonts w:ascii="MS Shell Dlg 2" w:hAnsi="MS Shell Dlg 2" w:cs="MS Shell Dlg 2"/>
                <w:b/>
                <w:bCs/>
                <w:sz w:val="16"/>
                <w:szCs w:val="16"/>
              </w:rPr>
            </w:pPr>
            <w:r>
              <w:rPr>
                <w:rFonts w:ascii="MS Shell Dlg 2" w:hAnsi="MS Shell Dlg 2"/>
                <w:b/>
                <w:sz w:val="16"/>
              </w:rPr>
              <w:t>Column Name</w:t>
            </w:r>
          </w:p>
        </w:tc>
        <w:tc>
          <w:tcPr>
            <w:tcW w:w="1403"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B372AB" w:rsidRDefault="00B372AB" w14:paraId="4FD5B1C2" w14:textId="77777777">
            <w:pPr>
              <w:rPr>
                <w:rFonts w:ascii="MS Shell Dlg 2" w:hAnsi="MS Shell Dlg 2" w:cs="MS Shell Dlg 2"/>
                <w:b/>
                <w:bCs/>
                <w:sz w:val="16"/>
                <w:szCs w:val="16"/>
              </w:rPr>
            </w:pPr>
            <w:r>
              <w:rPr>
                <w:rFonts w:ascii="MS Shell Dlg 2" w:hAnsi="MS Shell Dlg 2"/>
                <w:b/>
                <w:sz w:val="16"/>
              </w:rPr>
              <w:t>Data Type</w:t>
            </w:r>
          </w:p>
        </w:tc>
        <w:tc>
          <w:tcPr>
            <w:tcW w:w="536"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B372AB" w:rsidRDefault="00B372AB" w14:paraId="54112FE0" w14:textId="77777777">
            <w:pPr>
              <w:rPr>
                <w:rFonts w:ascii="MS Shell Dlg 2" w:hAnsi="MS Shell Dlg 2" w:cs="MS Shell Dlg 2"/>
                <w:b/>
                <w:bCs/>
                <w:sz w:val="16"/>
                <w:szCs w:val="16"/>
              </w:rPr>
            </w:pPr>
            <w:r>
              <w:rPr>
                <w:rFonts w:ascii="MS Shell Dlg 2" w:hAnsi="MS Shell Dlg 2"/>
                <w:b/>
                <w:sz w:val="16"/>
              </w:rPr>
              <w:t>Not zero?</w:t>
            </w:r>
          </w:p>
        </w:tc>
        <w:tc>
          <w:tcPr>
            <w:tcW w:w="3965"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B372AB" w:rsidRDefault="00B372AB" w14:paraId="32667A65" w14:textId="77777777">
            <w:pPr>
              <w:rPr>
                <w:rFonts w:ascii="MS Shell Dlg 2" w:hAnsi="MS Shell Dlg 2" w:cs="MS Shell Dlg 2"/>
                <w:b/>
                <w:bCs/>
                <w:sz w:val="16"/>
                <w:szCs w:val="16"/>
              </w:rPr>
            </w:pPr>
            <w:r>
              <w:rPr>
                <w:rFonts w:ascii="MS Shell Dlg 2" w:hAnsi="MS Shell Dlg 2"/>
                <w:b/>
                <w:sz w:val="16"/>
              </w:rPr>
              <w:t>Comments</w:t>
            </w:r>
          </w:p>
        </w:tc>
      </w:tr>
      <w:tr w:rsidRPr="00C20AEF" w:rsidR="00B372AB" w:rsidTr="008F6A70" w14:paraId="13AC0DD8"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597E28A2" w14:textId="77777777">
            <w:pPr>
              <w:jc w:val="right"/>
              <w:rPr>
                <w:rFonts w:ascii="MS Shell Dlg 2" w:hAnsi="MS Shell Dlg 2" w:cs="MS Shell Dlg 2"/>
                <w:b/>
                <w:bCs/>
                <w:sz w:val="16"/>
                <w:szCs w:val="16"/>
              </w:rPr>
            </w:pPr>
            <w:r>
              <w:rPr>
                <w:rFonts w:ascii="MS Shell Dlg 2" w:hAnsi="MS Shell Dlg 2"/>
                <w:sz w:val="16"/>
              </w:rPr>
              <w:t>1</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57E9B055" w14:textId="77777777">
            <w:pPr>
              <w:rPr>
                <w:rFonts w:ascii="MS Shell Dlg 2" w:hAnsi="MS Shell Dlg 2" w:cs="MS Shell Dlg 2"/>
                <w:sz w:val="16"/>
                <w:szCs w:val="16"/>
              </w:rPr>
            </w:pPr>
            <w:r>
              <w:rPr>
                <w:rFonts w:ascii="MS Shell Dlg 2" w:hAnsi="MS Shell Dlg 2"/>
                <w:b/>
                <w:sz w:val="16"/>
              </w:rPr>
              <w:t>SXOR_ISN</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B372AB" w:rsidRDefault="00B372AB" w14:paraId="3B1E92C8" w14:textId="77777777">
            <w:pPr>
              <w:rPr>
                <w:rFonts w:ascii="MS Shell Dlg 2" w:hAnsi="MS Shell Dlg 2" w:cs="MS Shell Dlg 2"/>
                <w:sz w:val="16"/>
                <w:szCs w:val="16"/>
              </w:rPr>
            </w:pPr>
            <w:r>
              <w:rPr>
                <w:rFonts w:ascii="MS Shell Dlg 2" w:hAnsi="MS Shell Dlg 2"/>
                <w:sz w:val="16"/>
              </w:rPr>
              <w:t>NUMBER(14)</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1EF1DDB2" w14:textId="77777777">
            <w:pPr>
              <w:rPr>
                <w:rFonts w:ascii="MS Shell Dlg 2" w:hAnsi="MS Shell Dlg 2" w:cs="MS Shell Dlg 2"/>
                <w:sz w:val="16"/>
                <w:szCs w:val="16"/>
              </w:rPr>
            </w:pPr>
            <w:r>
              <w:rPr>
                <w:rFonts w:ascii="MS Shell Dlg 2" w:hAnsi="MS Shell Dlg 2"/>
                <w:sz w:val="16"/>
              </w:rPr>
              <w:t>Y</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3FD2C3BD" w14:textId="77777777">
            <w:pPr>
              <w:rPr>
                <w:rFonts w:ascii="MS Shell Dlg 2" w:hAnsi="MS Shell Dlg 2" w:cs="MS Shell Dlg 2"/>
                <w:sz w:val="16"/>
                <w:szCs w:val="16"/>
              </w:rPr>
            </w:pPr>
            <w:r>
              <w:rPr>
                <w:rFonts w:ascii="MS Shell Dlg 2" w:hAnsi="MS Shell Dlg 2"/>
                <w:sz w:val="16"/>
              </w:rPr>
              <w:t>Unique ISN</w:t>
            </w:r>
          </w:p>
        </w:tc>
      </w:tr>
      <w:tr w:rsidRPr="00C20AEF" w:rsidR="00B372AB" w:rsidTr="008F6A70" w14:paraId="0526F511"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4A9BC553" w14:textId="77777777">
            <w:pPr>
              <w:jc w:val="right"/>
              <w:rPr>
                <w:rFonts w:ascii="MS Shell Dlg 2" w:hAnsi="MS Shell Dlg 2" w:cs="MS Shell Dlg 2"/>
                <w:sz w:val="16"/>
                <w:szCs w:val="16"/>
              </w:rPr>
            </w:pPr>
            <w:r>
              <w:rPr>
                <w:rFonts w:ascii="MS Shell Dlg 2" w:hAnsi="MS Shell Dlg 2"/>
                <w:sz w:val="16"/>
              </w:rPr>
              <w:t>2</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54EDE149" w14:textId="77777777">
            <w:pPr>
              <w:rPr>
                <w:rFonts w:ascii="MS Shell Dlg 2" w:hAnsi="MS Shell Dlg 2" w:cs="MS Shell Dlg 2"/>
                <w:sz w:val="16"/>
                <w:szCs w:val="16"/>
              </w:rPr>
            </w:pPr>
            <w:r>
              <w:rPr>
                <w:rFonts w:ascii="MS Shell Dlg 2" w:hAnsi="MS Shell Dlg 2"/>
                <w:sz w:val="16"/>
              </w:rPr>
              <w:t>SXOR_CUSTOMER_GLOC</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B372AB" w:rsidRDefault="00B372AB" w14:paraId="44E88915" w14:textId="77777777">
            <w:pPr>
              <w:rPr>
                <w:rFonts w:ascii="MS Shell Dlg 2" w:hAnsi="MS Shell Dlg 2" w:cs="MS Shell Dlg 2"/>
                <w:sz w:val="16"/>
                <w:szCs w:val="16"/>
              </w:rPr>
            </w:pPr>
            <w:r>
              <w:rPr>
                <w:rFonts w:ascii="MS Shell Dlg 2" w:hAnsi="MS Shell Dlg 2"/>
                <w:sz w:val="16"/>
              </w:rPr>
              <w:t>NUMBER(9)</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27DFC31F" w14:textId="77777777">
            <w:pPr>
              <w:rPr>
                <w:rFonts w:ascii="MS Shell Dlg 2" w:hAnsi="MS Shell Dlg 2" w:cs="MS Shell Dlg 2"/>
                <w:sz w:val="16"/>
                <w:szCs w:val="16"/>
              </w:rPr>
            </w:pPr>
            <w:r>
              <w:rPr>
                <w:rFonts w:ascii="MS Shell Dlg 2" w:hAnsi="MS Shell Dlg 2"/>
                <w:sz w:val="16"/>
              </w:rPr>
              <w:t>Y</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4E4D4398" w14:textId="77777777">
            <w:pPr>
              <w:rPr>
                <w:rFonts w:ascii="MS Shell Dlg 2" w:hAnsi="MS Shell Dlg 2" w:cs="MS Shell Dlg 2"/>
                <w:sz w:val="16"/>
                <w:szCs w:val="16"/>
              </w:rPr>
            </w:pPr>
            <w:r>
              <w:rPr>
                <w:rFonts w:ascii="MS Shell Dlg 2" w:hAnsi="MS Shell Dlg 2"/>
                <w:sz w:val="16"/>
              </w:rPr>
              <w:t>Global location number of the buyer (purchaser)</w:t>
            </w:r>
          </w:p>
        </w:tc>
      </w:tr>
      <w:tr w:rsidRPr="00C20AEF" w:rsidR="00B372AB" w:rsidTr="008F6A70" w14:paraId="6EBA6BAE"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42942E4B" w14:textId="77777777">
            <w:pPr>
              <w:jc w:val="right"/>
              <w:rPr>
                <w:rFonts w:ascii="MS Shell Dlg 2" w:hAnsi="MS Shell Dlg 2" w:cs="MS Shell Dlg 2"/>
                <w:sz w:val="16"/>
                <w:szCs w:val="16"/>
              </w:rPr>
            </w:pPr>
            <w:r>
              <w:rPr>
                <w:rFonts w:ascii="MS Shell Dlg 2" w:hAnsi="MS Shell Dlg 2"/>
                <w:sz w:val="16"/>
              </w:rPr>
              <w:t>3</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49C0D806" w14:textId="77777777">
            <w:pPr>
              <w:rPr>
                <w:rFonts w:ascii="MS Shell Dlg 2" w:hAnsi="MS Shell Dlg 2" w:cs="MS Shell Dlg 2"/>
                <w:sz w:val="16"/>
                <w:szCs w:val="16"/>
              </w:rPr>
            </w:pPr>
            <w:r>
              <w:rPr>
                <w:rFonts w:ascii="MS Shell Dlg 2" w:hAnsi="MS Shell Dlg 2"/>
                <w:sz w:val="16"/>
              </w:rPr>
              <w:t>SXOR_SUPPLIER_GLOC</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B372AB" w:rsidRDefault="00B372AB" w14:paraId="062C43C9" w14:textId="77777777">
            <w:pPr>
              <w:rPr>
                <w:rFonts w:ascii="MS Shell Dlg 2" w:hAnsi="MS Shell Dlg 2" w:cs="MS Shell Dlg 2"/>
                <w:sz w:val="16"/>
                <w:szCs w:val="16"/>
              </w:rPr>
            </w:pPr>
            <w:r>
              <w:rPr>
                <w:rFonts w:ascii="MS Shell Dlg 2" w:hAnsi="MS Shell Dlg 2"/>
                <w:sz w:val="16"/>
              </w:rPr>
              <w:t>NUMBER(9)</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6B31352F" w14:textId="77777777">
            <w:pPr>
              <w:rPr>
                <w:rFonts w:ascii="MS Shell Dlg 2" w:hAnsi="MS Shell Dlg 2" w:cs="MS Shell Dlg 2"/>
                <w:sz w:val="16"/>
                <w:szCs w:val="16"/>
              </w:rPr>
            </w:pPr>
            <w:r>
              <w:rPr>
                <w:rFonts w:ascii="MS Shell Dlg 2" w:hAnsi="MS Shell Dlg 2"/>
                <w:sz w:val="16"/>
              </w:rPr>
              <w:t>Y</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59D22AA2" w14:textId="77777777">
            <w:pPr>
              <w:rPr>
                <w:rFonts w:ascii="MS Shell Dlg 2" w:hAnsi="MS Shell Dlg 2" w:cs="MS Shell Dlg 2"/>
                <w:sz w:val="16"/>
                <w:szCs w:val="16"/>
              </w:rPr>
            </w:pPr>
            <w:r>
              <w:rPr>
                <w:rFonts w:ascii="MS Shell Dlg 2" w:hAnsi="MS Shell Dlg 2"/>
                <w:sz w:val="16"/>
              </w:rPr>
              <w:t>Global location number of the seller (supplier)</w:t>
            </w:r>
          </w:p>
        </w:tc>
      </w:tr>
      <w:tr w:rsidRPr="00C20AEF" w:rsidR="00B372AB" w:rsidTr="008F6A70" w14:paraId="1C612AF5"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00C1E275" w14:textId="77777777">
            <w:pPr>
              <w:jc w:val="right"/>
              <w:rPr>
                <w:rFonts w:ascii="MS Shell Dlg 2" w:hAnsi="MS Shell Dlg 2" w:cs="MS Shell Dlg 2"/>
                <w:sz w:val="16"/>
                <w:szCs w:val="16"/>
              </w:rPr>
            </w:pPr>
            <w:r>
              <w:rPr>
                <w:rFonts w:ascii="MS Shell Dlg 2" w:hAnsi="MS Shell Dlg 2"/>
                <w:sz w:val="16"/>
              </w:rPr>
              <w:t>4</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291959E1" w14:textId="77777777">
            <w:pPr>
              <w:rPr>
                <w:rFonts w:ascii="MS Shell Dlg 2" w:hAnsi="MS Shell Dlg 2" w:cs="MS Shell Dlg 2"/>
                <w:sz w:val="16"/>
                <w:szCs w:val="16"/>
              </w:rPr>
            </w:pPr>
            <w:r>
              <w:rPr>
                <w:rFonts w:ascii="MS Shell Dlg 2" w:hAnsi="MS Shell Dlg 2"/>
                <w:sz w:val="16"/>
              </w:rPr>
              <w:t>SXOR_ORDER_STATUS</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B372AB" w:rsidRDefault="00B372AB" w14:paraId="4C99C922" w14:textId="77777777">
            <w:pPr>
              <w:rPr>
                <w:rFonts w:ascii="MS Shell Dlg 2" w:hAnsi="MS Shell Dlg 2" w:cs="MS Shell Dlg 2"/>
                <w:sz w:val="16"/>
                <w:szCs w:val="16"/>
              </w:rPr>
            </w:pPr>
            <w:r>
              <w:rPr>
                <w:rFonts w:ascii="MS Shell Dlg 2" w:hAnsi="MS Shell Dlg 2"/>
                <w:sz w:val="16"/>
              </w:rPr>
              <w:t>NUMBER(1)</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42C5EBC4" w14:textId="77777777">
            <w:pPr>
              <w:rPr>
                <w:rFonts w:ascii="MS Shell Dlg 2" w:hAnsi="MS Shell Dlg 2" w:cs="MS Shell Dlg 2"/>
                <w:sz w:val="16"/>
                <w:szCs w:val="16"/>
              </w:rPr>
            </w:pPr>
            <w:r>
              <w:rPr>
                <w:rFonts w:ascii="MS Shell Dlg 2" w:hAnsi="MS Shell Dlg 2"/>
                <w:sz w:val="16"/>
              </w:rPr>
              <w:t>Y</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3DF2883C" w14:textId="77777777">
            <w:pPr>
              <w:rPr>
                <w:rFonts w:ascii="MS Shell Dlg 2" w:hAnsi="MS Shell Dlg 2" w:cs="MS Shell Dlg 2"/>
                <w:sz w:val="16"/>
                <w:szCs w:val="16"/>
              </w:rPr>
            </w:pPr>
            <w:r>
              <w:rPr>
                <w:rFonts w:ascii="MS Shell Dlg 2" w:hAnsi="MS Shell Dlg 2"/>
                <w:sz w:val="16"/>
              </w:rPr>
              <w:t>Order status (0..6)</w:t>
            </w:r>
          </w:p>
        </w:tc>
      </w:tr>
      <w:tr w:rsidRPr="00C20AEF" w:rsidR="00564401" w:rsidTr="008F6A70" w14:paraId="36568489"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56B9C594" w14:textId="77777777">
            <w:pPr>
              <w:jc w:val="right"/>
              <w:rPr>
                <w:rFonts w:ascii="MS Shell Dlg 2" w:hAnsi="MS Shell Dlg 2" w:cs="MS Shell Dlg 2"/>
                <w:sz w:val="16"/>
                <w:szCs w:val="16"/>
              </w:rPr>
            </w:pPr>
            <w:r>
              <w:rPr>
                <w:rFonts w:ascii="MS Shell Dlg 2" w:hAnsi="MS Shell Dlg 2"/>
                <w:sz w:val="16"/>
              </w:rPr>
              <w:t>5</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2FDDB108" w14:textId="77777777">
            <w:pPr>
              <w:rPr>
                <w:rFonts w:ascii="MS Shell Dlg 2" w:hAnsi="MS Shell Dlg 2" w:cs="MS Shell Dlg 2"/>
                <w:sz w:val="16"/>
                <w:szCs w:val="16"/>
              </w:rPr>
            </w:pPr>
            <w:r>
              <w:rPr>
                <w:rFonts w:ascii="MS Shell Dlg 2" w:hAnsi="MS Shell Dlg 2"/>
                <w:sz w:val="16"/>
              </w:rPr>
              <w:t>SXOR_FLAG_ARCHIVED</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564401" w:rsidRDefault="00564401" w14:paraId="66DD59D1" w14:textId="4A249079">
            <w:pPr>
              <w:rPr>
                <w:rFonts w:ascii="MS Shell Dlg 2" w:hAnsi="MS Shell Dlg 2" w:cs="MS Shell Dlg 2"/>
                <w:sz w:val="16"/>
                <w:szCs w:val="16"/>
              </w:rPr>
            </w:pPr>
            <w:r>
              <w:rPr>
                <w:rFonts w:ascii="MS Shell Dlg 2" w:hAnsi="MS Shell Dlg 2"/>
                <w:sz w:val="16"/>
              </w:rPr>
              <w:t>VARCHAR2(1)</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54CBA5EE"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23A970BB" w14:textId="77777777">
            <w:pPr>
              <w:rPr>
                <w:rFonts w:ascii="MS Shell Dlg 2" w:hAnsi="MS Shell Dlg 2" w:cs="MS Shell Dlg 2"/>
                <w:sz w:val="16"/>
                <w:szCs w:val="16"/>
              </w:rPr>
            </w:pPr>
            <w:r>
              <w:rPr>
                <w:rFonts w:ascii="MS Shell Dlg 2" w:hAnsi="MS Shell Dlg 2"/>
                <w:sz w:val="16"/>
              </w:rPr>
              <w:t>Indicator when the order is archived</w:t>
            </w:r>
          </w:p>
        </w:tc>
      </w:tr>
      <w:tr w:rsidRPr="00C20AEF" w:rsidR="00564401" w:rsidTr="008F6A70" w14:paraId="075A2F33"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564401" w:rsidP="00D35EDD" w:rsidRDefault="00564401" w14:paraId="30274400" w14:textId="77777777">
            <w:pPr>
              <w:jc w:val="right"/>
              <w:rPr>
                <w:rFonts w:ascii="MS Shell Dlg 2" w:hAnsi="MS Shell Dlg 2" w:cs="MS Shell Dlg 2"/>
                <w:sz w:val="16"/>
                <w:szCs w:val="16"/>
              </w:rPr>
            </w:pPr>
            <w:r>
              <w:rPr>
                <w:rFonts w:ascii="MS Shell Dlg 2" w:hAnsi="MS Shell Dlg 2"/>
                <w:sz w:val="16"/>
              </w:rPr>
              <w:t>6</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6D6891BC" w14:textId="77777777">
            <w:pPr>
              <w:rPr>
                <w:rFonts w:ascii="MS Shell Dlg 2" w:hAnsi="MS Shell Dlg 2" w:cs="MS Shell Dlg 2"/>
                <w:sz w:val="16"/>
                <w:szCs w:val="16"/>
              </w:rPr>
            </w:pPr>
            <w:r>
              <w:rPr>
                <w:rFonts w:ascii="MS Shell Dlg 2" w:hAnsi="MS Shell Dlg 2"/>
                <w:sz w:val="16"/>
              </w:rPr>
              <w:t>SXOR_ORDER_NUMBER</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564401" w:rsidRDefault="00564401" w14:paraId="5FABBC0D" w14:textId="77777777">
            <w:pPr>
              <w:rPr>
                <w:rFonts w:ascii="MS Shell Dlg 2" w:hAnsi="MS Shell Dlg 2" w:cs="MS Shell Dlg 2"/>
                <w:sz w:val="16"/>
                <w:szCs w:val="16"/>
              </w:rPr>
            </w:pPr>
            <w:r>
              <w:rPr>
                <w:rFonts w:ascii="MS Shell Dlg 2" w:hAnsi="MS Shell Dlg 2"/>
                <w:sz w:val="16"/>
              </w:rPr>
              <w:t>NUMBER(14)</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5A5A2825"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4FC30315" w14:textId="77777777">
            <w:pPr>
              <w:rPr>
                <w:rFonts w:ascii="MS Shell Dlg 2" w:hAnsi="MS Shell Dlg 2" w:cs="MS Shell Dlg 2"/>
                <w:sz w:val="16"/>
                <w:szCs w:val="16"/>
              </w:rPr>
            </w:pPr>
            <w:r>
              <w:rPr>
                <w:rFonts w:ascii="MS Shell Dlg 2" w:hAnsi="MS Shell Dlg 2"/>
                <w:sz w:val="16"/>
              </w:rPr>
              <w:t>Order number</w:t>
            </w:r>
          </w:p>
        </w:tc>
      </w:tr>
      <w:tr w:rsidRPr="00C20AEF" w:rsidR="00564401" w:rsidTr="008F6A70" w14:paraId="0AF86CF0"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564401" w:rsidP="00D35EDD" w:rsidRDefault="00564401" w14:paraId="29D16097" w14:textId="77777777">
            <w:pPr>
              <w:jc w:val="right"/>
              <w:rPr>
                <w:rFonts w:ascii="MS Shell Dlg 2" w:hAnsi="MS Shell Dlg 2" w:cs="MS Shell Dlg 2"/>
                <w:sz w:val="16"/>
                <w:szCs w:val="16"/>
              </w:rPr>
            </w:pPr>
            <w:r>
              <w:rPr>
                <w:rFonts w:ascii="MS Shell Dlg 2" w:hAnsi="MS Shell Dlg 2"/>
                <w:sz w:val="16"/>
              </w:rPr>
              <w:t>7</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60734902" w14:textId="77777777">
            <w:pPr>
              <w:rPr>
                <w:rFonts w:ascii="MS Shell Dlg 2" w:hAnsi="MS Shell Dlg 2" w:cs="MS Shell Dlg 2"/>
                <w:sz w:val="16"/>
                <w:szCs w:val="16"/>
              </w:rPr>
            </w:pPr>
            <w:r>
              <w:rPr>
                <w:rFonts w:ascii="MS Shell Dlg 2" w:hAnsi="MS Shell Dlg 2"/>
                <w:sz w:val="16"/>
              </w:rPr>
              <w:t>SXOR_ORDER_VALUE</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564401" w:rsidRDefault="00AA7B9A" w14:paraId="41C4CEDB" w14:textId="77777777">
            <w:pPr>
              <w:rPr>
                <w:rFonts w:ascii="MS Shell Dlg 2" w:hAnsi="MS Shell Dlg 2" w:cs="MS Shell Dlg 2"/>
                <w:sz w:val="16"/>
                <w:szCs w:val="16"/>
              </w:rPr>
            </w:pPr>
            <w:r>
              <w:rPr>
                <w:rFonts w:ascii="MS Shell Dlg 2" w:hAnsi="MS Shell Dlg 2"/>
                <w:sz w:val="16"/>
              </w:rPr>
              <w:t>NUMBER(17,2)</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36408E70"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65A52139" w14:textId="77777777">
            <w:pPr>
              <w:rPr>
                <w:rFonts w:ascii="MS Shell Dlg 2" w:hAnsi="MS Shell Dlg 2" w:cs="MS Shell Dlg 2"/>
                <w:sz w:val="16"/>
                <w:szCs w:val="16"/>
              </w:rPr>
            </w:pPr>
            <w:r>
              <w:rPr>
                <w:rFonts w:ascii="MS Shell Dlg 2" w:hAnsi="MS Shell Dlg 2"/>
                <w:sz w:val="16"/>
              </w:rPr>
              <w:t>Order value of the order</w:t>
            </w:r>
          </w:p>
        </w:tc>
      </w:tr>
      <w:tr w:rsidRPr="00C20AEF" w:rsidR="00564401" w:rsidTr="008F6A70" w14:paraId="62B0B699"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564401" w:rsidP="00D35EDD" w:rsidRDefault="00564401" w14:paraId="7777F5DF" w14:textId="77777777">
            <w:pPr>
              <w:jc w:val="right"/>
              <w:rPr>
                <w:rFonts w:ascii="MS Shell Dlg 2" w:hAnsi="MS Shell Dlg 2" w:cs="MS Shell Dlg 2"/>
                <w:sz w:val="16"/>
                <w:szCs w:val="16"/>
              </w:rPr>
            </w:pPr>
            <w:r>
              <w:rPr>
                <w:rFonts w:ascii="MS Shell Dlg 2" w:hAnsi="MS Shell Dlg 2"/>
                <w:sz w:val="16"/>
              </w:rPr>
              <w:t>8</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50205F2D" w14:textId="77777777">
            <w:pPr>
              <w:rPr>
                <w:rFonts w:ascii="MS Shell Dlg 2" w:hAnsi="MS Shell Dlg 2" w:cs="MS Shell Dlg 2"/>
                <w:sz w:val="16"/>
                <w:szCs w:val="16"/>
              </w:rPr>
            </w:pPr>
            <w:r>
              <w:rPr>
                <w:rFonts w:ascii="MS Shell Dlg 2" w:hAnsi="MS Shell Dlg 2"/>
                <w:sz w:val="16"/>
              </w:rPr>
              <w:t>SXOR_NUM_POS_TOTAL</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564401" w:rsidRDefault="00564401" w14:paraId="04F0223C" w14:textId="77777777">
            <w:pPr>
              <w:rPr>
                <w:rFonts w:ascii="MS Shell Dlg 2" w:hAnsi="MS Shell Dlg 2" w:cs="MS Shell Dlg 2"/>
                <w:sz w:val="16"/>
                <w:szCs w:val="16"/>
              </w:rPr>
            </w:pPr>
            <w:r>
              <w:rPr>
                <w:rFonts w:ascii="MS Shell Dlg 2" w:hAnsi="MS Shell Dlg 2"/>
                <w:sz w:val="16"/>
              </w:rPr>
              <w:t>NUMBER(4)</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0B5E05F5"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31173749" w14:textId="77777777">
            <w:pPr>
              <w:rPr>
                <w:rFonts w:ascii="MS Shell Dlg 2" w:hAnsi="MS Shell Dlg 2" w:cs="MS Shell Dlg 2"/>
                <w:sz w:val="16"/>
                <w:szCs w:val="16"/>
              </w:rPr>
            </w:pPr>
            <w:r>
              <w:rPr>
                <w:rFonts w:ascii="MS Shell Dlg 2" w:hAnsi="MS Shell Dlg 2"/>
                <w:sz w:val="16"/>
              </w:rPr>
              <w:t>Number of positions (total)</w:t>
            </w:r>
          </w:p>
        </w:tc>
      </w:tr>
      <w:tr w:rsidRPr="00C20AEF" w:rsidR="00564401" w:rsidTr="008F6A70" w14:paraId="11452FCE"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564401" w:rsidP="00D35EDD" w:rsidRDefault="00564401" w14:paraId="3059E592" w14:textId="77777777">
            <w:pPr>
              <w:jc w:val="right"/>
              <w:rPr>
                <w:rFonts w:ascii="MS Shell Dlg 2" w:hAnsi="MS Shell Dlg 2" w:cs="MS Shell Dlg 2"/>
                <w:sz w:val="16"/>
                <w:szCs w:val="16"/>
              </w:rPr>
            </w:pPr>
            <w:r>
              <w:rPr>
                <w:rFonts w:ascii="MS Shell Dlg 2" w:hAnsi="MS Shell Dlg 2"/>
                <w:sz w:val="16"/>
              </w:rPr>
              <w:t>9</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03C8F1A7" w14:textId="77777777">
            <w:pPr>
              <w:rPr>
                <w:rFonts w:ascii="MS Shell Dlg 2" w:hAnsi="MS Shell Dlg 2" w:cs="MS Shell Dlg 2"/>
                <w:sz w:val="16"/>
                <w:szCs w:val="16"/>
              </w:rPr>
            </w:pPr>
            <w:r>
              <w:rPr>
                <w:rFonts w:ascii="MS Shell Dlg 2" w:hAnsi="MS Shell Dlg 2"/>
                <w:sz w:val="16"/>
              </w:rPr>
              <w:t>SXOR_NUM_POS_DELETED</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564401" w:rsidRDefault="00564401" w14:paraId="4EEB3E74" w14:textId="77777777">
            <w:pPr>
              <w:rPr>
                <w:rFonts w:ascii="MS Shell Dlg 2" w:hAnsi="MS Shell Dlg 2" w:cs="MS Shell Dlg 2"/>
                <w:sz w:val="16"/>
                <w:szCs w:val="16"/>
              </w:rPr>
            </w:pPr>
            <w:r>
              <w:rPr>
                <w:rFonts w:ascii="MS Shell Dlg 2" w:hAnsi="MS Shell Dlg 2"/>
                <w:sz w:val="16"/>
              </w:rPr>
              <w:t>NUMBER(4)</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31C7B71E"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55C8BE9B" w14:textId="77777777">
            <w:pPr>
              <w:rPr>
                <w:rFonts w:ascii="MS Shell Dlg 2" w:hAnsi="MS Shell Dlg 2" w:cs="MS Shell Dlg 2"/>
                <w:sz w:val="16"/>
                <w:szCs w:val="16"/>
              </w:rPr>
            </w:pPr>
            <w:r>
              <w:rPr>
                <w:rFonts w:ascii="MS Shell Dlg 2" w:hAnsi="MS Shell Dlg 2"/>
                <w:sz w:val="16"/>
              </w:rPr>
              <w:t>Number of deleted positions</w:t>
            </w:r>
          </w:p>
        </w:tc>
      </w:tr>
      <w:tr w:rsidRPr="00C20AEF" w:rsidR="00564401" w:rsidTr="008F6A70" w14:paraId="50FC6298"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564401" w:rsidP="00D35EDD" w:rsidRDefault="00564401" w14:paraId="2647B01A" w14:textId="77777777">
            <w:pPr>
              <w:jc w:val="right"/>
              <w:rPr>
                <w:rFonts w:ascii="MS Shell Dlg 2" w:hAnsi="MS Shell Dlg 2" w:cs="MS Shell Dlg 2"/>
                <w:sz w:val="16"/>
                <w:szCs w:val="16"/>
              </w:rPr>
            </w:pPr>
            <w:r>
              <w:rPr>
                <w:rFonts w:ascii="MS Shell Dlg 2" w:hAnsi="MS Shell Dlg 2"/>
                <w:sz w:val="16"/>
              </w:rPr>
              <w:t>10</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273BAD1D" w14:textId="77777777">
            <w:pPr>
              <w:rPr>
                <w:rFonts w:ascii="MS Shell Dlg 2" w:hAnsi="MS Shell Dlg 2" w:cs="MS Shell Dlg 2"/>
                <w:sz w:val="16"/>
                <w:szCs w:val="16"/>
              </w:rPr>
            </w:pPr>
            <w:r>
              <w:rPr>
                <w:rFonts w:ascii="MS Shell Dlg 2" w:hAnsi="MS Shell Dlg 2"/>
                <w:sz w:val="16"/>
              </w:rPr>
              <w:t>SXOR_NUM_POS_CHANGED</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564401" w:rsidRDefault="00564401" w14:paraId="376CF8F1" w14:textId="77777777">
            <w:pPr>
              <w:rPr>
                <w:rFonts w:ascii="MS Shell Dlg 2" w:hAnsi="MS Shell Dlg 2" w:cs="MS Shell Dlg 2"/>
                <w:sz w:val="16"/>
                <w:szCs w:val="16"/>
              </w:rPr>
            </w:pPr>
            <w:r>
              <w:rPr>
                <w:rFonts w:ascii="MS Shell Dlg 2" w:hAnsi="MS Shell Dlg 2"/>
                <w:sz w:val="16"/>
              </w:rPr>
              <w:t>NUMBER(4)</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6A97135C"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40CE9A25" w14:textId="77777777">
            <w:pPr>
              <w:rPr>
                <w:rFonts w:ascii="MS Shell Dlg 2" w:hAnsi="MS Shell Dlg 2" w:cs="MS Shell Dlg 2"/>
                <w:sz w:val="16"/>
                <w:szCs w:val="16"/>
              </w:rPr>
            </w:pPr>
            <w:r>
              <w:rPr>
                <w:rFonts w:ascii="MS Shell Dlg 2" w:hAnsi="MS Shell Dlg 2"/>
                <w:sz w:val="16"/>
              </w:rPr>
              <w:t>Number of changed positions</w:t>
            </w:r>
          </w:p>
        </w:tc>
      </w:tr>
      <w:tr w:rsidRPr="00C20AEF" w:rsidR="00564401" w:rsidTr="008F6A70" w14:paraId="6D0765AC"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564401" w:rsidP="00D35EDD" w:rsidRDefault="00564401" w14:paraId="7D5F434C" w14:textId="77777777">
            <w:pPr>
              <w:jc w:val="right"/>
              <w:rPr>
                <w:rFonts w:ascii="MS Shell Dlg 2" w:hAnsi="MS Shell Dlg 2" w:cs="MS Shell Dlg 2"/>
                <w:sz w:val="16"/>
                <w:szCs w:val="16"/>
              </w:rPr>
            </w:pPr>
            <w:r>
              <w:rPr>
                <w:rFonts w:ascii="MS Shell Dlg 2" w:hAnsi="MS Shell Dlg 2"/>
                <w:sz w:val="16"/>
              </w:rPr>
              <w:t>11</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4AA5B1E5" w14:textId="77777777">
            <w:pPr>
              <w:rPr>
                <w:rFonts w:ascii="MS Shell Dlg 2" w:hAnsi="MS Shell Dlg 2" w:cs="MS Shell Dlg 2"/>
                <w:sz w:val="16"/>
                <w:szCs w:val="16"/>
              </w:rPr>
            </w:pPr>
            <w:r>
              <w:rPr>
                <w:rFonts w:ascii="MS Shell Dlg 2" w:hAnsi="MS Shell Dlg 2"/>
                <w:sz w:val="16"/>
              </w:rPr>
              <w:t>SXOR_ORDER_DATE</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564401" w:rsidRDefault="00564401" w14:paraId="51A67EA0" w14:textId="77777777">
            <w:pPr>
              <w:rPr>
                <w:rFonts w:ascii="MS Shell Dlg 2" w:hAnsi="MS Shell Dlg 2" w:cs="MS Shell Dlg 2"/>
                <w:sz w:val="16"/>
                <w:szCs w:val="16"/>
              </w:rPr>
            </w:pPr>
            <w:r>
              <w:rPr>
                <w:rFonts w:ascii="MS Shell Dlg 2" w:hAnsi="MS Shell Dlg 2"/>
                <w:sz w:val="16"/>
              </w:rPr>
              <w:t>DATE</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7B549132"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76531988" w14:textId="77777777">
            <w:pPr>
              <w:rPr>
                <w:rFonts w:ascii="MS Shell Dlg 2" w:hAnsi="MS Shell Dlg 2" w:cs="MS Shell Dlg 2"/>
                <w:sz w:val="16"/>
                <w:szCs w:val="16"/>
              </w:rPr>
            </w:pPr>
            <w:r>
              <w:rPr>
                <w:rFonts w:ascii="MS Shell Dlg 2" w:hAnsi="MS Shell Dlg 2"/>
                <w:sz w:val="16"/>
              </w:rPr>
              <w:t>Time stamp of the order (order receipt)</w:t>
            </w:r>
          </w:p>
        </w:tc>
      </w:tr>
      <w:tr w:rsidRPr="00C20AEF" w:rsidR="00564401" w:rsidTr="008F6A70" w14:paraId="77ADD4FF"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564401" w:rsidP="00D35EDD" w:rsidRDefault="00564401" w14:paraId="4FD46DA5" w14:textId="77777777">
            <w:pPr>
              <w:jc w:val="right"/>
              <w:rPr>
                <w:rFonts w:ascii="MS Shell Dlg 2" w:hAnsi="MS Shell Dlg 2" w:cs="MS Shell Dlg 2"/>
                <w:sz w:val="16"/>
                <w:szCs w:val="16"/>
              </w:rPr>
            </w:pPr>
            <w:r>
              <w:rPr>
                <w:rFonts w:ascii="MS Shell Dlg 2" w:hAnsi="MS Shell Dlg 2"/>
                <w:sz w:val="16"/>
              </w:rPr>
              <w:t>12</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237F3E04" w14:textId="77777777">
            <w:pPr>
              <w:rPr>
                <w:rFonts w:ascii="MS Shell Dlg 2" w:hAnsi="MS Shell Dlg 2" w:cs="MS Shell Dlg 2"/>
                <w:sz w:val="16"/>
                <w:szCs w:val="16"/>
              </w:rPr>
            </w:pPr>
            <w:r>
              <w:rPr>
                <w:rFonts w:ascii="MS Shell Dlg 2" w:hAnsi="MS Shell Dlg 2"/>
                <w:sz w:val="16"/>
              </w:rPr>
              <w:t>SXOR_PROCESSING_DATE</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564401" w:rsidRDefault="00564401" w14:paraId="637AE895" w14:textId="77777777">
            <w:pPr>
              <w:rPr>
                <w:rFonts w:ascii="MS Shell Dlg 2" w:hAnsi="MS Shell Dlg 2" w:cs="MS Shell Dlg 2"/>
                <w:sz w:val="16"/>
                <w:szCs w:val="16"/>
              </w:rPr>
            </w:pPr>
            <w:r>
              <w:rPr>
                <w:rFonts w:ascii="MS Shell Dlg 2" w:hAnsi="MS Shell Dlg 2"/>
                <w:sz w:val="16"/>
              </w:rPr>
              <w:t>DATE</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7D3980C1"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220D6A25" w14:textId="77777777">
            <w:pPr>
              <w:rPr>
                <w:rFonts w:ascii="MS Shell Dlg 2" w:hAnsi="MS Shell Dlg 2" w:cs="MS Shell Dlg 2"/>
                <w:sz w:val="16"/>
                <w:szCs w:val="16"/>
              </w:rPr>
            </w:pPr>
            <w:r>
              <w:rPr>
                <w:rFonts w:ascii="MS Shell Dlg 2" w:hAnsi="MS Shell Dlg 2"/>
                <w:sz w:val="16"/>
              </w:rPr>
              <w:t>Time stamp at the start of order processing</w:t>
            </w:r>
          </w:p>
        </w:tc>
      </w:tr>
      <w:tr w:rsidRPr="00C20AEF" w:rsidR="00564401" w:rsidTr="008F6A70" w14:paraId="6D9BA753"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564401" w:rsidP="00D35EDD" w:rsidRDefault="00564401" w14:paraId="62D12662" w14:textId="77777777">
            <w:pPr>
              <w:jc w:val="right"/>
              <w:rPr>
                <w:rFonts w:ascii="MS Shell Dlg 2" w:hAnsi="MS Shell Dlg 2" w:cs="MS Shell Dlg 2"/>
                <w:sz w:val="16"/>
                <w:szCs w:val="16"/>
              </w:rPr>
            </w:pPr>
            <w:r>
              <w:rPr>
                <w:rFonts w:ascii="MS Shell Dlg 2" w:hAnsi="MS Shell Dlg 2"/>
                <w:sz w:val="16"/>
              </w:rPr>
              <w:t>13</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0CBA5F3D" w14:textId="77777777">
            <w:pPr>
              <w:rPr>
                <w:rFonts w:ascii="MS Shell Dlg 2" w:hAnsi="MS Shell Dlg 2" w:cs="MS Shell Dlg 2"/>
                <w:sz w:val="16"/>
                <w:szCs w:val="16"/>
              </w:rPr>
            </w:pPr>
            <w:r>
              <w:rPr>
                <w:rFonts w:ascii="MS Shell Dlg 2" w:hAnsi="MS Shell Dlg 2"/>
                <w:sz w:val="16"/>
              </w:rPr>
              <w:t>SXOR_SHIPPING_DATE</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564401" w:rsidRDefault="00564401" w14:paraId="64E44E45" w14:textId="77777777">
            <w:pPr>
              <w:rPr>
                <w:rFonts w:ascii="MS Shell Dlg 2" w:hAnsi="MS Shell Dlg 2" w:cs="MS Shell Dlg 2"/>
                <w:sz w:val="16"/>
                <w:szCs w:val="16"/>
              </w:rPr>
            </w:pPr>
            <w:r>
              <w:rPr>
                <w:rFonts w:ascii="MS Shell Dlg 2" w:hAnsi="MS Shell Dlg 2"/>
                <w:sz w:val="16"/>
              </w:rPr>
              <w:t>DATE</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259BA63A"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5F44CDE5" w14:textId="77777777">
            <w:pPr>
              <w:rPr>
                <w:rFonts w:ascii="MS Shell Dlg 2" w:hAnsi="MS Shell Dlg 2" w:cs="MS Shell Dlg 2"/>
                <w:sz w:val="16"/>
                <w:szCs w:val="16"/>
              </w:rPr>
            </w:pPr>
            <w:r>
              <w:rPr>
                <w:rFonts w:ascii="MS Shell Dlg 2" w:hAnsi="MS Shell Dlg 2"/>
                <w:sz w:val="16"/>
              </w:rPr>
              <w:t>Timestamp order status "shipped</w:t>
            </w:r>
          </w:p>
        </w:tc>
      </w:tr>
      <w:tr w:rsidRPr="00C20AEF" w:rsidR="00564401" w:rsidTr="008F6A70" w14:paraId="22474290"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564401" w:rsidP="00D35EDD" w:rsidRDefault="00564401" w14:paraId="076F12E4" w14:textId="77777777">
            <w:pPr>
              <w:jc w:val="right"/>
              <w:rPr>
                <w:rFonts w:ascii="MS Shell Dlg 2" w:hAnsi="MS Shell Dlg 2" w:cs="MS Shell Dlg 2"/>
                <w:sz w:val="16"/>
                <w:szCs w:val="16"/>
              </w:rPr>
            </w:pPr>
            <w:r>
              <w:rPr>
                <w:rFonts w:ascii="MS Shell Dlg 2" w:hAnsi="MS Shell Dlg 2"/>
                <w:sz w:val="16"/>
              </w:rPr>
              <w:t>14</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4B34727E" w14:textId="77777777">
            <w:pPr>
              <w:rPr>
                <w:rFonts w:ascii="MS Shell Dlg 2" w:hAnsi="MS Shell Dlg 2" w:cs="MS Shell Dlg 2"/>
                <w:sz w:val="16"/>
                <w:szCs w:val="16"/>
              </w:rPr>
            </w:pPr>
            <w:r>
              <w:rPr>
                <w:rFonts w:ascii="MS Shell Dlg 2" w:hAnsi="MS Shell Dlg 2"/>
                <w:sz w:val="16"/>
              </w:rPr>
              <w:t>SXOR_FINISHED_DATE</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564401" w:rsidRDefault="00564401" w14:paraId="3619386C" w14:textId="77777777">
            <w:pPr>
              <w:rPr>
                <w:rFonts w:ascii="MS Shell Dlg 2" w:hAnsi="MS Shell Dlg 2" w:cs="MS Shell Dlg 2"/>
                <w:sz w:val="16"/>
                <w:szCs w:val="16"/>
              </w:rPr>
            </w:pPr>
            <w:r>
              <w:rPr>
                <w:rFonts w:ascii="MS Shell Dlg 2" w:hAnsi="MS Shell Dlg 2"/>
                <w:sz w:val="16"/>
              </w:rPr>
              <w:t>DATE</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00964940"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2084D0B4" w14:textId="77777777">
            <w:pPr>
              <w:rPr>
                <w:rFonts w:ascii="MS Shell Dlg 2" w:hAnsi="MS Shell Dlg 2" w:cs="MS Shell Dlg 2"/>
                <w:sz w:val="16"/>
                <w:szCs w:val="16"/>
              </w:rPr>
            </w:pPr>
            <w:r>
              <w:rPr>
                <w:rFonts w:ascii="MS Shell Dlg 2" w:hAnsi="MS Shell Dlg 2"/>
                <w:sz w:val="16"/>
              </w:rPr>
              <w:t>Timestamp order status "completed</w:t>
            </w:r>
          </w:p>
        </w:tc>
      </w:tr>
      <w:tr w:rsidRPr="00C20AEF" w:rsidR="00564401" w:rsidTr="008F6A70" w14:paraId="29E94EDC"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564401" w:rsidP="00D35EDD" w:rsidRDefault="00564401" w14:paraId="22D163FF" w14:textId="77777777">
            <w:pPr>
              <w:jc w:val="right"/>
              <w:rPr>
                <w:rFonts w:ascii="MS Shell Dlg 2" w:hAnsi="MS Shell Dlg 2" w:cs="MS Shell Dlg 2"/>
                <w:sz w:val="16"/>
                <w:szCs w:val="16"/>
              </w:rPr>
            </w:pPr>
            <w:r>
              <w:rPr>
                <w:rFonts w:ascii="MS Shell Dlg 2" w:hAnsi="MS Shell Dlg 2"/>
                <w:sz w:val="16"/>
              </w:rPr>
              <w:t>15</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55F5E904" w14:textId="77777777">
            <w:pPr>
              <w:rPr>
                <w:rFonts w:ascii="MS Shell Dlg 2" w:hAnsi="MS Shell Dlg 2" w:cs="MS Shell Dlg 2"/>
                <w:sz w:val="16"/>
                <w:szCs w:val="16"/>
              </w:rPr>
            </w:pPr>
            <w:r>
              <w:rPr>
                <w:rFonts w:ascii="MS Shell Dlg 2" w:hAnsi="MS Shell Dlg 2"/>
                <w:sz w:val="16"/>
              </w:rPr>
              <w:t>SXOR_ORDER_HINT_COMMON</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564401" w:rsidRDefault="00564401" w14:paraId="55F92990" w14:textId="22E2B30B">
            <w:pPr>
              <w:rPr>
                <w:rFonts w:ascii="MS Shell Dlg 2" w:hAnsi="MS Shell Dlg 2" w:cs="MS Shell Dlg 2"/>
                <w:sz w:val="16"/>
                <w:szCs w:val="16"/>
              </w:rPr>
            </w:pPr>
            <w:r>
              <w:rPr>
                <w:rFonts w:ascii="MS Shell Dlg 2" w:hAnsi="MS Shell Dlg 2"/>
                <w:sz w:val="16"/>
              </w:rPr>
              <w:t>VARCHAR2(2000)</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52BC5912"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1EB1E6A0" w14:textId="77777777">
            <w:pPr>
              <w:rPr>
                <w:rFonts w:ascii="MS Shell Dlg 2" w:hAnsi="MS Shell Dlg 2" w:cs="MS Shell Dlg 2"/>
                <w:sz w:val="16"/>
                <w:szCs w:val="16"/>
              </w:rPr>
            </w:pPr>
            <w:r>
              <w:rPr>
                <w:rFonts w:ascii="MS Shell Dlg 2" w:hAnsi="MS Shell Dlg 2"/>
                <w:sz w:val="16"/>
              </w:rPr>
              <w:t>General ordering information</w:t>
            </w:r>
          </w:p>
        </w:tc>
      </w:tr>
      <w:tr w:rsidRPr="00C20AEF" w:rsidR="00564401" w:rsidTr="008F6A70" w14:paraId="09768264"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564401" w:rsidP="00D35EDD" w:rsidRDefault="00564401" w14:paraId="76831361" w14:textId="77777777">
            <w:pPr>
              <w:jc w:val="right"/>
              <w:rPr>
                <w:rFonts w:ascii="MS Shell Dlg 2" w:hAnsi="MS Shell Dlg 2" w:cs="MS Shell Dlg 2"/>
                <w:sz w:val="16"/>
                <w:szCs w:val="16"/>
              </w:rPr>
            </w:pPr>
            <w:r>
              <w:rPr>
                <w:rFonts w:ascii="MS Shell Dlg 2" w:hAnsi="MS Shell Dlg 2"/>
                <w:sz w:val="16"/>
              </w:rPr>
              <w:t>16</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1D8B58B1" w14:textId="77777777">
            <w:pPr>
              <w:rPr>
                <w:rFonts w:ascii="MS Shell Dlg 2" w:hAnsi="MS Shell Dlg 2" w:cs="MS Shell Dlg 2"/>
                <w:sz w:val="16"/>
                <w:szCs w:val="16"/>
              </w:rPr>
            </w:pPr>
            <w:r>
              <w:rPr>
                <w:rFonts w:ascii="MS Shell Dlg 2" w:hAnsi="MS Shell Dlg 2"/>
                <w:sz w:val="16"/>
              </w:rPr>
              <w:t>SXOR_ORDER_HINT_SPECIFIC</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564401" w:rsidRDefault="00564401" w14:paraId="05D639DF" w14:textId="6DFB7EAA">
            <w:pPr>
              <w:rPr>
                <w:rFonts w:ascii="MS Shell Dlg 2" w:hAnsi="MS Shell Dlg 2" w:cs="MS Shell Dlg 2"/>
                <w:sz w:val="16"/>
                <w:szCs w:val="16"/>
              </w:rPr>
            </w:pPr>
            <w:r>
              <w:rPr>
                <w:rFonts w:ascii="MS Shell Dlg 2" w:hAnsi="MS Shell Dlg 2"/>
                <w:sz w:val="16"/>
              </w:rPr>
              <w:t>VARCHAR2(1000)</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0676E300"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19EF3950" w14:textId="77777777">
            <w:pPr>
              <w:rPr>
                <w:rFonts w:ascii="MS Shell Dlg 2" w:hAnsi="MS Shell Dlg 2" w:cs="MS Shell Dlg 2"/>
                <w:sz w:val="16"/>
                <w:szCs w:val="16"/>
              </w:rPr>
            </w:pPr>
            <w:r>
              <w:rPr>
                <w:rFonts w:ascii="MS Shell Dlg 2" w:hAnsi="MS Shell Dlg 2"/>
                <w:sz w:val="16"/>
              </w:rPr>
              <w:t>Special order note</w:t>
            </w:r>
          </w:p>
        </w:tc>
      </w:tr>
      <w:tr w:rsidRPr="00C20AEF" w:rsidR="00564401" w:rsidTr="008F6A70" w14:paraId="0C107815"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564401" w:rsidP="00D35EDD" w:rsidRDefault="00564401" w14:paraId="2274DF04" w14:textId="77777777">
            <w:pPr>
              <w:jc w:val="right"/>
              <w:rPr>
                <w:rFonts w:ascii="MS Shell Dlg 2" w:hAnsi="MS Shell Dlg 2" w:cs="MS Shell Dlg 2"/>
                <w:sz w:val="16"/>
                <w:szCs w:val="16"/>
              </w:rPr>
            </w:pPr>
            <w:r>
              <w:rPr>
                <w:rFonts w:ascii="MS Shell Dlg 2" w:hAnsi="MS Shell Dlg 2"/>
                <w:sz w:val="16"/>
              </w:rPr>
              <w:t>17</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789C6821" w14:textId="77777777">
            <w:pPr>
              <w:rPr>
                <w:rFonts w:ascii="MS Shell Dlg 2" w:hAnsi="MS Shell Dlg 2" w:cs="MS Shell Dlg 2"/>
                <w:sz w:val="16"/>
                <w:szCs w:val="16"/>
              </w:rPr>
            </w:pPr>
            <w:r>
              <w:rPr>
                <w:rFonts w:ascii="MS Shell Dlg 2" w:hAnsi="MS Shell Dlg 2"/>
                <w:sz w:val="16"/>
              </w:rPr>
              <w:t>SXOR_SHIPPING_HINT</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564401" w:rsidRDefault="00564401" w14:paraId="2353A55D" w14:textId="65FF986A">
            <w:pPr>
              <w:rPr>
                <w:rFonts w:ascii="MS Shell Dlg 2" w:hAnsi="MS Shell Dlg 2" w:cs="MS Shell Dlg 2"/>
                <w:sz w:val="16"/>
                <w:szCs w:val="16"/>
              </w:rPr>
            </w:pPr>
            <w:r>
              <w:rPr>
                <w:rFonts w:ascii="MS Shell Dlg 2" w:hAnsi="MS Shell Dlg 2"/>
                <w:sz w:val="16"/>
              </w:rPr>
              <w:t>VARCHAR2(1000)</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5AFB9F80"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0222CC9E" w14:textId="77777777">
            <w:pPr>
              <w:rPr>
                <w:rFonts w:ascii="MS Shell Dlg 2" w:hAnsi="MS Shell Dlg 2" w:cs="MS Shell Dlg 2"/>
                <w:sz w:val="16"/>
                <w:szCs w:val="16"/>
              </w:rPr>
            </w:pPr>
            <w:r>
              <w:rPr>
                <w:rFonts w:ascii="MS Shell Dlg 2" w:hAnsi="MS Shell Dlg 2"/>
                <w:sz w:val="16"/>
              </w:rPr>
              <w:t>Shipping note</w:t>
            </w:r>
          </w:p>
        </w:tc>
      </w:tr>
      <w:tr w:rsidRPr="00C20AEF" w:rsidR="00564401" w:rsidTr="008F6A70" w14:paraId="6FC5C7D0"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564401" w:rsidP="00D35EDD" w:rsidRDefault="0027156D" w14:paraId="6EDB7753" w14:textId="77777777">
            <w:pPr>
              <w:jc w:val="right"/>
              <w:rPr>
                <w:rFonts w:ascii="MS Shell Dlg 2" w:hAnsi="MS Shell Dlg 2" w:cs="MS Shell Dlg 2"/>
                <w:sz w:val="16"/>
                <w:szCs w:val="16"/>
              </w:rPr>
            </w:pPr>
            <w:r>
              <w:rPr>
                <w:rFonts w:ascii="MS Shell Dlg 2" w:hAnsi="MS Shell Dlg 2"/>
                <w:sz w:val="16"/>
              </w:rPr>
              <w:t>18</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747D96BD" w14:textId="77777777">
            <w:pPr>
              <w:rPr>
                <w:rFonts w:ascii="MS Shell Dlg 2" w:hAnsi="MS Shell Dlg 2" w:cs="MS Shell Dlg 2"/>
                <w:sz w:val="16"/>
                <w:szCs w:val="16"/>
              </w:rPr>
            </w:pPr>
            <w:r>
              <w:rPr>
                <w:rFonts w:ascii="MS Shell Dlg 2" w:hAnsi="MS Shell Dlg 2"/>
                <w:sz w:val="16"/>
              </w:rPr>
              <w:t>SXOR_SHIPPING_MODE</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564401" w:rsidRDefault="00564401" w14:paraId="110CBB70" w14:textId="19870DAD">
            <w:pPr>
              <w:rPr>
                <w:rFonts w:ascii="MS Shell Dlg 2" w:hAnsi="MS Shell Dlg 2" w:cs="MS Shell Dlg 2"/>
                <w:sz w:val="16"/>
                <w:szCs w:val="16"/>
              </w:rPr>
            </w:pPr>
            <w:r>
              <w:rPr>
                <w:rFonts w:ascii="MS Shell Dlg 2" w:hAnsi="MS Shell Dlg 2"/>
                <w:sz w:val="16"/>
              </w:rPr>
              <w:t>VARCHAR2(100)</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307F6505"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564401" w:rsidRDefault="00564401" w14:paraId="22534689" w14:textId="77777777">
            <w:pPr>
              <w:rPr>
                <w:rFonts w:ascii="MS Shell Dlg 2" w:hAnsi="MS Shell Dlg 2" w:cs="MS Shell Dlg 2"/>
                <w:sz w:val="16"/>
                <w:szCs w:val="16"/>
              </w:rPr>
            </w:pPr>
            <w:r>
              <w:rPr>
                <w:rFonts w:ascii="MS Shell Dlg 2" w:hAnsi="MS Shell Dlg 2"/>
                <w:sz w:val="16"/>
              </w:rPr>
              <w:t>Shipping method</w:t>
            </w:r>
          </w:p>
        </w:tc>
      </w:tr>
      <w:tr w:rsidRPr="00C20AEF" w:rsidR="002F0B47" w:rsidTr="008F6A70" w14:paraId="07B2AD28"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2F0B47" w:rsidP="00D35EDD" w:rsidRDefault="002F0B47" w14:paraId="118F72CC" w14:textId="77777777">
            <w:pPr>
              <w:jc w:val="right"/>
              <w:rPr>
                <w:rFonts w:ascii="MS Shell Dlg 2" w:hAnsi="MS Shell Dlg 2" w:cs="MS Shell Dlg 2"/>
                <w:sz w:val="16"/>
                <w:szCs w:val="16"/>
              </w:rPr>
            </w:pPr>
            <w:r>
              <w:rPr>
                <w:rFonts w:ascii="MS Shell Dlg 2" w:hAnsi="MS Shell Dlg 2"/>
                <w:sz w:val="16"/>
              </w:rPr>
              <w:t>19</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2F0B47" w:rsidP="00261328" w:rsidRDefault="002F0B47" w14:paraId="4733B5E1" w14:textId="77777777">
            <w:pPr>
              <w:rPr>
                <w:rFonts w:ascii="MS Shell Dlg 2" w:hAnsi="MS Shell Dlg 2" w:cs="MS Shell Dlg 2"/>
                <w:sz w:val="16"/>
                <w:szCs w:val="16"/>
              </w:rPr>
            </w:pPr>
            <w:r>
              <w:rPr>
                <w:rFonts w:ascii="MS Shell Dlg 2" w:hAnsi="MS Shell Dlg 2"/>
                <w:sz w:val="16"/>
              </w:rPr>
              <w:t>SXOR_SHIPPING_MODE_HINT</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2F0B47" w:rsidP="00261328" w:rsidRDefault="002F0B47" w14:paraId="25D5544D" w14:textId="6D24604A">
            <w:pPr>
              <w:rPr>
                <w:rFonts w:ascii="MS Shell Dlg 2" w:hAnsi="MS Shell Dlg 2" w:cs="MS Shell Dlg 2"/>
                <w:sz w:val="16"/>
                <w:szCs w:val="16"/>
              </w:rPr>
            </w:pPr>
            <w:r>
              <w:rPr>
                <w:rFonts w:ascii="MS Shell Dlg 2" w:hAnsi="MS Shell Dlg 2"/>
                <w:sz w:val="16"/>
              </w:rPr>
              <w:t>VARCHAR2(200)</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2F0B47" w:rsidP="00261328" w:rsidRDefault="002F0B47" w14:paraId="040FE678"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2F0B47" w:rsidP="00261328" w:rsidRDefault="002F0B47" w14:paraId="71092A8F" w14:textId="77777777">
            <w:pPr>
              <w:rPr>
                <w:rFonts w:ascii="MS Shell Dlg 2" w:hAnsi="MS Shell Dlg 2" w:cs="MS Shell Dlg 2"/>
                <w:sz w:val="16"/>
                <w:szCs w:val="16"/>
              </w:rPr>
            </w:pPr>
            <w:r>
              <w:rPr>
                <w:rFonts w:ascii="MS Shell Dlg 2" w:hAnsi="MS Shell Dlg 2"/>
                <w:sz w:val="16"/>
              </w:rPr>
              <w:t>Note for shipping method</w:t>
            </w:r>
          </w:p>
        </w:tc>
      </w:tr>
      <w:tr w:rsidRPr="00C20AEF" w:rsidR="002F0B47" w:rsidTr="008F6A70" w14:paraId="4769C930"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2F0B47" w:rsidP="00D35EDD" w:rsidRDefault="00B53E48" w14:paraId="6CA99F16" w14:textId="77777777">
            <w:pPr>
              <w:jc w:val="right"/>
              <w:rPr>
                <w:rFonts w:ascii="MS Shell Dlg 2" w:hAnsi="MS Shell Dlg 2" w:cs="MS Shell Dlg 2"/>
                <w:sz w:val="16"/>
                <w:szCs w:val="16"/>
              </w:rPr>
            </w:pPr>
            <w:r>
              <w:rPr>
                <w:rFonts w:ascii="MS Shell Dlg 2" w:hAnsi="MS Shell Dlg 2"/>
                <w:sz w:val="16"/>
              </w:rPr>
              <w:t>20</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4248FABD" w14:textId="77777777">
            <w:pPr>
              <w:rPr>
                <w:rFonts w:ascii="MS Shell Dlg 2" w:hAnsi="MS Shell Dlg 2" w:cs="MS Shell Dlg 2"/>
                <w:sz w:val="16"/>
                <w:szCs w:val="16"/>
              </w:rPr>
            </w:pPr>
            <w:r>
              <w:rPr>
                <w:rFonts w:ascii="MS Shell Dlg 2" w:hAnsi="MS Shell Dlg 2"/>
                <w:sz w:val="16"/>
              </w:rPr>
              <w:t>SXOR_SHIPPING_COST</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2F0B47" w:rsidRDefault="002F0B47" w14:paraId="04C8064C" w14:textId="77777777">
            <w:pPr>
              <w:rPr>
                <w:rFonts w:ascii="MS Shell Dlg 2" w:hAnsi="MS Shell Dlg 2" w:cs="MS Shell Dlg 2"/>
                <w:sz w:val="16"/>
                <w:szCs w:val="16"/>
              </w:rPr>
            </w:pPr>
            <w:r>
              <w:rPr>
                <w:rFonts w:ascii="MS Shell Dlg 2" w:hAnsi="MS Shell Dlg 2"/>
                <w:sz w:val="16"/>
              </w:rPr>
              <w:t>NUMBER(12,2)</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08A638BA"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6BDAE400" w14:textId="77777777">
            <w:pPr>
              <w:rPr>
                <w:rFonts w:ascii="MS Shell Dlg 2" w:hAnsi="MS Shell Dlg 2" w:cs="MS Shell Dlg 2"/>
                <w:sz w:val="16"/>
                <w:szCs w:val="16"/>
              </w:rPr>
            </w:pPr>
            <w:r>
              <w:rPr>
                <w:rFonts w:ascii="MS Shell Dlg 2" w:hAnsi="MS Shell Dlg 2"/>
                <w:sz w:val="16"/>
              </w:rPr>
              <w:t>Shipping costs</w:t>
            </w:r>
          </w:p>
        </w:tc>
      </w:tr>
      <w:tr w:rsidRPr="00C20AEF" w:rsidR="002F0B47" w:rsidTr="008F6A70" w14:paraId="23ACAA9F"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2F0B47" w:rsidP="00D35EDD" w:rsidRDefault="002F0B47" w14:paraId="40581393" w14:textId="77777777">
            <w:pPr>
              <w:jc w:val="right"/>
              <w:rPr>
                <w:rFonts w:ascii="MS Shell Dlg 2" w:hAnsi="MS Shell Dlg 2" w:cs="MS Shell Dlg 2"/>
                <w:sz w:val="16"/>
                <w:szCs w:val="16"/>
              </w:rPr>
            </w:pPr>
            <w:r>
              <w:rPr>
                <w:rFonts w:ascii="MS Shell Dlg 2" w:hAnsi="MS Shell Dlg 2"/>
                <w:sz w:val="16"/>
              </w:rPr>
              <w:t>21</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0DF3BFC7" w14:textId="77777777">
            <w:pPr>
              <w:rPr>
                <w:rFonts w:ascii="MS Shell Dlg 2" w:hAnsi="MS Shell Dlg 2" w:cs="MS Shell Dlg 2"/>
                <w:sz w:val="16"/>
                <w:szCs w:val="16"/>
              </w:rPr>
            </w:pPr>
            <w:r>
              <w:rPr>
                <w:rFonts w:ascii="MS Shell Dlg 2" w:hAnsi="MS Shell Dlg 2"/>
                <w:sz w:val="16"/>
              </w:rPr>
              <w:t>SXOR_SHIPPING_TIME</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2F0B47" w:rsidRDefault="008672DC" w14:paraId="5B10F2CF" w14:textId="77777777">
            <w:pPr>
              <w:rPr>
                <w:rFonts w:ascii="MS Shell Dlg 2" w:hAnsi="MS Shell Dlg 2" w:cs="MS Shell Dlg 2"/>
                <w:sz w:val="16"/>
                <w:szCs w:val="16"/>
              </w:rPr>
            </w:pPr>
            <w:r>
              <w:rPr>
                <w:rFonts w:ascii="MS Shell Dlg 2" w:hAnsi="MS Shell Dlg 2"/>
                <w:sz w:val="16"/>
              </w:rPr>
              <w:t>NUMBER(2)</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343FCDE9"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0ECB2DE7" w14:textId="77777777">
            <w:pPr>
              <w:rPr>
                <w:rFonts w:ascii="MS Shell Dlg 2" w:hAnsi="MS Shell Dlg 2" w:cs="MS Shell Dlg 2"/>
                <w:sz w:val="16"/>
                <w:szCs w:val="16"/>
              </w:rPr>
            </w:pPr>
            <w:r>
              <w:rPr>
                <w:rFonts w:ascii="MS Shell Dlg 2" w:hAnsi="MS Shell Dlg 2"/>
                <w:sz w:val="16"/>
              </w:rPr>
              <w:t>Shipping time</w:t>
            </w:r>
          </w:p>
        </w:tc>
      </w:tr>
      <w:tr w:rsidRPr="00C20AEF" w:rsidR="00B53E48" w:rsidTr="008F6A70" w14:paraId="65D8FC92"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B53E48" w:rsidP="00D35EDD" w:rsidRDefault="00B53E48" w14:paraId="321A55FA" w14:textId="77777777">
            <w:pPr>
              <w:jc w:val="right"/>
              <w:rPr>
                <w:rFonts w:ascii="MS Shell Dlg 2" w:hAnsi="MS Shell Dlg 2" w:cs="MS Shell Dlg 2"/>
                <w:sz w:val="16"/>
                <w:szCs w:val="16"/>
              </w:rPr>
            </w:pPr>
            <w:r>
              <w:rPr>
                <w:rFonts w:ascii="MS Shell Dlg 2" w:hAnsi="MS Shell Dlg 2"/>
                <w:sz w:val="16"/>
              </w:rPr>
              <w:t>22</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B53E48" w:rsidRDefault="00B53E48" w14:paraId="376124D9" w14:textId="77777777">
            <w:pPr>
              <w:rPr>
                <w:rFonts w:ascii="MS Shell Dlg 2" w:hAnsi="MS Shell Dlg 2" w:cs="MS Shell Dlg 2"/>
                <w:sz w:val="16"/>
                <w:szCs w:val="16"/>
              </w:rPr>
            </w:pPr>
            <w:r>
              <w:rPr>
                <w:rFonts w:ascii="MS Shell Dlg 2" w:hAnsi="MS Shell Dlg 2"/>
                <w:sz w:val="16"/>
              </w:rPr>
              <w:t>SXOR_DECLINED_HINT</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B53E48" w:rsidRDefault="00B53E48" w14:paraId="24CF682F" w14:textId="278EEACC">
            <w:pPr>
              <w:rPr>
                <w:rFonts w:ascii="MS Shell Dlg 2" w:hAnsi="MS Shell Dlg 2" w:cs="MS Shell Dlg 2"/>
                <w:sz w:val="16"/>
                <w:szCs w:val="16"/>
              </w:rPr>
            </w:pPr>
            <w:r>
              <w:rPr>
                <w:rFonts w:ascii="MS Shell Dlg 2" w:hAnsi="MS Shell Dlg 2"/>
                <w:sz w:val="16"/>
              </w:rPr>
              <w:t>VARCHAR2(1000)</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B53E48" w:rsidRDefault="00B53E48" w14:paraId="43DC9443"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B53E48" w:rsidRDefault="00B53E48" w14:paraId="0030A93B" w14:textId="77777777">
            <w:pPr>
              <w:rPr>
                <w:rFonts w:ascii="MS Shell Dlg 2" w:hAnsi="MS Shell Dlg 2" w:cs="MS Shell Dlg 2"/>
                <w:sz w:val="16"/>
                <w:szCs w:val="16"/>
              </w:rPr>
            </w:pPr>
            <w:r>
              <w:rPr>
                <w:rFonts w:ascii="MS Shell Dlg 2" w:hAnsi="MS Shell Dlg 2"/>
                <w:sz w:val="16"/>
              </w:rPr>
              <w:t>Comment for rejection of the order</w:t>
            </w:r>
          </w:p>
        </w:tc>
      </w:tr>
      <w:tr w:rsidRPr="00C20AEF" w:rsidR="002F0B47" w:rsidTr="008F6A70" w14:paraId="6A512706"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2F0B47" w:rsidP="00D35EDD" w:rsidRDefault="002F0B47" w14:paraId="505E5976" w14:textId="77777777">
            <w:pPr>
              <w:jc w:val="right"/>
              <w:rPr>
                <w:rFonts w:ascii="MS Shell Dlg 2" w:hAnsi="MS Shell Dlg 2" w:cs="MS Shell Dlg 2"/>
                <w:sz w:val="16"/>
                <w:szCs w:val="16"/>
              </w:rPr>
            </w:pPr>
            <w:r>
              <w:rPr>
                <w:rFonts w:ascii="MS Shell Dlg 2" w:hAnsi="MS Shell Dlg 2"/>
                <w:sz w:val="16"/>
              </w:rPr>
              <w:t>23</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4E9AE5B9" w14:textId="77777777">
            <w:pPr>
              <w:rPr>
                <w:rFonts w:ascii="MS Shell Dlg 2" w:hAnsi="MS Shell Dlg 2" w:cs="MS Shell Dlg 2"/>
                <w:sz w:val="16"/>
                <w:szCs w:val="16"/>
              </w:rPr>
            </w:pPr>
            <w:r>
              <w:rPr>
                <w:rFonts w:ascii="MS Shell Dlg 2" w:hAnsi="MS Shell Dlg 2"/>
                <w:sz w:val="16"/>
              </w:rPr>
              <w:t>SXOR_CUSTOMER_DELIVERY_ADDRESS</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2F0B47" w:rsidRDefault="002F0B47" w14:paraId="276BCC97" w14:textId="77777777">
            <w:pPr>
              <w:rPr>
                <w:rFonts w:ascii="MS Shell Dlg 2" w:hAnsi="MS Shell Dlg 2" w:cs="MS Shell Dlg 2"/>
                <w:sz w:val="16"/>
                <w:szCs w:val="16"/>
              </w:rPr>
            </w:pPr>
            <w:r>
              <w:rPr>
                <w:rFonts w:ascii="MS Shell Dlg 2" w:hAnsi="MS Shell Dlg 2"/>
                <w:sz w:val="16"/>
              </w:rPr>
              <w:t>NUMBER(14)</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6D948349"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757D7DD4" w14:textId="77777777">
            <w:pPr>
              <w:rPr>
                <w:rFonts w:ascii="MS Shell Dlg 2" w:hAnsi="MS Shell Dlg 2" w:cs="MS Shell Dlg 2"/>
                <w:sz w:val="16"/>
                <w:szCs w:val="16"/>
              </w:rPr>
            </w:pPr>
            <w:r>
              <w:rPr>
                <w:rFonts w:ascii="MS Shell Dlg 2" w:hAnsi="MS Shell Dlg 2"/>
                <w:sz w:val="16"/>
              </w:rPr>
              <w:t>Delivery address buyer</w:t>
            </w:r>
          </w:p>
        </w:tc>
      </w:tr>
      <w:tr w:rsidRPr="00C20AEF" w:rsidR="002F0B47" w:rsidTr="008F6A70" w14:paraId="354AA9AF"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2F0B47" w:rsidP="00D35EDD" w:rsidRDefault="002F0B47" w14:paraId="4652F881" w14:textId="77777777">
            <w:pPr>
              <w:jc w:val="right"/>
              <w:rPr>
                <w:rFonts w:ascii="MS Shell Dlg 2" w:hAnsi="MS Shell Dlg 2" w:cs="MS Shell Dlg 2"/>
                <w:sz w:val="16"/>
                <w:szCs w:val="16"/>
              </w:rPr>
            </w:pPr>
            <w:r>
              <w:rPr>
                <w:rFonts w:ascii="MS Shell Dlg 2" w:hAnsi="MS Shell Dlg 2"/>
                <w:sz w:val="16"/>
              </w:rPr>
              <w:t>24</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78145935" w14:textId="77777777">
            <w:pPr>
              <w:rPr>
                <w:rFonts w:ascii="MS Shell Dlg 2" w:hAnsi="MS Shell Dlg 2" w:cs="MS Shell Dlg 2"/>
                <w:sz w:val="16"/>
                <w:szCs w:val="16"/>
              </w:rPr>
            </w:pPr>
            <w:r>
              <w:rPr>
                <w:rFonts w:ascii="MS Shell Dlg 2" w:hAnsi="MS Shell Dlg 2"/>
                <w:sz w:val="16"/>
              </w:rPr>
              <w:t>SXOR_CUSTOMER_ACCOUNT_ADDRESS</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2F0B47" w:rsidRDefault="002F0B47" w14:paraId="3FAF391F" w14:textId="77777777">
            <w:pPr>
              <w:rPr>
                <w:rFonts w:ascii="MS Shell Dlg 2" w:hAnsi="MS Shell Dlg 2" w:cs="MS Shell Dlg 2"/>
                <w:sz w:val="16"/>
                <w:szCs w:val="16"/>
              </w:rPr>
            </w:pPr>
            <w:r>
              <w:rPr>
                <w:rFonts w:ascii="MS Shell Dlg 2" w:hAnsi="MS Shell Dlg 2"/>
                <w:sz w:val="16"/>
              </w:rPr>
              <w:t>NUMBER(14)</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402F1F45"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6ACF7F11" w14:textId="77777777">
            <w:pPr>
              <w:rPr>
                <w:rFonts w:ascii="MS Shell Dlg 2" w:hAnsi="MS Shell Dlg 2" w:cs="MS Shell Dlg 2"/>
                <w:sz w:val="16"/>
                <w:szCs w:val="16"/>
              </w:rPr>
            </w:pPr>
            <w:r>
              <w:rPr>
                <w:rFonts w:ascii="MS Shell Dlg 2" w:hAnsi="MS Shell Dlg 2"/>
                <w:sz w:val="16"/>
              </w:rPr>
              <w:t>Billing address buyer</w:t>
            </w:r>
          </w:p>
        </w:tc>
      </w:tr>
      <w:tr w:rsidRPr="00C20AEF" w:rsidR="002F0B47" w:rsidTr="008F6A70" w14:paraId="363F2FF6"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2F0B47" w:rsidP="00D35EDD" w:rsidRDefault="002F0B47" w14:paraId="0C5C77D1" w14:textId="77777777">
            <w:pPr>
              <w:jc w:val="right"/>
              <w:rPr>
                <w:rFonts w:ascii="MS Shell Dlg 2" w:hAnsi="MS Shell Dlg 2" w:cs="MS Shell Dlg 2"/>
                <w:sz w:val="16"/>
                <w:szCs w:val="16"/>
              </w:rPr>
            </w:pPr>
            <w:r>
              <w:rPr>
                <w:rFonts w:ascii="MS Shell Dlg 2" w:hAnsi="MS Shell Dlg 2"/>
                <w:sz w:val="16"/>
              </w:rPr>
              <w:t>25</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526D4D37" w14:textId="77777777">
            <w:pPr>
              <w:rPr>
                <w:rFonts w:ascii="MS Shell Dlg 2" w:hAnsi="MS Shell Dlg 2" w:cs="MS Shell Dlg 2"/>
                <w:sz w:val="16"/>
                <w:szCs w:val="16"/>
              </w:rPr>
            </w:pPr>
            <w:r>
              <w:rPr>
                <w:rFonts w:ascii="MS Shell Dlg 2" w:hAnsi="MS Shell Dlg 2"/>
                <w:sz w:val="16"/>
              </w:rPr>
              <w:t>SXOR_SUPPLIER_DELIVERY_ADDRESS</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2F0B47" w:rsidRDefault="002F0B47" w14:paraId="46380AFA" w14:textId="77777777">
            <w:pPr>
              <w:rPr>
                <w:rFonts w:ascii="MS Shell Dlg 2" w:hAnsi="MS Shell Dlg 2" w:cs="MS Shell Dlg 2"/>
                <w:sz w:val="16"/>
                <w:szCs w:val="16"/>
              </w:rPr>
            </w:pPr>
            <w:r>
              <w:rPr>
                <w:rFonts w:ascii="MS Shell Dlg 2" w:hAnsi="MS Shell Dlg 2"/>
                <w:sz w:val="16"/>
              </w:rPr>
              <w:t>NUMBER(14)</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6F09E40C"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697E8848" w14:textId="77777777">
            <w:pPr>
              <w:rPr>
                <w:rFonts w:ascii="MS Shell Dlg 2" w:hAnsi="MS Shell Dlg 2" w:cs="MS Shell Dlg 2"/>
                <w:sz w:val="16"/>
                <w:szCs w:val="16"/>
              </w:rPr>
            </w:pPr>
            <w:r>
              <w:rPr>
                <w:rFonts w:ascii="MS Shell Dlg 2" w:hAnsi="MS Shell Dlg 2"/>
                <w:sz w:val="16"/>
              </w:rPr>
              <w:t>Delivery address seller</w:t>
            </w:r>
          </w:p>
        </w:tc>
      </w:tr>
      <w:tr w:rsidRPr="00C20AEF" w:rsidR="002F0B47" w:rsidTr="008F6A70" w14:paraId="681DAE49"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2F0B47" w:rsidP="00D35EDD" w:rsidRDefault="002F0B47" w14:paraId="311FC93C" w14:textId="77777777">
            <w:pPr>
              <w:jc w:val="right"/>
              <w:rPr>
                <w:rFonts w:ascii="MS Shell Dlg 2" w:hAnsi="MS Shell Dlg 2" w:cs="MS Shell Dlg 2"/>
                <w:sz w:val="16"/>
                <w:szCs w:val="16"/>
              </w:rPr>
            </w:pPr>
            <w:r>
              <w:rPr>
                <w:rFonts w:ascii="MS Shell Dlg 2" w:hAnsi="MS Shell Dlg 2"/>
                <w:sz w:val="16"/>
              </w:rPr>
              <w:t>26</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2B77C69C" w14:textId="77777777">
            <w:pPr>
              <w:rPr>
                <w:rFonts w:ascii="MS Shell Dlg 2" w:hAnsi="MS Shell Dlg 2" w:cs="MS Shell Dlg 2"/>
                <w:sz w:val="16"/>
                <w:szCs w:val="16"/>
              </w:rPr>
            </w:pPr>
            <w:r>
              <w:rPr>
                <w:rFonts w:ascii="MS Shell Dlg 2" w:hAnsi="MS Shell Dlg 2"/>
                <w:sz w:val="16"/>
              </w:rPr>
              <w:t>SXOR_SUPPLIER_ACCOUNT_ADDRESS</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2F0B47" w:rsidRDefault="002F0B47" w14:paraId="2D0B10E9" w14:textId="77777777">
            <w:pPr>
              <w:rPr>
                <w:rFonts w:ascii="MS Shell Dlg 2" w:hAnsi="MS Shell Dlg 2" w:cs="MS Shell Dlg 2"/>
                <w:sz w:val="16"/>
                <w:szCs w:val="16"/>
              </w:rPr>
            </w:pPr>
            <w:r>
              <w:rPr>
                <w:rFonts w:ascii="MS Shell Dlg 2" w:hAnsi="MS Shell Dlg 2"/>
                <w:sz w:val="16"/>
              </w:rPr>
              <w:t>NUMBER(14)</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1C948400"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0898C72D" w14:textId="77777777">
            <w:pPr>
              <w:rPr>
                <w:rFonts w:ascii="MS Shell Dlg 2" w:hAnsi="MS Shell Dlg 2" w:cs="MS Shell Dlg 2"/>
                <w:sz w:val="16"/>
                <w:szCs w:val="16"/>
              </w:rPr>
            </w:pPr>
            <w:r>
              <w:rPr>
                <w:rFonts w:ascii="MS Shell Dlg 2" w:hAnsi="MS Shell Dlg 2"/>
                <w:sz w:val="16"/>
              </w:rPr>
              <w:t>Billing address seller</w:t>
            </w:r>
          </w:p>
        </w:tc>
      </w:tr>
      <w:tr w:rsidRPr="00C20AEF" w:rsidR="002F0B47" w:rsidTr="008F6A70" w14:paraId="54981EAB"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2F0B47" w:rsidP="00D35EDD" w:rsidRDefault="002F0B47" w14:paraId="55B4156A" w14:textId="77777777">
            <w:pPr>
              <w:jc w:val="right"/>
              <w:rPr>
                <w:rFonts w:ascii="MS Shell Dlg 2" w:hAnsi="MS Shell Dlg 2" w:cs="MS Shell Dlg 2"/>
                <w:sz w:val="16"/>
                <w:szCs w:val="16"/>
              </w:rPr>
            </w:pPr>
            <w:r>
              <w:rPr>
                <w:rFonts w:ascii="MS Shell Dlg 2" w:hAnsi="MS Shell Dlg 2"/>
                <w:sz w:val="16"/>
              </w:rPr>
              <w:t>27</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78A656C0" w14:textId="77777777">
            <w:pPr>
              <w:rPr>
                <w:rFonts w:ascii="MS Shell Dlg 2" w:hAnsi="MS Shell Dlg 2" w:cs="MS Shell Dlg 2"/>
                <w:sz w:val="16"/>
                <w:szCs w:val="16"/>
              </w:rPr>
            </w:pPr>
            <w:r>
              <w:rPr>
                <w:rFonts w:ascii="MS Shell Dlg 2" w:hAnsi="MS Shell Dlg 2"/>
                <w:sz w:val="16"/>
              </w:rPr>
              <w:t>SXOR_CUSTOMER_FD</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2F0B47" w:rsidRDefault="002F0B47" w14:paraId="205AFC63" w14:textId="77777777">
            <w:pPr>
              <w:rPr>
                <w:rFonts w:ascii="MS Shell Dlg 2" w:hAnsi="MS Shell Dlg 2" w:cs="MS Shell Dlg 2"/>
                <w:sz w:val="16"/>
                <w:szCs w:val="16"/>
              </w:rPr>
            </w:pPr>
            <w:r>
              <w:rPr>
                <w:rFonts w:ascii="MS Shell Dlg 2" w:hAnsi="MS Shell Dlg 2"/>
                <w:sz w:val="16"/>
              </w:rPr>
              <w:t>NUMBER(14)</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5D912686"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247FC43D" w14:textId="77777777">
            <w:pPr>
              <w:rPr>
                <w:rFonts w:ascii="MS Shell Dlg 2" w:hAnsi="MS Shell Dlg 2" w:cs="MS Shell Dlg 2"/>
                <w:sz w:val="16"/>
                <w:szCs w:val="16"/>
              </w:rPr>
            </w:pPr>
            <w:r>
              <w:rPr>
                <w:rFonts w:ascii="MS Shell Dlg 2" w:hAnsi="MS Shell Dlg 2"/>
                <w:sz w:val="16"/>
              </w:rPr>
              <w:t>Tax and bank information of the buyer</w:t>
            </w:r>
          </w:p>
        </w:tc>
      </w:tr>
      <w:tr w:rsidRPr="00C20AEF" w:rsidR="002F0B47" w:rsidTr="008F6A70" w14:paraId="09B292AD"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2F0B47" w:rsidP="00564401" w:rsidRDefault="002F0B47" w14:paraId="6ADD5D09" w14:textId="77777777">
            <w:pPr>
              <w:jc w:val="right"/>
              <w:rPr>
                <w:rFonts w:ascii="MS Shell Dlg 2" w:hAnsi="MS Shell Dlg 2" w:cs="MS Shell Dlg 2"/>
                <w:sz w:val="16"/>
                <w:szCs w:val="16"/>
              </w:rPr>
            </w:pPr>
            <w:r>
              <w:rPr>
                <w:rFonts w:ascii="MS Shell Dlg 2" w:hAnsi="MS Shell Dlg 2"/>
                <w:sz w:val="16"/>
              </w:rPr>
              <w:t>28</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49471715" w14:textId="77777777">
            <w:pPr>
              <w:rPr>
                <w:rFonts w:ascii="MS Shell Dlg 2" w:hAnsi="MS Shell Dlg 2" w:cs="MS Shell Dlg 2"/>
                <w:sz w:val="16"/>
                <w:szCs w:val="16"/>
              </w:rPr>
            </w:pPr>
            <w:r>
              <w:rPr>
                <w:rFonts w:ascii="MS Shell Dlg 2" w:hAnsi="MS Shell Dlg 2"/>
                <w:sz w:val="16"/>
              </w:rPr>
              <w:t>SXOR_SUPPLIER_FD</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2F0B47" w:rsidRDefault="002F0B47" w14:paraId="474D615C" w14:textId="77777777">
            <w:pPr>
              <w:rPr>
                <w:rFonts w:ascii="MS Shell Dlg 2" w:hAnsi="MS Shell Dlg 2" w:cs="MS Shell Dlg 2"/>
                <w:sz w:val="16"/>
                <w:szCs w:val="16"/>
              </w:rPr>
            </w:pPr>
            <w:r>
              <w:rPr>
                <w:rFonts w:ascii="MS Shell Dlg 2" w:hAnsi="MS Shell Dlg 2"/>
                <w:sz w:val="16"/>
              </w:rPr>
              <w:t>NUMBER(14)</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7E9CF35D" w14:textId="77777777">
            <w:pPr>
              <w:rPr>
                <w:rFonts w:ascii="MS Shell Dlg 2" w:hAnsi="MS Shell Dlg 2" w:cs="MS Shell Dlg 2"/>
                <w:sz w:val="16"/>
                <w:szCs w:val="16"/>
              </w:rPr>
            </w:pPr>
            <w:r>
              <w:rPr>
                <w:rFonts w:ascii="MS Shell Dlg 2" w:hAnsi="MS Shell Dlg 2"/>
                <w:sz w:val="16"/>
              </w:rPr>
              <w:t> </w:t>
            </w: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66313B08" w14:textId="77777777">
            <w:pPr>
              <w:rPr>
                <w:rFonts w:ascii="MS Shell Dlg 2" w:hAnsi="MS Shell Dlg 2" w:cs="MS Shell Dlg 2"/>
                <w:sz w:val="16"/>
                <w:szCs w:val="16"/>
              </w:rPr>
            </w:pPr>
            <w:r>
              <w:rPr>
                <w:rFonts w:ascii="MS Shell Dlg 2" w:hAnsi="MS Shell Dlg 2"/>
                <w:sz w:val="16"/>
              </w:rPr>
              <w:t>Tax and bank information of the seller</w:t>
            </w:r>
          </w:p>
        </w:tc>
      </w:tr>
      <w:tr w:rsidRPr="00C20AEF" w:rsidR="002F0B47" w:rsidTr="008F6A70" w14:paraId="3FD4FD2A"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2F0B47" w:rsidP="00564401" w:rsidRDefault="00B53E48" w14:paraId="22B1B87D" w14:textId="77777777">
            <w:pPr>
              <w:jc w:val="right"/>
              <w:rPr>
                <w:rFonts w:ascii="MS Shell Dlg 2" w:hAnsi="MS Shell Dlg 2" w:cs="MS Shell Dlg 2"/>
                <w:sz w:val="16"/>
                <w:szCs w:val="16"/>
              </w:rPr>
            </w:pPr>
            <w:r>
              <w:rPr>
                <w:rFonts w:ascii="MS Shell Dlg 2" w:hAnsi="MS Shell Dlg 2"/>
                <w:sz w:val="16"/>
              </w:rPr>
              <w:t>29</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16FF4B62" w14:textId="77777777">
            <w:pPr>
              <w:rPr>
                <w:rFonts w:ascii="MS Shell Dlg 2" w:hAnsi="MS Shell Dlg 2" w:cs="MS Shell Dlg 2"/>
                <w:sz w:val="16"/>
                <w:szCs w:val="16"/>
              </w:rPr>
            </w:pPr>
            <w:r>
              <w:rPr>
                <w:rFonts w:ascii="MS Shell Dlg 2" w:hAnsi="MS Shell Dlg 2"/>
                <w:sz w:val="16"/>
              </w:rPr>
              <w:t>SXOR_CUSTOMER_CONTACT_NAME</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2F0B47" w:rsidRDefault="002F0B47" w14:paraId="5AFBBC60" w14:textId="30D26DF3">
            <w:pPr>
              <w:rPr>
                <w:rFonts w:ascii="MS Shell Dlg 2" w:hAnsi="MS Shell Dlg 2" w:cs="MS Shell Dlg 2"/>
                <w:sz w:val="16"/>
                <w:szCs w:val="16"/>
              </w:rPr>
            </w:pPr>
            <w:r>
              <w:rPr>
                <w:rFonts w:ascii="MS Shell Dlg 2" w:hAnsi="MS Shell Dlg 2"/>
                <w:sz w:val="16"/>
              </w:rPr>
              <w:t>VARCHAR2(100)</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06769D8C"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0F86C234" w14:textId="77777777">
            <w:pPr>
              <w:rPr>
                <w:rFonts w:ascii="MS Shell Dlg 2" w:hAnsi="MS Shell Dlg 2" w:cs="MS Shell Dlg 2"/>
                <w:sz w:val="16"/>
                <w:szCs w:val="16"/>
              </w:rPr>
            </w:pPr>
            <w:r>
              <w:rPr>
                <w:rFonts w:ascii="MS Shell Dlg 2" w:hAnsi="MS Shell Dlg 2"/>
                <w:sz w:val="16"/>
              </w:rPr>
              <w:t>Name of the STOX contact person of the buyer</w:t>
            </w:r>
          </w:p>
        </w:tc>
      </w:tr>
      <w:tr w:rsidRPr="00C20AEF" w:rsidR="002F0B47" w:rsidTr="008F6A70" w14:paraId="2771B350"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2F0B47" w:rsidP="00564401" w:rsidRDefault="00B53E48" w14:paraId="6900F78B" w14:textId="77777777">
            <w:pPr>
              <w:jc w:val="right"/>
              <w:rPr>
                <w:rFonts w:ascii="MS Shell Dlg 2" w:hAnsi="MS Shell Dlg 2" w:cs="MS Shell Dlg 2"/>
                <w:sz w:val="16"/>
                <w:szCs w:val="16"/>
              </w:rPr>
            </w:pPr>
            <w:r>
              <w:rPr>
                <w:rFonts w:ascii="MS Shell Dlg 2" w:hAnsi="MS Shell Dlg 2"/>
                <w:sz w:val="16"/>
              </w:rPr>
              <w:t>30</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65256DAE" w14:textId="77777777">
            <w:pPr>
              <w:rPr>
                <w:rFonts w:ascii="MS Shell Dlg 2" w:hAnsi="MS Shell Dlg 2" w:cs="MS Shell Dlg 2"/>
                <w:sz w:val="16"/>
                <w:szCs w:val="16"/>
              </w:rPr>
            </w:pPr>
            <w:r>
              <w:rPr>
                <w:rFonts w:ascii="MS Shell Dlg 2" w:hAnsi="MS Shell Dlg 2"/>
                <w:sz w:val="16"/>
              </w:rPr>
              <w:t>SXOR_CUSTOMER_CONTACT_PHONE</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2F0B47" w:rsidRDefault="002F0B47" w14:paraId="67ED9269" w14:textId="13D0D4F4">
            <w:pPr>
              <w:rPr>
                <w:rFonts w:ascii="MS Shell Dlg 2" w:hAnsi="MS Shell Dlg 2" w:cs="MS Shell Dlg 2"/>
                <w:sz w:val="16"/>
                <w:szCs w:val="16"/>
              </w:rPr>
            </w:pPr>
            <w:r>
              <w:rPr>
                <w:rFonts w:ascii="MS Shell Dlg 2" w:hAnsi="MS Shell Dlg 2"/>
                <w:sz w:val="16"/>
              </w:rPr>
              <w:t>VARCHAR2(100)</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2016BD0F"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235FA60B" w14:textId="77777777">
            <w:pPr>
              <w:rPr>
                <w:rFonts w:ascii="MS Shell Dlg 2" w:hAnsi="MS Shell Dlg 2" w:cs="MS Shell Dlg 2"/>
                <w:sz w:val="16"/>
                <w:szCs w:val="16"/>
              </w:rPr>
            </w:pPr>
            <w:r>
              <w:rPr>
                <w:rFonts w:ascii="MS Shell Dlg 2" w:hAnsi="MS Shell Dlg 2"/>
                <w:sz w:val="16"/>
              </w:rPr>
              <w:t>Tel. of STOX Contact person of the buyer</w:t>
            </w:r>
          </w:p>
        </w:tc>
      </w:tr>
      <w:tr w:rsidRPr="00C20AEF" w:rsidR="002F0B47" w:rsidTr="008F6A70" w14:paraId="42AA4B77"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2F0B47" w:rsidP="00564401" w:rsidRDefault="00B53E48" w14:paraId="4FF8CA32" w14:textId="77777777">
            <w:pPr>
              <w:jc w:val="right"/>
              <w:rPr>
                <w:rFonts w:ascii="MS Shell Dlg 2" w:hAnsi="MS Shell Dlg 2" w:cs="MS Shell Dlg 2"/>
                <w:sz w:val="16"/>
                <w:szCs w:val="16"/>
              </w:rPr>
            </w:pPr>
            <w:r>
              <w:rPr>
                <w:rFonts w:ascii="MS Shell Dlg 2" w:hAnsi="MS Shell Dlg 2"/>
                <w:sz w:val="16"/>
              </w:rPr>
              <w:t>31</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1671BA9B" w14:textId="77777777">
            <w:pPr>
              <w:rPr>
                <w:rFonts w:ascii="MS Shell Dlg 2" w:hAnsi="MS Shell Dlg 2" w:cs="MS Shell Dlg 2"/>
                <w:sz w:val="16"/>
                <w:szCs w:val="16"/>
              </w:rPr>
            </w:pPr>
            <w:r>
              <w:rPr>
                <w:rFonts w:ascii="MS Shell Dlg 2" w:hAnsi="MS Shell Dlg 2"/>
                <w:sz w:val="16"/>
              </w:rPr>
              <w:t>SXOR_CUSTOMER_CONTACT_FAX</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2F0B47" w:rsidRDefault="002F0B47" w14:paraId="24108901" w14:textId="4D8647AB">
            <w:pPr>
              <w:rPr>
                <w:rFonts w:ascii="MS Shell Dlg 2" w:hAnsi="MS Shell Dlg 2" w:cs="MS Shell Dlg 2"/>
                <w:sz w:val="16"/>
                <w:szCs w:val="16"/>
              </w:rPr>
            </w:pPr>
            <w:r>
              <w:rPr>
                <w:rFonts w:ascii="MS Shell Dlg 2" w:hAnsi="MS Shell Dlg 2"/>
                <w:sz w:val="16"/>
              </w:rPr>
              <w:t>VARCHAR2(100)</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2964A3C9"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14EC273F" w14:textId="77777777">
            <w:pPr>
              <w:rPr>
                <w:rFonts w:ascii="MS Shell Dlg 2" w:hAnsi="MS Shell Dlg 2" w:cs="MS Shell Dlg 2"/>
                <w:sz w:val="16"/>
                <w:szCs w:val="16"/>
              </w:rPr>
            </w:pPr>
            <w:r>
              <w:rPr>
                <w:rFonts w:ascii="MS Shell Dlg 2" w:hAnsi="MS Shell Dlg 2"/>
                <w:sz w:val="16"/>
              </w:rPr>
              <w:t>Fax of the STOX Contact person of the buyer</w:t>
            </w:r>
          </w:p>
        </w:tc>
      </w:tr>
      <w:tr w:rsidRPr="00C20AEF" w:rsidR="002F0B47" w:rsidTr="008F6A70" w14:paraId="660A504B"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2F0B47" w:rsidP="00564401" w:rsidRDefault="00B53E48" w14:paraId="1A1DFB2F" w14:textId="77777777">
            <w:pPr>
              <w:jc w:val="right"/>
              <w:rPr>
                <w:rFonts w:ascii="MS Shell Dlg 2" w:hAnsi="MS Shell Dlg 2" w:cs="MS Shell Dlg 2"/>
                <w:sz w:val="16"/>
                <w:szCs w:val="16"/>
              </w:rPr>
            </w:pPr>
            <w:r>
              <w:rPr>
                <w:rFonts w:ascii="MS Shell Dlg 2" w:hAnsi="MS Shell Dlg 2"/>
                <w:sz w:val="16"/>
              </w:rPr>
              <w:t>32</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0B3A0395" w14:textId="77777777">
            <w:pPr>
              <w:rPr>
                <w:rFonts w:ascii="MS Shell Dlg 2" w:hAnsi="MS Shell Dlg 2" w:cs="MS Shell Dlg 2"/>
                <w:sz w:val="16"/>
                <w:szCs w:val="16"/>
              </w:rPr>
            </w:pPr>
            <w:r>
              <w:rPr>
                <w:rFonts w:ascii="MS Shell Dlg 2" w:hAnsi="MS Shell Dlg 2"/>
                <w:sz w:val="16"/>
              </w:rPr>
              <w:t>SXOR_CUSTOMER_CONTACT_MAIL</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2F0B47" w:rsidRDefault="002F0B47" w14:paraId="4BA825DF" w14:textId="33783959">
            <w:pPr>
              <w:rPr>
                <w:rFonts w:ascii="MS Shell Dlg 2" w:hAnsi="MS Shell Dlg 2" w:cs="MS Shell Dlg 2"/>
                <w:sz w:val="16"/>
                <w:szCs w:val="16"/>
              </w:rPr>
            </w:pPr>
            <w:r>
              <w:rPr>
                <w:rFonts w:ascii="MS Shell Dlg 2" w:hAnsi="MS Shell Dlg 2"/>
                <w:sz w:val="16"/>
              </w:rPr>
              <w:t>VARCHAR2(400)</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0CC1C570"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00C022F9" w14:textId="77777777">
            <w:pPr>
              <w:rPr>
                <w:rFonts w:ascii="MS Shell Dlg 2" w:hAnsi="MS Shell Dlg 2" w:cs="MS Shell Dlg 2"/>
                <w:sz w:val="16"/>
                <w:szCs w:val="16"/>
              </w:rPr>
            </w:pPr>
            <w:r>
              <w:rPr>
                <w:rFonts w:ascii="MS Shell Dlg 2" w:hAnsi="MS Shell Dlg 2"/>
                <w:sz w:val="16"/>
              </w:rPr>
              <w:t>Email of the STOX contact person of the seller</w:t>
            </w:r>
          </w:p>
        </w:tc>
      </w:tr>
      <w:tr w:rsidRPr="00C20AEF" w:rsidR="002F0B47" w:rsidTr="008F6A70" w14:paraId="33F9E9D3"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2F0B47" w:rsidP="00564401" w:rsidRDefault="00B53E48" w14:paraId="34B74309" w14:textId="77777777">
            <w:pPr>
              <w:jc w:val="right"/>
              <w:rPr>
                <w:rFonts w:ascii="MS Shell Dlg 2" w:hAnsi="MS Shell Dlg 2" w:cs="MS Shell Dlg 2"/>
                <w:sz w:val="16"/>
                <w:szCs w:val="16"/>
              </w:rPr>
            </w:pPr>
            <w:r>
              <w:rPr>
                <w:rFonts w:ascii="MS Shell Dlg 2" w:hAnsi="MS Shell Dlg 2"/>
                <w:sz w:val="16"/>
              </w:rPr>
              <w:t>33</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759383E3" w14:textId="77777777">
            <w:pPr>
              <w:rPr>
                <w:rFonts w:ascii="MS Shell Dlg 2" w:hAnsi="MS Shell Dlg 2" w:cs="MS Shell Dlg 2"/>
                <w:sz w:val="16"/>
                <w:szCs w:val="16"/>
              </w:rPr>
            </w:pPr>
            <w:r>
              <w:rPr>
                <w:rFonts w:ascii="MS Shell Dlg 2" w:hAnsi="MS Shell Dlg 2"/>
                <w:sz w:val="16"/>
              </w:rPr>
              <w:t>SXOR_SUPPLIER_CONTACT_NAME</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2F0B47" w:rsidRDefault="002F0B47" w14:paraId="37379094" w14:textId="263CD716">
            <w:pPr>
              <w:rPr>
                <w:rFonts w:ascii="MS Shell Dlg 2" w:hAnsi="MS Shell Dlg 2" w:cs="MS Shell Dlg 2"/>
                <w:sz w:val="16"/>
                <w:szCs w:val="16"/>
              </w:rPr>
            </w:pPr>
            <w:r>
              <w:rPr>
                <w:rFonts w:ascii="MS Shell Dlg 2" w:hAnsi="MS Shell Dlg 2"/>
                <w:sz w:val="16"/>
              </w:rPr>
              <w:t>VARCHAR2(100)</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69B25402"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2F0B47" w:rsidP="00B473A4" w:rsidRDefault="002F0B47" w14:paraId="794DAD2F" w14:textId="77777777">
            <w:pPr>
              <w:rPr>
                <w:rFonts w:ascii="MS Shell Dlg 2" w:hAnsi="MS Shell Dlg 2" w:cs="MS Shell Dlg 2"/>
                <w:sz w:val="16"/>
                <w:szCs w:val="16"/>
              </w:rPr>
            </w:pPr>
            <w:r>
              <w:rPr>
                <w:rFonts w:ascii="MS Shell Dlg 2" w:hAnsi="MS Shell Dlg 2"/>
                <w:sz w:val="16"/>
              </w:rPr>
              <w:t>Name of the STOX contact person of the buyer</w:t>
            </w:r>
          </w:p>
        </w:tc>
      </w:tr>
      <w:tr w:rsidRPr="00C20AEF" w:rsidR="002F0B47" w:rsidTr="008F6A70" w14:paraId="52029142"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2F0B47" w:rsidP="00564401" w:rsidRDefault="00B53E48" w14:paraId="158BFFF9" w14:textId="77777777">
            <w:pPr>
              <w:jc w:val="right"/>
              <w:rPr>
                <w:rFonts w:ascii="MS Shell Dlg 2" w:hAnsi="MS Shell Dlg 2" w:cs="MS Shell Dlg 2"/>
                <w:sz w:val="16"/>
                <w:szCs w:val="16"/>
              </w:rPr>
            </w:pPr>
            <w:r>
              <w:rPr>
                <w:rFonts w:ascii="MS Shell Dlg 2" w:hAnsi="MS Shell Dlg 2"/>
                <w:sz w:val="16"/>
              </w:rPr>
              <w:t>34</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36E7AF67" w14:textId="77777777">
            <w:pPr>
              <w:rPr>
                <w:rFonts w:ascii="MS Shell Dlg 2" w:hAnsi="MS Shell Dlg 2" w:cs="MS Shell Dlg 2"/>
                <w:sz w:val="16"/>
                <w:szCs w:val="16"/>
              </w:rPr>
            </w:pPr>
            <w:r>
              <w:rPr>
                <w:rFonts w:ascii="MS Shell Dlg 2" w:hAnsi="MS Shell Dlg 2"/>
                <w:sz w:val="16"/>
              </w:rPr>
              <w:t>SXOR_SUPPLIER_CONTACT_PHONE</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2F0B47" w:rsidRDefault="002F0B47" w14:paraId="7140C1E1" w14:textId="071432F9">
            <w:pPr>
              <w:rPr>
                <w:rFonts w:ascii="MS Shell Dlg 2" w:hAnsi="MS Shell Dlg 2" w:cs="MS Shell Dlg 2"/>
                <w:sz w:val="16"/>
                <w:szCs w:val="16"/>
              </w:rPr>
            </w:pPr>
            <w:r>
              <w:rPr>
                <w:rFonts w:ascii="MS Shell Dlg 2" w:hAnsi="MS Shell Dlg 2"/>
                <w:sz w:val="16"/>
              </w:rPr>
              <w:t>VARCHAR2(100)</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5C5ACF2B"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2F0B47" w:rsidP="00B473A4" w:rsidRDefault="002F0B47" w14:paraId="22CA9D55" w14:textId="77777777">
            <w:pPr>
              <w:rPr>
                <w:rFonts w:ascii="MS Shell Dlg 2" w:hAnsi="MS Shell Dlg 2" w:cs="MS Shell Dlg 2"/>
                <w:sz w:val="16"/>
                <w:szCs w:val="16"/>
              </w:rPr>
            </w:pPr>
            <w:r>
              <w:rPr>
                <w:rFonts w:ascii="MS Shell Dlg 2" w:hAnsi="MS Shell Dlg 2"/>
                <w:sz w:val="16"/>
              </w:rPr>
              <w:t>Tel. of the STOX Contact person of the seller</w:t>
            </w:r>
          </w:p>
        </w:tc>
      </w:tr>
      <w:tr w:rsidRPr="00C20AEF" w:rsidR="002F0B47" w:rsidTr="008F6A70" w14:paraId="1FCD4368"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2F0B47" w:rsidP="00564401" w:rsidRDefault="00B53E48" w14:paraId="478B607A" w14:textId="77777777">
            <w:pPr>
              <w:jc w:val="right"/>
              <w:rPr>
                <w:rFonts w:ascii="MS Shell Dlg 2" w:hAnsi="MS Shell Dlg 2" w:cs="MS Shell Dlg 2"/>
                <w:sz w:val="16"/>
                <w:szCs w:val="16"/>
              </w:rPr>
            </w:pPr>
            <w:r>
              <w:rPr>
                <w:rFonts w:ascii="MS Shell Dlg 2" w:hAnsi="MS Shell Dlg 2"/>
                <w:sz w:val="16"/>
              </w:rPr>
              <w:t>35</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4900F772" w14:textId="77777777">
            <w:pPr>
              <w:rPr>
                <w:rFonts w:ascii="MS Shell Dlg 2" w:hAnsi="MS Shell Dlg 2" w:cs="MS Shell Dlg 2"/>
                <w:sz w:val="16"/>
                <w:szCs w:val="16"/>
              </w:rPr>
            </w:pPr>
            <w:r>
              <w:rPr>
                <w:rFonts w:ascii="MS Shell Dlg 2" w:hAnsi="MS Shell Dlg 2"/>
                <w:sz w:val="16"/>
              </w:rPr>
              <w:t>SXOR_SUPPLIER_CONTACT_FAX</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2F0B47" w:rsidRDefault="002F0B47" w14:paraId="4521A30F" w14:textId="2CF434FA">
            <w:pPr>
              <w:rPr>
                <w:rFonts w:ascii="MS Shell Dlg 2" w:hAnsi="MS Shell Dlg 2" w:cs="MS Shell Dlg 2"/>
                <w:sz w:val="16"/>
                <w:szCs w:val="16"/>
              </w:rPr>
            </w:pPr>
            <w:r>
              <w:rPr>
                <w:rFonts w:ascii="MS Shell Dlg 2" w:hAnsi="MS Shell Dlg 2"/>
                <w:sz w:val="16"/>
              </w:rPr>
              <w:t>VARCHAR2(100)</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36795DB4"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2F0B47" w:rsidP="00B473A4" w:rsidRDefault="002F0B47" w14:paraId="690C8167" w14:textId="77777777">
            <w:pPr>
              <w:rPr>
                <w:rFonts w:ascii="MS Shell Dlg 2" w:hAnsi="MS Shell Dlg 2" w:cs="MS Shell Dlg 2"/>
                <w:sz w:val="16"/>
                <w:szCs w:val="16"/>
              </w:rPr>
            </w:pPr>
            <w:r>
              <w:rPr>
                <w:rFonts w:ascii="MS Shell Dlg 2" w:hAnsi="MS Shell Dlg 2"/>
                <w:sz w:val="16"/>
              </w:rPr>
              <w:t>Fax of the STOX Contact person of the seller</w:t>
            </w:r>
          </w:p>
        </w:tc>
      </w:tr>
      <w:tr w:rsidRPr="00C20AEF" w:rsidR="002F0B47" w:rsidTr="008F6A70" w14:paraId="74C360C6"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2F0B47" w:rsidP="00564401" w:rsidRDefault="00B53E48" w14:paraId="209FB158" w14:textId="77777777">
            <w:pPr>
              <w:jc w:val="right"/>
              <w:rPr>
                <w:rFonts w:ascii="MS Shell Dlg 2" w:hAnsi="MS Shell Dlg 2" w:cs="MS Shell Dlg 2"/>
                <w:sz w:val="16"/>
                <w:szCs w:val="16"/>
              </w:rPr>
            </w:pPr>
            <w:r>
              <w:rPr>
                <w:rFonts w:ascii="MS Shell Dlg 2" w:hAnsi="MS Shell Dlg 2"/>
                <w:sz w:val="16"/>
              </w:rPr>
              <w:t>36</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2963382A" w14:textId="77777777">
            <w:pPr>
              <w:rPr>
                <w:rFonts w:ascii="MS Shell Dlg 2" w:hAnsi="MS Shell Dlg 2" w:cs="MS Shell Dlg 2"/>
                <w:sz w:val="16"/>
                <w:szCs w:val="16"/>
              </w:rPr>
            </w:pPr>
            <w:r>
              <w:rPr>
                <w:rFonts w:ascii="MS Shell Dlg 2" w:hAnsi="MS Shell Dlg 2"/>
                <w:sz w:val="16"/>
              </w:rPr>
              <w:t>SXOR_SUPPLIER_CONTACT_MAIL</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2F0B47" w:rsidRDefault="002F0B47" w14:paraId="5E6E69C4" w14:textId="2FA12F57">
            <w:pPr>
              <w:rPr>
                <w:rFonts w:ascii="MS Shell Dlg 2" w:hAnsi="MS Shell Dlg 2" w:cs="MS Shell Dlg 2"/>
                <w:sz w:val="16"/>
                <w:szCs w:val="16"/>
              </w:rPr>
            </w:pPr>
            <w:r>
              <w:rPr>
                <w:rFonts w:ascii="MS Shell Dlg 2" w:hAnsi="MS Shell Dlg 2"/>
                <w:sz w:val="16"/>
              </w:rPr>
              <w:t>VARCHAR2(400)</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2F0B47" w:rsidRDefault="002F0B47" w14:paraId="4CDC5B1F"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2F0B47" w:rsidP="00B473A4" w:rsidRDefault="002F0B47" w14:paraId="3CA082B6" w14:textId="77777777">
            <w:pPr>
              <w:rPr>
                <w:rFonts w:ascii="MS Shell Dlg 2" w:hAnsi="MS Shell Dlg 2" w:cs="MS Shell Dlg 2"/>
                <w:sz w:val="16"/>
                <w:szCs w:val="16"/>
              </w:rPr>
            </w:pPr>
            <w:r>
              <w:rPr>
                <w:rFonts w:ascii="MS Shell Dlg 2" w:hAnsi="MS Shell Dlg 2"/>
                <w:sz w:val="16"/>
              </w:rPr>
              <w:t>Email of the STOX contact person of the seller</w:t>
            </w:r>
          </w:p>
        </w:tc>
      </w:tr>
      <w:tr w:rsidRPr="00C20AEF" w:rsidR="009A5D13" w:rsidTr="008F6A70" w14:paraId="0B480699"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9A5D13" w:rsidP="00564401" w:rsidRDefault="009A5D13" w14:paraId="066471E9" w14:textId="77777777">
            <w:pPr>
              <w:jc w:val="right"/>
              <w:rPr>
                <w:rFonts w:ascii="MS Shell Dlg 2" w:hAnsi="MS Shell Dlg 2" w:cs="MS Shell Dlg 2"/>
                <w:sz w:val="16"/>
                <w:szCs w:val="16"/>
              </w:rPr>
            </w:pPr>
            <w:r>
              <w:rPr>
                <w:rFonts w:ascii="MS Shell Dlg 2" w:hAnsi="MS Shell Dlg 2"/>
                <w:sz w:val="16"/>
              </w:rPr>
              <w:t>37</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9A5D13" w:rsidRDefault="009A5D13" w14:paraId="5672B35D" w14:textId="77777777">
            <w:pPr>
              <w:rPr>
                <w:rFonts w:ascii="MS Shell Dlg 2" w:hAnsi="MS Shell Dlg 2" w:cs="MS Shell Dlg 2"/>
                <w:sz w:val="16"/>
                <w:szCs w:val="16"/>
              </w:rPr>
            </w:pPr>
            <w:r>
              <w:rPr>
                <w:rFonts w:ascii="MS Shell Dlg 2" w:hAnsi="MS Shell Dlg 2"/>
                <w:sz w:val="16"/>
              </w:rPr>
              <w:t>SXOR_CUSTOMER_USER_NAME</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9A5D13" w:rsidRDefault="009A5D13" w14:paraId="0957C7B6" w14:textId="55A1F23F">
            <w:pPr>
              <w:rPr>
                <w:rFonts w:ascii="MS Shell Dlg 2" w:hAnsi="MS Shell Dlg 2" w:cs="MS Shell Dlg 2"/>
                <w:sz w:val="16"/>
                <w:szCs w:val="16"/>
              </w:rPr>
            </w:pPr>
            <w:r>
              <w:rPr>
                <w:rFonts w:ascii="MS Shell Dlg 2" w:hAnsi="MS Shell Dlg 2"/>
                <w:sz w:val="16"/>
              </w:rPr>
              <w:t>VARCHAR2(20)</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9A5D13" w:rsidRDefault="009A5D13" w14:paraId="07954B31"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9A5D13" w:rsidP="00B473A4" w:rsidRDefault="009A5D13" w14:paraId="05724184" w14:textId="77777777">
            <w:pPr>
              <w:rPr>
                <w:rFonts w:ascii="MS Shell Dlg 2" w:hAnsi="MS Shell Dlg 2" w:cs="MS Shell Dlg 2"/>
                <w:sz w:val="16"/>
                <w:szCs w:val="16"/>
              </w:rPr>
            </w:pPr>
            <w:r>
              <w:rPr>
                <w:rFonts w:ascii="MS Shell Dlg 2" w:hAnsi="MS Shell Dlg 2"/>
                <w:sz w:val="16"/>
              </w:rPr>
              <w:t>User who initially created the order in the shopping cart</w:t>
            </w:r>
          </w:p>
        </w:tc>
      </w:tr>
      <w:tr w:rsidRPr="00C20AEF" w:rsidR="006D36D7" w:rsidTr="008F6A70" w14:paraId="4592263A"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6D36D7" w:rsidP="00564401" w:rsidRDefault="006D36D7" w14:paraId="6531E469" w14:textId="77777777">
            <w:pPr>
              <w:jc w:val="right"/>
              <w:rPr>
                <w:rFonts w:ascii="MS Shell Dlg 2" w:hAnsi="MS Shell Dlg 2" w:cs="MS Shell Dlg 2"/>
                <w:sz w:val="16"/>
                <w:szCs w:val="16"/>
              </w:rPr>
            </w:pPr>
            <w:r>
              <w:rPr>
                <w:rFonts w:ascii="MS Shell Dlg 2" w:hAnsi="MS Shell Dlg 2"/>
                <w:sz w:val="16"/>
              </w:rPr>
              <w:t>38</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6D36D7" w:rsidP="006D36D7" w:rsidRDefault="006D36D7" w14:paraId="46147F43" w14:textId="77777777">
            <w:pPr>
              <w:rPr>
                <w:rFonts w:ascii="MS Shell Dlg 2" w:hAnsi="MS Shell Dlg 2" w:cs="MS Shell Dlg 2"/>
                <w:sz w:val="16"/>
                <w:szCs w:val="16"/>
              </w:rPr>
            </w:pPr>
            <w:r>
              <w:rPr>
                <w:rFonts w:ascii="MS Shell Dlg 2" w:hAnsi="MS Shell Dlg 2"/>
                <w:sz w:val="16"/>
              </w:rPr>
              <w:t>SXOR_SHIPPING_INITIATED</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6D36D7" w:rsidP="006D36D7" w:rsidRDefault="006D36D7" w14:paraId="1B63157E" w14:textId="40D74C54">
            <w:pPr>
              <w:rPr>
                <w:rFonts w:ascii="MS Shell Dlg 2" w:hAnsi="MS Shell Dlg 2" w:cs="MS Shell Dlg 2"/>
                <w:sz w:val="16"/>
                <w:szCs w:val="16"/>
              </w:rPr>
            </w:pPr>
            <w:r>
              <w:rPr>
                <w:rFonts w:ascii="MS Shell Dlg 2" w:hAnsi="MS Shell Dlg 2"/>
                <w:sz w:val="16"/>
              </w:rPr>
              <w:t>VARCHAR2(1)</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6D36D7" w:rsidRDefault="006D36D7" w14:paraId="433C48AF"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6D36D7" w:rsidP="006D36D7" w:rsidRDefault="006D36D7" w14:paraId="7ABD271B" w14:textId="77777777">
            <w:pPr>
              <w:rPr>
                <w:rFonts w:ascii="MS Shell Dlg 2" w:hAnsi="MS Shell Dlg 2" w:cs="MS Shell Dlg 2"/>
                <w:sz w:val="16"/>
                <w:szCs w:val="16"/>
              </w:rPr>
            </w:pPr>
            <w:r>
              <w:rPr>
                <w:rFonts w:ascii="MS Shell Dlg 2" w:hAnsi="MS Shell Dlg 2"/>
                <w:sz w:val="16"/>
              </w:rPr>
              <w:t>Indicator if the shipment was initiated via a transport service provider</w:t>
            </w:r>
          </w:p>
        </w:tc>
      </w:tr>
      <w:tr w:rsidRPr="00C20AEF" w:rsidR="00AA7B9A" w:rsidTr="008F6A70" w14:paraId="5299F7D9"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AA7B9A" w:rsidP="00AA7B9A" w:rsidRDefault="00AA7B9A" w14:paraId="12D15CCF" w14:textId="77777777">
            <w:pPr>
              <w:jc w:val="right"/>
              <w:rPr>
                <w:rFonts w:ascii="MS Shell Dlg 2" w:hAnsi="MS Shell Dlg 2" w:cs="MS Shell Dlg 2"/>
                <w:sz w:val="16"/>
                <w:szCs w:val="16"/>
              </w:rPr>
            </w:pPr>
            <w:r>
              <w:rPr>
                <w:rFonts w:ascii="MS Shell Dlg 2" w:hAnsi="MS Shell Dlg 2"/>
                <w:sz w:val="16"/>
              </w:rPr>
              <w:t>39</w:t>
            </w:r>
          </w:p>
        </w:tc>
        <w:tc>
          <w:tcPr>
            <w:tcW w:w="3030" w:type="dxa"/>
            <w:tcBorders>
              <w:top w:val="outset" w:color="auto" w:sz="6" w:space="0"/>
              <w:left w:val="outset" w:color="auto" w:sz="6" w:space="0"/>
              <w:bottom w:val="outset" w:color="auto" w:sz="6" w:space="0"/>
              <w:right w:val="outset" w:color="auto" w:sz="6" w:space="0"/>
            </w:tcBorders>
            <w:vAlign w:val="center"/>
          </w:tcPr>
          <w:p w:rsidRPr="00C20AEF" w:rsidR="00AA7B9A" w:rsidP="00AA7B9A" w:rsidRDefault="00AA7B9A" w14:paraId="04E22D98" w14:textId="77777777">
            <w:pPr>
              <w:rPr>
                <w:rFonts w:ascii="MS Shell Dlg 2" w:hAnsi="MS Shell Dlg 2" w:cs="MS Shell Dlg 2"/>
                <w:sz w:val="16"/>
                <w:szCs w:val="16"/>
              </w:rPr>
            </w:pPr>
            <w:r>
              <w:rPr>
                <w:rFonts w:ascii="MS Shell Dlg 2" w:hAnsi="MS Shell Dlg 2"/>
                <w:sz w:val="16"/>
              </w:rPr>
              <w:t>SXOR_CURRENCY_SYMBOL</w:t>
            </w:r>
          </w:p>
        </w:tc>
        <w:tc>
          <w:tcPr>
            <w:tcW w:w="1403" w:type="dxa"/>
            <w:tcBorders>
              <w:top w:val="outset" w:color="auto" w:sz="6" w:space="0"/>
              <w:left w:val="outset" w:color="auto" w:sz="6" w:space="0"/>
              <w:bottom w:val="outset" w:color="auto" w:sz="6" w:space="0"/>
              <w:right w:val="outset" w:color="auto" w:sz="6" w:space="0"/>
            </w:tcBorders>
            <w:noWrap/>
            <w:vAlign w:val="center"/>
          </w:tcPr>
          <w:p w:rsidRPr="00C20AEF" w:rsidR="00AA7B9A" w:rsidP="00AA7B9A" w:rsidRDefault="00AA7B9A" w14:paraId="73FBE320" w14:textId="1E980C82">
            <w:pPr>
              <w:rPr>
                <w:rFonts w:ascii="MS Shell Dlg 2" w:hAnsi="MS Shell Dlg 2" w:cs="MS Shell Dlg 2"/>
                <w:sz w:val="16"/>
                <w:szCs w:val="16"/>
              </w:rPr>
            </w:pPr>
            <w:r>
              <w:rPr>
                <w:rFonts w:ascii="MS Shell Dlg 2" w:hAnsi="MS Shell Dlg 2"/>
                <w:sz w:val="16"/>
              </w:rPr>
              <w:t>VARCHAR2(3)</w:t>
            </w:r>
          </w:p>
        </w:tc>
        <w:tc>
          <w:tcPr>
            <w:tcW w:w="536" w:type="dxa"/>
            <w:tcBorders>
              <w:top w:val="outset" w:color="auto" w:sz="6" w:space="0"/>
              <w:left w:val="outset" w:color="auto" w:sz="6" w:space="0"/>
              <w:bottom w:val="outset" w:color="auto" w:sz="6" w:space="0"/>
              <w:right w:val="outset" w:color="auto" w:sz="6" w:space="0"/>
            </w:tcBorders>
            <w:vAlign w:val="center"/>
          </w:tcPr>
          <w:p w:rsidRPr="00C20AEF" w:rsidR="00AA7B9A" w:rsidP="00AA7B9A" w:rsidRDefault="00AA7B9A" w14:paraId="21454AB2"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vAlign w:val="center"/>
          </w:tcPr>
          <w:p w:rsidRPr="00C20AEF" w:rsidR="00AA7B9A" w:rsidP="00AA7B9A" w:rsidRDefault="00AA7B9A" w14:paraId="7A4F631B" w14:textId="77777777">
            <w:pPr>
              <w:rPr>
                <w:rFonts w:ascii="MS Shell Dlg 2" w:hAnsi="MS Shell Dlg 2" w:cs="MS Shell Dlg 2"/>
                <w:sz w:val="16"/>
                <w:szCs w:val="16"/>
              </w:rPr>
            </w:pPr>
            <w:r>
              <w:rPr>
                <w:rFonts w:ascii="MS Shell Dlg 2" w:hAnsi="MS Shell Dlg 2"/>
                <w:sz w:val="16"/>
              </w:rPr>
              <w:t>Currency symbol</w:t>
            </w:r>
          </w:p>
        </w:tc>
      </w:tr>
      <w:tr w:rsidRPr="00C20AEF" w:rsidR="00115588" w:rsidTr="00A16474" w14:paraId="7D374258"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115588" w:rsidP="00115588" w:rsidRDefault="00115588" w14:paraId="48E8D0DE" w14:textId="32F4827E">
            <w:pPr>
              <w:jc w:val="right"/>
              <w:rPr>
                <w:rFonts w:ascii="MS Shell Dlg 2" w:hAnsi="MS Shell Dlg 2" w:cs="MS Shell Dlg 2"/>
                <w:sz w:val="16"/>
                <w:szCs w:val="16"/>
              </w:rPr>
            </w:pPr>
            <w:r>
              <w:rPr>
                <w:rFonts w:ascii="MS Shell Dlg 2" w:hAnsi="MS Shell Dlg 2"/>
                <w:sz w:val="16"/>
              </w:rPr>
              <w:t>40</w:t>
            </w:r>
          </w:p>
        </w:tc>
        <w:tc>
          <w:tcPr>
            <w:tcW w:w="3030" w:type="dxa"/>
            <w:tcBorders>
              <w:top w:val="outset" w:color="auto" w:sz="6" w:space="0"/>
              <w:left w:val="outset" w:color="auto" w:sz="6" w:space="0"/>
              <w:bottom w:val="outset" w:color="auto" w:sz="6" w:space="0"/>
              <w:right w:val="outset" w:color="auto" w:sz="6" w:space="0"/>
            </w:tcBorders>
          </w:tcPr>
          <w:p w:rsidRPr="00C20AEF" w:rsidR="00115588" w:rsidP="00115588" w:rsidRDefault="00115588" w14:paraId="26A1AA25" w14:textId="696E12D1">
            <w:pPr>
              <w:rPr>
                <w:rFonts w:ascii="MS Shell Dlg 2" w:hAnsi="MS Shell Dlg 2" w:cs="MS Shell Dlg 2"/>
                <w:sz w:val="16"/>
                <w:szCs w:val="16"/>
              </w:rPr>
            </w:pPr>
            <w:r>
              <w:rPr>
                <w:rFonts w:ascii="MS Shell Dlg 2" w:hAnsi="MS Shell Dlg 2"/>
                <w:sz w:val="16"/>
              </w:rPr>
              <w:t>SXOR_CHANGED_BY_CUSTOMER</w:t>
            </w:r>
          </w:p>
        </w:tc>
        <w:tc>
          <w:tcPr>
            <w:tcW w:w="1403" w:type="dxa"/>
            <w:tcBorders>
              <w:top w:val="outset" w:color="auto" w:sz="6" w:space="0"/>
              <w:left w:val="outset" w:color="auto" w:sz="6" w:space="0"/>
              <w:bottom w:val="outset" w:color="auto" w:sz="6" w:space="0"/>
              <w:right w:val="outset" w:color="auto" w:sz="6" w:space="0"/>
            </w:tcBorders>
            <w:noWrap/>
          </w:tcPr>
          <w:p w:rsidRPr="00C20AEF" w:rsidR="00115588" w:rsidP="00115588" w:rsidRDefault="00115588" w14:paraId="23090A96" w14:textId="0B5D5501">
            <w:pPr>
              <w:rPr>
                <w:rFonts w:ascii="MS Shell Dlg 2" w:hAnsi="MS Shell Dlg 2" w:cs="MS Shell Dlg 2"/>
                <w:sz w:val="16"/>
                <w:szCs w:val="16"/>
              </w:rPr>
            </w:pPr>
            <w:r>
              <w:rPr>
                <w:rFonts w:ascii="MS Shell Dlg 2" w:hAnsi="MS Shell Dlg 2"/>
                <w:sz w:val="16"/>
              </w:rPr>
              <w:t>VARCHAR2(20)</w:t>
            </w:r>
          </w:p>
        </w:tc>
        <w:tc>
          <w:tcPr>
            <w:tcW w:w="536" w:type="dxa"/>
            <w:tcBorders>
              <w:top w:val="outset" w:color="auto" w:sz="6" w:space="0"/>
              <w:left w:val="outset" w:color="auto" w:sz="6" w:space="0"/>
              <w:bottom w:val="outset" w:color="auto" w:sz="6" w:space="0"/>
              <w:right w:val="outset" w:color="auto" w:sz="6" w:space="0"/>
            </w:tcBorders>
          </w:tcPr>
          <w:p w:rsidRPr="00C20AEF" w:rsidR="00115588" w:rsidP="00115588" w:rsidRDefault="00115588" w14:paraId="2CE7D85D"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tcPr>
          <w:p w:rsidRPr="00C20AEF" w:rsidR="00115588" w:rsidP="00115588" w:rsidRDefault="00115588" w14:paraId="55642048" w14:textId="0AE02A4D">
            <w:pPr>
              <w:rPr>
                <w:rFonts w:ascii="MS Shell Dlg 2" w:hAnsi="MS Shell Dlg 2" w:cs="MS Shell Dlg 2"/>
                <w:sz w:val="16"/>
                <w:szCs w:val="16"/>
              </w:rPr>
            </w:pPr>
            <w:r>
              <w:rPr>
                <w:rFonts w:ascii="MS Shell Dlg 2" w:hAnsi="MS Shell Dlg 2"/>
                <w:sz w:val="16"/>
              </w:rPr>
              <w:t>User ID of the buyer (from the last change)</w:t>
            </w:r>
          </w:p>
        </w:tc>
      </w:tr>
      <w:tr w:rsidRPr="00C20AEF" w:rsidR="00115588" w:rsidTr="00A16474" w14:paraId="2487273A" w14:textId="77777777">
        <w:trPr>
          <w:tblCellSpacing w:w="7" w:type="dxa"/>
          <w:jc w:val="center"/>
        </w:trPr>
        <w:tc>
          <w:tcPr>
            <w:tcW w:w="613" w:type="dxa"/>
            <w:tcBorders>
              <w:top w:val="outset" w:color="auto" w:sz="6" w:space="0"/>
              <w:left w:val="outset" w:color="auto" w:sz="6" w:space="0"/>
              <w:bottom w:val="outset" w:color="auto" w:sz="6" w:space="0"/>
              <w:right w:val="outset" w:color="auto" w:sz="6" w:space="0"/>
            </w:tcBorders>
            <w:vAlign w:val="center"/>
          </w:tcPr>
          <w:p w:rsidRPr="00C20AEF" w:rsidR="00115588" w:rsidP="00115588" w:rsidRDefault="00115588" w14:paraId="412A58C0" w14:textId="2B4B08C8">
            <w:pPr>
              <w:jc w:val="right"/>
              <w:rPr>
                <w:rFonts w:ascii="MS Shell Dlg 2" w:hAnsi="MS Shell Dlg 2" w:cs="MS Shell Dlg 2"/>
                <w:sz w:val="16"/>
                <w:szCs w:val="16"/>
              </w:rPr>
            </w:pPr>
            <w:r>
              <w:rPr>
                <w:rFonts w:ascii="MS Shell Dlg 2" w:hAnsi="MS Shell Dlg 2"/>
                <w:sz w:val="16"/>
              </w:rPr>
              <w:t>41</w:t>
            </w:r>
          </w:p>
        </w:tc>
        <w:tc>
          <w:tcPr>
            <w:tcW w:w="3030" w:type="dxa"/>
            <w:tcBorders>
              <w:top w:val="outset" w:color="auto" w:sz="6" w:space="0"/>
              <w:left w:val="outset" w:color="auto" w:sz="6" w:space="0"/>
              <w:bottom w:val="outset" w:color="auto" w:sz="6" w:space="0"/>
              <w:right w:val="outset" w:color="auto" w:sz="6" w:space="0"/>
            </w:tcBorders>
          </w:tcPr>
          <w:p w:rsidRPr="00C20AEF" w:rsidR="00115588" w:rsidP="00115588" w:rsidRDefault="00115588" w14:paraId="109B9605" w14:textId="3ED4BA69">
            <w:pPr>
              <w:rPr>
                <w:rFonts w:ascii="MS Shell Dlg 2" w:hAnsi="MS Shell Dlg 2" w:cs="MS Shell Dlg 2"/>
                <w:sz w:val="16"/>
                <w:szCs w:val="16"/>
              </w:rPr>
            </w:pPr>
            <w:r>
              <w:rPr>
                <w:rFonts w:ascii="MS Shell Dlg 2" w:hAnsi="MS Shell Dlg 2"/>
                <w:sz w:val="16"/>
              </w:rPr>
              <w:t>SXOR_CHANGED_BY_SUPPLIER</w:t>
            </w:r>
          </w:p>
        </w:tc>
        <w:tc>
          <w:tcPr>
            <w:tcW w:w="1403" w:type="dxa"/>
            <w:tcBorders>
              <w:top w:val="outset" w:color="auto" w:sz="6" w:space="0"/>
              <w:left w:val="outset" w:color="auto" w:sz="6" w:space="0"/>
              <w:bottom w:val="outset" w:color="auto" w:sz="6" w:space="0"/>
              <w:right w:val="outset" w:color="auto" w:sz="6" w:space="0"/>
            </w:tcBorders>
            <w:noWrap/>
          </w:tcPr>
          <w:p w:rsidRPr="00C20AEF" w:rsidR="00115588" w:rsidP="00115588" w:rsidRDefault="00115588" w14:paraId="3BD6F03E" w14:textId="4E938E65">
            <w:pPr>
              <w:rPr>
                <w:rFonts w:ascii="MS Shell Dlg 2" w:hAnsi="MS Shell Dlg 2" w:cs="MS Shell Dlg 2"/>
                <w:sz w:val="16"/>
                <w:szCs w:val="16"/>
              </w:rPr>
            </w:pPr>
            <w:r>
              <w:rPr>
                <w:rFonts w:ascii="MS Shell Dlg 2" w:hAnsi="MS Shell Dlg 2"/>
                <w:sz w:val="16"/>
              </w:rPr>
              <w:t>VARCHAR2(20)</w:t>
            </w:r>
          </w:p>
        </w:tc>
        <w:tc>
          <w:tcPr>
            <w:tcW w:w="536" w:type="dxa"/>
            <w:tcBorders>
              <w:top w:val="outset" w:color="auto" w:sz="6" w:space="0"/>
              <w:left w:val="outset" w:color="auto" w:sz="6" w:space="0"/>
              <w:bottom w:val="outset" w:color="auto" w:sz="6" w:space="0"/>
              <w:right w:val="outset" w:color="auto" w:sz="6" w:space="0"/>
            </w:tcBorders>
          </w:tcPr>
          <w:p w:rsidRPr="00C20AEF" w:rsidR="00115588" w:rsidP="00115588" w:rsidRDefault="00115588" w14:paraId="3FCB5DBB" w14:textId="77777777">
            <w:pPr>
              <w:rPr>
                <w:rFonts w:ascii="MS Shell Dlg 2" w:hAnsi="MS Shell Dlg 2" w:cs="MS Shell Dlg 2"/>
                <w:sz w:val="16"/>
                <w:szCs w:val="16"/>
              </w:rPr>
            </w:pPr>
          </w:p>
        </w:tc>
        <w:tc>
          <w:tcPr>
            <w:tcW w:w="3965" w:type="dxa"/>
            <w:tcBorders>
              <w:top w:val="outset" w:color="auto" w:sz="6" w:space="0"/>
              <w:left w:val="outset" w:color="auto" w:sz="6" w:space="0"/>
              <w:bottom w:val="outset" w:color="auto" w:sz="6" w:space="0"/>
              <w:right w:val="outset" w:color="auto" w:sz="6" w:space="0"/>
            </w:tcBorders>
          </w:tcPr>
          <w:p w:rsidRPr="00C20AEF" w:rsidR="00115588" w:rsidP="00115588" w:rsidRDefault="00115588" w14:paraId="77D7954A" w14:textId="58BBD15A">
            <w:pPr>
              <w:rPr>
                <w:rFonts w:ascii="MS Shell Dlg 2" w:hAnsi="MS Shell Dlg 2" w:cs="MS Shell Dlg 2"/>
                <w:sz w:val="16"/>
                <w:szCs w:val="16"/>
              </w:rPr>
            </w:pPr>
            <w:r>
              <w:rPr>
                <w:rFonts w:ascii="MS Shell Dlg 2" w:hAnsi="MS Shell Dlg 2"/>
                <w:sz w:val="16"/>
              </w:rPr>
              <w:t>User ID of the seller (from the last modification)</w:t>
            </w:r>
          </w:p>
        </w:tc>
      </w:tr>
    </w:tbl>
    <w:p w:rsidRPr="00C20AEF" w:rsidR="008F6A70" w:rsidRDefault="008F6A70" w14:paraId="19926CB1" w14:textId="77777777">
      <w:pPr>
        <w:rPr>
          <w:rFonts w:cs="Arial"/>
          <w:kern w:val="28"/>
          <w:sz w:val="28"/>
          <w:szCs w:val="26"/>
        </w:rPr>
      </w:pPr>
      <w:bookmarkStart w:name="TBLSTOX_PART_CATEGORIES" w:id="176"/>
      <w:bookmarkStart w:name="TBLSTOX_PARTS" w:id="177"/>
      <w:bookmarkStart w:name="_Toc255289913" w:id="178"/>
      <w:bookmarkEnd w:id="176"/>
      <w:bookmarkEnd w:id="177"/>
      <w:r>
        <w:br w:type="page"/>
      </w:r>
    </w:p>
    <w:p w:rsidRPr="00C20AEF" w:rsidR="00EB297F" w:rsidP="00B372AB" w:rsidRDefault="00EB297F" w14:paraId="77C60F2E" w14:textId="6ECBC005">
      <w:pPr>
        <w:pStyle w:val="berschrift3"/>
      </w:pPr>
      <w:bookmarkStart w:name="_Toc98411933" w:id="179"/>
      <w:r>
        <w:lastRenderedPageBreak/>
        <w:t>Table STOX_PARTS</w:t>
      </w:r>
      <w:bookmarkEnd w:id="178"/>
      <w:bookmarkEnd w:id="179"/>
    </w:p>
    <w:tbl>
      <w:tblPr>
        <w:tblW w:w="0" w:type="auto"/>
        <w:jc w:val="center"/>
        <w:tblCellSpacing w:w="7" w:type="dxa"/>
        <w:tblBorders>
          <w:top w:val="outset" w:color="auto" w:sz="6" w:space="0"/>
          <w:left w:val="outset" w:color="auto" w:sz="6" w:space="0"/>
          <w:bottom w:val="outset" w:color="auto" w:sz="6" w:space="0"/>
          <w:right w:val="outset" w:color="auto" w:sz="6" w:space="0"/>
        </w:tblBorders>
        <w:tblLayout w:type="fixed"/>
        <w:tblCellMar>
          <w:top w:w="30" w:type="dxa"/>
          <w:left w:w="30" w:type="dxa"/>
          <w:bottom w:w="30" w:type="dxa"/>
          <w:right w:w="30" w:type="dxa"/>
        </w:tblCellMar>
        <w:tblLook w:val="04A0" w:firstRow="1" w:lastRow="0" w:firstColumn="1" w:lastColumn="0" w:noHBand="0" w:noVBand="1"/>
      </w:tblPr>
      <w:tblGrid>
        <w:gridCol w:w="632"/>
        <w:gridCol w:w="3046"/>
        <w:gridCol w:w="1276"/>
        <w:gridCol w:w="491"/>
        <w:gridCol w:w="3887"/>
      </w:tblGrid>
      <w:tr w:rsidRPr="00C20AEF" w:rsidR="001E14E3" w:rsidTr="008F6A70" w14:paraId="774BE327"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E1F2F" w:rsidRDefault="00CE1F2F" w14:paraId="04413F44" w14:textId="77777777">
            <w:pPr>
              <w:rPr>
                <w:rFonts w:ascii="MS Shell Dlg 2" w:hAnsi="MS Shell Dlg 2" w:cs="MS Shell Dlg 2"/>
                <w:b/>
                <w:bCs/>
                <w:sz w:val="16"/>
                <w:szCs w:val="16"/>
              </w:rPr>
            </w:pPr>
            <w:r>
              <w:rPr>
                <w:rFonts w:ascii="MS Shell Dlg 2" w:hAnsi="MS Shell Dlg 2"/>
                <w:b/>
                <w:sz w:val="16"/>
              </w:rPr>
              <w:t>Column</w:t>
            </w:r>
          </w:p>
        </w:tc>
        <w:tc>
          <w:tcPr>
            <w:tcW w:w="3032"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E1F2F" w:rsidRDefault="00CE1F2F" w14:paraId="5624C860" w14:textId="77777777">
            <w:pPr>
              <w:rPr>
                <w:rFonts w:ascii="MS Shell Dlg 2" w:hAnsi="MS Shell Dlg 2" w:cs="MS Shell Dlg 2"/>
                <w:b/>
                <w:bCs/>
                <w:sz w:val="16"/>
                <w:szCs w:val="16"/>
              </w:rPr>
            </w:pPr>
            <w:r>
              <w:rPr>
                <w:rFonts w:ascii="MS Shell Dlg 2" w:hAnsi="MS Shell Dlg 2"/>
                <w:b/>
                <w:sz w:val="16"/>
              </w:rPr>
              <w:t>Column Name</w:t>
            </w:r>
          </w:p>
        </w:tc>
        <w:tc>
          <w:tcPr>
            <w:tcW w:w="1262"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E1F2F" w:rsidRDefault="00CE1F2F" w14:paraId="5C27FF50" w14:textId="77777777">
            <w:pPr>
              <w:rPr>
                <w:rFonts w:ascii="MS Shell Dlg 2" w:hAnsi="MS Shell Dlg 2" w:cs="MS Shell Dlg 2"/>
                <w:b/>
                <w:bCs/>
                <w:sz w:val="16"/>
                <w:szCs w:val="16"/>
              </w:rPr>
            </w:pPr>
            <w:r>
              <w:rPr>
                <w:rFonts w:ascii="MS Shell Dlg 2" w:hAnsi="MS Shell Dlg 2"/>
                <w:b/>
                <w:sz w:val="16"/>
              </w:rPr>
              <w:t>Data Type</w:t>
            </w:r>
          </w:p>
        </w:tc>
        <w:tc>
          <w:tcPr>
            <w:tcW w:w="477"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E1F2F" w:rsidRDefault="00CE1F2F" w14:paraId="057A843F" w14:textId="77777777">
            <w:pPr>
              <w:rPr>
                <w:rFonts w:ascii="MS Shell Dlg 2" w:hAnsi="MS Shell Dlg 2" w:cs="MS Shell Dlg 2"/>
                <w:b/>
                <w:bCs/>
                <w:sz w:val="16"/>
                <w:szCs w:val="16"/>
              </w:rPr>
            </w:pPr>
            <w:r>
              <w:rPr>
                <w:rFonts w:ascii="MS Shell Dlg 2" w:hAnsi="MS Shell Dlg 2"/>
                <w:b/>
                <w:sz w:val="16"/>
              </w:rPr>
              <w:t>Not zero?</w:t>
            </w:r>
          </w:p>
        </w:tc>
        <w:tc>
          <w:tcPr>
            <w:tcW w:w="3866"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E1F2F" w:rsidRDefault="00CE1F2F" w14:paraId="483012BE" w14:textId="77777777">
            <w:pPr>
              <w:rPr>
                <w:rFonts w:ascii="MS Shell Dlg 2" w:hAnsi="MS Shell Dlg 2" w:cs="MS Shell Dlg 2"/>
                <w:b/>
                <w:bCs/>
                <w:sz w:val="16"/>
                <w:szCs w:val="16"/>
              </w:rPr>
            </w:pPr>
            <w:r>
              <w:rPr>
                <w:rFonts w:ascii="MS Shell Dlg 2" w:hAnsi="MS Shell Dlg 2"/>
                <w:b/>
                <w:sz w:val="16"/>
              </w:rPr>
              <w:t>Comments</w:t>
            </w:r>
          </w:p>
        </w:tc>
      </w:tr>
      <w:tr w:rsidRPr="00C20AEF" w:rsidR="001E14E3" w:rsidTr="008F6A70" w14:paraId="4090E58A"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35565118" w14:textId="77777777">
            <w:pPr>
              <w:jc w:val="right"/>
              <w:rPr>
                <w:rFonts w:ascii="MS Shell Dlg 2" w:hAnsi="MS Shell Dlg 2" w:cs="MS Shell Dlg 2"/>
                <w:sz w:val="16"/>
                <w:szCs w:val="16"/>
              </w:rPr>
            </w:pPr>
            <w:r>
              <w:rPr>
                <w:rFonts w:ascii="MS Shell Dlg 2" w:hAnsi="MS Shell Dlg 2"/>
                <w:sz w:val="16"/>
              </w:rPr>
              <w:t>1</w:t>
            </w:r>
          </w:p>
        </w:tc>
        <w:tc>
          <w:tcPr>
            <w:tcW w:w="3032"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4B71DE5C" w14:textId="77777777">
            <w:pPr>
              <w:rPr>
                <w:rFonts w:ascii="MS Shell Dlg 2" w:hAnsi="MS Shell Dlg 2" w:cs="MS Shell Dlg 2"/>
                <w:sz w:val="16"/>
                <w:szCs w:val="16"/>
              </w:rPr>
            </w:pPr>
            <w:r>
              <w:rPr>
                <w:rFonts w:ascii="MS Shell Dlg 2" w:hAnsi="MS Shell Dlg 2"/>
                <w:b/>
                <w:sz w:val="16"/>
              </w:rPr>
              <w:t>SXPA_GLOC</w:t>
            </w:r>
            <w:r>
              <w:rPr>
                <w:rFonts w:ascii="MS Shell Dlg 2" w:hAnsi="MS Shell Dlg 2"/>
                <w:sz w:val="16"/>
                <w:vertAlign w:val="subscript"/>
              </w:rPr>
              <w:t>1</w:t>
            </w:r>
          </w:p>
        </w:tc>
        <w:tc>
          <w:tcPr>
            <w:tcW w:w="1262" w:type="dxa"/>
            <w:tcBorders>
              <w:top w:val="outset" w:color="auto" w:sz="6" w:space="0"/>
              <w:left w:val="outset" w:color="auto" w:sz="6" w:space="0"/>
              <w:bottom w:val="outset" w:color="auto" w:sz="6" w:space="0"/>
              <w:right w:val="outset" w:color="auto" w:sz="6" w:space="0"/>
            </w:tcBorders>
            <w:noWrap/>
            <w:vAlign w:val="center"/>
          </w:tcPr>
          <w:p w:rsidRPr="00C20AEF" w:rsidR="00CE1F2F" w:rsidRDefault="00CE1F2F" w14:paraId="6A6C44B0" w14:textId="77777777">
            <w:pPr>
              <w:rPr>
                <w:rFonts w:ascii="MS Shell Dlg 2" w:hAnsi="MS Shell Dlg 2" w:cs="MS Shell Dlg 2"/>
                <w:sz w:val="16"/>
                <w:szCs w:val="16"/>
              </w:rPr>
            </w:pPr>
            <w:r>
              <w:rPr>
                <w:rFonts w:ascii="MS Shell Dlg 2" w:hAnsi="MS Shell Dlg 2"/>
                <w:sz w:val="16"/>
              </w:rPr>
              <w:t>NUMBER(9)</w:t>
            </w:r>
          </w:p>
        </w:tc>
        <w:tc>
          <w:tcPr>
            <w:tcW w:w="477"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569408E6" w14:textId="77777777">
            <w:pPr>
              <w:rPr>
                <w:rFonts w:ascii="MS Shell Dlg 2" w:hAnsi="MS Shell Dlg 2" w:cs="MS Shell Dlg 2"/>
                <w:sz w:val="16"/>
                <w:szCs w:val="16"/>
              </w:rPr>
            </w:pPr>
            <w:r>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08264E27" w14:textId="77777777">
            <w:pPr>
              <w:rPr>
                <w:rFonts w:ascii="MS Shell Dlg 2" w:hAnsi="MS Shell Dlg 2" w:cs="MS Shell Dlg 2"/>
                <w:sz w:val="16"/>
                <w:szCs w:val="16"/>
              </w:rPr>
            </w:pPr>
            <w:r>
              <w:rPr>
                <w:rFonts w:ascii="MS Shell Dlg 2" w:hAnsi="MS Shell Dlg 2"/>
                <w:sz w:val="16"/>
              </w:rPr>
              <w:t>Global location number</w:t>
            </w:r>
          </w:p>
        </w:tc>
      </w:tr>
      <w:tr w:rsidRPr="00C20AEF" w:rsidR="001E14E3" w:rsidTr="008F6A70" w14:paraId="683F298A"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11C2C1E4" w14:textId="77777777">
            <w:pPr>
              <w:jc w:val="right"/>
              <w:rPr>
                <w:rFonts w:ascii="MS Shell Dlg 2" w:hAnsi="MS Shell Dlg 2" w:cs="MS Shell Dlg 2"/>
                <w:sz w:val="16"/>
                <w:szCs w:val="16"/>
              </w:rPr>
            </w:pPr>
            <w:r>
              <w:rPr>
                <w:rFonts w:ascii="MS Shell Dlg 2" w:hAnsi="MS Shell Dlg 2"/>
                <w:sz w:val="16"/>
              </w:rPr>
              <w:t>2</w:t>
            </w:r>
          </w:p>
        </w:tc>
        <w:tc>
          <w:tcPr>
            <w:tcW w:w="3032"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77950ABC" w14:textId="77777777">
            <w:pPr>
              <w:rPr>
                <w:rFonts w:ascii="MS Shell Dlg 2" w:hAnsi="MS Shell Dlg 2" w:cs="MS Shell Dlg 2"/>
                <w:sz w:val="16"/>
                <w:szCs w:val="16"/>
              </w:rPr>
            </w:pPr>
            <w:r>
              <w:rPr>
                <w:rFonts w:ascii="MS Shell Dlg 2" w:hAnsi="MS Shell Dlg 2"/>
                <w:b/>
                <w:sz w:val="16"/>
              </w:rPr>
              <w:t>SXPA_RNR</w:t>
            </w:r>
            <w:r>
              <w:rPr>
                <w:rFonts w:ascii="MS Shell Dlg 2" w:hAnsi="MS Shell Dlg 2"/>
                <w:sz w:val="16"/>
                <w:vertAlign w:val="subscript"/>
              </w:rPr>
              <w:t>2</w:t>
            </w:r>
          </w:p>
        </w:tc>
        <w:tc>
          <w:tcPr>
            <w:tcW w:w="1262" w:type="dxa"/>
            <w:tcBorders>
              <w:top w:val="outset" w:color="auto" w:sz="6" w:space="0"/>
              <w:left w:val="outset" w:color="auto" w:sz="6" w:space="0"/>
              <w:bottom w:val="outset" w:color="auto" w:sz="6" w:space="0"/>
              <w:right w:val="outset" w:color="auto" w:sz="6" w:space="0"/>
            </w:tcBorders>
            <w:noWrap/>
            <w:vAlign w:val="center"/>
          </w:tcPr>
          <w:p w:rsidRPr="00C20AEF" w:rsidR="00CE1F2F" w:rsidRDefault="00CE1F2F" w14:paraId="2BC9D65E" w14:textId="69050912">
            <w:pPr>
              <w:rPr>
                <w:rFonts w:ascii="MS Shell Dlg 2" w:hAnsi="MS Shell Dlg 2" w:cs="MS Shell Dlg 2"/>
                <w:sz w:val="16"/>
                <w:szCs w:val="16"/>
              </w:rPr>
            </w:pPr>
            <w:r>
              <w:rPr>
                <w:rFonts w:ascii="MS Shell Dlg 2" w:hAnsi="MS Shell Dlg 2"/>
                <w:sz w:val="16"/>
              </w:rPr>
              <w:t>VARCHAR2(19)</w:t>
            </w:r>
          </w:p>
        </w:tc>
        <w:tc>
          <w:tcPr>
            <w:tcW w:w="477"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7931A897" w14:textId="77777777">
            <w:pPr>
              <w:rPr>
                <w:rFonts w:ascii="MS Shell Dlg 2" w:hAnsi="MS Shell Dlg 2" w:cs="MS Shell Dlg 2"/>
                <w:sz w:val="16"/>
                <w:szCs w:val="16"/>
              </w:rPr>
            </w:pPr>
            <w:r>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011D9DE6" w14:textId="77777777">
            <w:pPr>
              <w:rPr>
                <w:rFonts w:ascii="MS Shell Dlg 2" w:hAnsi="MS Shell Dlg 2" w:cs="MS Shell Dlg 2"/>
                <w:sz w:val="16"/>
                <w:szCs w:val="16"/>
              </w:rPr>
            </w:pPr>
            <w:r>
              <w:rPr>
                <w:rFonts w:ascii="MS Shell Dlg 2" w:hAnsi="MS Shell Dlg 2"/>
                <w:sz w:val="16"/>
              </w:rPr>
              <w:t>Part number in memory format</w:t>
            </w:r>
          </w:p>
        </w:tc>
      </w:tr>
      <w:tr w:rsidRPr="00C20AEF" w:rsidR="001E14E3" w:rsidTr="008F6A70" w14:paraId="43353EDC"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5A297AAF" w14:textId="77777777">
            <w:pPr>
              <w:jc w:val="right"/>
              <w:rPr>
                <w:rFonts w:ascii="MS Shell Dlg 2" w:hAnsi="MS Shell Dlg 2" w:cs="MS Shell Dlg 2"/>
                <w:sz w:val="16"/>
                <w:szCs w:val="16"/>
              </w:rPr>
            </w:pPr>
            <w:r>
              <w:rPr>
                <w:rFonts w:ascii="MS Shell Dlg 2" w:hAnsi="MS Shell Dlg 2"/>
                <w:sz w:val="16"/>
              </w:rPr>
              <w:t>3</w:t>
            </w:r>
          </w:p>
        </w:tc>
        <w:tc>
          <w:tcPr>
            <w:tcW w:w="3032"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045471EE" w14:textId="77777777">
            <w:pPr>
              <w:rPr>
                <w:rFonts w:ascii="MS Shell Dlg 2" w:hAnsi="MS Shell Dlg 2" w:cs="MS Shell Dlg 2"/>
                <w:sz w:val="16"/>
                <w:szCs w:val="16"/>
              </w:rPr>
            </w:pPr>
            <w:r>
              <w:rPr>
                <w:rFonts w:ascii="MS Shell Dlg 2" w:hAnsi="MS Shell Dlg 2"/>
                <w:sz w:val="16"/>
              </w:rPr>
              <w:t>SXPA_RNR_INSBATCH_FMT</w:t>
            </w:r>
          </w:p>
        </w:tc>
        <w:tc>
          <w:tcPr>
            <w:tcW w:w="1262" w:type="dxa"/>
            <w:tcBorders>
              <w:top w:val="outset" w:color="auto" w:sz="6" w:space="0"/>
              <w:left w:val="outset" w:color="auto" w:sz="6" w:space="0"/>
              <w:bottom w:val="outset" w:color="auto" w:sz="6" w:space="0"/>
              <w:right w:val="outset" w:color="auto" w:sz="6" w:space="0"/>
            </w:tcBorders>
            <w:noWrap/>
            <w:vAlign w:val="center"/>
          </w:tcPr>
          <w:p w:rsidRPr="00C20AEF" w:rsidR="00CE1F2F" w:rsidRDefault="00CE1F2F" w14:paraId="36A36F95" w14:textId="2E896C1B">
            <w:pPr>
              <w:rPr>
                <w:rFonts w:ascii="MS Shell Dlg 2" w:hAnsi="MS Shell Dlg 2" w:cs="MS Shell Dlg 2"/>
                <w:sz w:val="16"/>
                <w:szCs w:val="16"/>
              </w:rPr>
            </w:pPr>
            <w:r>
              <w:rPr>
                <w:rFonts w:ascii="MS Shell Dlg 2" w:hAnsi="MS Shell Dlg 2"/>
                <w:sz w:val="16"/>
              </w:rPr>
              <w:t>VARCHAR2(19)</w:t>
            </w:r>
          </w:p>
        </w:tc>
        <w:tc>
          <w:tcPr>
            <w:tcW w:w="477"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36FC82D8" w14:textId="77777777">
            <w:pPr>
              <w:rPr>
                <w:rFonts w:ascii="MS Shell Dlg 2" w:hAnsi="MS Shell Dlg 2" w:cs="MS Shell Dlg 2"/>
                <w:sz w:val="16"/>
                <w:szCs w:val="16"/>
              </w:rPr>
            </w:pPr>
            <w:r>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10345889" w14:textId="77777777">
            <w:pPr>
              <w:rPr>
                <w:rFonts w:ascii="MS Shell Dlg 2" w:hAnsi="MS Shell Dlg 2" w:cs="MS Shell Dlg 2"/>
                <w:sz w:val="16"/>
                <w:szCs w:val="16"/>
              </w:rPr>
            </w:pPr>
            <w:r>
              <w:rPr>
                <w:rFonts w:ascii="MS Shell Dlg 2" w:hAnsi="MS Shell Dlg 2"/>
                <w:sz w:val="16"/>
              </w:rPr>
              <w:t xml:space="preserve">Part number in </w:t>
            </w:r>
            <w:proofErr w:type="spellStart"/>
            <w:r>
              <w:rPr>
                <w:rFonts w:ascii="MS Shell Dlg 2" w:hAnsi="MS Shell Dlg 2"/>
                <w:sz w:val="16"/>
              </w:rPr>
              <w:t>InsertBatch</w:t>
            </w:r>
            <w:proofErr w:type="spellEnd"/>
            <w:r>
              <w:rPr>
                <w:rFonts w:ascii="MS Shell Dlg 2" w:hAnsi="MS Shell Dlg 2"/>
                <w:sz w:val="16"/>
              </w:rPr>
              <w:t xml:space="preserve"> format</w:t>
            </w:r>
          </w:p>
        </w:tc>
      </w:tr>
      <w:tr w:rsidRPr="00C20AEF" w:rsidR="001E14E3" w:rsidTr="008F6A70" w14:paraId="4EF39157"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6CB95583" w14:textId="77777777">
            <w:pPr>
              <w:jc w:val="right"/>
              <w:rPr>
                <w:rFonts w:ascii="MS Shell Dlg 2" w:hAnsi="MS Shell Dlg 2" w:cs="MS Shell Dlg 2"/>
                <w:sz w:val="16"/>
                <w:szCs w:val="16"/>
              </w:rPr>
            </w:pPr>
            <w:r>
              <w:rPr>
                <w:rFonts w:ascii="MS Shell Dlg 2" w:hAnsi="MS Shell Dlg 2"/>
                <w:sz w:val="16"/>
              </w:rPr>
              <w:t>4</w:t>
            </w:r>
          </w:p>
        </w:tc>
        <w:tc>
          <w:tcPr>
            <w:tcW w:w="3032"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1D126965" w14:textId="77777777">
            <w:pPr>
              <w:rPr>
                <w:rFonts w:ascii="MS Shell Dlg 2" w:hAnsi="MS Shell Dlg 2" w:cs="MS Shell Dlg 2"/>
                <w:sz w:val="16"/>
                <w:szCs w:val="16"/>
              </w:rPr>
            </w:pPr>
            <w:r>
              <w:rPr>
                <w:rFonts w:ascii="MS Shell Dlg 2" w:hAnsi="MS Shell Dlg 2"/>
                <w:sz w:val="16"/>
              </w:rPr>
              <w:t>SXPA_COUNTRY_CODE</w:t>
            </w:r>
          </w:p>
        </w:tc>
        <w:tc>
          <w:tcPr>
            <w:tcW w:w="1262" w:type="dxa"/>
            <w:tcBorders>
              <w:top w:val="outset" w:color="auto" w:sz="6" w:space="0"/>
              <w:left w:val="outset" w:color="auto" w:sz="6" w:space="0"/>
              <w:bottom w:val="outset" w:color="auto" w:sz="6" w:space="0"/>
              <w:right w:val="outset" w:color="auto" w:sz="6" w:space="0"/>
            </w:tcBorders>
            <w:noWrap/>
            <w:vAlign w:val="center"/>
          </w:tcPr>
          <w:p w:rsidRPr="00C20AEF" w:rsidR="00CE1F2F" w:rsidRDefault="00CE1F2F" w14:paraId="66620342" w14:textId="77777777">
            <w:pPr>
              <w:rPr>
                <w:rFonts w:ascii="MS Shell Dlg 2" w:hAnsi="MS Shell Dlg 2" w:cs="MS Shell Dlg 2"/>
                <w:sz w:val="16"/>
                <w:szCs w:val="16"/>
              </w:rPr>
            </w:pPr>
            <w:r>
              <w:rPr>
                <w:rFonts w:ascii="MS Shell Dlg 2" w:hAnsi="MS Shell Dlg 2"/>
                <w:sz w:val="16"/>
              </w:rPr>
              <w:t>NUMBER(3)</w:t>
            </w:r>
          </w:p>
        </w:tc>
        <w:tc>
          <w:tcPr>
            <w:tcW w:w="477"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5923E453" w14:textId="77777777">
            <w:pPr>
              <w:rPr>
                <w:rFonts w:ascii="MS Shell Dlg 2" w:hAnsi="MS Shell Dlg 2" w:cs="MS Shell Dlg 2"/>
                <w:sz w:val="16"/>
                <w:szCs w:val="16"/>
              </w:rPr>
            </w:pPr>
            <w:r>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50FB2CD4" w14:textId="77777777">
            <w:pPr>
              <w:rPr>
                <w:rFonts w:ascii="MS Shell Dlg 2" w:hAnsi="MS Shell Dlg 2" w:cs="MS Shell Dlg 2"/>
                <w:sz w:val="16"/>
                <w:szCs w:val="16"/>
              </w:rPr>
            </w:pPr>
            <w:r>
              <w:rPr>
                <w:rFonts w:ascii="MS Shell Dlg 2" w:hAnsi="MS Shell Dlg 2"/>
                <w:sz w:val="16"/>
              </w:rPr>
              <w:t>Country code</w:t>
            </w:r>
          </w:p>
        </w:tc>
      </w:tr>
      <w:tr w:rsidRPr="00C20AEF" w:rsidR="001E14E3" w:rsidTr="008F6A70" w14:paraId="3E89242A"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711B85A7" w14:textId="77777777">
            <w:pPr>
              <w:jc w:val="right"/>
              <w:rPr>
                <w:rFonts w:ascii="MS Shell Dlg 2" w:hAnsi="MS Shell Dlg 2" w:cs="MS Shell Dlg 2"/>
                <w:sz w:val="16"/>
                <w:szCs w:val="16"/>
              </w:rPr>
            </w:pPr>
            <w:r>
              <w:rPr>
                <w:rFonts w:ascii="MS Shell Dlg 2" w:hAnsi="MS Shell Dlg 2"/>
                <w:sz w:val="16"/>
              </w:rPr>
              <w:t>5</w:t>
            </w:r>
          </w:p>
        </w:tc>
        <w:tc>
          <w:tcPr>
            <w:tcW w:w="3032"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47E349B5" w14:textId="77777777">
            <w:pPr>
              <w:rPr>
                <w:rFonts w:ascii="MS Shell Dlg 2" w:hAnsi="MS Shell Dlg 2" w:cs="MS Shell Dlg 2"/>
                <w:sz w:val="16"/>
                <w:szCs w:val="16"/>
              </w:rPr>
            </w:pPr>
            <w:r>
              <w:rPr>
                <w:rFonts w:ascii="MS Shell Dlg 2" w:hAnsi="MS Shell Dlg 2"/>
                <w:sz w:val="16"/>
              </w:rPr>
              <w:t>SXPA_STOCK_FREE</w:t>
            </w:r>
          </w:p>
        </w:tc>
        <w:tc>
          <w:tcPr>
            <w:tcW w:w="1262" w:type="dxa"/>
            <w:tcBorders>
              <w:top w:val="outset" w:color="auto" w:sz="6" w:space="0"/>
              <w:left w:val="outset" w:color="auto" w:sz="6" w:space="0"/>
              <w:bottom w:val="outset" w:color="auto" w:sz="6" w:space="0"/>
              <w:right w:val="outset" w:color="auto" w:sz="6" w:space="0"/>
            </w:tcBorders>
            <w:noWrap/>
            <w:vAlign w:val="center"/>
          </w:tcPr>
          <w:p w:rsidRPr="00C20AEF" w:rsidR="00CE1F2F" w:rsidRDefault="00CE1F2F" w14:paraId="758F9046" w14:textId="77777777">
            <w:pPr>
              <w:rPr>
                <w:rFonts w:ascii="MS Shell Dlg 2" w:hAnsi="MS Shell Dlg 2" w:cs="MS Shell Dlg 2"/>
                <w:sz w:val="16"/>
                <w:szCs w:val="16"/>
              </w:rPr>
            </w:pPr>
            <w:r>
              <w:rPr>
                <w:rFonts w:ascii="MS Shell Dlg 2" w:hAnsi="MS Shell Dlg 2"/>
                <w:sz w:val="16"/>
              </w:rPr>
              <w:t>NUMBER(10,2)</w:t>
            </w:r>
          </w:p>
        </w:tc>
        <w:tc>
          <w:tcPr>
            <w:tcW w:w="477"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1F9EC05F" w14:textId="77777777">
            <w:pPr>
              <w:rPr>
                <w:rFonts w:ascii="MS Shell Dlg 2" w:hAnsi="MS Shell Dlg 2" w:cs="MS Shell Dlg 2"/>
                <w:sz w:val="16"/>
                <w:szCs w:val="16"/>
              </w:rPr>
            </w:pPr>
            <w:r>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2846C891" w14:textId="77777777">
            <w:pPr>
              <w:rPr>
                <w:rFonts w:ascii="MS Shell Dlg 2" w:hAnsi="MS Shell Dlg 2" w:cs="MS Shell Dlg 2"/>
                <w:sz w:val="16"/>
                <w:szCs w:val="16"/>
              </w:rPr>
            </w:pPr>
            <w:r>
              <w:rPr>
                <w:rFonts w:ascii="MS Shell Dlg 2" w:hAnsi="MS Shell Dlg 2"/>
                <w:sz w:val="16"/>
              </w:rPr>
              <w:t>free stock from DIMS/SICOS</w:t>
            </w:r>
          </w:p>
        </w:tc>
      </w:tr>
      <w:tr w:rsidRPr="00C20AEF" w:rsidR="001E14E3" w:rsidTr="008F6A70" w14:paraId="15E7A8D5"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C20AEF" w:rsidR="00CE1F2F" w:rsidP="002149D2" w:rsidRDefault="00CE1F2F" w14:paraId="2E3D2FA8" w14:textId="77777777">
            <w:pPr>
              <w:jc w:val="right"/>
              <w:rPr>
                <w:rFonts w:ascii="MS Shell Dlg 2" w:hAnsi="MS Shell Dlg 2" w:cs="MS Shell Dlg 2"/>
                <w:sz w:val="16"/>
                <w:szCs w:val="16"/>
              </w:rPr>
            </w:pPr>
            <w:r>
              <w:rPr>
                <w:rFonts w:ascii="MS Shell Dlg 2" w:hAnsi="MS Shell Dlg 2"/>
                <w:sz w:val="16"/>
              </w:rPr>
              <w:t>6</w:t>
            </w:r>
          </w:p>
        </w:tc>
        <w:tc>
          <w:tcPr>
            <w:tcW w:w="3032" w:type="dxa"/>
            <w:tcBorders>
              <w:top w:val="outset" w:color="auto" w:sz="6" w:space="0"/>
              <w:left w:val="outset" w:color="auto" w:sz="6" w:space="0"/>
              <w:bottom w:val="outset" w:color="auto" w:sz="6" w:space="0"/>
              <w:right w:val="outset" w:color="auto" w:sz="6" w:space="0"/>
            </w:tcBorders>
            <w:vAlign w:val="center"/>
          </w:tcPr>
          <w:p w:rsidRPr="00C20AEF" w:rsidR="00CE1F2F" w:rsidP="002149D2" w:rsidRDefault="00CE1F2F" w14:paraId="7C5A160C" w14:textId="77777777">
            <w:pPr>
              <w:rPr>
                <w:rFonts w:ascii="MS Shell Dlg 2" w:hAnsi="MS Shell Dlg 2" w:cs="MS Shell Dlg 2"/>
                <w:sz w:val="16"/>
                <w:szCs w:val="16"/>
              </w:rPr>
            </w:pPr>
            <w:r>
              <w:rPr>
                <w:rFonts w:ascii="MS Shell Dlg 2" w:hAnsi="MS Shell Dlg 2"/>
                <w:sz w:val="16"/>
              </w:rPr>
              <w:t>SXPA_STOCK_RESERVED</w:t>
            </w:r>
          </w:p>
        </w:tc>
        <w:tc>
          <w:tcPr>
            <w:tcW w:w="1262" w:type="dxa"/>
            <w:tcBorders>
              <w:top w:val="outset" w:color="auto" w:sz="6" w:space="0"/>
              <w:left w:val="outset" w:color="auto" w:sz="6" w:space="0"/>
              <w:bottom w:val="outset" w:color="auto" w:sz="6" w:space="0"/>
              <w:right w:val="outset" w:color="auto" w:sz="6" w:space="0"/>
            </w:tcBorders>
            <w:noWrap/>
            <w:vAlign w:val="center"/>
          </w:tcPr>
          <w:p w:rsidRPr="00C20AEF" w:rsidR="00CE1F2F" w:rsidP="002149D2" w:rsidRDefault="00CE1F2F" w14:paraId="270CB848" w14:textId="77777777">
            <w:pPr>
              <w:rPr>
                <w:rFonts w:ascii="MS Shell Dlg 2" w:hAnsi="MS Shell Dlg 2" w:cs="MS Shell Dlg 2"/>
                <w:sz w:val="16"/>
                <w:szCs w:val="16"/>
              </w:rPr>
            </w:pPr>
            <w:r>
              <w:rPr>
                <w:rFonts w:ascii="MS Shell Dlg 2" w:hAnsi="MS Shell Dlg 2"/>
                <w:sz w:val="16"/>
              </w:rPr>
              <w:t>NUMBER(10,2)</w:t>
            </w:r>
          </w:p>
        </w:tc>
        <w:tc>
          <w:tcPr>
            <w:tcW w:w="477" w:type="dxa"/>
            <w:tcBorders>
              <w:top w:val="outset" w:color="auto" w:sz="6" w:space="0"/>
              <w:left w:val="outset" w:color="auto" w:sz="6" w:space="0"/>
              <w:bottom w:val="outset" w:color="auto" w:sz="6" w:space="0"/>
              <w:right w:val="outset" w:color="auto" w:sz="6" w:space="0"/>
            </w:tcBorders>
            <w:vAlign w:val="center"/>
          </w:tcPr>
          <w:p w:rsidRPr="00C20AEF" w:rsidR="00CE1F2F" w:rsidP="002149D2" w:rsidRDefault="00CE1F2F" w14:paraId="2E06679E" w14:textId="77777777">
            <w:pPr>
              <w:rPr>
                <w:rFonts w:ascii="MS Shell Dlg 2" w:hAnsi="MS Shell Dlg 2" w:cs="MS Shell Dlg 2"/>
                <w:sz w:val="16"/>
                <w:szCs w:val="16"/>
              </w:rPr>
            </w:pPr>
            <w:r>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C20AEF" w:rsidR="00CE1F2F" w:rsidP="002149D2" w:rsidRDefault="00CE1F2F" w14:paraId="46C1DA7C" w14:textId="77777777">
            <w:pPr>
              <w:rPr>
                <w:rFonts w:ascii="MS Shell Dlg 2" w:hAnsi="MS Shell Dlg 2" w:cs="MS Shell Dlg 2"/>
                <w:sz w:val="16"/>
                <w:szCs w:val="16"/>
              </w:rPr>
            </w:pPr>
            <w:r>
              <w:rPr>
                <w:rFonts w:ascii="MS Shell Dlg 2" w:hAnsi="MS Shell Dlg 2"/>
                <w:sz w:val="16"/>
              </w:rPr>
              <w:t>Sum of reserved (ordered) parts from STOX</w:t>
            </w:r>
          </w:p>
        </w:tc>
      </w:tr>
      <w:tr w:rsidRPr="00C20AEF" w:rsidR="001E14E3" w:rsidTr="008F6A70" w14:paraId="75FD0EFC"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C20AEF" w:rsidR="00CE1F2F" w:rsidP="002149D2" w:rsidRDefault="00CE1F2F" w14:paraId="7344A86D" w14:textId="77777777">
            <w:pPr>
              <w:jc w:val="right"/>
              <w:rPr>
                <w:rFonts w:ascii="MS Shell Dlg 2" w:hAnsi="MS Shell Dlg 2" w:cs="MS Shell Dlg 2"/>
                <w:sz w:val="16"/>
                <w:szCs w:val="16"/>
              </w:rPr>
            </w:pPr>
            <w:r>
              <w:rPr>
                <w:rFonts w:ascii="MS Shell Dlg 2" w:hAnsi="MS Shell Dlg 2"/>
                <w:sz w:val="16"/>
              </w:rPr>
              <w:t>7</w:t>
            </w:r>
          </w:p>
        </w:tc>
        <w:tc>
          <w:tcPr>
            <w:tcW w:w="3032"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2BFE4E84" w14:textId="77777777">
            <w:pPr>
              <w:rPr>
                <w:rFonts w:ascii="MS Shell Dlg 2" w:hAnsi="MS Shell Dlg 2" w:cs="MS Shell Dlg 2"/>
                <w:sz w:val="16"/>
                <w:szCs w:val="16"/>
              </w:rPr>
            </w:pPr>
            <w:r>
              <w:rPr>
                <w:rFonts w:ascii="MS Shell Dlg 2" w:hAnsi="MS Shell Dlg 2"/>
                <w:sz w:val="16"/>
              </w:rPr>
              <w:t>SXPA_PART_CATEGORY</w:t>
            </w:r>
          </w:p>
        </w:tc>
        <w:tc>
          <w:tcPr>
            <w:tcW w:w="1262" w:type="dxa"/>
            <w:tcBorders>
              <w:top w:val="outset" w:color="auto" w:sz="6" w:space="0"/>
              <w:left w:val="outset" w:color="auto" w:sz="6" w:space="0"/>
              <w:bottom w:val="outset" w:color="auto" w:sz="6" w:space="0"/>
              <w:right w:val="outset" w:color="auto" w:sz="6" w:space="0"/>
            </w:tcBorders>
            <w:noWrap/>
            <w:vAlign w:val="center"/>
          </w:tcPr>
          <w:p w:rsidRPr="00C20AEF" w:rsidR="00CE1F2F" w:rsidRDefault="00CE1F2F" w14:paraId="5616ED9A" w14:textId="77777777">
            <w:pPr>
              <w:rPr>
                <w:rFonts w:ascii="MS Shell Dlg 2" w:hAnsi="MS Shell Dlg 2" w:cs="MS Shell Dlg 2"/>
                <w:sz w:val="16"/>
                <w:szCs w:val="16"/>
              </w:rPr>
            </w:pPr>
            <w:r>
              <w:rPr>
                <w:rFonts w:ascii="MS Shell Dlg 2" w:hAnsi="MS Shell Dlg 2"/>
                <w:sz w:val="16"/>
              </w:rPr>
              <w:t>NUMBER(1)</w:t>
            </w:r>
          </w:p>
        </w:tc>
        <w:tc>
          <w:tcPr>
            <w:tcW w:w="477"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48A60A02" w14:textId="77777777">
            <w:pPr>
              <w:rPr>
                <w:rFonts w:ascii="MS Shell Dlg 2" w:hAnsi="MS Shell Dlg 2" w:cs="MS Shell Dlg 2"/>
                <w:sz w:val="16"/>
                <w:szCs w:val="16"/>
              </w:rPr>
            </w:pPr>
            <w:r>
              <w:rPr>
                <w:rFonts w:ascii="MS Shell Dlg 2" w:hAnsi="MS Shell Dlg 2"/>
                <w:sz w:val="16"/>
              </w:rPr>
              <w:t> </w:t>
            </w:r>
          </w:p>
        </w:tc>
        <w:tc>
          <w:tcPr>
            <w:tcW w:w="3866"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24DAB922" w14:textId="77777777">
            <w:pPr>
              <w:rPr>
                <w:rFonts w:ascii="MS Shell Dlg 2" w:hAnsi="MS Shell Dlg 2" w:cs="MS Shell Dlg 2"/>
                <w:sz w:val="16"/>
                <w:szCs w:val="16"/>
              </w:rPr>
            </w:pPr>
            <w:r>
              <w:rPr>
                <w:rFonts w:ascii="MS Shell Dlg 2" w:hAnsi="MS Shell Dlg 2"/>
                <w:sz w:val="16"/>
              </w:rPr>
              <w:t>Machine part category (2, 3)</w:t>
            </w:r>
          </w:p>
        </w:tc>
      </w:tr>
      <w:tr w:rsidRPr="00C20AEF" w:rsidR="001E14E3" w:rsidTr="008F6A70" w14:paraId="61D7E571"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C20AEF" w:rsidR="00CE1F2F" w:rsidP="002149D2" w:rsidRDefault="00CE1F2F" w14:paraId="0834DE40" w14:textId="77777777">
            <w:pPr>
              <w:jc w:val="right"/>
              <w:rPr>
                <w:rFonts w:ascii="MS Shell Dlg 2" w:hAnsi="MS Shell Dlg 2" w:cs="MS Shell Dlg 2"/>
                <w:sz w:val="16"/>
                <w:szCs w:val="16"/>
              </w:rPr>
            </w:pPr>
            <w:r>
              <w:rPr>
                <w:rFonts w:ascii="MS Shell Dlg 2" w:hAnsi="MS Shell Dlg 2"/>
                <w:sz w:val="16"/>
              </w:rPr>
              <w:t>8</w:t>
            </w:r>
          </w:p>
        </w:tc>
        <w:tc>
          <w:tcPr>
            <w:tcW w:w="3032"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6F3EE4BC" w14:textId="77777777">
            <w:pPr>
              <w:rPr>
                <w:rFonts w:ascii="MS Shell Dlg 2" w:hAnsi="MS Shell Dlg 2" w:cs="MS Shell Dlg 2"/>
                <w:sz w:val="16"/>
                <w:szCs w:val="16"/>
              </w:rPr>
            </w:pPr>
            <w:r>
              <w:rPr>
                <w:rFonts w:ascii="MS Shell Dlg 2" w:hAnsi="MS Shell Dlg 2"/>
                <w:sz w:val="16"/>
              </w:rPr>
              <w:t>SXPA_PART_CATEGORY_MANUAL</w:t>
            </w:r>
          </w:p>
        </w:tc>
        <w:tc>
          <w:tcPr>
            <w:tcW w:w="1262" w:type="dxa"/>
            <w:tcBorders>
              <w:top w:val="outset" w:color="auto" w:sz="6" w:space="0"/>
              <w:left w:val="outset" w:color="auto" w:sz="6" w:space="0"/>
              <w:bottom w:val="outset" w:color="auto" w:sz="6" w:space="0"/>
              <w:right w:val="outset" w:color="auto" w:sz="6" w:space="0"/>
            </w:tcBorders>
            <w:noWrap/>
            <w:vAlign w:val="center"/>
          </w:tcPr>
          <w:p w:rsidRPr="00C20AEF" w:rsidR="00CE1F2F" w:rsidRDefault="00CE1F2F" w14:paraId="5AD9F5EF" w14:textId="77777777">
            <w:pPr>
              <w:rPr>
                <w:rFonts w:ascii="MS Shell Dlg 2" w:hAnsi="MS Shell Dlg 2" w:cs="MS Shell Dlg 2"/>
                <w:sz w:val="16"/>
                <w:szCs w:val="16"/>
              </w:rPr>
            </w:pPr>
            <w:r>
              <w:rPr>
                <w:rFonts w:ascii="MS Shell Dlg 2" w:hAnsi="MS Shell Dlg 2"/>
                <w:sz w:val="16"/>
              </w:rPr>
              <w:t>NUMBER(1)</w:t>
            </w:r>
          </w:p>
        </w:tc>
        <w:tc>
          <w:tcPr>
            <w:tcW w:w="477"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76BCB28E" w14:textId="77777777">
            <w:pPr>
              <w:rPr>
                <w:rFonts w:ascii="MS Shell Dlg 2" w:hAnsi="MS Shell Dlg 2" w:cs="MS Shell Dlg 2"/>
                <w:sz w:val="16"/>
                <w:szCs w:val="16"/>
              </w:rPr>
            </w:pPr>
            <w:r>
              <w:rPr>
                <w:rFonts w:ascii="MS Shell Dlg 2" w:hAnsi="MS Shell Dlg 2"/>
                <w:sz w:val="16"/>
              </w:rPr>
              <w:t> </w:t>
            </w:r>
          </w:p>
        </w:tc>
        <w:tc>
          <w:tcPr>
            <w:tcW w:w="3866"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401ADE88" w14:textId="77777777">
            <w:pPr>
              <w:rPr>
                <w:rFonts w:ascii="MS Shell Dlg 2" w:hAnsi="MS Shell Dlg 2" w:cs="MS Shell Dlg 2"/>
                <w:sz w:val="16"/>
                <w:szCs w:val="16"/>
              </w:rPr>
            </w:pPr>
            <w:r>
              <w:rPr>
                <w:rFonts w:ascii="MS Shell Dlg 2" w:hAnsi="MS Shell Dlg 2"/>
                <w:sz w:val="16"/>
              </w:rPr>
              <w:t>Manual part category (1, 2, 3)</w:t>
            </w:r>
          </w:p>
        </w:tc>
      </w:tr>
      <w:tr w:rsidRPr="00C20AEF" w:rsidR="001E14E3" w:rsidTr="008F6A70" w14:paraId="47304032"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C20AEF" w:rsidR="00CE1F2F" w:rsidP="002149D2" w:rsidRDefault="00CE1F2F" w14:paraId="3289F851" w14:textId="77777777">
            <w:pPr>
              <w:jc w:val="right"/>
              <w:rPr>
                <w:rFonts w:ascii="MS Shell Dlg 2" w:hAnsi="MS Shell Dlg 2" w:cs="MS Shell Dlg 2"/>
                <w:sz w:val="16"/>
                <w:szCs w:val="16"/>
              </w:rPr>
            </w:pPr>
            <w:r>
              <w:rPr>
                <w:rFonts w:ascii="MS Shell Dlg 2" w:hAnsi="MS Shell Dlg 2"/>
                <w:sz w:val="16"/>
              </w:rPr>
              <w:t>9</w:t>
            </w:r>
          </w:p>
        </w:tc>
        <w:tc>
          <w:tcPr>
            <w:tcW w:w="3032"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72081437" w14:textId="77777777">
            <w:pPr>
              <w:rPr>
                <w:rFonts w:ascii="MS Shell Dlg 2" w:hAnsi="MS Shell Dlg 2" w:cs="MS Shell Dlg 2"/>
                <w:sz w:val="16"/>
                <w:szCs w:val="16"/>
              </w:rPr>
            </w:pPr>
            <w:r>
              <w:rPr>
                <w:rFonts w:ascii="MS Shell Dlg 2" w:hAnsi="MS Shell Dlg 2"/>
                <w:sz w:val="16"/>
              </w:rPr>
              <w:t>SXPA_FLAG_MANUAL_INSERTED</w:t>
            </w:r>
          </w:p>
        </w:tc>
        <w:tc>
          <w:tcPr>
            <w:tcW w:w="1262" w:type="dxa"/>
            <w:tcBorders>
              <w:top w:val="outset" w:color="auto" w:sz="6" w:space="0"/>
              <w:left w:val="outset" w:color="auto" w:sz="6" w:space="0"/>
              <w:bottom w:val="outset" w:color="auto" w:sz="6" w:space="0"/>
              <w:right w:val="outset" w:color="auto" w:sz="6" w:space="0"/>
            </w:tcBorders>
            <w:noWrap/>
            <w:vAlign w:val="center"/>
          </w:tcPr>
          <w:p w:rsidRPr="00C20AEF" w:rsidR="00CE1F2F" w:rsidRDefault="00CE1F2F" w14:paraId="3AFC6530" w14:textId="38FF4DFC">
            <w:pPr>
              <w:rPr>
                <w:rFonts w:ascii="MS Shell Dlg 2" w:hAnsi="MS Shell Dlg 2" w:cs="MS Shell Dlg 2"/>
                <w:sz w:val="16"/>
                <w:szCs w:val="16"/>
              </w:rPr>
            </w:pPr>
            <w:r>
              <w:rPr>
                <w:rFonts w:ascii="MS Shell Dlg 2" w:hAnsi="MS Shell Dlg 2"/>
                <w:sz w:val="16"/>
              </w:rPr>
              <w:t>VARCHAR2(1)</w:t>
            </w:r>
          </w:p>
        </w:tc>
        <w:tc>
          <w:tcPr>
            <w:tcW w:w="477"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7FC2A8CB" w14:textId="77777777">
            <w:pPr>
              <w:rPr>
                <w:rFonts w:ascii="MS Shell Dlg 2" w:hAnsi="MS Shell Dlg 2" w:cs="MS Shell Dlg 2"/>
                <w:sz w:val="16"/>
                <w:szCs w:val="16"/>
              </w:rPr>
            </w:pPr>
            <w:r>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69D26316" w14:textId="77777777">
            <w:pPr>
              <w:rPr>
                <w:rFonts w:ascii="MS Shell Dlg 2" w:hAnsi="MS Shell Dlg 2" w:cs="MS Shell Dlg 2"/>
                <w:sz w:val="16"/>
                <w:szCs w:val="16"/>
              </w:rPr>
            </w:pPr>
            <w:r>
              <w:rPr>
                <w:rFonts w:ascii="MS Shell Dlg 2" w:hAnsi="MS Shell Dlg 2"/>
                <w:sz w:val="16"/>
              </w:rPr>
              <w:t>'J' if part was added manually</w:t>
            </w:r>
          </w:p>
        </w:tc>
      </w:tr>
      <w:tr w:rsidRPr="00C20AEF" w:rsidR="001E14E3" w:rsidTr="008F6A70" w14:paraId="5BDE31F3"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C20AEF" w:rsidR="00CE1F2F" w:rsidP="002149D2" w:rsidRDefault="00CE1F2F" w14:paraId="211BAC03" w14:textId="77777777">
            <w:pPr>
              <w:jc w:val="right"/>
              <w:rPr>
                <w:rFonts w:ascii="MS Shell Dlg 2" w:hAnsi="MS Shell Dlg 2" w:cs="MS Shell Dlg 2"/>
                <w:sz w:val="16"/>
                <w:szCs w:val="16"/>
              </w:rPr>
            </w:pPr>
            <w:r>
              <w:rPr>
                <w:rFonts w:ascii="MS Shell Dlg 2" w:hAnsi="MS Shell Dlg 2"/>
                <w:sz w:val="16"/>
              </w:rPr>
              <w:t>10</w:t>
            </w:r>
          </w:p>
        </w:tc>
        <w:tc>
          <w:tcPr>
            <w:tcW w:w="3032"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3DA2AD81" w14:textId="77777777">
            <w:pPr>
              <w:rPr>
                <w:rFonts w:ascii="MS Shell Dlg 2" w:hAnsi="MS Shell Dlg 2" w:cs="MS Shell Dlg 2"/>
                <w:sz w:val="16"/>
                <w:szCs w:val="16"/>
              </w:rPr>
            </w:pPr>
            <w:r>
              <w:rPr>
                <w:rFonts w:ascii="MS Shell Dlg 2" w:hAnsi="MS Shell Dlg 2"/>
                <w:sz w:val="16"/>
              </w:rPr>
              <w:t>SXPA_FLAG_MANUAL_EXCLUDED</w:t>
            </w:r>
          </w:p>
        </w:tc>
        <w:tc>
          <w:tcPr>
            <w:tcW w:w="1262" w:type="dxa"/>
            <w:tcBorders>
              <w:top w:val="outset" w:color="auto" w:sz="6" w:space="0"/>
              <w:left w:val="outset" w:color="auto" w:sz="6" w:space="0"/>
              <w:bottom w:val="outset" w:color="auto" w:sz="6" w:space="0"/>
              <w:right w:val="outset" w:color="auto" w:sz="6" w:space="0"/>
            </w:tcBorders>
            <w:noWrap/>
            <w:vAlign w:val="center"/>
          </w:tcPr>
          <w:p w:rsidRPr="00C20AEF" w:rsidR="00CE1F2F" w:rsidRDefault="00CE1F2F" w14:paraId="24E71378" w14:textId="355F92A4">
            <w:pPr>
              <w:rPr>
                <w:rFonts w:ascii="MS Shell Dlg 2" w:hAnsi="MS Shell Dlg 2" w:cs="MS Shell Dlg 2"/>
                <w:sz w:val="16"/>
                <w:szCs w:val="16"/>
              </w:rPr>
            </w:pPr>
            <w:r>
              <w:rPr>
                <w:rFonts w:ascii="MS Shell Dlg 2" w:hAnsi="MS Shell Dlg 2"/>
                <w:sz w:val="16"/>
              </w:rPr>
              <w:t>VARCHAR2(1)</w:t>
            </w:r>
          </w:p>
        </w:tc>
        <w:tc>
          <w:tcPr>
            <w:tcW w:w="477"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4FE2A1C2" w14:textId="77777777">
            <w:pPr>
              <w:rPr>
                <w:rFonts w:ascii="MS Shell Dlg 2" w:hAnsi="MS Shell Dlg 2" w:cs="MS Shell Dlg 2"/>
                <w:sz w:val="16"/>
                <w:szCs w:val="16"/>
              </w:rPr>
            </w:pPr>
            <w:r>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44646E09" w14:textId="77777777">
            <w:pPr>
              <w:rPr>
                <w:rFonts w:ascii="MS Shell Dlg 2" w:hAnsi="MS Shell Dlg 2" w:cs="MS Shell Dlg 2"/>
                <w:sz w:val="16"/>
                <w:szCs w:val="16"/>
              </w:rPr>
            </w:pPr>
            <w:r>
              <w:rPr>
                <w:rFonts w:ascii="MS Shell Dlg 2" w:hAnsi="MS Shell Dlg 2"/>
                <w:sz w:val="16"/>
              </w:rPr>
              <w:t>'Y' if part was excluded manually</w:t>
            </w:r>
          </w:p>
        </w:tc>
      </w:tr>
      <w:tr w:rsidRPr="00C20AEF" w:rsidR="001E14E3" w:rsidTr="008F6A70" w14:paraId="1054AE69"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C20AEF" w:rsidR="00CE1F2F" w:rsidP="002149D2" w:rsidRDefault="00CE1F2F" w14:paraId="762F1995" w14:textId="77777777">
            <w:pPr>
              <w:jc w:val="right"/>
              <w:rPr>
                <w:rFonts w:ascii="MS Shell Dlg 2" w:hAnsi="MS Shell Dlg 2" w:cs="MS Shell Dlg 2"/>
                <w:sz w:val="16"/>
                <w:szCs w:val="16"/>
              </w:rPr>
            </w:pPr>
            <w:r>
              <w:rPr>
                <w:rFonts w:ascii="MS Shell Dlg 2" w:hAnsi="MS Shell Dlg 2"/>
                <w:sz w:val="16"/>
              </w:rPr>
              <w:t>11</w:t>
            </w:r>
          </w:p>
        </w:tc>
        <w:tc>
          <w:tcPr>
            <w:tcW w:w="3032"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07F54EF6" w14:textId="77777777">
            <w:pPr>
              <w:rPr>
                <w:rFonts w:ascii="MS Shell Dlg 2" w:hAnsi="MS Shell Dlg 2" w:cs="MS Shell Dlg 2"/>
                <w:sz w:val="16"/>
                <w:szCs w:val="16"/>
              </w:rPr>
            </w:pPr>
            <w:r>
              <w:rPr>
                <w:rFonts w:ascii="MS Shell Dlg 2" w:hAnsi="MS Shell Dlg 2"/>
                <w:sz w:val="16"/>
              </w:rPr>
              <w:t>SXPA_STOCK_DATE</w:t>
            </w:r>
          </w:p>
        </w:tc>
        <w:tc>
          <w:tcPr>
            <w:tcW w:w="1262" w:type="dxa"/>
            <w:tcBorders>
              <w:top w:val="outset" w:color="auto" w:sz="6" w:space="0"/>
              <w:left w:val="outset" w:color="auto" w:sz="6" w:space="0"/>
              <w:bottom w:val="outset" w:color="auto" w:sz="6" w:space="0"/>
              <w:right w:val="outset" w:color="auto" w:sz="6" w:space="0"/>
            </w:tcBorders>
            <w:noWrap/>
            <w:vAlign w:val="center"/>
          </w:tcPr>
          <w:p w:rsidRPr="00C20AEF" w:rsidR="00CE1F2F" w:rsidRDefault="00CE1F2F" w14:paraId="68E2E125" w14:textId="77777777">
            <w:pPr>
              <w:rPr>
                <w:rFonts w:ascii="MS Shell Dlg 2" w:hAnsi="MS Shell Dlg 2" w:cs="MS Shell Dlg 2"/>
                <w:sz w:val="16"/>
                <w:szCs w:val="16"/>
              </w:rPr>
            </w:pPr>
            <w:r>
              <w:rPr>
                <w:rFonts w:ascii="MS Shell Dlg 2" w:hAnsi="MS Shell Dlg 2"/>
                <w:sz w:val="16"/>
              </w:rPr>
              <w:t>DATE</w:t>
            </w:r>
          </w:p>
        </w:tc>
        <w:tc>
          <w:tcPr>
            <w:tcW w:w="477"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62E447F8" w14:textId="77777777">
            <w:pPr>
              <w:rPr>
                <w:rFonts w:ascii="MS Shell Dlg 2" w:hAnsi="MS Shell Dlg 2" w:cs="MS Shell Dlg 2"/>
                <w:sz w:val="16"/>
                <w:szCs w:val="16"/>
              </w:rPr>
            </w:pPr>
            <w:r>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6AA9D4C6" w14:textId="77777777">
            <w:pPr>
              <w:rPr>
                <w:rFonts w:ascii="MS Shell Dlg 2" w:hAnsi="MS Shell Dlg 2" w:cs="MS Shell Dlg 2"/>
                <w:sz w:val="16"/>
                <w:szCs w:val="16"/>
              </w:rPr>
            </w:pPr>
            <w:r>
              <w:rPr>
                <w:rFonts w:ascii="MS Shell Dlg 2" w:hAnsi="MS Shell Dlg 2"/>
                <w:sz w:val="16"/>
              </w:rPr>
              <w:t>Last inventory report</w:t>
            </w:r>
          </w:p>
        </w:tc>
      </w:tr>
      <w:tr w:rsidRPr="00C20AEF" w:rsidR="001E14E3" w:rsidTr="008F6A70" w14:paraId="1E009804"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C20AEF" w:rsidR="00CE1F2F" w:rsidP="002149D2" w:rsidRDefault="00CE1F2F" w14:paraId="1BB3BD00" w14:textId="77777777">
            <w:pPr>
              <w:jc w:val="right"/>
              <w:rPr>
                <w:rFonts w:ascii="MS Shell Dlg 2" w:hAnsi="MS Shell Dlg 2" w:cs="MS Shell Dlg 2"/>
                <w:sz w:val="16"/>
                <w:szCs w:val="16"/>
              </w:rPr>
            </w:pPr>
            <w:r>
              <w:rPr>
                <w:rFonts w:ascii="MS Shell Dlg 2" w:hAnsi="MS Shell Dlg 2"/>
                <w:sz w:val="16"/>
              </w:rPr>
              <w:t>12</w:t>
            </w:r>
          </w:p>
        </w:tc>
        <w:tc>
          <w:tcPr>
            <w:tcW w:w="3032"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59666E15" w14:textId="77777777">
            <w:pPr>
              <w:rPr>
                <w:rFonts w:ascii="MS Shell Dlg 2" w:hAnsi="MS Shell Dlg 2" w:cs="MS Shell Dlg 2"/>
                <w:sz w:val="16"/>
                <w:szCs w:val="16"/>
              </w:rPr>
            </w:pPr>
            <w:r>
              <w:rPr>
                <w:rFonts w:ascii="MS Shell Dlg 2" w:hAnsi="MS Shell Dlg 2"/>
                <w:sz w:val="16"/>
              </w:rPr>
              <w:t>SXPA_CREATION_DATE</w:t>
            </w:r>
          </w:p>
        </w:tc>
        <w:tc>
          <w:tcPr>
            <w:tcW w:w="1262" w:type="dxa"/>
            <w:tcBorders>
              <w:top w:val="outset" w:color="auto" w:sz="6" w:space="0"/>
              <w:left w:val="outset" w:color="auto" w:sz="6" w:space="0"/>
              <w:bottom w:val="outset" w:color="auto" w:sz="6" w:space="0"/>
              <w:right w:val="outset" w:color="auto" w:sz="6" w:space="0"/>
            </w:tcBorders>
            <w:noWrap/>
            <w:vAlign w:val="center"/>
          </w:tcPr>
          <w:p w:rsidRPr="00C20AEF" w:rsidR="00CE1F2F" w:rsidRDefault="00CE1F2F" w14:paraId="499A079A" w14:textId="77777777">
            <w:pPr>
              <w:rPr>
                <w:rFonts w:ascii="MS Shell Dlg 2" w:hAnsi="MS Shell Dlg 2" w:cs="MS Shell Dlg 2"/>
                <w:sz w:val="16"/>
                <w:szCs w:val="16"/>
              </w:rPr>
            </w:pPr>
            <w:r>
              <w:rPr>
                <w:rFonts w:ascii="MS Shell Dlg 2" w:hAnsi="MS Shell Dlg 2"/>
                <w:sz w:val="16"/>
              </w:rPr>
              <w:t>DATE</w:t>
            </w:r>
          </w:p>
        </w:tc>
        <w:tc>
          <w:tcPr>
            <w:tcW w:w="477"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35226EF8" w14:textId="77777777">
            <w:pPr>
              <w:rPr>
                <w:rFonts w:ascii="MS Shell Dlg 2" w:hAnsi="MS Shell Dlg 2" w:cs="MS Shell Dlg 2"/>
                <w:sz w:val="16"/>
                <w:szCs w:val="16"/>
              </w:rPr>
            </w:pPr>
            <w:r>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0507F9A3" w14:textId="77777777">
            <w:pPr>
              <w:rPr>
                <w:rFonts w:ascii="MS Shell Dlg 2" w:hAnsi="MS Shell Dlg 2" w:cs="MS Shell Dlg 2"/>
                <w:sz w:val="16"/>
                <w:szCs w:val="16"/>
              </w:rPr>
            </w:pPr>
            <w:r>
              <w:rPr>
                <w:rFonts w:ascii="MS Shell Dlg 2" w:hAnsi="MS Shell Dlg 2"/>
                <w:sz w:val="16"/>
              </w:rPr>
              <w:t>Entry date</w:t>
            </w:r>
          </w:p>
        </w:tc>
      </w:tr>
      <w:tr w:rsidRPr="00C20AEF" w:rsidR="001E14E3" w:rsidTr="008F6A70" w14:paraId="4BFF7B0F"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C20AEF" w:rsidR="00CE1F2F" w:rsidP="002149D2" w:rsidRDefault="00CE1F2F" w14:paraId="17D494F7" w14:textId="77777777">
            <w:pPr>
              <w:jc w:val="right"/>
              <w:rPr>
                <w:rFonts w:ascii="MS Shell Dlg 2" w:hAnsi="MS Shell Dlg 2" w:cs="MS Shell Dlg 2"/>
                <w:sz w:val="16"/>
                <w:szCs w:val="16"/>
              </w:rPr>
            </w:pPr>
            <w:r>
              <w:rPr>
                <w:rFonts w:ascii="MS Shell Dlg 2" w:hAnsi="MS Shell Dlg 2"/>
                <w:sz w:val="16"/>
              </w:rPr>
              <w:t>13</w:t>
            </w:r>
          </w:p>
        </w:tc>
        <w:tc>
          <w:tcPr>
            <w:tcW w:w="3032"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51639475" w14:textId="77777777">
            <w:pPr>
              <w:rPr>
                <w:rFonts w:ascii="MS Shell Dlg 2" w:hAnsi="MS Shell Dlg 2" w:cs="MS Shell Dlg 2"/>
                <w:sz w:val="16"/>
                <w:szCs w:val="16"/>
              </w:rPr>
            </w:pPr>
            <w:r>
              <w:rPr>
                <w:rFonts w:ascii="MS Shell Dlg 2" w:hAnsi="MS Shell Dlg 2"/>
                <w:sz w:val="16"/>
              </w:rPr>
              <w:t>SXPA_CHANGE_DATE</w:t>
            </w:r>
          </w:p>
        </w:tc>
        <w:tc>
          <w:tcPr>
            <w:tcW w:w="1262" w:type="dxa"/>
            <w:tcBorders>
              <w:top w:val="outset" w:color="auto" w:sz="6" w:space="0"/>
              <w:left w:val="outset" w:color="auto" w:sz="6" w:space="0"/>
              <w:bottom w:val="outset" w:color="auto" w:sz="6" w:space="0"/>
              <w:right w:val="outset" w:color="auto" w:sz="6" w:space="0"/>
            </w:tcBorders>
            <w:noWrap/>
            <w:vAlign w:val="center"/>
          </w:tcPr>
          <w:p w:rsidRPr="00C20AEF" w:rsidR="00CE1F2F" w:rsidRDefault="00CE1F2F" w14:paraId="74432657" w14:textId="77777777">
            <w:pPr>
              <w:rPr>
                <w:rFonts w:ascii="MS Shell Dlg 2" w:hAnsi="MS Shell Dlg 2" w:cs="MS Shell Dlg 2"/>
                <w:sz w:val="16"/>
                <w:szCs w:val="16"/>
              </w:rPr>
            </w:pPr>
            <w:r>
              <w:rPr>
                <w:rFonts w:ascii="MS Shell Dlg 2" w:hAnsi="MS Shell Dlg 2"/>
                <w:sz w:val="16"/>
              </w:rPr>
              <w:t>DATE</w:t>
            </w:r>
          </w:p>
        </w:tc>
        <w:tc>
          <w:tcPr>
            <w:tcW w:w="477"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4F22CFA4" w14:textId="77777777">
            <w:pPr>
              <w:rPr>
                <w:rFonts w:ascii="MS Shell Dlg 2" w:hAnsi="MS Shell Dlg 2" w:cs="MS Shell Dlg 2"/>
                <w:sz w:val="16"/>
                <w:szCs w:val="16"/>
              </w:rPr>
            </w:pPr>
            <w:r>
              <w:rPr>
                <w:rFonts w:ascii="MS Shell Dlg 2" w:hAnsi="MS Shell Dlg 2"/>
                <w:sz w:val="16"/>
              </w:rPr>
              <w:t>Y</w:t>
            </w:r>
          </w:p>
        </w:tc>
        <w:tc>
          <w:tcPr>
            <w:tcW w:w="3866"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0584A01F" w14:textId="77777777">
            <w:pPr>
              <w:rPr>
                <w:rFonts w:ascii="MS Shell Dlg 2" w:hAnsi="MS Shell Dlg 2" w:cs="MS Shell Dlg 2"/>
                <w:sz w:val="16"/>
                <w:szCs w:val="16"/>
              </w:rPr>
            </w:pPr>
            <w:r>
              <w:rPr>
                <w:rFonts w:ascii="MS Shell Dlg 2" w:hAnsi="MS Shell Dlg 2"/>
                <w:sz w:val="16"/>
              </w:rPr>
              <w:t>Last change on record</w:t>
            </w:r>
          </w:p>
        </w:tc>
      </w:tr>
      <w:tr w:rsidRPr="00C20AEF" w:rsidR="001E14E3" w:rsidTr="008F6A70" w14:paraId="6793A790"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C20AEF" w:rsidR="00CE1F2F" w:rsidP="00406992" w:rsidRDefault="00CE1F2F" w14:paraId="2320D853" w14:textId="77777777">
            <w:pPr>
              <w:jc w:val="right"/>
              <w:rPr>
                <w:rFonts w:ascii="MS Shell Dlg 2" w:hAnsi="MS Shell Dlg 2" w:cs="MS Shell Dlg 2"/>
                <w:sz w:val="16"/>
                <w:szCs w:val="16"/>
              </w:rPr>
            </w:pPr>
            <w:r>
              <w:rPr>
                <w:rFonts w:ascii="MS Shell Dlg 2" w:hAnsi="MS Shell Dlg 2"/>
                <w:sz w:val="16"/>
              </w:rPr>
              <w:t>14</w:t>
            </w:r>
          </w:p>
        </w:tc>
        <w:tc>
          <w:tcPr>
            <w:tcW w:w="3032"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3E17B4E1" w14:textId="77777777">
            <w:pPr>
              <w:rPr>
                <w:rFonts w:ascii="MS Shell Dlg 2" w:hAnsi="MS Shell Dlg 2" w:cs="MS Shell Dlg 2"/>
                <w:sz w:val="16"/>
                <w:szCs w:val="16"/>
              </w:rPr>
            </w:pPr>
            <w:r>
              <w:rPr>
                <w:rFonts w:ascii="MS Shell Dlg 2" w:hAnsi="MS Shell Dlg 2"/>
                <w:sz w:val="16"/>
              </w:rPr>
              <w:t>SXPA_INFO</w:t>
            </w:r>
          </w:p>
        </w:tc>
        <w:tc>
          <w:tcPr>
            <w:tcW w:w="1262" w:type="dxa"/>
            <w:tcBorders>
              <w:top w:val="outset" w:color="auto" w:sz="6" w:space="0"/>
              <w:left w:val="outset" w:color="auto" w:sz="6" w:space="0"/>
              <w:bottom w:val="outset" w:color="auto" w:sz="6" w:space="0"/>
              <w:right w:val="outset" w:color="auto" w:sz="6" w:space="0"/>
            </w:tcBorders>
            <w:noWrap/>
            <w:vAlign w:val="center"/>
          </w:tcPr>
          <w:p w:rsidRPr="00C20AEF" w:rsidR="00CE1F2F" w:rsidRDefault="00CE1F2F" w14:paraId="2E82F594" w14:textId="2AE81BBB">
            <w:pPr>
              <w:rPr>
                <w:rFonts w:ascii="MS Shell Dlg 2" w:hAnsi="MS Shell Dlg 2" w:cs="MS Shell Dlg 2"/>
                <w:sz w:val="16"/>
                <w:szCs w:val="16"/>
              </w:rPr>
            </w:pPr>
            <w:r>
              <w:rPr>
                <w:rFonts w:ascii="MS Shell Dlg 2" w:hAnsi="MS Shell Dlg 2"/>
                <w:sz w:val="16"/>
              </w:rPr>
              <w:t>VARCHAR2(200)</w:t>
            </w:r>
          </w:p>
        </w:tc>
        <w:tc>
          <w:tcPr>
            <w:tcW w:w="477"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7114006F" w14:textId="77777777">
            <w:pPr>
              <w:rPr>
                <w:rFonts w:ascii="MS Shell Dlg 2" w:hAnsi="MS Shell Dlg 2" w:cs="MS Shell Dlg 2"/>
                <w:sz w:val="16"/>
                <w:szCs w:val="16"/>
              </w:rPr>
            </w:pPr>
            <w:r>
              <w:rPr>
                <w:rFonts w:ascii="MS Shell Dlg 2" w:hAnsi="MS Shell Dlg 2"/>
                <w:sz w:val="16"/>
              </w:rPr>
              <w:t> </w:t>
            </w:r>
          </w:p>
        </w:tc>
        <w:tc>
          <w:tcPr>
            <w:tcW w:w="3866" w:type="dxa"/>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2761A214" w14:textId="77777777">
            <w:pPr>
              <w:rPr>
                <w:rFonts w:ascii="MS Shell Dlg 2" w:hAnsi="MS Shell Dlg 2" w:cs="MS Shell Dlg 2"/>
                <w:sz w:val="16"/>
                <w:szCs w:val="16"/>
              </w:rPr>
            </w:pPr>
            <w:r>
              <w:rPr>
                <w:rFonts w:ascii="MS Shell Dlg 2" w:hAnsi="MS Shell Dlg 2"/>
                <w:sz w:val="16"/>
              </w:rPr>
              <w:t>Additional information to the part number</w:t>
            </w:r>
          </w:p>
        </w:tc>
      </w:tr>
      <w:tr w:rsidRPr="00C20AEF" w:rsidR="001E14E3" w:rsidTr="008F6A70" w14:paraId="5150DE18"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C20AEF" w:rsidR="001E14E3" w:rsidP="00406992" w:rsidRDefault="001E14E3" w14:paraId="26903866" w14:textId="77777777">
            <w:pPr>
              <w:jc w:val="right"/>
              <w:rPr>
                <w:rFonts w:ascii="MS Shell Dlg 2" w:hAnsi="MS Shell Dlg 2" w:cs="MS Shell Dlg 2"/>
                <w:sz w:val="16"/>
                <w:szCs w:val="16"/>
              </w:rPr>
            </w:pPr>
            <w:r>
              <w:rPr>
                <w:rFonts w:ascii="MS Shell Dlg 2" w:hAnsi="MS Shell Dlg 2"/>
                <w:sz w:val="16"/>
              </w:rPr>
              <w:t>15</w:t>
            </w:r>
          </w:p>
        </w:tc>
        <w:tc>
          <w:tcPr>
            <w:tcW w:w="3032" w:type="dxa"/>
            <w:tcBorders>
              <w:top w:val="outset" w:color="auto" w:sz="6" w:space="0"/>
              <w:left w:val="outset" w:color="auto" w:sz="6" w:space="0"/>
              <w:bottom w:val="outset" w:color="auto" w:sz="6" w:space="0"/>
              <w:right w:val="outset" w:color="auto" w:sz="6" w:space="0"/>
            </w:tcBorders>
            <w:vAlign w:val="center"/>
          </w:tcPr>
          <w:p w:rsidRPr="00C20AEF" w:rsidR="001E14E3" w:rsidP="001E14E3" w:rsidRDefault="001E14E3" w14:paraId="05D068EA" w14:textId="77777777">
            <w:pPr>
              <w:rPr>
                <w:rFonts w:ascii="MS Shell Dlg 2" w:hAnsi="MS Shell Dlg 2" w:cs="MS Shell Dlg 2"/>
                <w:sz w:val="16"/>
                <w:szCs w:val="16"/>
              </w:rPr>
            </w:pPr>
            <w:r>
              <w:rPr>
                <w:rFonts w:ascii="MS Shell Dlg 2" w:hAnsi="MS Shell Dlg 2"/>
                <w:sz w:val="16"/>
              </w:rPr>
              <w:t>SXPA_FLAG_EXCLUDED_BY_ORDER</w:t>
            </w:r>
          </w:p>
        </w:tc>
        <w:tc>
          <w:tcPr>
            <w:tcW w:w="1262" w:type="dxa"/>
            <w:tcBorders>
              <w:top w:val="outset" w:color="auto" w:sz="6" w:space="0"/>
              <w:left w:val="outset" w:color="auto" w:sz="6" w:space="0"/>
              <w:bottom w:val="outset" w:color="auto" w:sz="6" w:space="0"/>
              <w:right w:val="outset" w:color="auto" w:sz="6" w:space="0"/>
            </w:tcBorders>
            <w:noWrap/>
            <w:vAlign w:val="center"/>
          </w:tcPr>
          <w:p w:rsidRPr="00C20AEF" w:rsidR="001E14E3" w:rsidP="001E14E3" w:rsidRDefault="001E14E3" w14:paraId="275593E7" w14:textId="257C9F7D">
            <w:pPr>
              <w:rPr>
                <w:rFonts w:ascii="MS Shell Dlg 2" w:hAnsi="MS Shell Dlg 2" w:cs="MS Shell Dlg 2"/>
                <w:sz w:val="16"/>
                <w:szCs w:val="16"/>
              </w:rPr>
            </w:pPr>
            <w:r>
              <w:rPr>
                <w:rFonts w:ascii="MS Shell Dlg 2" w:hAnsi="MS Shell Dlg 2"/>
                <w:sz w:val="16"/>
              </w:rPr>
              <w:t>VARCHAR2(1)</w:t>
            </w:r>
          </w:p>
        </w:tc>
        <w:tc>
          <w:tcPr>
            <w:tcW w:w="477" w:type="dxa"/>
            <w:tcBorders>
              <w:top w:val="outset" w:color="auto" w:sz="6" w:space="0"/>
              <w:left w:val="outset" w:color="auto" w:sz="6" w:space="0"/>
              <w:bottom w:val="outset" w:color="auto" w:sz="6" w:space="0"/>
              <w:right w:val="outset" w:color="auto" w:sz="6" w:space="0"/>
            </w:tcBorders>
            <w:vAlign w:val="center"/>
          </w:tcPr>
          <w:p w:rsidRPr="00C20AEF" w:rsidR="001E14E3" w:rsidRDefault="001E14E3" w14:paraId="1917D5EB" w14:textId="77777777">
            <w:pPr>
              <w:rPr>
                <w:rFonts w:ascii="MS Shell Dlg 2" w:hAnsi="MS Shell Dlg 2" w:cs="MS Shell Dlg 2"/>
                <w:sz w:val="16"/>
                <w:szCs w:val="16"/>
              </w:rPr>
            </w:pPr>
          </w:p>
        </w:tc>
        <w:tc>
          <w:tcPr>
            <w:tcW w:w="3866" w:type="dxa"/>
            <w:tcBorders>
              <w:top w:val="outset" w:color="auto" w:sz="6" w:space="0"/>
              <w:left w:val="outset" w:color="auto" w:sz="6" w:space="0"/>
              <w:bottom w:val="outset" w:color="auto" w:sz="6" w:space="0"/>
              <w:right w:val="outset" w:color="auto" w:sz="6" w:space="0"/>
            </w:tcBorders>
            <w:vAlign w:val="center"/>
          </w:tcPr>
          <w:p w:rsidRPr="00C20AEF" w:rsidR="001E14E3" w:rsidRDefault="001E14E3" w14:paraId="42765969" w14:textId="77777777">
            <w:pPr>
              <w:rPr>
                <w:rFonts w:ascii="MS Shell Dlg 2" w:hAnsi="MS Shell Dlg 2" w:cs="MS Shell Dlg 2"/>
                <w:sz w:val="16"/>
                <w:szCs w:val="16"/>
              </w:rPr>
            </w:pPr>
            <w:r>
              <w:rPr>
                <w:rFonts w:ascii="MS Shell Dlg 2" w:hAnsi="MS Shell Dlg 2"/>
                <w:sz w:val="16"/>
              </w:rPr>
              <w:t>y', if part was excluded manually, after rejection of an order item 'N', if part was not excluded manually but an order item was rejected</w:t>
            </w:r>
          </w:p>
        </w:tc>
      </w:tr>
      <w:tr w:rsidRPr="00C20AEF" w:rsidR="001E14E3" w:rsidTr="008F6A70" w14:paraId="0EA4802A"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C20AEF" w:rsidR="001E14E3" w:rsidP="00406992" w:rsidRDefault="001E14E3" w14:paraId="26652D77" w14:textId="77777777">
            <w:pPr>
              <w:jc w:val="right"/>
              <w:rPr>
                <w:rFonts w:ascii="MS Shell Dlg 2" w:hAnsi="MS Shell Dlg 2" w:cs="MS Shell Dlg 2"/>
                <w:sz w:val="16"/>
                <w:szCs w:val="16"/>
              </w:rPr>
            </w:pPr>
            <w:r>
              <w:rPr>
                <w:rFonts w:ascii="MS Shell Dlg 2" w:hAnsi="MS Shell Dlg 2"/>
                <w:sz w:val="16"/>
              </w:rPr>
              <w:t>16</w:t>
            </w:r>
          </w:p>
        </w:tc>
        <w:tc>
          <w:tcPr>
            <w:tcW w:w="3032" w:type="dxa"/>
            <w:tcBorders>
              <w:top w:val="outset" w:color="auto" w:sz="6" w:space="0"/>
              <w:left w:val="outset" w:color="auto" w:sz="6" w:space="0"/>
              <w:bottom w:val="outset" w:color="auto" w:sz="6" w:space="0"/>
              <w:right w:val="outset" w:color="auto" w:sz="6" w:space="0"/>
            </w:tcBorders>
            <w:vAlign w:val="center"/>
          </w:tcPr>
          <w:p w:rsidRPr="00C20AEF" w:rsidR="001E14E3" w:rsidP="001E14E3" w:rsidRDefault="001E14E3" w14:paraId="128DF38B" w14:textId="77777777">
            <w:pPr>
              <w:rPr>
                <w:rFonts w:ascii="MS Shell Dlg 2" w:hAnsi="MS Shell Dlg 2" w:cs="MS Shell Dlg 2"/>
                <w:sz w:val="16"/>
                <w:szCs w:val="16"/>
              </w:rPr>
            </w:pPr>
            <w:r>
              <w:rPr>
                <w:rFonts w:ascii="MS Shell Dlg 2" w:hAnsi="MS Shell Dlg 2"/>
                <w:sz w:val="16"/>
              </w:rPr>
              <w:t>SXPA_EXCLUDED_BY_ORDER_NUMBER</w:t>
            </w:r>
          </w:p>
        </w:tc>
        <w:tc>
          <w:tcPr>
            <w:tcW w:w="1262" w:type="dxa"/>
            <w:tcBorders>
              <w:top w:val="outset" w:color="auto" w:sz="6" w:space="0"/>
              <w:left w:val="outset" w:color="auto" w:sz="6" w:space="0"/>
              <w:bottom w:val="outset" w:color="auto" w:sz="6" w:space="0"/>
              <w:right w:val="outset" w:color="auto" w:sz="6" w:space="0"/>
            </w:tcBorders>
            <w:noWrap/>
            <w:vAlign w:val="center"/>
          </w:tcPr>
          <w:p w:rsidRPr="00C20AEF" w:rsidR="001E14E3" w:rsidP="001E14E3" w:rsidRDefault="001E14E3" w14:paraId="6AC4CFA5" w14:textId="77777777">
            <w:pPr>
              <w:rPr>
                <w:rFonts w:ascii="MS Shell Dlg 2" w:hAnsi="MS Shell Dlg 2" w:cs="MS Shell Dlg 2"/>
                <w:sz w:val="16"/>
                <w:szCs w:val="16"/>
              </w:rPr>
            </w:pPr>
            <w:r>
              <w:rPr>
                <w:rFonts w:ascii="MS Shell Dlg 2" w:hAnsi="MS Shell Dlg 2"/>
                <w:sz w:val="16"/>
              </w:rPr>
              <w:t>NUMBER(14)</w:t>
            </w:r>
          </w:p>
        </w:tc>
        <w:tc>
          <w:tcPr>
            <w:tcW w:w="477" w:type="dxa"/>
            <w:tcBorders>
              <w:top w:val="outset" w:color="auto" w:sz="6" w:space="0"/>
              <w:left w:val="outset" w:color="auto" w:sz="6" w:space="0"/>
              <w:bottom w:val="outset" w:color="auto" w:sz="6" w:space="0"/>
              <w:right w:val="outset" w:color="auto" w:sz="6" w:space="0"/>
            </w:tcBorders>
            <w:vAlign w:val="center"/>
          </w:tcPr>
          <w:p w:rsidRPr="00C20AEF" w:rsidR="001E14E3" w:rsidRDefault="001E14E3" w14:paraId="1B5ED6F8" w14:textId="77777777">
            <w:pPr>
              <w:rPr>
                <w:rFonts w:ascii="MS Shell Dlg 2" w:hAnsi="MS Shell Dlg 2" w:cs="MS Shell Dlg 2"/>
                <w:sz w:val="16"/>
                <w:szCs w:val="16"/>
              </w:rPr>
            </w:pPr>
          </w:p>
        </w:tc>
        <w:tc>
          <w:tcPr>
            <w:tcW w:w="3866" w:type="dxa"/>
            <w:tcBorders>
              <w:top w:val="outset" w:color="auto" w:sz="6" w:space="0"/>
              <w:left w:val="outset" w:color="auto" w:sz="6" w:space="0"/>
              <w:bottom w:val="outset" w:color="auto" w:sz="6" w:space="0"/>
              <w:right w:val="outset" w:color="auto" w:sz="6" w:space="0"/>
            </w:tcBorders>
            <w:vAlign w:val="center"/>
          </w:tcPr>
          <w:p w:rsidRPr="00C20AEF" w:rsidR="001E14E3" w:rsidRDefault="001E14E3" w14:paraId="20699C79" w14:textId="77777777">
            <w:pPr>
              <w:rPr>
                <w:rFonts w:ascii="MS Shell Dlg 2" w:hAnsi="MS Shell Dlg 2" w:cs="MS Shell Dlg 2"/>
                <w:sz w:val="16"/>
                <w:szCs w:val="16"/>
              </w:rPr>
            </w:pPr>
            <w:r>
              <w:rPr>
                <w:rFonts w:ascii="MS Shell Dlg 2" w:hAnsi="MS Shell Dlg 2"/>
                <w:sz w:val="16"/>
              </w:rPr>
              <w:t>Order number where the part number was manually excluded</w:t>
            </w:r>
          </w:p>
        </w:tc>
      </w:tr>
      <w:tr w:rsidRPr="00C20AEF" w:rsidR="001E14E3" w:rsidTr="008F6A70" w14:paraId="49581976" w14:textId="77777777">
        <w:trPr>
          <w:tblCellSpacing w:w="7" w:type="dxa"/>
          <w:jc w:val="center"/>
        </w:trPr>
        <w:tc>
          <w:tcPr>
            <w:tcW w:w="611" w:type="dxa"/>
            <w:tcBorders>
              <w:top w:val="outset" w:color="auto" w:sz="6" w:space="0"/>
              <w:left w:val="outset" w:color="auto" w:sz="6" w:space="0"/>
              <w:bottom w:val="outset" w:color="auto" w:sz="6" w:space="0"/>
              <w:right w:val="outset" w:color="auto" w:sz="6" w:space="0"/>
            </w:tcBorders>
            <w:vAlign w:val="center"/>
          </w:tcPr>
          <w:p w:rsidRPr="00C20AEF" w:rsidR="001E14E3" w:rsidP="00406992" w:rsidRDefault="001E14E3" w14:paraId="57D57332" w14:textId="77777777">
            <w:pPr>
              <w:jc w:val="right"/>
              <w:rPr>
                <w:rFonts w:ascii="MS Shell Dlg 2" w:hAnsi="MS Shell Dlg 2" w:cs="MS Shell Dlg 2"/>
                <w:sz w:val="16"/>
                <w:szCs w:val="16"/>
              </w:rPr>
            </w:pPr>
            <w:r>
              <w:rPr>
                <w:rFonts w:ascii="MS Shell Dlg 2" w:hAnsi="MS Shell Dlg 2"/>
                <w:sz w:val="16"/>
              </w:rPr>
              <w:t>17</w:t>
            </w:r>
          </w:p>
        </w:tc>
        <w:tc>
          <w:tcPr>
            <w:tcW w:w="3032" w:type="dxa"/>
            <w:tcBorders>
              <w:top w:val="outset" w:color="auto" w:sz="6" w:space="0"/>
              <w:left w:val="outset" w:color="auto" w:sz="6" w:space="0"/>
              <w:bottom w:val="outset" w:color="auto" w:sz="6" w:space="0"/>
              <w:right w:val="outset" w:color="auto" w:sz="6" w:space="0"/>
            </w:tcBorders>
            <w:vAlign w:val="center"/>
          </w:tcPr>
          <w:p w:rsidRPr="00C20AEF" w:rsidR="001E14E3" w:rsidP="001E14E3" w:rsidRDefault="001E14E3" w14:paraId="32B117E3" w14:textId="77777777">
            <w:pPr>
              <w:rPr>
                <w:rFonts w:ascii="MS Shell Dlg 2" w:hAnsi="MS Shell Dlg 2" w:cs="MS Shell Dlg 2"/>
                <w:sz w:val="16"/>
                <w:szCs w:val="16"/>
              </w:rPr>
            </w:pPr>
            <w:r>
              <w:rPr>
                <w:rFonts w:ascii="MS Shell Dlg 2" w:hAnsi="MS Shell Dlg 2"/>
                <w:sz w:val="16"/>
              </w:rPr>
              <w:t>SXPA_EXCLUDED_BY_ORDER_DATE</w:t>
            </w:r>
          </w:p>
        </w:tc>
        <w:tc>
          <w:tcPr>
            <w:tcW w:w="1262" w:type="dxa"/>
            <w:tcBorders>
              <w:top w:val="outset" w:color="auto" w:sz="6" w:space="0"/>
              <w:left w:val="outset" w:color="auto" w:sz="6" w:space="0"/>
              <w:bottom w:val="outset" w:color="auto" w:sz="6" w:space="0"/>
              <w:right w:val="outset" w:color="auto" w:sz="6" w:space="0"/>
            </w:tcBorders>
            <w:noWrap/>
            <w:vAlign w:val="center"/>
          </w:tcPr>
          <w:p w:rsidRPr="00C20AEF" w:rsidR="001E14E3" w:rsidP="001E14E3" w:rsidRDefault="001E14E3" w14:paraId="4EEE2752" w14:textId="77777777">
            <w:pPr>
              <w:rPr>
                <w:rFonts w:ascii="MS Shell Dlg 2" w:hAnsi="MS Shell Dlg 2" w:cs="MS Shell Dlg 2"/>
                <w:sz w:val="16"/>
                <w:szCs w:val="16"/>
              </w:rPr>
            </w:pPr>
            <w:r>
              <w:rPr>
                <w:rFonts w:ascii="MS Shell Dlg 2" w:hAnsi="MS Shell Dlg 2"/>
                <w:sz w:val="16"/>
              </w:rPr>
              <w:t>DATE</w:t>
            </w:r>
          </w:p>
        </w:tc>
        <w:tc>
          <w:tcPr>
            <w:tcW w:w="477" w:type="dxa"/>
            <w:tcBorders>
              <w:top w:val="outset" w:color="auto" w:sz="6" w:space="0"/>
              <w:left w:val="outset" w:color="auto" w:sz="6" w:space="0"/>
              <w:bottom w:val="outset" w:color="auto" w:sz="6" w:space="0"/>
              <w:right w:val="outset" w:color="auto" w:sz="6" w:space="0"/>
            </w:tcBorders>
            <w:vAlign w:val="center"/>
          </w:tcPr>
          <w:p w:rsidRPr="00C20AEF" w:rsidR="001E14E3" w:rsidRDefault="001E14E3" w14:paraId="2167560C" w14:textId="77777777">
            <w:pPr>
              <w:rPr>
                <w:rFonts w:ascii="MS Shell Dlg 2" w:hAnsi="MS Shell Dlg 2" w:cs="MS Shell Dlg 2"/>
                <w:sz w:val="16"/>
                <w:szCs w:val="16"/>
              </w:rPr>
            </w:pPr>
          </w:p>
        </w:tc>
        <w:tc>
          <w:tcPr>
            <w:tcW w:w="3866" w:type="dxa"/>
            <w:tcBorders>
              <w:top w:val="outset" w:color="auto" w:sz="6" w:space="0"/>
              <w:left w:val="outset" w:color="auto" w:sz="6" w:space="0"/>
              <w:bottom w:val="outset" w:color="auto" w:sz="6" w:space="0"/>
              <w:right w:val="outset" w:color="auto" w:sz="6" w:space="0"/>
            </w:tcBorders>
            <w:vAlign w:val="center"/>
          </w:tcPr>
          <w:p w:rsidRPr="00C20AEF" w:rsidR="001E14E3" w:rsidRDefault="001E14E3" w14:paraId="145CDB5C" w14:textId="77777777">
            <w:pPr>
              <w:rPr>
                <w:rFonts w:ascii="MS Shell Dlg 2" w:hAnsi="MS Shell Dlg 2" w:cs="MS Shell Dlg 2"/>
                <w:sz w:val="16"/>
                <w:szCs w:val="16"/>
              </w:rPr>
            </w:pPr>
            <w:r>
              <w:rPr>
                <w:rFonts w:ascii="MS Shell Dlg 2" w:hAnsi="MS Shell Dlg 2"/>
                <w:sz w:val="16"/>
              </w:rPr>
              <w:t>Order date of the order where the part number was manually excluded</w:t>
            </w:r>
          </w:p>
        </w:tc>
      </w:tr>
    </w:tbl>
    <w:p w:rsidRPr="00C20AEF" w:rsidR="00CE1F2F" w:rsidP="008336E2" w:rsidRDefault="00CE1F2F" w14:paraId="53D590D1" w14:textId="77777777">
      <w:pPr>
        <w:pStyle w:val="berschrift3"/>
      </w:pPr>
      <w:bookmarkStart w:name="TBLSTOX_SHIPPING_MODES" w:id="180"/>
      <w:bookmarkStart w:name="_Ref18507176" w:id="181"/>
      <w:bookmarkStart w:name="_Toc255289914" w:id="182"/>
      <w:bookmarkStart w:name="_Toc98411934" w:id="183"/>
      <w:bookmarkEnd w:id="180"/>
      <w:r>
        <w:t>Table STOX_RESERVATIONS</w:t>
      </w:r>
      <w:bookmarkEnd w:id="181"/>
      <w:bookmarkEnd w:id="183"/>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723"/>
        <w:gridCol w:w="1320"/>
        <w:gridCol w:w="1020"/>
        <w:gridCol w:w="878"/>
        <w:gridCol w:w="4528"/>
      </w:tblGrid>
      <w:tr w:rsidRPr="00C20AEF" w:rsidR="00CE1F2F" w:rsidTr="00CE1F2F" w14:paraId="64EA645A"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E1F2F" w:rsidRDefault="00CE1F2F" w14:paraId="432190AC" w14:textId="77777777">
            <w:pPr>
              <w:rPr>
                <w:rFonts w:ascii="MS Shell Dlg 2" w:hAnsi="MS Shell Dlg 2" w:cs="MS Shell Dlg 2"/>
                <w:b/>
                <w:bCs/>
                <w:sz w:val="16"/>
                <w:szCs w:val="16"/>
              </w:rPr>
            </w:pPr>
            <w:bookmarkStart w:name="TBLSTOX_RESERVATIONS" w:id="184"/>
            <w:bookmarkEnd w:id="184"/>
            <w:r>
              <w:rPr>
                <w:rFonts w:ascii="MS Shell Dlg 2" w:hAnsi="MS Shell Dlg 2"/>
                <w:b/>
                <w:sz w:val="16"/>
              </w:rPr>
              <w:t>Column</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E1F2F" w:rsidRDefault="00CE1F2F" w14:paraId="79B7DBCA" w14:textId="77777777">
            <w:pPr>
              <w:rPr>
                <w:rFonts w:ascii="MS Shell Dlg 2" w:hAnsi="MS Shell Dlg 2" w:cs="MS Shell Dlg 2"/>
                <w:b/>
                <w:bCs/>
                <w:sz w:val="16"/>
                <w:szCs w:val="16"/>
              </w:rPr>
            </w:pPr>
            <w:r>
              <w:rPr>
                <w:rFonts w:ascii="MS Shell Dlg 2" w:hAnsi="MS Shell Dlg 2"/>
                <w:b/>
                <w:sz w:val="16"/>
              </w:rPr>
              <w:t>Column 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E1F2F" w:rsidRDefault="00CE1F2F" w14:paraId="1D77D543" w14:textId="77777777">
            <w:pPr>
              <w:rPr>
                <w:rFonts w:ascii="MS Shell Dlg 2" w:hAnsi="MS Shell Dlg 2" w:cs="MS Shell Dlg 2"/>
                <w:b/>
                <w:bCs/>
                <w:sz w:val="16"/>
                <w:szCs w:val="16"/>
              </w:rPr>
            </w:pPr>
            <w:r>
              <w:rPr>
                <w:rFonts w:ascii="MS Shell Dlg 2" w:hAnsi="MS Shell Dlg 2"/>
                <w:b/>
                <w:sz w:val="16"/>
              </w:rPr>
              <w:t>Data Type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E1F2F" w:rsidRDefault="00CE1F2F" w14:paraId="193D2F01" w14:textId="77777777">
            <w:pPr>
              <w:rPr>
                <w:rFonts w:ascii="MS Shell Dlg 2" w:hAnsi="MS Shell Dlg 2" w:cs="MS Shell Dlg 2"/>
                <w:b/>
                <w:bCs/>
                <w:sz w:val="16"/>
                <w:szCs w:val="16"/>
              </w:rPr>
            </w:pPr>
            <w:r>
              <w:rPr>
                <w:rFonts w:ascii="MS Shell Dlg 2" w:hAnsi="MS Shell Dlg 2"/>
                <w:b/>
                <w:sz w:val="16"/>
              </w:rPr>
              <w:t>Not zero?</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CE1F2F" w:rsidRDefault="00CE1F2F" w14:paraId="5B40EDA9" w14:textId="77777777">
            <w:pPr>
              <w:rPr>
                <w:rFonts w:ascii="MS Shell Dlg 2" w:hAnsi="MS Shell Dlg 2" w:cs="MS Shell Dlg 2"/>
                <w:b/>
                <w:bCs/>
                <w:sz w:val="16"/>
                <w:szCs w:val="16"/>
              </w:rPr>
            </w:pPr>
            <w:r>
              <w:rPr>
                <w:rFonts w:ascii="MS Shell Dlg 2" w:hAnsi="MS Shell Dlg 2"/>
                <w:b/>
                <w:sz w:val="16"/>
              </w:rPr>
              <w:t>Comments</w:t>
            </w:r>
          </w:p>
        </w:tc>
      </w:tr>
      <w:tr w:rsidRPr="00C20AEF" w:rsidR="00CE1F2F" w:rsidTr="00CE1F2F" w14:paraId="7386623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0F18C97C" w14:textId="77777777">
            <w:pPr>
              <w:jc w:val="right"/>
              <w:rPr>
                <w:rFonts w:ascii="MS Shell Dlg 2" w:hAnsi="MS Shell Dlg 2" w:cs="MS Shell Dlg 2"/>
                <w:b/>
                <w:bCs/>
                <w:sz w:val="16"/>
                <w:szCs w:val="16"/>
              </w:rPr>
            </w:pPr>
            <w:r>
              <w:rPr>
                <w:rFonts w:ascii="MS Shell Dlg 2" w:hAnsi="MS Shell Dlg 2"/>
                <w:sz w:val="16"/>
              </w:rPr>
              <w:t>1</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44F64608" w14:textId="77777777">
            <w:pPr>
              <w:rPr>
                <w:rFonts w:ascii="MS Shell Dlg 2" w:hAnsi="MS Shell Dlg 2" w:cs="MS Shell Dlg 2"/>
                <w:sz w:val="16"/>
                <w:szCs w:val="16"/>
              </w:rPr>
            </w:pPr>
            <w:r>
              <w:rPr>
                <w:rFonts w:ascii="MS Shell Dlg 2" w:hAnsi="MS Shell Dlg 2"/>
                <w:b/>
                <w:sz w:val="16"/>
              </w:rPr>
              <w:t>SXRV_ISN</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CE1F2F" w:rsidRDefault="00CE1F2F" w14:paraId="36E96C49" w14:textId="77777777">
            <w:pPr>
              <w:rPr>
                <w:rFonts w:ascii="MS Shell Dlg 2" w:hAnsi="MS Shell Dlg 2" w:cs="MS Shell Dlg 2"/>
                <w:sz w:val="16"/>
                <w:szCs w:val="16"/>
              </w:rPr>
            </w:pPr>
            <w:r>
              <w:rPr>
                <w:rFonts w:ascii="MS Shell Dlg 2" w:hAnsi="MS Shell Dlg 2"/>
                <w:sz w:val="16"/>
              </w:rPr>
              <w:t>NUMBER(14)</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33EBFC05" w14:textId="77777777">
            <w:pPr>
              <w:rPr>
                <w:rFonts w:ascii="MS Shell Dlg 2" w:hAnsi="MS Shell Dlg 2" w:cs="MS Shell Dlg 2"/>
                <w:sz w:val="16"/>
                <w:szCs w:val="16"/>
              </w:rPr>
            </w:pPr>
            <w:r>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7F301AF0" w14:textId="77777777">
            <w:pPr>
              <w:rPr>
                <w:rFonts w:ascii="MS Shell Dlg 2" w:hAnsi="MS Shell Dlg 2" w:cs="MS Shell Dlg 2"/>
                <w:sz w:val="16"/>
                <w:szCs w:val="16"/>
              </w:rPr>
            </w:pPr>
            <w:r>
              <w:rPr>
                <w:rFonts w:ascii="MS Shell Dlg 2" w:hAnsi="MS Shell Dlg 2"/>
                <w:sz w:val="16"/>
              </w:rPr>
              <w:t>Unique ISN</w:t>
            </w:r>
          </w:p>
        </w:tc>
      </w:tr>
      <w:tr w:rsidRPr="00C20AEF" w:rsidR="00CE1F2F" w:rsidTr="00CE1F2F" w14:paraId="437F6AA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0571FF7E" w14:textId="77777777">
            <w:pPr>
              <w:jc w:val="right"/>
              <w:rPr>
                <w:rFonts w:ascii="MS Shell Dlg 2" w:hAnsi="MS Shell Dlg 2" w:cs="MS Shell Dlg 2"/>
                <w:sz w:val="16"/>
                <w:szCs w:val="16"/>
              </w:rPr>
            </w:pPr>
            <w:r>
              <w:rPr>
                <w:rFonts w:ascii="MS Shell Dlg 2" w:hAnsi="MS Shell Dlg 2"/>
                <w:sz w:val="16"/>
              </w:rPr>
              <w:t>2</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01634AD6" w14:textId="77777777">
            <w:pPr>
              <w:rPr>
                <w:rFonts w:ascii="MS Shell Dlg 2" w:hAnsi="MS Shell Dlg 2" w:cs="MS Shell Dlg 2"/>
                <w:sz w:val="16"/>
                <w:szCs w:val="16"/>
              </w:rPr>
            </w:pPr>
            <w:r>
              <w:rPr>
                <w:rFonts w:ascii="MS Shell Dlg 2" w:hAnsi="MS Shell Dlg 2"/>
                <w:sz w:val="16"/>
              </w:rPr>
              <w:t>SXRV_SXOR_ISN</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CE1F2F" w:rsidRDefault="00CE1F2F" w14:paraId="593AA0D9" w14:textId="77777777">
            <w:pPr>
              <w:rPr>
                <w:rFonts w:ascii="MS Shell Dlg 2" w:hAnsi="MS Shell Dlg 2" w:cs="MS Shell Dlg 2"/>
                <w:sz w:val="16"/>
                <w:szCs w:val="16"/>
              </w:rPr>
            </w:pPr>
            <w:r>
              <w:rPr>
                <w:rFonts w:ascii="MS Shell Dlg 2" w:hAnsi="MS Shell Dlg 2"/>
                <w:sz w:val="16"/>
              </w:rPr>
              <w:t>NUMBER(14)</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39398C03" w14:textId="44844EA1">
            <w:pPr>
              <w:rPr>
                <w:rFonts w:ascii="MS Shell Dlg 2" w:hAnsi="MS Shell Dlg 2" w:cs="MS Shell Dlg 2"/>
                <w:sz w:val="16"/>
                <w:szCs w:val="16"/>
              </w:rPr>
            </w:pP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6FBD1299" w14:textId="6E1533B8">
            <w:pPr>
              <w:rPr>
                <w:rFonts w:ascii="MS Shell Dlg 2" w:hAnsi="MS Shell Dlg 2" w:cs="MS Shell Dlg 2"/>
                <w:sz w:val="16"/>
                <w:szCs w:val="16"/>
              </w:rPr>
            </w:pPr>
            <w:r>
              <w:rPr>
                <w:rFonts w:ascii="MS Shell Dlg 2" w:hAnsi="MS Shell Dlg 2"/>
                <w:sz w:val="16"/>
              </w:rPr>
              <w:t xml:space="preserve">Reference to the </w:t>
            </w:r>
            <w:proofErr w:type="spellStart"/>
            <w:r>
              <w:rPr>
                <w:rFonts w:ascii="MS Shell Dlg 2" w:hAnsi="MS Shell Dlg 2"/>
                <w:sz w:val="16"/>
              </w:rPr>
              <w:t>DeadStock</w:t>
            </w:r>
            <w:proofErr w:type="spellEnd"/>
            <w:r>
              <w:rPr>
                <w:rFonts w:ascii="MS Shell Dlg 2" w:hAnsi="MS Shell Dlg 2"/>
                <w:sz w:val="16"/>
              </w:rPr>
              <w:t xml:space="preserve"> order (reservation from DS)</w:t>
            </w:r>
          </w:p>
        </w:tc>
      </w:tr>
      <w:tr w:rsidRPr="00C20AEF" w:rsidR="00CE1F2F" w:rsidTr="00CE1F2F" w14:paraId="18D6AFD9"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0A2C2254" w14:textId="77777777">
            <w:pPr>
              <w:jc w:val="right"/>
              <w:rPr>
                <w:rFonts w:ascii="MS Shell Dlg 2" w:hAnsi="MS Shell Dlg 2" w:cs="MS Shell Dlg 2"/>
                <w:sz w:val="16"/>
                <w:szCs w:val="16"/>
              </w:rPr>
            </w:pPr>
            <w:r>
              <w:rPr>
                <w:rFonts w:ascii="MS Shell Dlg 2" w:hAnsi="MS Shell Dlg 2"/>
                <w:sz w:val="16"/>
              </w:rPr>
              <w:t>3</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5A2D9BD3" w14:textId="77777777">
            <w:pPr>
              <w:rPr>
                <w:rFonts w:ascii="MS Shell Dlg 2" w:hAnsi="MS Shell Dlg 2" w:cs="MS Shell Dlg 2"/>
                <w:sz w:val="16"/>
                <w:szCs w:val="16"/>
              </w:rPr>
            </w:pPr>
            <w:r>
              <w:rPr>
                <w:rFonts w:ascii="MS Shell Dlg 2" w:hAnsi="MS Shell Dlg 2"/>
                <w:sz w:val="16"/>
              </w:rPr>
              <w:t>SXRV_SXOD_ISN</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CE1F2F" w:rsidRDefault="00CE1F2F" w14:paraId="22BFC70B" w14:textId="77777777">
            <w:pPr>
              <w:rPr>
                <w:rFonts w:ascii="MS Shell Dlg 2" w:hAnsi="MS Shell Dlg 2" w:cs="MS Shell Dlg 2"/>
                <w:sz w:val="16"/>
                <w:szCs w:val="16"/>
              </w:rPr>
            </w:pPr>
            <w:r>
              <w:rPr>
                <w:rFonts w:ascii="MS Shell Dlg 2" w:hAnsi="MS Shell Dlg 2"/>
                <w:sz w:val="16"/>
              </w:rPr>
              <w:t>NUMBER(14)</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E1F2F" w:rsidRDefault="00CE1F2F" w14:paraId="3243BF39" w14:textId="22C948D6">
            <w:pPr>
              <w:rPr>
                <w:rFonts w:ascii="MS Shell Dlg 2" w:hAnsi="MS Shell Dlg 2" w:cs="MS Shell Dlg 2"/>
                <w:sz w:val="16"/>
                <w:szCs w:val="16"/>
              </w:rPr>
            </w:pP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E1F2F" w:rsidRDefault="0012276D" w14:paraId="6C0BB975" w14:textId="7E3170A9">
            <w:pPr>
              <w:rPr>
                <w:rFonts w:ascii="MS Shell Dlg 2" w:hAnsi="MS Shell Dlg 2" w:cs="MS Shell Dlg 2"/>
                <w:sz w:val="16"/>
                <w:szCs w:val="16"/>
              </w:rPr>
            </w:pPr>
            <w:r>
              <w:rPr>
                <w:rFonts w:ascii="MS Shell Dlg 2" w:hAnsi="MS Shell Dlg 2"/>
                <w:sz w:val="16"/>
              </w:rPr>
              <w:t xml:space="preserve">Reference to the </w:t>
            </w:r>
            <w:proofErr w:type="spellStart"/>
            <w:r>
              <w:rPr>
                <w:rFonts w:ascii="MS Shell Dlg 2" w:hAnsi="MS Shell Dlg 2"/>
                <w:sz w:val="16"/>
              </w:rPr>
              <w:t>DeadStock</w:t>
            </w:r>
            <w:proofErr w:type="spellEnd"/>
            <w:r>
              <w:rPr>
                <w:rFonts w:ascii="MS Shell Dlg 2" w:hAnsi="MS Shell Dlg 2"/>
                <w:sz w:val="16"/>
              </w:rPr>
              <w:t xml:space="preserve"> order detail (reservation from DS)</w:t>
            </w:r>
          </w:p>
        </w:tc>
      </w:tr>
      <w:tr w:rsidRPr="00C20AEF" w:rsidR="001B1041" w:rsidTr="00CE1F2F" w14:paraId="68DDB57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1B1041" w:rsidRDefault="001B1041" w14:paraId="72F65B60" w14:textId="49ADE4A0">
            <w:pPr>
              <w:jc w:val="right"/>
              <w:rPr>
                <w:rFonts w:ascii="MS Shell Dlg 2" w:hAnsi="MS Shell Dlg 2" w:cs="MS Shell Dlg 2"/>
                <w:sz w:val="16"/>
                <w:szCs w:val="16"/>
              </w:rPr>
            </w:pPr>
            <w:r>
              <w:rPr>
                <w:rFonts w:ascii="MS Shell Dlg 2" w:hAnsi="MS Shell Dlg 2"/>
                <w:sz w:val="16"/>
              </w:rPr>
              <w:t>4</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B1041" w:rsidRDefault="001B1041" w14:paraId="701C79DE" w14:textId="570803A0">
            <w:pPr>
              <w:rPr>
                <w:rFonts w:ascii="MS Shell Dlg 2" w:hAnsi="MS Shell Dlg 2" w:cs="MS Shell Dlg 2"/>
                <w:sz w:val="16"/>
                <w:szCs w:val="16"/>
              </w:rPr>
            </w:pPr>
            <w:r>
              <w:rPr>
                <w:rFonts w:ascii="MS Shell Dlg 2" w:hAnsi="MS Shell Dlg 2"/>
                <w:sz w:val="16"/>
              </w:rPr>
              <w:t>SXRV_D2OR_ISN</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1B1041" w:rsidRDefault="001B1041" w14:paraId="0F7C2D91" w14:textId="03523234">
            <w:pPr>
              <w:rPr>
                <w:rFonts w:ascii="MS Shell Dlg 2" w:hAnsi="MS Shell Dlg 2" w:cs="MS Shell Dlg 2"/>
                <w:sz w:val="16"/>
                <w:szCs w:val="16"/>
              </w:rPr>
            </w:pPr>
            <w:r>
              <w:rPr>
                <w:rFonts w:ascii="MS Shell Dlg 2" w:hAnsi="MS Shell Dlg 2"/>
                <w:sz w:val="16"/>
              </w:rPr>
              <w:t>NUMBER(14)</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B1041" w:rsidRDefault="001B1041" w14:paraId="29ECC727" w14:textId="77777777">
            <w:pPr>
              <w:rPr>
                <w:rFonts w:ascii="MS Shell Dlg 2" w:hAnsi="MS Shell Dlg 2" w:cs="MS Shell Dlg 2"/>
                <w:sz w:val="16"/>
                <w:szCs w:val="16"/>
              </w:rPr>
            </w:pP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B1041" w:rsidRDefault="001B1041" w14:paraId="7BA0F4D6" w14:textId="5F6E9CB5">
            <w:pPr>
              <w:rPr>
                <w:rFonts w:ascii="MS Shell Dlg 2" w:hAnsi="MS Shell Dlg 2" w:cs="MS Shell Dlg 2"/>
                <w:sz w:val="16"/>
                <w:szCs w:val="16"/>
              </w:rPr>
            </w:pPr>
            <w:r>
              <w:rPr>
                <w:rFonts w:ascii="MS Shell Dlg 2" w:hAnsi="MS Shell Dlg 2"/>
                <w:sz w:val="16"/>
              </w:rPr>
              <w:t>Reference to the D2D order (reservation from D2D)</w:t>
            </w:r>
          </w:p>
        </w:tc>
      </w:tr>
      <w:tr w:rsidRPr="00C20AEF" w:rsidR="001B1041" w:rsidTr="00CE1F2F" w14:paraId="28EDE66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1B1041" w:rsidP="001B1041" w:rsidRDefault="001B1041" w14:paraId="51F22EDB" w14:textId="2F289FB9">
            <w:pPr>
              <w:jc w:val="right"/>
              <w:rPr>
                <w:rFonts w:ascii="MS Shell Dlg 2" w:hAnsi="MS Shell Dlg 2" w:cs="MS Shell Dlg 2"/>
                <w:sz w:val="16"/>
                <w:szCs w:val="16"/>
              </w:rPr>
            </w:pPr>
            <w:r>
              <w:rPr>
                <w:rFonts w:ascii="MS Shell Dlg 2" w:hAnsi="MS Shell Dlg 2"/>
                <w:sz w:val="16"/>
              </w:rPr>
              <w:t>5</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B1041" w:rsidP="001B1041" w:rsidRDefault="001B1041" w14:paraId="52FC7ADF" w14:textId="78F8D7D1">
            <w:pPr>
              <w:rPr>
                <w:rFonts w:ascii="MS Shell Dlg 2" w:hAnsi="MS Shell Dlg 2" w:cs="MS Shell Dlg 2"/>
                <w:sz w:val="16"/>
                <w:szCs w:val="16"/>
              </w:rPr>
            </w:pPr>
            <w:r>
              <w:rPr>
                <w:rFonts w:ascii="MS Shell Dlg 2" w:hAnsi="MS Shell Dlg 2"/>
                <w:sz w:val="16"/>
              </w:rPr>
              <w:t>SXRV_D2RQ_ISN</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1B1041" w:rsidP="001B1041" w:rsidRDefault="001B1041" w14:paraId="3B02ABC2" w14:textId="25ECC558">
            <w:pPr>
              <w:rPr>
                <w:rFonts w:ascii="MS Shell Dlg 2" w:hAnsi="MS Shell Dlg 2" w:cs="MS Shell Dlg 2"/>
                <w:sz w:val="16"/>
                <w:szCs w:val="16"/>
              </w:rPr>
            </w:pPr>
            <w:r>
              <w:rPr>
                <w:rFonts w:ascii="MS Shell Dlg 2" w:hAnsi="MS Shell Dlg 2"/>
                <w:sz w:val="16"/>
              </w:rPr>
              <w:t>NUMBER(14)</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B1041" w:rsidP="001B1041" w:rsidRDefault="001B1041" w14:paraId="7083F6C8" w14:textId="77777777">
            <w:pPr>
              <w:rPr>
                <w:rFonts w:ascii="MS Shell Dlg 2" w:hAnsi="MS Shell Dlg 2" w:cs="MS Shell Dlg 2"/>
                <w:sz w:val="16"/>
                <w:szCs w:val="16"/>
              </w:rPr>
            </w:pPr>
          </w:p>
        </w:tc>
        <w:tc>
          <w:tcPr>
            <w:tcW w:w="0" w:type="auto"/>
            <w:tcBorders>
              <w:top w:val="outset" w:color="auto" w:sz="6" w:space="0"/>
              <w:left w:val="outset" w:color="auto" w:sz="6" w:space="0"/>
              <w:bottom w:val="outset" w:color="auto" w:sz="6" w:space="0"/>
              <w:right w:val="outset" w:color="auto" w:sz="6" w:space="0"/>
            </w:tcBorders>
            <w:vAlign w:val="center"/>
          </w:tcPr>
          <w:p w:rsidRPr="00C20AEF" w:rsidR="001B1041" w:rsidP="001B1041" w:rsidRDefault="001B1041" w14:paraId="119F5789" w14:textId="43884A64">
            <w:pPr>
              <w:rPr>
                <w:rFonts w:ascii="MS Shell Dlg 2" w:hAnsi="MS Shell Dlg 2" w:cs="MS Shell Dlg 2"/>
                <w:sz w:val="16"/>
                <w:szCs w:val="16"/>
              </w:rPr>
            </w:pPr>
            <w:r>
              <w:rPr>
                <w:rFonts w:ascii="MS Shell Dlg 2" w:hAnsi="MS Shell Dlg 2"/>
                <w:sz w:val="16"/>
              </w:rPr>
              <w:t>Reference to the D2D request (reservation from D2D)</w:t>
            </w:r>
          </w:p>
        </w:tc>
      </w:tr>
    </w:tbl>
    <w:p w:rsidRPr="00C20AEF" w:rsidR="00CE1F2F" w:rsidP="00CE1F2F" w:rsidRDefault="00CE1F2F" w14:paraId="7F24D27F" w14:textId="77777777">
      <w:pPr>
        <w:pStyle w:val="Textkrper"/>
      </w:pPr>
    </w:p>
    <w:p w:rsidRPr="00C20AEF" w:rsidR="00EB297F" w:rsidP="008336E2" w:rsidRDefault="00EB297F" w14:paraId="42AC5AF5" w14:textId="77777777">
      <w:pPr>
        <w:pStyle w:val="berschrift3"/>
      </w:pPr>
      <w:bookmarkStart w:name="_Ref17205369" w:id="185"/>
      <w:bookmarkStart w:name="_Toc98411935" w:id="186"/>
      <w:r>
        <w:t>Table STOX_SHIPPING_MODES</w:t>
      </w:r>
      <w:bookmarkEnd w:id="182"/>
      <w:bookmarkEnd w:id="185"/>
      <w:bookmarkEnd w:id="186"/>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723"/>
        <w:gridCol w:w="1787"/>
        <w:gridCol w:w="1179"/>
        <w:gridCol w:w="878"/>
        <w:gridCol w:w="2551"/>
      </w:tblGrid>
      <w:tr w:rsidRPr="00C20AEF" w:rsidR="00B372AB" w:rsidTr="00EB297F" w14:paraId="27DF9A52"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B372AB" w:rsidRDefault="008336E2" w14:paraId="692A368D" w14:textId="77777777">
            <w:pPr>
              <w:rPr>
                <w:rFonts w:ascii="MS Shell Dlg 2" w:hAnsi="MS Shell Dlg 2" w:cs="MS Shell Dlg 2"/>
                <w:b/>
                <w:bCs/>
                <w:sz w:val="16"/>
                <w:szCs w:val="16"/>
              </w:rPr>
            </w:pPr>
            <w:r>
              <w:rPr>
                <w:rFonts w:ascii="MS Shell Dlg 2" w:hAnsi="MS Shell Dlg 2"/>
                <w:b/>
                <w:sz w:val="16"/>
              </w:rPr>
              <w:t>Column</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B372AB" w:rsidRDefault="00B372AB" w14:paraId="137BBF5A" w14:textId="77777777">
            <w:pPr>
              <w:rPr>
                <w:rFonts w:ascii="MS Shell Dlg 2" w:hAnsi="MS Shell Dlg 2" w:cs="MS Shell Dlg 2"/>
                <w:b/>
                <w:bCs/>
                <w:sz w:val="16"/>
                <w:szCs w:val="16"/>
              </w:rPr>
            </w:pPr>
            <w:r>
              <w:rPr>
                <w:rFonts w:ascii="MS Shell Dlg 2" w:hAnsi="MS Shell Dlg 2"/>
                <w:b/>
                <w:sz w:val="16"/>
              </w:rPr>
              <w:t>Column 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B372AB" w:rsidRDefault="00B372AB" w14:paraId="0D68AA67" w14:textId="77777777">
            <w:pPr>
              <w:rPr>
                <w:rFonts w:ascii="MS Shell Dlg 2" w:hAnsi="MS Shell Dlg 2" w:cs="MS Shell Dlg 2"/>
                <w:b/>
                <w:bCs/>
                <w:sz w:val="16"/>
                <w:szCs w:val="16"/>
              </w:rPr>
            </w:pPr>
            <w:r>
              <w:rPr>
                <w:rFonts w:ascii="MS Shell Dlg 2" w:hAnsi="MS Shell Dlg 2"/>
                <w:b/>
                <w:sz w:val="16"/>
              </w:rPr>
              <w:t>Data Type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B372AB" w:rsidRDefault="00B372AB" w14:paraId="035DE892" w14:textId="77777777">
            <w:pPr>
              <w:rPr>
                <w:rFonts w:ascii="MS Shell Dlg 2" w:hAnsi="MS Shell Dlg 2" w:cs="MS Shell Dlg 2"/>
                <w:b/>
                <w:bCs/>
                <w:sz w:val="16"/>
                <w:szCs w:val="16"/>
              </w:rPr>
            </w:pPr>
            <w:r>
              <w:rPr>
                <w:rFonts w:ascii="MS Shell Dlg 2" w:hAnsi="MS Shell Dlg 2"/>
                <w:b/>
                <w:sz w:val="16"/>
              </w:rPr>
              <w:t>Not zero?</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B372AB" w:rsidRDefault="00B372AB" w14:paraId="44AFD087" w14:textId="77777777">
            <w:pPr>
              <w:rPr>
                <w:rFonts w:ascii="MS Shell Dlg 2" w:hAnsi="MS Shell Dlg 2" w:cs="MS Shell Dlg 2"/>
                <w:b/>
                <w:bCs/>
                <w:sz w:val="16"/>
                <w:szCs w:val="16"/>
              </w:rPr>
            </w:pPr>
            <w:r>
              <w:rPr>
                <w:rFonts w:ascii="MS Shell Dlg 2" w:hAnsi="MS Shell Dlg 2"/>
                <w:b/>
                <w:sz w:val="16"/>
              </w:rPr>
              <w:t>Comments</w:t>
            </w:r>
          </w:p>
        </w:tc>
      </w:tr>
      <w:tr w:rsidRPr="00C20AEF" w:rsidR="00B372AB" w:rsidTr="00EB297F" w14:paraId="2BE4566E"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482FF602" w14:textId="77777777">
            <w:pPr>
              <w:jc w:val="right"/>
              <w:rPr>
                <w:rFonts w:ascii="MS Shell Dlg 2" w:hAnsi="MS Shell Dlg 2" w:cs="MS Shell Dlg 2"/>
                <w:b/>
                <w:bCs/>
                <w:sz w:val="16"/>
                <w:szCs w:val="16"/>
              </w:rPr>
            </w:pPr>
            <w:r>
              <w:rPr>
                <w:rFonts w:ascii="MS Shell Dlg 2" w:hAnsi="MS Shell Dlg 2"/>
                <w:sz w:val="16"/>
              </w:rPr>
              <w:t>1</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72FD89BC" w14:textId="77777777">
            <w:pPr>
              <w:rPr>
                <w:rFonts w:ascii="MS Shell Dlg 2" w:hAnsi="MS Shell Dlg 2" w:cs="MS Shell Dlg 2"/>
                <w:sz w:val="16"/>
                <w:szCs w:val="16"/>
              </w:rPr>
            </w:pPr>
            <w:r>
              <w:rPr>
                <w:rFonts w:ascii="MS Shell Dlg 2" w:hAnsi="MS Shell Dlg 2"/>
                <w:b/>
                <w:sz w:val="16"/>
              </w:rPr>
              <w:t>SXSM_ISN</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B372AB" w:rsidRDefault="00B372AB" w14:paraId="0399D76E" w14:textId="77777777">
            <w:pPr>
              <w:rPr>
                <w:rFonts w:ascii="MS Shell Dlg 2" w:hAnsi="MS Shell Dlg 2" w:cs="MS Shell Dlg 2"/>
                <w:sz w:val="16"/>
                <w:szCs w:val="16"/>
              </w:rPr>
            </w:pPr>
            <w:r>
              <w:rPr>
                <w:rFonts w:ascii="MS Shell Dlg 2" w:hAnsi="MS Shell Dlg 2"/>
                <w:sz w:val="16"/>
              </w:rPr>
              <w:t>NUMBER(14)</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3FEA3A41" w14:textId="77777777">
            <w:pPr>
              <w:rPr>
                <w:rFonts w:ascii="MS Shell Dlg 2" w:hAnsi="MS Shell Dlg 2" w:cs="MS Shell Dlg 2"/>
                <w:sz w:val="16"/>
                <w:szCs w:val="16"/>
              </w:rPr>
            </w:pPr>
            <w:r>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17C9984C" w14:textId="77777777">
            <w:pPr>
              <w:rPr>
                <w:rFonts w:ascii="MS Shell Dlg 2" w:hAnsi="MS Shell Dlg 2" w:cs="MS Shell Dlg 2"/>
                <w:sz w:val="16"/>
                <w:szCs w:val="16"/>
              </w:rPr>
            </w:pPr>
            <w:r>
              <w:rPr>
                <w:rFonts w:ascii="MS Shell Dlg 2" w:hAnsi="MS Shell Dlg 2"/>
                <w:sz w:val="16"/>
              </w:rPr>
              <w:t>Unique ISN</w:t>
            </w:r>
          </w:p>
        </w:tc>
      </w:tr>
      <w:tr w:rsidRPr="00C20AEF" w:rsidR="00B372AB" w:rsidTr="00EB297F" w14:paraId="36C5BCE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71D483FD" w14:textId="77777777">
            <w:pPr>
              <w:jc w:val="right"/>
              <w:rPr>
                <w:rFonts w:ascii="MS Shell Dlg 2" w:hAnsi="MS Shell Dlg 2" w:cs="MS Shell Dlg 2"/>
                <w:sz w:val="16"/>
                <w:szCs w:val="16"/>
              </w:rPr>
            </w:pPr>
            <w:r>
              <w:rPr>
                <w:rFonts w:ascii="MS Shell Dlg 2" w:hAnsi="MS Shell Dlg 2"/>
                <w:sz w:val="16"/>
              </w:rPr>
              <w:t>2</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00D86C70" w14:textId="77777777">
            <w:pPr>
              <w:rPr>
                <w:rFonts w:ascii="MS Shell Dlg 2" w:hAnsi="MS Shell Dlg 2" w:cs="MS Shell Dlg 2"/>
                <w:sz w:val="16"/>
                <w:szCs w:val="16"/>
              </w:rPr>
            </w:pPr>
            <w:r>
              <w:rPr>
                <w:rFonts w:ascii="MS Shell Dlg 2" w:hAnsi="MS Shell Dlg 2"/>
                <w:sz w:val="16"/>
              </w:rPr>
              <w:t>SXSM_COUNTRY_CODE</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B372AB" w:rsidRDefault="00B372AB" w14:paraId="09C4AAFB" w14:textId="77777777">
            <w:pPr>
              <w:rPr>
                <w:rFonts w:ascii="MS Shell Dlg 2" w:hAnsi="MS Shell Dlg 2" w:cs="MS Shell Dlg 2"/>
                <w:sz w:val="16"/>
                <w:szCs w:val="16"/>
              </w:rPr>
            </w:pPr>
            <w:r>
              <w:rPr>
                <w:rFonts w:ascii="MS Shell Dlg 2" w:hAnsi="MS Shell Dlg 2"/>
                <w:sz w:val="16"/>
              </w:rPr>
              <w:t>NUMBER(3)</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B372AB" w:rsidRDefault="00C6114A" w14:paraId="58E00BB1" w14:textId="714CE7DC">
            <w:pPr>
              <w:rPr>
                <w:rFonts w:ascii="MS Shell Dlg 2" w:hAnsi="MS Shell Dlg 2" w:cs="MS Shell Dlg 2"/>
                <w:sz w:val="16"/>
                <w:szCs w:val="16"/>
              </w:rPr>
            </w:pPr>
            <w:r>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262D6699" w14:textId="77777777">
            <w:pPr>
              <w:rPr>
                <w:rFonts w:ascii="MS Shell Dlg 2" w:hAnsi="MS Shell Dlg 2" w:cs="MS Shell Dlg 2"/>
                <w:sz w:val="16"/>
                <w:szCs w:val="16"/>
              </w:rPr>
            </w:pPr>
            <w:r>
              <w:rPr>
                <w:rFonts w:ascii="MS Shell Dlg 2" w:hAnsi="MS Shell Dlg 2"/>
                <w:sz w:val="16"/>
              </w:rPr>
              <w:t>Country code</w:t>
            </w:r>
          </w:p>
        </w:tc>
      </w:tr>
      <w:tr w:rsidRPr="00C20AEF" w:rsidR="00B372AB" w:rsidTr="00EB297F" w14:paraId="7C272D5B"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5AED6C32" w14:textId="77777777">
            <w:pPr>
              <w:jc w:val="right"/>
              <w:rPr>
                <w:rFonts w:ascii="MS Shell Dlg 2" w:hAnsi="MS Shell Dlg 2" w:cs="MS Shell Dlg 2"/>
                <w:sz w:val="16"/>
                <w:szCs w:val="16"/>
              </w:rPr>
            </w:pPr>
            <w:r>
              <w:rPr>
                <w:rFonts w:ascii="MS Shell Dlg 2" w:hAnsi="MS Shell Dlg 2"/>
                <w:sz w:val="16"/>
              </w:rPr>
              <w:t>3</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615C986C" w14:textId="77777777">
            <w:pPr>
              <w:rPr>
                <w:rFonts w:ascii="MS Shell Dlg 2" w:hAnsi="MS Shell Dlg 2" w:cs="MS Shell Dlg 2"/>
                <w:sz w:val="16"/>
                <w:szCs w:val="16"/>
              </w:rPr>
            </w:pPr>
            <w:r>
              <w:rPr>
                <w:rFonts w:ascii="MS Shell Dlg 2" w:hAnsi="MS Shell Dlg 2"/>
                <w:sz w:val="16"/>
              </w:rPr>
              <w:t>SXSM_MODE_NAME</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B372AB" w:rsidRDefault="00B372AB" w14:paraId="38505468" w14:textId="4314E45D">
            <w:pPr>
              <w:rPr>
                <w:rFonts w:ascii="MS Shell Dlg 2" w:hAnsi="MS Shell Dlg 2" w:cs="MS Shell Dlg 2"/>
                <w:sz w:val="16"/>
                <w:szCs w:val="16"/>
              </w:rPr>
            </w:pPr>
            <w:r>
              <w:rPr>
                <w:rFonts w:ascii="MS Shell Dlg 2" w:hAnsi="MS Shell Dlg 2"/>
                <w:sz w:val="16"/>
              </w:rPr>
              <w:t>VARCHAR2(20)</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B372AB" w:rsidRDefault="00C6114A" w14:paraId="7CC2E634" w14:textId="4F6503BA">
            <w:pPr>
              <w:rPr>
                <w:rFonts w:ascii="MS Shell Dlg 2" w:hAnsi="MS Shell Dlg 2" w:cs="MS Shell Dlg 2"/>
                <w:sz w:val="16"/>
                <w:szCs w:val="16"/>
              </w:rPr>
            </w:pPr>
            <w:r>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B372AB" w:rsidRDefault="00B372AB" w14:paraId="5C066395" w14:textId="77777777">
            <w:pPr>
              <w:rPr>
                <w:rFonts w:ascii="MS Shell Dlg 2" w:hAnsi="MS Shell Dlg 2" w:cs="MS Shell Dlg 2"/>
                <w:sz w:val="16"/>
                <w:szCs w:val="16"/>
              </w:rPr>
            </w:pPr>
            <w:r>
              <w:rPr>
                <w:rFonts w:ascii="MS Shell Dlg 2" w:hAnsi="MS Shell Dlg 2"/>
                <w:sz w:val="16"/>
              </w:rPr>
              <w:t>Unique name in the market</w:t>
            </w:r>
          </w:p>
        </w:tc>
      </w:tr>
      <w:tr w:rsidRPr="00C20AEF" w:rsidR="00C6114A" w:rsidTr="00EB297F" w14:paraId="29BDA7AC" w14:textId="77777777">
        <w:trPr>
          <w:tblCellSpacing w:w="7" w:type="dxa"/>
          <w:jc w:val="center"/>
        </w:trPr>
        <w:tc>
          <w:tcPr>
            <w:tcW w:w="0" w:type="auto"/>
            <w:tcBorders>
              <w:top w:val="outset" w:color="auto" w:sz="6" w:space="0"/>
              <w:left w:val="outset" w:color="auto" w:sz="6" w:space="0"/>
              <w:bottom w:val="outset" w:color="auto" w:sz="6" w:space="0"/>
              <w:right w:val="outset" w:color="auto" w:sz="6" w:space="0"/>
            </w:tcBorders>
            <w:vAlign w:val="center"/>
          </w:tcPr>
          <w:p w:rsidRPr="00C20AEF" w:rsidR="00C6114A" w:rsidRDefault="00C6114A" w14:paraId="45652518" w14:textId="6BD62D0D">
            <w:pPr>
              <w:jc w:val="right"/>
              <w:rPr>
                <w:rFonts w:ascii="MS Shell Dlg 2" w:hAnsi="MS Shell Dlg 2" w:cs="MS Shell Dlg 2"/>
                <w:sz w:val="16"/>
                <w:szCs w:val="16"/>
              </w:rPr>
            </w:pPr>
            <w:r>
              <w:rPr>
                <w:rFonts w:ascii="MS Shell Dlg 2" w:hAnsi="MS Shell Dlg 2"/>
                <w:sz w:val="16"/>
              </w:rPr>
              <w:t>4</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6114A" w:rsidRDefault="00C6114A" w14:paraId="544CE56E" w14:textId="017FDC5E">
            <w:pPr>
              <w:rPr>
                <w:rFonts w:ascii="MS Shell Dlg 2" w:hAnsi="MS Shell Dlg 2" w:cs="MS Shell Dlg 2"/>
                <w:sz w:val="16"/>
                <w:szCs w:val="16"/>
              </w:rPr>
            </w:pPr>
            <w:r>
              <w:rPr>
                <w:rFonts w:ascii="MS Shell Dlg 2" w:hAnsi="MS Shell Dlg 2"/>
                <w:sz w:val="16"/>
              </w:rPr>
              <w:t>SXSM_MODE_PICKUP</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C6114A" w:rsidRDefault="00C6114A" w14:paraId="250A9364" w14:textId="13899084">
            <w:pPr>
              <w:rPr>
                <w:rFonts w:ascii="MS Shell Dlg 2" w:hAnsi="MS Shell Dlg 2" w:cs="MS Shell Dlg 2"/>
                <w:sz w:val="16"/>
                <w:szCs w:val="16"/>
              </w:rPr>
            </w:pPr>
            <w:r>
              <w:rPr>
                <w:rFonts w:ascii="MS Shell Dlg 2" w:hAnsi="MS Shell Dlg 2"/>
                <w:sz w:val="16"/>
              </w:rPr>
              <w:t>VARCHAR2(1)</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6114A" w:rsidRDefault="00C6114A" w14:paraId="21C5226B" w14:textId="2E67D557">
            <w:pPr>
              <w:rPr>
                <w:rFonts w:ascii="MS Shell Dlg 2" w:hAnsi="MS Shell Dlg 2" w:cs="MS Shell Dlg 2"/>
                <w:sz w:val="16"/>
                <w:szCs w:val="16"/>
              </w:rPr>
            </w:pPr>
            <w:r>
              <w:rPr>
                <w:rFonts w:ascii="MS Shell Dlg 2" w:hAnsi="MS Shell Dlg 2"/>
                <w:sz w:val="16"/>
              </w:rPr>
              <w:t>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C6114A" w:rsidRDefault="00C6114A" w14:paraId="22C63A77" w14:textId="077A75DD">
            <w:pPr>
              <w:rPr>
                <w:rFonts w:ascii="MS Shell Dlg 2" w:hAnsi="MS Shell Dlg 2" w:cs="MS Shell Dlg 2"/>
                <w:sz w:val="16"/>
                <w:szCs w:val="16"/>
              </w:rPr>
            </w:pPr>
            <w:r>
              <w:rPr>
                <w:rFonts w:ascii="MS Shell Dlg 2" w:hAnsi="MS Shell Dlg 2"/>
                <w:sz w:val="16"/>
              </w:rPr>
              <w:t>Indicator for shipping type "Pickup</w:t>
            </w:r>
          </w:p>
        </w:tc>
      </w:tr>
    </w:tbl>
    <w:p w:rsidRPr="00C20AEF" w:rsidR="00EB297F" w:rsidP="00047224" w:rsidRDefault="00EB297F" w14:paraId="06040149" w14:textId="77777777">
      <w:pPr>
        <w:pStyle w:val="berschrift3"/>
        <w:pageBreakBefore/>
      </w:pPr>
      <w:bookmarkStart w:name="TBLSTOX_SUPPLIER_SHIPPING_MODES" w:id="187"/>
      <w:bookmarkStart w:name="_Toc255289915" w:id="188"/>
      <w:bookmarkStart w:name="_Ref17185170" w:id="189"/>
      <w:bookmarkStart w:name="_Toc98411936" w:id="190"/>
      <w:bookmarkEnd w:id="187"/>
      <w:r>
        <w:lastRenderedPageBreak/>
        <w:t>Table STOX_SUPPLIER_SHIPPING_MODES</w:t>
      </w:r>
      <w:bookmarkEnd w:id="188"/>
      <w:bookmarkEnd w:id="189"/>
      <w:bookmarkEnd w:id="190"/>
    </w:p>
    <w:tbl>
      <w:tblPr>
        <w:tblW w:w="0" w:type="auto"/>
        <w:jc w:val="center"/>
        <w:tblCellSpacing w:w="7" w:type="dxa"/>
        <w:tblBorders>
          <w:top w:val="outset" w:color="auto" w:sz="6" w:space="0"/>
          <w:left w:val="outset" w:color="auto" w:sz="6" w:space="0"/>
          <w:bottom w:val="outset" w:color="auto" w:sz="6" w:space="0"/>
          <w:right w:val="outset" w:color="auto" w:sz="6" w:space="0"/>
        </w:tblBorders>
        <w:tblLayout w:type="fixed"/>
        <w:tblCellMar>
          <w:top w:w="30" w:type="dxa"/>
          <w:left w:w="30" w:type="dxa"/>
          <w:bottom w:w="30" w:type="dxa"/>
          <w:right w:w="30" w:type="dxa"/>
        </w:tblCellMar>
        <w:tblLook w:val="04A0" w:firstRow="1" w:lastRow="0" w:firstColumn="1" w:lastColumn="0" w:noHBand="0" w:noVBand="1"/>
      </w:tblPr>
      <w:tblGrid>
        <w:gridCol w:w="724"/>
        <w:gridCol w:w="3096"/>
        <w:gridCol w:w="1275"/>
        <w:gridCol w:w="567"/>
        <w:gridCol w:w="3670"/>
      </w:tblGrid>
      <w:tr w:rsidRPr="00C20AEF" w:rsidR="008336E2" w:rsidTr="00FB61BC" w14:paraId="3936EAF3" w14:textId="77777777">
        <w:trPr>
          <w:tblCellSpacing w:w="7" w:type="dxa"/>
          <w:jc w:val="center"/>
        </w:trPr>
        <w:tc>
          <w:tcPr>
            <w:tcW w:w="703"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8336E2" w:rsidRDefault="008336E2" w14:paraId="62B1FF7F" w14:textId="77777777">
            <w:pPr>
              <w:rPr>
                <w:rFonts w:ascii="MS Shell Dlg 2" w:hAnsi="MS Shell Dlg 2" w:cs="MS Shell Dlg 2"/>
                <w:b/>
                <w:bCs/>
                <w:sz w:val="16"/>
                <w:szCs w:val="16"/>
              </w:rPr>
            </w:pPr>
            <w:r>
              <w:rPr>
                <w:rFonts w:ascii="MS Shell Dlg 2" w:hAnsi="MS Shell Dlg 2"/>
                <w:b/>
                <w:sz w:val="16"/>
              </w:rPr>
              <w:t>Column</w:t>
            </w:r>
          </w:p>
        </w:tc>
        <w:tc>
          <w:tcPr>
            <w:tcW w:w="3082"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8336E2" w:rsidRDefault="008336E2" w14:paraId="61A38AE5" w14:textId="77777777">
            <w:pPr>
              <w:rPr>
                <w:rFonts w:ascii="MS Shell Dlg 2" w:hAnsi="MS Shell Dlg 2" w:cs="MS Shell Dlg 2"/>
                <w:b/>
                <w:bCs/>
                <w:sz w:val="16"/>
                <w:szCs w:val="16"/>
              </w:rPr>
            </w:pPr>
            <w:r>
              <w:rPr>
                <w:rFonts w:ascii="MS Shell Dlg 2" w:hAnsi="MS Shell Dlg 2"/>
                <w:b/>
                <w:sz w:val="16"/>
              </w:rPr>
              <w:t>Column Name</w:t>
            </w:r>
          </w:p>
        </w:tc>
        <w:tc>
          <w:tcPr>
            <w:tcW w:w="1261"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8336E2" w:rsidRDefault="008336E2" w14:paraId="5A145246" w14:textId="77777777">
            <w:pPr>
              <w:rPr>
                <w:rFonts w:ascii="MS Shell Dlg 2" w:hAnsi="MS Shell Dlg 2" w:cs="MS Shell Dlg 2"/>
                <w:b/>
                <w:bCs/>
                <w:sz w:val="16"/>
                <w:szCs w:val="16"/>
              </w:rPr>
            </w:pPr>
            <w:r>
              <w:rPr>
                <w:rFonts w:ascii="MS Shell Dlg 2" w:hAnsi="MS Shell Dlg 2"/>
                <w:b/>
                <w:sz w:val="16"/>
              </w:rPr>
              <w:t>Data Type</w:t>
            </w:r>
          </w:p>
        </w:tc>
        <w:tc>
          <w:tcPr>
            <w:tcW w:w="553"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8336E2" w:rsidRDefault="008336E2" w14:paraId="58A53486" w14:textId="77777777">
            <w:pPr>
              <w:rPr>
                <w:rFonts w:ascii="MS Shell Dlg 2" w:hAnsi="MS Shell Dlg 2" w:cs="MS Shell Dlg 2"/>
                <w:b/>
                <w:bCs/>
                <w:sz w:val="16"/>
                <w:szCs w:val="16"/>
              </w:rPr>
            </w:pPr>
            <w:r>
              <w:rPr>
                <w:rFonts w:ascii="MS Shell Dlg 2" w:hAnsi="MS Shell Dlg 2"/>
                <w:b/>
                <w:sz w:val="16"/>
              </w:rPr>
              <w:t>Not zero?</w:t>
            </w:r>
          </w:p>
        </w:tc>
        <w:tc>
          <w:tcPr>
            <w:tcW w:w="3649"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8336E2" w:rsidRDefault="008336E2" w14:paraId="54DCE480" w14:textId="77777777">
            <w:pPr>
              <w:rPr>
                <w:rFonts w:ascii="MS Shell Dlg 2" w:hAnsi="MS Shell Dlg 2" w:cs="MS Shell Dlg 2"/>
                <w:b/>
                <w:bCs/>
                <w:sz w:val="16"/>
                <w:szCs w:val="16"/>
              </w:rPr>
            </w:pPr>
            <w:r>
              <w:rPr>
                <w:rFonts w:ascii="MS Shell Dlg 2" w:hAnsi="MS Shell Dlg 2"/>
                <w:b/>
                <w:sz w:val="16"/>
              </w:rPr>
              <w:t>Comments</w:t>
            </w:r>
          </w:p>
        </w:tc>
      </w:tr>
      <w:tr w:rsidRPr="00C20AEF" w:rsidR="008336E2" w:rsidTr="00FB61BC" w14:paraId="6336B1DD" w14:textId="77777777">
        <w:trPr>
          <w:tblCellSpacing w:w="7" w:type="dxa"/>
          <w:jc w:val="center"/>
        </w:trPr>
        <w:tc>
          <w:tcPr>
            <w:tcW w:w="703" w:type="dxa"/>
            <w:tcBorders>
              <w:top w:val="outset" w:color="auto" w:sz="6" w:space="0"/>
              <w:left w:val="outset" w:color="auto" w:sz="6" w:space="0"/>
              <w:bottom w:val="outset" w:color="auto" w:sz="6" w:space="0"/>
              <w:right w:val="outset" w:color="auto" w:sz="6" w:space="0"/>
            </w:tcBorders>
            <w:vAlign w:val="center"/>
          </w:tcPr>
          <w:p w:rsidRPr="00C20AEF" w:rsidR="008336E2" w:rsidRDefault="008336E2" w14:paraId="0AE04E10" w14:textId="77777777">
            <w:pPr>
              <w:jc w:val="right"/>
              <w:rPr>
                <w:rFonts w:ascii="MS Shell Dlg 2" w:hAnsi="MS Shell Dlg 2" w:cs="MS Shell Dlg 2"/>
                <w:b/>
                <w:bCs/>
                <w:sz w:val="16"/>
                <w:szCs w:val="16"/>
              </w:rPr>
            </w:pPr>
            <w:r>
              <w:rPr>
                <w:rFonts w:ascii="MS Shell Dlg 2" w:hAnsi="MS Shell Dlg 2"/>
                <w:sz w:val="16"/>
              </w:rPr>
              <w:t>1</w:t>
            </w:r>
          </w:p>
        </w:tc>
        <w:tc>
          <w:tcPr>
            <w:tcW w:w="3082" w:type="dxa"/>
            <w:tcBorders>
              <w:top w:val="outset" w:color="auto" w:sz="6" w:space="0"/>
              <w:left w:val="outset" w:color="auto" w:sz="6" w:space="0"/>
              <w:bottom w:val="outset" w:color="auto" w:sz="6" w:space="0"/>
              <w:right w:val="outset" w:color="auto" w:sz="6" w:space="0"/>
            </w:tcBorders>
            <w:vAlign w:val="center"/>
          </w:tcPr>
          <w:p w:rsidRPr="00C20AEF" w:rsidR="008336E2" w:rsidRDefault="004F2152" w14:paraId="5A1F70DC" w14:textId="77777777">
            <w:pPr>
              <w:rPr>
                <w:rFonts w:ascii="MS Shell Dlg 2" w:hAnsi="MS Shell Dlg 2" w:cs="MS Shell Dlg 2"/>
                <w:sz w:val="16"/>
                <w:szCs w:val="16"/>
              </w:rPr>
            </w:pPr>
            <w:r>
              <w:rPr>
                <w:rFonts w:ascii="MS Shell Dlg 2" w:hAnsi="MS Shell Dlg 2"/>
                <w:b/>
                <w:sz w:val="16"/>
              </w:rPr>
              <w:t>SXSS_ISN</w:t>
            </w:r>
          </w:p>
        </w:tc>
        <w:tc>
          <w:tcPr>
            <w:tcW w:w="1261" w:type="dxa"/>
            <w:tcBorders>
              <w:top w:val="outset" w:color="auto" w:sz="6" w:space="0"/>
              <w:left w:val="outset" w:color="auto" w:sz="6" w:space="0"/>
              <w:bottom w:val="outset" w:color="auto" w:sz="6" w:space="0"/>
              <w:right w:val="outset" w:color="auto" w:sz="6" w:space="0"/>
            </w:tcBorders>
            <w:noWrap/>
            <w:vAlign w:val="center"/>
          </w:tcPr>
          <w:p w:rsidRPr="00C20AEF" w:rsidR="008336E2" w:rsidRDefault="008336E2" w14:paraId="033998D8" w14:textId="77777777">
            <w:pPr>
              <w:rPr>
                <w:rFonts w:ascii="MS Shell Dlg 2" w:hAnsi="MS Shell Dlg 2" w:cs="MS Shell Dlg 2"/>
                <w:sz w:val="16"/>
                <w:szCs w:val="16"/>
              </w:rPr>
            </w:pPr>
            <w:r>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vAlign w:val="center"/>
          </w:tcPr>
          <w:p w:rsidRPr="00C20AEF" w:rsidR="008336E2" w:rsidRDefault="008336E2" w14:paraId="53A93FAE" w14:textId="62E100E3">
            <w:pPr>
              <w:rPr>
                <w:rFonts w:ascii="MS Shell Dlg 2" w:hAnsi="MS Shell Dlg 2" w:cs="MS Shell Dlg 2"/>
                <w:sz w:val="16"/>
                <w:szCs w:val="16"/>
              </w:rPr>
            </w:pPr>
            <w:r>
              <w:rPr>
                <w:rFonts w:ascii="MS Shell Dlg 2" w:hAnsi="MS Shell Dlg 2"/>
                <w:sz w:val="16"/>
              </w:rPr>
              <w:t>Y</w:t>
            </w:r>
          </w:p>
        </w:tc>
        <w:tc>
          <w:tcPr>
            <w:tcW w:w="3649" w:type="dxa"/>
            <w:tcBorders>
              <w:top w:val="outset" w:color="auto" w:sz="6" w:space="0"/>
              <w:left w:val="outset" w:color="auto" w:sz="6" w:space="0"/>
              <w:bottom w:val="outset" w:color="auto" w:sz="6" w:space="0"/>
              <w:right w:val="outset" w:color="auto" w:sz="6" w:space="0"/>
            </w:tcBorders>
            <w:vAlign w:val="center"/>
          </w:tcPr>
          <w:p w:rsidRPr="00C20AEF" w:rsidR="008336E2" w:rsidRDefault="008336E2" w14:paraId="1EFCCC4F" w14:textId="77777777">
            <w:pPr>
              <w:rPr>
                <w:rFonts w:ascii="MS Shell Dlg 2" w:hAnsi="MS Shell Dlg 2" w:cs="MS Shell Dlg 2"/>
                <w:sz w:val="16"/>
                <w:szCs w:val="16"/>
              </w:rPr>
            </w:pPr>
            <w:r>
              <w:rPr>
                <w:rFonts w:ascii="MS Shell Dlg 2" w:hAnsi="MS Shell Dlg 2"/>
                <w:sz w:val="16"/>
              </w:rPr>
              <w:t>Unique ISN</w:t>
            </w:r>
          </w:p>
        </w:tc>
      </w:tr>
      <w:tr w:rsidRPr="00C20AEF" w:rsidR="008336E2" w:rsidTr="00FB61BC" w14:paraId="7533EABC" w14:textId="77777777">
        <w:trPr>
          <w:tblCellSpacing w:w="7" w:type="dxa"/>
          <w:jc w:val="center"/>
        </w:trPr>
        <w:tc>
          <w:tcPr>
            <w:tcW w:w="703" w:type="dxa"/>
            <w:tcBorders>
              <w:top w:val="outset" w:color="auto" w:sz="6" w:space="0"/>
              <w:left w:val="outset" w:color="auto" w:sz="6" w:space="0"/>
              <w:bottom w:val="outset" w:color="auto" w:sz="6" w:space="0"/>
              <w:right w:val="outset" w:color="auto" w:sz="6" w:space="0"/>
            </w:tcBorders>
            <w:vAlign w:val="center"/>
          </w:tcPr>
          <w:p w:rsidRPr="00C20AEF" w:rsidR="008336E2" w:rsidRDefault="008336E2" w14:paraId="445249D8" w14:textId="77777777">
            <w:pPr>
              <w:jc w:val="right"/>
              <w:rPr>
                <w:rFonts w:ascii="MS Shell Dlg 2" w:hAnsi="MS Shell Dlg 2" w:cs="MS Shell Dlg 2"/>
                <w:sz w:val="16"/>
                <w:szCs w:val="16"/>
              </w:rPr>
            </w:pPr>
            <w:r>
              <w:rPr>
                <w:rFonts w:ascii="MS Shell Dlg 2" w:hAnsi="MS Shell Dlg 2"/>
                <w:sz w:val="16"/>
              </w:rPr>
              <w:t>2</w:t>
            </w:r>
          </w:p>
        </w:tc>
        <w:tc>
          <w:tcPr>
            <w:tcW w:w="3082" w:type="dxa"/>
            <w:tcBorders>
              <w:top w:val="outset" w:color="auto" w:sz="6" w:space="0"/>
              <w:left w:val="outset" w:color="auto" w:sz="6" w:space="0"/>
              <w:bottom w:val="outset" w:color="auto" w:sz="6" w:space="0"/>
              <w:right w:val="outset" w:color="auto" w:sz="6" w:space="0"/>
            </w:tcBorders>
            <w:vAlign w:val="center"/>
          </w:tcPr>
          <w:p w:rsidRPr="00C20AEF" w:rsidR="008336E2" w:rsidRDefault="004F2152" w14:paraId="23E7C627" w14:textId="77777777">
            <w:pPr>
              <w:rPr>
                <w:rFonts w:ascii="MS Shell Dlg 2" w:hAnsi="MS Shell Dlg 2" w:cs="MS Shell Dlg 2"/>
                <w:sz w:val="16"/>
                <w:szCs w:val="16"/>
              </w:rPr>
            </w:pPr>
            <w:r>
              <w:rPr>
                <w:rFonts w:ascii="MS Shell Dlg 2" w:hAnsi="MS Shell Dlg 2"/>
                <w:sz w:val="16"/>
              </w:rPr>
              <w:t>SXSS_SUPPLIER_GLOC</w:t>
            </w:r>
          </w:p>
        </w:tc>
        <w:tc>
          <w:tcPr>
            <w:tcW w:w="1261" w:type="dxa"/>
            <w:tcBorders>
              <w:top w:val="outset" w:color="auto" w:sz="6" w:space="0"/>
              <w:left w:val="outset" w:color="auto" w:sz="6" w:space="0"/>
              <w:bottom w:val="outset" w:color="auto" w:sz="6" w:space="0"/>
              <w:right w:val="outset" w:color="auto" w:sz="6" w:space="0"/>
            </w:tcBorders>
            <w:noWrap/>
            <w:vAlign w:val="center"/>
          </w:tcPr>
          <w:p w:rsidRPr="00C20AEF" w:rsidR="008336E2" w:rsidRDefault="008336E2" w14:paraId="0DA9821D" w14:textId="77777777">
            <w:pPr>
              <w:rPr>
                <w:rFonts w:ascii="MS Shell Dlg 2" w:hAnsi="MS Shell Dlg 2" w:cs="MS Shell Dlg 2"/>
                <w:sz w:val="16"/>
                <w:szCs w:val="16"/>
              </w:rPr>
            </w:pPr>
            <w:r>
              <w:rPr>
                <w:rFonts w:ascii="MS Shell Dlg 2" w:hAnsi="MS Shell Dlg 2"/>
                <w:sz w:val="16"/>
              </w:rPr>
              <w:t>NUMBER(9)</w:t>
            </w:r>
          </w:p>
        </w:tc>
        <w:tc>
          <w:tcPr>
            <w:tcW w:w="553" w:type="dxa"/>
            <w:tcBorders>
              <w:top w:val="outset" w:color="auto" w:sz="6" w:space="0"/>
              <w:left w:val="outset" w:color="auto" w:sz="6" w:space="0"/>
              <w:bottom w:val="outset" w:color="auto" w:sz="6" w:space="0"/>
              <w:right w:val="outset" w:color="auto" w:sz="6" w:space="0"/>
            </w:tcBorders>
            <w:vAlign w:val="center"/>
          </w:tcPr>
          <w:p w:rsidRPr="00C20AEF" w:rsidR="008336E2" w:rsidRDefault="000C603D" w14:paraId="3AF15200" w14:textId="6CEBF65A">
            <w:pPr>
              <w:rPr>
                <w:rFonts w:ascii="MS Shell Dlg 2" w:hAnsi="MS Shell Dlg 2" w:cs="MS Shell Dlg 2"/>
                <w:sz w:val="16"/>
                <w:szCs w:val="16"/>
              </w:rPr>
            </w:pPr>
            <w:r>
              <w:rPr>
                <w:rFonts w:ascii="MS Shell Dlg 2" w:hAnsi="MS Shell Dlg 2"/>
                <w:sz w:val="16"/>
              </w:rPr>
              <w:t>Y</w:t>
            </w:r>
          </w:p>
        </w:tc>
        <w:tc>
          <w:tcPr>
            <w:tcW w:w="3649" w:type="dxa"/>
            <w:tcBorders>
              <w:top w:val="outset" w:color="auto" w:sz="6" w:space="0"/>
              <w:left w:val="outset" w:color="auto" w:sz="6" w:space="0"/>
              <w:bottom w:val="outset" w:color="auto" w:sz="6" w:space="0"/>
              <w:right w:val="outset" w:color="auto" w:sz="6" w:space="0"/>
            </w:tcBorders>
            <w:vAlign w:val="center"/>
          </w:tcPr>
          <w:p w:rsidRPr="00C20AEF" w:rsidR="008336E2" w:rsidRDefault="008336E2" w14:paraId="56E39E12" w14:textId="77777777">
            <w:pPr>
              <w:rPr>
                <w:rFonts w:ascii="MS Shell Dlg 2" w:hAnsi="MS Shell Dlg 2" w:cs="MS Shell Dlg 2"/>
                <w:sz w:val="16"/>
                <w:szCs w:val="16"/>
              </w:rPr>
            </w:pPr>
            <w:r>
              <w:rPr>
                <w:rFonts w:ascii="MS Shell Dlg 2" w:hAnsi="MS Shell Dlg 2"/>
                <w:sz w:val="16"/>
              </w:rPr>
              <w:t>Global location number of the seller (supplier)</w:t>
            </w:r>
          </w:p>
        </w:tc>
      </w:tr>
      <w:tr w:rsidRPr="00C20AEF" w:rsidR="008336E2" w:rsidTr="00FB61BC" w14:paraId="02ACC02E" w14:textId="77777777">
        <w:trPr>
          <w:tblCellSpacing w:w="7" w:type="dxa"/>
          <w:jc w:val="center"/>
        </w:trPr>
        <w:tc>
          <w:tcPr>
            <w:tcW w:w="703" w:type="dxa"/>
            <w:tcBorders>
              <w:top w:val="outset" w:color="auto" w:sz="6" w:space="0"/>
              <w:left w:val="outset" w:color="auto" w:sz="6" w:space="0"/>
              <w:bottom w:val="outset" w:color="auto" w:sz="6" w:space="0"/>
              <w:right w:val="outset" w:color="auto" w:sz="6" w:space="0"/>
            </w:tcBorders>
            <w:vAlign w:val="center"/>
          </w:tcPr>
          <w:p w:rsidRPr="00C20AEF" w:rsidR="008336E2" w:rsidRDefault="008336E2" w14:paraId="63C11219" w14:textId="77777777">
            <w:pPr>
              <w:jc w:val="right"/>
              <w:rPr>
                <w:rFonts w:ascii="MS Shell Dlg 2" w:hAnsi="MS Shell Dlg 2" w:cs="MS Shell Dlg 2"/>
                <w:sz w:val="16"/>
                <w:szCs w:val="16"/>
              </w:rPr>
            </w:pPr>
            <w:r>
              <w:rPr>
                <w:rFonts w:ascii="MS Shell Dlg 2" w:hAnsi="MS Shell Dlg 2"/>
                <w:sz w:val="16"/>
              </w:rPr>
              <w:t>3</w:t>
            </w:r>
          </w:p>
        </w:tc>
        <w:tc>
          <w:tcPr>
            <w:tcW w:w="3082" w:type="dxa"/>
            <w:tcBorders>
              <w:top w:val="outset" w:color="auto" w:sz="6" w:space="0"/>
              <w:left w:val="outset" w:color="auto" w:sz="6" w:space="0"/>
              <w:bottom w:val="outset" w:color="auto" w:sz="6" w:space="0"/>
              <w:right w:val="outset" w:color="auto" w:sz="6" w:space="0"/>
            </w:tcBorders>
            <w:vAlign w:val="center"/>
          </w:tcPr>
          <w:p w:rsidRPr="00C20AEF" w:rsidR="008336E2" w:rsidRDefault="004F2152" w14:paraId="00E04731" w14:textId="77777777">
            <w:pPr>
              <w:rPr>
                <w:rFonts w:ascii="MS Shell Dlg 2" w:hAnsi="MS Shell Dlg 2" w:cs="MS Shell Dlg 2"/>
                <w:sz w:val="16"/>
                <w:szCs w:val="16"/>
              </w:rPr>
            </w:pPr>
            <w:r>
              <w:rPr>
                <w:rFonts w:ascii="MS Shell Dlg 2" w:hAnsi="MS Shell Dlg 2"/>
                <w:sz w:val="16"/>
              </w:rPr>
              <w:t>SXSS_SHIPPING_MODE_NAME</w:t>
            </w:r>
          </w:p>
        </w:tc>
        <w:tc>
          <w:tcPr>
            <w:tcW w:w="1261" w:type="dxa"/>
            <w:tcBorders>
              <w:top w:val="outset" w:color="auto" w:sz="6" w:space="0"/>
              <w:left w:val="outset" w:color="auto" w:sz="6" w:space="0"/>
              <w:bottom w:val="outset" w:color="auto" w:sz="6" w:space="0"/>
              <w:right w:val="outset" w:color="auto" w:sz="6" w:space="0"/>
            </w:tcBorders>
            <w:noWrap/>
            <w:vAlign w:val="center"/>
          </w:tcPr>
          <w:p w:rsidRPr="00C20AEF" w:rsidR="008336E2" w:rsidRDefault="008336E2" w14:paraId="3717CAD0" w14:textId="1F79CB6E">
            <w:pPr>
              <w:rPr>
                <w:rFonts w:ascii="MS Shell Dlg 2" w:hAnsi="MS Shell Dlg 2" w:cs="MS Shell Dlg 2"/>
                <w:sz w:val="16"/>
                <w:szCs w:val="16"/>
              </w:rPr>
            </w:pPr>
            <w:r>
              <w:rPr>
                <w:rFonts w:ascii="MS Shell Dlg 2" w:hAnsi="MS Shell Dlg 2"/>
                <w:sz w:val="16"/>
              </w:rPr>
              <w:t>VARCHAR2(20)</w:t>
            </w:r>
          </w:p>
        </w:tc>
        <w:tc>
          <w:tcPr>
            <w:tcW w:w="553" w:type="dxa"/>
            <w:tcBorders>
              <w:top w:val="outset" w:color="auto" w:sz="6" w:space="0"/>
              <w:left w:val="outset" w:color="auto" w:sz="6" w:space="0"/>
              <w:bottom w:val="outset" w:color="auto" w:sz="6" w:space="0"/>
              <w:right w:val="outset" w:color="auto" w:sz="6" w:space="0"/>
            </w:tcBorders>
            <w:vAlign w:val="center"/>
          </w:tcPr>
          <w:p w:rsidRPr="00C20AEF" w:rsidR="008336E2" w:rsidRDefault="000C603D" w14:paraId="26CC6741" w14:textId="3356DE7F">
            <w:pPr>
              <w:rPr>
                <w:rFonts w:ascii="MS Shell Dlg 2" w:hAnsi="MS Shell Dlg 2" w:cs="MS Shell Dlg 2"/>
                <w:sz w:val="16"/>
                <w:szCs w:val="16"/>
              </w:rPr>
            </w:pPr>
            <w:r>
              <w:rPr>
                <w:rFonts w:ascii="MS Shell Dlg 2" w:hAnsi="MS Shell Dlg 2"/>
                <w:sz w:val="16"/>
              </w:rPr>
              <w:t>Y</w:t>
            </w:r>
          </w:p>
        </w:tc>
        <w:tc>
          <w:tcPr>
            <w:tcW w:w="3649" w:type="dxa"/>
            <w:tcBorders>
              <w:top w:val="outset" w:color="auto" w:sz="6" w:space="0"/>
              <w:left w:val="outset" w:color="auto" w:sz="6" w:space="0"/>
              <w:bottom w:val="outset" w:color="auto" w:sz="6" w:space="0"/>
              <w:right w:val="outset" w:color="auto" w:sz="6" w:space="0"/>
            </w:tcBorders>
            <w:vAlign w:val="center"/>
          </w:tcPr>
          <w:p w:rsidRPr="00C20AEF" w:rsidR="008336E2" w:rsidRDefault="008336E2" w14:paraId="0AA1F7D1" w14:textId="77777777">
            <w:pPr>
              <w:rPr>
                <w:rFonts w:ascii="MS Shell Dlg 2" w:hAnsi="MS Shell Dlg 2" w:cs="MS Shell Dlg 2"/>
                <w:sz w:val="16"/>
                <w:szCs w:val="16"/>
              </w:rPr>
            </w:pPr>
            <w:r>
              <w:rPr>
                <w:rFonts w:ascii="MS Shell Dlg 2" w:hAnsi="MS Shell Dlg 2"/>
                <w:sz w:val="16"/>
              </w:rPr>
              <w:t>Unique name</w:t>
            </w:r>
          </w:p>
        </w:tc>
      </w:tr>
      <w:tr w:rsidRPr="00C20AEF" w:rsidR="008336E2" w:rsidTr="00FB61BC" w14:paraId="57CE7017" w14:textId="77777777">
        <w:trPr>
          <w:tblCellSpacing w:w="7" w:type="dxa"/>
          <w:jc w:val="center"/>
        </w:trPr>
        <w:tc>
          <w:tcPr>
            <w:tcW w:w="703" w:type="dxa"/>
            <w:tcBorders>
              <w:top w:val="outset" w:color="auto" w:sz="6" w:space="0"/>
              <w:left w:val="outset" w:color="auto" w:sz="6" w:space="0"/>
              <w:bottom w:val="outset" w:color="auto" w:sz="6" w:space="0"/>
              <w:right w:val="outset" w:color="auto" w:sz="6" w:space="0"/>
            </w:tcBorders>
            <w:vAlign w:val="center"/>
          </w:tcPr>
          <w:p w:rsidRPr="00C20AEF" w:rsidR="008336E2" w:rsidRDefault="008336E2" w14:paraId="3855617B" w14:textId="77777777">
            <w:pPr>
              <w:jc w:val="right"/>
              <w:rPr>
                <w:rFonts w:ascii="MS Shell Dlg 2" w:hAnsi="MS Shell Dlg 2" w:cs="MS Shell Dlg 2"/>
                <w:sz w:val="16"/>
                <w:szCs w:val="16"/>
              </w:rPr>
            </w:pPr>
            <w:r>
              <w:rPr>
                <w:rFonts w:ascii="MS Shell Dlg 2" w:hAnsi="MS Shell Dlg 2"/>
                <w:sz w:val="16"/>
              </w:rPr>
              <w:t>4</w:t>
            </w:r>
          </w:p>
        </w:tc>
        <w:tc>
          <w:tcPr>
            <w:tcW w:w="3082" w:type="dxa"/>
            <w:tcBorders>
              <w:top w:val="outset" w:color="auto" w:sz="6" w:space="0"/>
              <w:left w:val="outset" w:color="auto" w:sz="6" w:space="0"/>
              <w:bottom w:val="outset" w:color="auto" w:sz="6" w:space="0"/>
              <w:right w:val="outset" w:color="auto" w:sz="6" w:space="0"/>
            </w:tcBorders>
            <w:vAlign w:val="center"/>
          </w:tcPr>
          <w:p w:rsidRPr="00C20AEF" w:rsidR="008336E2" w:rsidRDefault="004F2152" w14:paraId="3E896B13" w14:textId="77777777">
            <w:pPr>
              <w:rPr>
                <w:rFonts w:ascii="MS Shell Dlg 2" w:hAnsi="MS Shell Dlg 2" w:cs="MS Shell Dlg 2"/>
                <w:sz w:val="16"/>
                <w:szCs w:val="16"/>
              </w:rPr>
            </w:pPr>
            <w:r>
              <w:rPr>
                <w:rFonts w:ascii="MS Shell Dlg 2" w:hAnsi="MS Shell Dlg 2"/>
                <w:sz w:val="16"/>
              </w:rPr>
              <w:t>SXSS_SHIPPING_COST</w:t>
            </w:r>
          </w:p>
        </w:tc>
        <w:tc>
          <w:tcPr>
            <w:tcW w:w="1261" w:type="dxa"/>
            <w:tcBorders>
              <w:top w:val="outset" w:color="auto" w:sz="6" w:space="0"/>
              <w:left w:val="outset" w:color="auto" w:sz="6" w:space="0"/>
              <w:bottom w:val="outset" w:color="auto" w:sz="6" w:space="0"/>
              <w:right w:val="outset" w:color="auto" w:sz="6" w:space="0"/>
            </w:tcBorders>
            <w:noWrap/>
            <w:vAlign w:val="center"/>
          </w:tcPr>
          <w:p w:rsidRPr="00C20AEF" w:rsidR="008336E2" w:rsidP="00342053" w:rsidRDefault="008336E2" w14:paraId="38DD9C02" w14:textId="77777777">
            <w:pPr>
              <w:rPr>
                <w:rFonts w:ascii="MS Shell Dlg 2" w:hAnsi="MS Shell Dlg 2" w:cs="MS Shell Dlg 2"/>
                <w:sz w:val="16"/>
                <w:szCs w:val="16"/>
              </w:rPr>
            </w:pPr>
            <w:r>
              <w:rPr>
                <w:rFonts w:ascii="MS Shell Dlg 2" w:hAnsi="MS Shell Dlg 2"/>
                <w:sz w:val="16"/>
              </w:rPr>
              <w:t>NUMBER(15,2)</w:t>
            </w:r>
          </w:p>
        </w:tc>
        <w:tc>
          <w:tcPr>
            <w:tcW w:w="553" w:type="dxa"/>
            <w:tcBorders>
              <w:top w:val="outset" w:color="auto" w:sz="6" w:space="0"/>
              <w:left w:val="outset" w:color="auto" w:sz="6" w:space="0"/>
              <w:bottom w:val="outset" w:color="auto" w:sz="6" w:space="0"/>
              <w:right w:val="outset" w:color="auto" w:sz="6" w:space="0"/>
            </w:tcBorders>
            <w:vAlign w:val="center"/>
          </w:tcPr>
          <w:p w:rsidRPr="00C20AEF" w:rsidR="008336E2" w:rsidRDefault="008336E2" w14:paraId="28B6C5FB" w14:textId="75A6E6CF">
            <w:pPr>
              <w:rPr>
                <w:rFonts w:ascii="MS Shell Dlg 2" w:hAnsi="MS Shell Dlg 2" w:cs="MS Shell Dlg 2"/>
                <w:sz w:val="16"/>
                <w:szCs w:val="16"/>
              </w:rPr>
            </w:pPr>
          </w:p>
        </w:tc>
        <w:tc>
          <w:tcPr>
            <w:tcW w:w="3649" w:type="dxa"/>
            <w:tcBorders>
              <w:top w:val="outset" w:color="auto" w:sz="6" w:space="0"/>
              <w:left w:val="outset" w:color="auto" w:sz="6" w:space="0"/>
              <w:bottom w:val="outset" w:color="auto" w:sz="6" w:space="0"/>
              <w:right w:val="outset" w:color="auto" w:sz="6" w:space="0"/>
            </w:tcBorders>
            <w:vAlign w:val="center"/>
          </w:tcPr>
          <w:p w:rsidRPr="00C20AEF" w:rsidR="008336E2" w:rsidRDefault="008336E2" w14:paraId="06D5EC14" w14:textId="77777777">
            <w:pPr>
              <w:rPr>
                <w:rFonts w:ascii="MS Shell Dlg 2" w:hAnsi="MS Shell Dlg 2" w:cs="MS Shell Dlg 2"/>
                <w:sz w:val="16"/>
                <w:szCs w:val="16"/>
              </w:rPr>
            </w:pPr>
            <w:r>
              <w:rPr>
                <w:rFonts w:ascii="MS Shell Dlg 2" w:hAnsi="MS Shell Dlg 2"/>
                <w:sz w:val="16"/>
              </w:rPr>
              <w:t>Shipping costs</w:t>
            </w:r>
          </w:p>
        </w:tc>
      </w:tr>
      <w:tr w:rsidRPr="00C20AEF" w:rsidR="00855B85" w:rsidTr="00FB61BC" w14:paraId="1121BB95" w14:textId="77777777">
        <w:trPr>
          <w:tblCellSpacing w:w="7" w:type="dxa"/>
          <w:jc w:val="center"/>
        </w:trPr>
        <w:tc>
          <w:tcPr>
            <w:tcW w:w="703" w:type="dxa"/>
            <w:tcBorders>
              <w:top w:val="outset" w:color="auto" w:sz="6" w:space="0"/>
              <w:left w:val="outset" w:color="auto" w:sz="6" w:space="0"/>
              <w:bottom w:val="outset" w:color="auto" w:sz="6" w:space="0"/>
              <w:right w:val="outset" w:color="auto" w:sz="6" w:space="0"/>
            </w:tcBorders>
            <w:vAlign w:val="center"/>
          </w:tcPr>
          <w:p w:rsidRPr="00C20AEF" w:rsidR="00855B85" w:rsidRDefault="00855B85" w14:paraId="25AEFE5F" w14:textId="77777777">
            <w:pPr>
              <w:jc w:val="right"/>
              <w:rPr>
                <w:rFonts w:ascii="MS Shell Dlg 2" w:hAnsi="MS Shell Dlg 2" w:cs="MS Shell Dlg 2"/>
                <w:sz w:val="16"/>
                <w:szCs w:val="16"/>
              </w:rPr>
            </w:pPr>
            <w:r>
              <w:rPr>
                <w:rFonts w:ascii="MS Shell Dlg 2" w:hAnsi="MS Shell Dlg 2"/>
                <w:sz w:val="16"/>
              </w:rPr>
              <w:t>5</w:t>
            </w:r>
          </w:p>
        </w:tc>
        <w:tc>
          <w:tcPr>
            <w:tcW w:w="3082" w:type="dxa"/>
            <w:tcBorders>
              <w:top w:val="outset" w:color="auto" w:sz="6" w:space="0"/>
              <w:left w:val="outset" w:color="auto" w:sz="6" w:space="0"/>
              <w:bottom w:val="outset" w:color="auto" w:sz="6" w:space="0"/>
              <w:right w:val="outset" w:color="auto" w:sz="6" w:space="0"/>
            </w:tcBorders>
            <w:vAlign w:val="center"/>
          </w:tcPr>
          <w:p w:rsidRPr="00C20AEF" w:rsidR="00855B85" w:rsidRDefault="00855B85" w14:paraId="45613816" w14:textId="77777777">
            <w:pPr>
              <w:rPr>
                <w:rFonts w:ascii="MS Shell Dlg 2" w:hAnsi="MS Shell Dlg 2" w:cs="MS Shell Dlg 2"/>
                <w:sz w:val="16"/>
                <w:szCs w:val="16"/>
              </w:rPr>
            </w:pPr>
            <w:r>
              <w:rPr>
                <w:rFonts w:ascii="MS Shell Dlg 2" w:hAnsi="MS Shell Dlg 2"/>
                <w:sz w:val="16"/>
              </w:rPr>
              <w:t>SXSS_SHIPPING_TIME</w:t>
            </w:r>
          </w:p>
        </w:tc>
        <w:tc>
          <w:tcPr>
            <w:tcW w:w="1261" w:type="dxa"/>
            <w:tcBorders>
              <w:top w:val="outset" w:color="auto" w:sz="6" w:space="0"/>
              <w:left w:val="outset" w:color="auto" w:sz="6" w:space="0"/>
              <w:bottom w:val="outset" w:color="auto" w:sz="6" w:space="0"/>
              <w:right w:val="outset" w:color="auto" w:sz="6" w:space="0"/>
            </w:tcBorders>
            <w:noWrap/>
            <w:vAlign w:val="center"/>
          </w:tcPr>
          <w:p w:rsidRPr="00C20AEF" w:rsidR="00855B85" w:rsidP="0048709B" w:rsidRDefault="00855B85" w14:paraId="3DB178F6" w14:textId="77777777">
            <w:pPr>
              <w:rPr>
                <w:rFonts w:ascii="MS Shell Dlg 2" w:hAnsi="MS Shell Dlg 2" w:cs="MS Shell Dlg 2"/>
                <w:sz w:val="16"/>
                <w:szCs w:val="16"/>
              </w:rPr>
            </w:pPr>
            <w:r>
              <w:rPr>
                <w:rFonts w:ascii="MS Shell Dlg 2" w:hAnsi="MS Shell Dlg 2"/>
                <w:sz w:val="16"/>
              </w:rPr>
              <w:t>NUMBER(2)</w:t>
            </w:r>
          </w:p>
        </w:tc>
        <w:tc>
          <w:tcPr>
            <w:tcW w:w="553" w:type="dxa"/>
            <w:tcBorders>
              <w:top w:val="outset" w:color="auto" w:sz="6" w:space="0"/>
              <w:left w:val="outset" w:color="auto" w:sz="6" w:space="0"/>
              <w:bottom w:val="outset" w:color="auto" w:sz="6" w:space="0"/>
              <w:right w:val="outset" w:color="auto" w:sz="6" w:space="0"/>
            </w:tcBorders>
            <w:vAlign w:val="center"/>
          </w:tcPr>
          <w:p w:rsidRPr="00C20AEF" w:rsidR="00855B85" w:rsidRDefault="00855B85" w14:paraId="5C7A4E75" w14:textId="1EF19307">
            <w:pPr>
              <w:rPr>
                <w:rFonts w:ascii="MS Shell Dlg 2" w:hAnsi="MS Shell Dlg 2" w:cs="MS Shell Dlg 2"/>
                <w:sz w:val="16"/>
                <w:szCs w:val="16"/>
              </w:rPr>
            </w:pPr>
          </w:p>
        </w:tc>
        <w:tc>
          <w:tcPr>
            <w:tcW w:w="3649" w:type="dxa"/>
            <w:tcBorders>
              <w:top w:val="outset" w:color="auto" w:sz="6" w:space="0"/>
              <w:left w:val="outset" w:color="auto" w:sz="6" w:space="0"/>
              <w:bottom w:val="outset" w:color="auto" w:sz="6" w:space="0"/>
              <w:right w:val="outset" w:color="auto" w:sz="6" w:space="0"/>
            </w:tcBorders>
            <w:vAlign w:val="center"/>
          </w:tcPr>
          <w:p w:rsidRPr="00C20AEF" w:rsidR="00855B85" w:rsidRDefault="00855B85" w14:paraId="5B20B738" w14:textId="77777777">
            <w:pPr>
              <w:rPr>
                <w:rFonts w:ascii="MS Shell Dlg 2" w:hAnsi="MS Shell Dlg 2" w:cs="MS Shell Dlg 2"/>
                <w:sz w:val="16"/>
                <w:szCs w:val="16"/>
              </w:rPr>
            </w:pPr>
            <w:r>
              <w:rPr>
                <w:rFonts w:ascii="MS Shell Dlg 2" w:hAnsi="MS Shell Dlg 2"/>
                <w:sz w:val="16"/>
              </w:rPr>
              <w:t>Shipping time</w:t>
            </w:r>
          </w:p>
        </w:tc>
      </w:tr>
      <w:tr w:rsidRPr="00C20AEF" w:rsidR="00855B85" w:rsidTr="00FB61BC" w14:paraId="4A9752C7" w14:textId="77777777">
        <w:trPr>
          <w:tblCellSpacing w:w="7" w:type="dxa"/>
          <w:jc w:val="center"/>
        </w:trPr>
        <w:tc>
          <w:tcPr>
            <w:tcW w:w="703" w:type="dxa"/>
            <w:tcBorders>
              <w:top w:val="outset" w:color="auto" w:sz="6" w:space="0"/>
              <w:left w:val="outset" w:color="auto" w:sz="6" w:space="0"/>
              <w:bottom w:val="outset" w:color="auto" w:sz="6" w:space="0"/>
              <w:right w:val="outset" w:color="auto" w:sz="6" w:space="0"/>
            </w:tcBorders>
            <w:vAlign w:val="center"/>
          </w:tcPr>
          <w:p w:rsidRPr="00C20AEF" w:rsidR="00855B85" w:rsidRDefault="00855B85" w14:paraId="56260D9B" w14:textId="77777777">
            <w:pPr>
              <w:jc w:val="right"/>
              <w:rPr>
                <w:rFonts w:ascii="MS Shell Dlg 2" w:hAnsi="MS Shell Dlg 2" w:cs="MS Shell Dlg 2"/>
                <w:sz w:val="16"/>
                <w:szCs w:val="16"/>
              </w:rPr>
            </w:pPr>
            <w:r>
              <w:rPr>
                <w:rFonts w:ascii="MS Shell Dlg 2" w:hAnsi="MS Shell Dlg 2"/>
                <w:sz w:val="16"/>
              </w:rPr>
              <w:t>6</w:t>
            </w:r>
          </w:p>
        </w:tc>
        <w:tc>
          <w:tcPr>
            <w:tcW w:w="3082" w:type="dxa"/>
            <w:tcBorders>
              <w:top w:val="outset" w:color="auto" w:sz="6" w:space="0"/>
              <w:left w:val="outset" w:color="auto" w:sz="6" w:space="0"/>
              <w:bottom w:val="outset" w:color="auto" w:sz="6" w:space="0"/>
              <w:right w:val="outset" w:color="auto" w:sz="6" w:space="0"/>
            </w:tcBorders>
            <w:vAlign w:val="center"/>
          </w:tcPr>
          <w:p w:rsidRPr="00C20AEF" w:rsidR="00855B85" w:rsidRDefault="00855B85" w14:paraId="0CE4E248" w14:textId="77777777">
            <w:pPr>
              <w:rPr>
                <w:rFonts w:ascii="MS Shell Dlg 2" w:hAnsi="MS Shell Dlg 2" w:cs="MS Shell Dlg 2"/>
                <w:sz w:val="16"/>
                <w:szCs w:val="16"/>
              </w:rPr>
            </w:pPr>
            <w:r>
              <w:rPr>
                <w:rFonts w:ascii="MS Shell Dlg 2" w:hAnsi="MS Shell Dlg 2"/>
                <w:sz w:val="16"/>
              </w:rPr>
              <w:t>SXSS_SHIPPING_MODE_HINT</w:t>
            </w:r>
          </w:p>
        </w:tc>
        <w:tc>
          <w:tcPr>
            <w:tcW w:w="1261" w:type="dxa"/>
            <w:tcBorders>
              <w:top w:val="outset" w:color="auto" w:sz="6" w:space="0"/>
              <w:left w:val="outset" w:color="auto" w:sz="6" w:space="0"/>
              <w:bottom w:val="outset" w:color="auto" w:sz="6" w:space="0"/>
              <w:right w:val="outset" w:color="auto" w:sz="6" w:space="0"/>
            </w:tcBorders>
            <w:noWrap/>
            <w:vAlign w:val="center"/>
          </w:tcPr>
          <w:p w:rsidRPr="00C20AEF" w:rsidR="00855B85" w:rsidRDefault="00855B85" w14:paraId="43C99802" w14:textId="1E7E0CA3">
            <w:pPr>
              <w:rPr>
                <w:rFonts w:ascii="MS Shell Dlg 2" w:hAnsi="MS Shell Dlg 2" w:cs="MS Shell Dlg 2"/>
                <w:sz w:val="16"/>
                <w:szCs w:val="16"/>
              </w:rPr>
            </w:pPr>
            <w:r>
              <w:rPr>
                <w:rFonts w:ascii="MS Shell Dlg 2" w:hAnsi="MS Shell Dlg 2"/>
                <w:sz w:val="16"/>
              </w:rPr>
              <w:t>VARCHAR2(200)</w:t>
            </w:r>
          </w:p>
        </w:tc>
        <w:tc>
          <w:tcPr>
            <w:tcW w:w="553" w:type="dxa"/>
            <w:tcBorders>
              <w:top w:val="outset" w:color="auto" w:sz="6" w:space="0"/>
              <w:left w:val="outset" w:color="auto" w:sz="6" w:space="0"/>
              <w:bottom w:val="outset" w:color="auto" w:sz="6" w:space="0"/>
              <w:right w:val="outset" w:color="auto" w:sz="6" w:space="0"/>
            </w:tcBorders>
            <w:vAlign w:val="center"/>
          </w:tcPr>
          <w:p w:rsidRPr="00C20AEF" w:rsidR="00855B85" w:rsidRDefault="00855B85" w14:paraId="27D952E1" w14:textId="34A248E3">
            <w:pPr>
              <w:rPr>
                <w:rFonts w:ascii="MS Shell Dlg 2" w:hAnsi="MS Shell Dlg 2" w:cs="MS Shell Dlg 2"/>
                <w:sz w:val="16"/>
                <w:szCs w:val="16"/>
              </w:rPr>
            </w:pPr>
          </w:p>
        </w:tc>
        <w:tc>
          <w:tcPr>
            <w:tcW w:w="3649" w:type="dxa"/>
            <w:tcBorders>
              <w:top w:val="outset" w:color="auto" w:sz="6" w:space="0"/>
              <w:left w:val="outset" w:color="auto" w:sz="6" w:space="0"/>
              <w:bottom w:val="outset" w:color="auto" w:sz="6" w:space="0"/>
              <w:right w:val="outset" w:color="auto" w:sz="6" w:space="0"/>
            </w:tcBorders>
            <w:vAlign w:val="center"/>
          </w:tcPr>
          <w:p w:rsidRPr="00C20AEF" w:rsidR="00855B85" w:rsidRDefault="00855B85" w14:paraId="574D4685" w14:textId="77777777">
            <w:pPr>
              <w:rPr>
                <w:rFonts w:ascii="MS Shell Dlg 2" w:hAnsi="MS Shell Dlg 2" w:cs="MS Shell Dlg 2"/>
                <w:sz w:val="16"/>
                <w:szCs w:val="16"/>
              </w:rPr>
            </w:pPr>
            <w:r>
              <w:rPr>
                <w:rFonts w:ascii="MS Shell Dlg 2" w:hAnsi="MS Shell Dlg 2"/>
                <w:sz w:val="16"/>
              </w:rPr>
              <w:t>Note for shipping method</w:t>
            </w:r>
          </w:p>
        </w:tc>
      </w:tr>
      <w:tr w:rsidRPr="00C20AEF" w:rsidR="000C603D" w:rsidTr="00FB61BC" w14:paraId="4E26E286" w14:textId="77777777">
        <w:trPr>
          <w:tblCellSpacing w:w="7" w:type="dxa"/>
          <w:jc w:val="center"/>
        </w:trPr>
        <w:tc>
          <w:tcPr>
            <w:tcW w:w="703" w:type="dxa"/>
            <w:tcBorders>
              <w:top w:val="outset" w:color="auto" w:sz="6" w:space="0"/>
              <w:left w:val="outset" w:color="auto" w:sz="6" w:space="0"/>
              <w:bottom w:val="outset" w:color="auto" w:sz="6" w:space="0"/>
              <w:right w:val="outset" w:color="auto" w:sz="6" w:space="0"/>
            </w:tcBorders>
            <w:vAlign w:val="center"/>
          </w:tcPr>
          <w:p w:rsidRPr="00C20AEF" w:rsidR="000C603D" w:rsidRDefault="000C603D" w14:paraId="1CD90D34" w14:textId="44CD194D">
            <w:pPr>
              <w:jc w:val="right"/>
              <w:rPr>
                <w:rFonts w:ascii="MS Shell Dlg 2" w:hAnsi="MS Shell Dlg 2" w:cs="MS Shell Dlg 2"/>
                <w:sz w:val="16"/>
                <w:szCs w:val="16"/>
              </w:rPr>
            </w:pPr>
            <w:r>
              <w:rPr>
                <w:rFonts w:ascii="MS Shell Dlg 2" w:hAnsi="MS Shell Dlg 2"/>
                <w:sz w:val="16"/>
              </w:rPr>
              <w:t>7</w:t>
            </w:r>
          </w:p>
        </w:tc>
        <w:tc>
          <w:tcPr>
            <w:tcW w:w="3082" w:type="dxa"/>
            <w:tcBorders>
              <w:top w:val="outset" w:color="auto" w:sz="6" w:space="0"/>
              <w:left w:val="outset" w:color="auto" w:sz="6" w:space="0"/>
              <w:bottom w:val="outset" w:color="auto" w:sz="6" w:space="0"/>
              <w:right w:val="outset" w:color="auto" w:sz="6" w:space="0"/>
            </w:tcBorders>
            <w:vAlign w:val="center"/>
          </w:tcPr>
          <w:p w:rsidRPr="00C20AEF" w:rsidR="000C603D" w:rsidRDefault="000C603D" w14:paraId="4DDC34BE" w14:textId="2BF215CF">
            <w:pPr>
              <w:rPr>
                <w:rFonts w:ascii="MS Shell Dlg 2" w:hAnsi="MS Shell Dlg 2" w:cs="MS Shell Dlg 2"/>
                <w:sz w:val="16"/>
                <w:szCs w:val="16"/>
              </w:rPr>
            </w:pPr>
            <w:r>
              <w:rPr>
                <w:rFonts w:ascii="MS Shell Dlg 2" w:hAnsi="MS Shell Dlg 2"/>
                <w:sz w:val="16"/>
              </w:rPr>
              <w:t>SXSS_SHIPPING_MODE_SORT_ORDER</w:t>
            </w:r>
          </w:p>
        </w:tc>
        <w:tc>
          <w:tcPr>
            <w:tcW w:w="1261" w:type="dxa"/>
            <w:tcBorders>
              <w:top w:val="outset" w:color="auto" w:sz="6" w:space="0"/>
              <w:left w:val="outset" w:color="auto" w:sz="6" w:space="0"/>
              <w:bottom w:val="outset" w:color="auto" w:sz="6" w:space="0"/>
              <w:right w:val="outset" w:color="auto" w:sz="6" w:space="0"/>
            </w:tcBorders>
            <w:noWrap/>
            <w:vAlign w:val="center"/>
          </w:tcPr>
          <w:p w:rsidRPr="00C20AEF" w:rsidR="000C603D" w:rsidRDefault="000C603D" w14:paraId="13E0475A" w14:textId="0A4F0F2E">
            <w:pPr>
              <w:rPr>
                <w:rFonts w:ascii="MS Shell Dlg 2" w:hAnsi="MS Shell Dlg 2" w:cs="MS Shell Dlg 2"/>
                <w:sz w:val="16"/>
                <w:szCs w:val="16"/>
              </w:rPr>
            </w:pPr>
            <w:r>
              <w:rPr>
                <w:rFonts w:ascii="MS Shell Dlg 2" w:hAnsi="MS Shell Dlg 2"/>
                <w:sz w:val="16"/>
              </w:rPr>
              <w:t>NUMBER(2)</w:t>
            </w:r>
          </w:p>
        </w:tc>
        <w:tc>
          <w:tcPr>
            <w:tcW w:w="553" w:type="dxa"/>
            <w:tcBorders>
              <w:top w:val="outset" w:color="auto" w:sz="6" w:space="0"/>
              <w:left w:val="outset" w:color="auto" w:sz="6" w:space="0"/>
              <w:bottom w:val="outset" w:color="auto" w:sz="6" w:space="0"/>
              <w:right w:val="outset" w:color="auto" w:sz="6" w:space="0"/>
            </w:tcBorders>
            <w:vAlign w:val="center"/>
          </w:tcPr>
          <w:p w:rsidRPr="00C20AEF" w:rsidR="000C603D" w:rsidRDefault="000C603D" w14:paraId="1E1DF182" w14:textId="1D844063">
            <w:pPr>
              <w:rPr>
                <w:rFonts w:ascii="MS Shell Dlg 2" w:hAnsi="MS Shell Dlg 2" w:cs="MS Shell Dlg 2"/>
                <w:sz w:val="16"/>
                <w:szCs w:val="16"/>
              </w:rPr>
            </w:pPr>
            <w:r>
              <w:rPr>
                <w:rFonts w:ascii="MS Shell Dlg 2" w:hAnsi="MS Shell Dlg 2"/>
                <w:sz w:val="16"/>
              </w:rPr>
              <w:t>Y</w:t>
            </w:r>
          </w:p>
        </w:tc>
        <w:tc>
          <w:tcPr>
            <w:tcW w:w="3649" w:type="dxa"/>
            <w:tcBorders>
              <w:top w:val="outset" w:color="auto" w:sz="6" w:space="0"/>
              <w:left w:val="outset" w:color="auto" w:sz="6" w:space="0"/>
              <w:bottom w:val="outset" w:color="auto" w:sz="6" w:space="0"/>
              <w:right w:val="outset" w:color="auto" w:sz="6" w:space="0"/>
            </w:tcBorders>
            <w:vAlign w:val="center"/>
          </w:tcPr>
          <w:p w:rsidRPr="00C20AEF" w:rsidR="000C603D" w:rsidRDefault="000C603D" w14:paraId="7DC6C956" w14:textId="43B08259">
            <w:pPr>
              <w:rPr>
                <w:rFonts w:ascii="MS Shell Dlg 2" w:hAnsi="MS Shell Dlg 2" w:cs="MS Shell Dlg 2"/>
                <w:sz w:val="16"/>
                <w:szCs w:val="16"/>
              </w:rPr>
            </w:pPr>
            <w:r>
              <w:rPr>
                <w:rFonts w:ascii="MS Shell Dlg 2" w:hAnsi="MS Shell Dlg 2"/>
                <w:sz w:val="16"/>
              </w:rPr>
              <w:t>Sequence of modes 1..N</w:t>
            </w:r>
          </w:p>
        </w:tc>
      </w:tr>
    </w:tbl>
    <w:p w:rsidRPr="00C20AEF" w:rsidR="002B3D1E" w:rsidP="002B3D1E" w:rsidRDefault="002B3D1E" w14:paraId="2A4F7CCD" w14:textId="7B67BFA9">
      <w:pPr>
        <w:pStyle w:val="Textkrper"/>
      </w:pPr>
    </w:p>
    <w:p w:rsidRPr="00C20AEF" w:rsidR="00330DFF" w:rsidP="00330DFF" w:rsidRDefault="00330DFF" w14:paraId="257DE178" w14:textId="77777777">
      <w:pPr>
        <w:pStyle w:val="berschrift3"/>
      </w:pPr>
      <w:bookmarkStart w:name="_Ref18327654" w:id="191"/>
      <w:bookmarkStart w:name="_Toc98411937" w:id="192"/>
      <w:r>
        <w:t>Table STOX_DEALER_EXCLUSIONS</w:t>
      </w:r>
      <w:bookmarkEnd w:id="191"/>
      <w:bookmarkEnd w:id="192"/>
    </w:p>
    <w:tbl>
      <w:tblPr>
        <w:tblW w:w="9724" w:type="dxa"/>
        <w:jc w:val="center"/>
        <w:tblCellSpacing w:w="7" w:type="dxa"/>
        <w:tblBorders>
          <w:top w:val="outset" w:color="auto" w:sz="6" w:space="0"/>
          <w:left w:val="outset" w:color="auto" w:sz="6" w:space="0"/>
          <w:bottom w:val="outset" w:color="auto" w:sz="6" w:space="0"/>
          <w:right w:val="outset" w:color="auto" w:sz="6" w:space="0"/>
        </w:tblBorders>
        <w:tblLayout w:type="fixed"/>
        <w:tblCellMar>
          <w:top w:w="30" w:type="dxa"/>
          <w:left w:w="30" w:type="dxa"/>
          <w:bottom w:w="30" w:type="dxa"/>
          <w:right w:w="30" w:type="dxa"/>
        </w:tblCellMar>
        <w:tblLook w:val="04A0" w:firstRow="1" w:lastRow="0" w:firstColumn="1" w:lastColumn="0" w:noHBand="0" w:noVBand="1"/>
      </w:tblPr>
      <w:tblGrid>
        <w:gridCol w:w="768"/>
        <w:gridCol w:w="2306"/>
        <w:gridCol w:w="1367"/>
        <w:gridCol w:w="567"/>
        <w:gridCol w:w="4716"/>
      </w:tblGrid>
      <w:tr w:rsidRPr="00C20AEF" w:rsidR="00330DFF" w:rsidTr="00CF2B0D" w14:paraId="5AE78192"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330DFF" w:rsidP="00CF2B0D" w:rsidRDefault="00330DFF" w14:paraId="693F835F" w14:textId="77777777">
            <w:pPr>
              <w:rPr>
                <w:rFonts w:ascii="MS Shell Dlg 2" w:hAnsi="MS Shell Dlg 2" w:cs="MS Shell Dlg 2"/>
                <w:b/>
                <w:bCs/>
                <w:sz w:val="16"/>
                <w:szCs w:val="16"/>
              </w:rPr>
            </w:pPr>
            <w:r>
              <w:rPr>
                <w:rFonts w:ascii="MS Shell Dlg 2" w:hAnsi="MS Shell Dlg 2"/>
                <w:b/>
                <w:sz w:val="16"/>
              </w:rPr>
              <w:t>Column</w:t>
            </w:r>
          </w:p>
        </w:tc>
        <w:tc>
          <w:tcPr>
            <w:tcW w:w="2292"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330DFF" w:rsidP="00CF2B0D" w:rsidRDefault="00330DFF" w14:paraId="449FB7FE" w14:textId="77777777">
            <w:pPr>
              <w:rPr>
                <w:rFonts w:ascii="MS Shell Dlg 2" w:hAnsi="MS Shell Dlg 2" w:cs="MS Shell Dlg 2"/>
                <w:b/>
                <w:bCs/>
                <w:sz w:val="16"/>
                <w:szCs w:val="16"/>
              </w:rPr>
            </w:pPr>
            <w:r>
              <w:rPr>
                <w:rFonts w:ascii="MS Shell Dlg 2" w:hAnsi="MS Shell Dlg 2"/>
                <w:b/>
                <w:sz w:val="16"/>
              </w:rPr>
              <w:t>Column Name</w:t>
            </w:r>
          </w:p>
        </w:tc>
        <w:tc>
          <w:tcPr>
            <w:tcW w:w="1353"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330DFF" w:rsidP="00CF2B0D" w:rsidRDefault="00330DFF" w14:paraId="3E625501" w14:textId="77777777">
            <w:pPr>
              <w:rPr>
                <w:rFonts w:ascii="MS Shell Dlg 2" w:hAnsi="MS Shell Dlg 2" w:cs="MS Shell Dlg 2"/>
                <w:b/>
                <w:bCs/>
                <w:sz w:val="16"/>
                <w:szCs w:val="16"/>
              </w:rPr>
            </w:pPr>
            <w:r>
              <w:rPr>
                <w:rFonts w:ascii="MS Shell Dlg 2" w:hAnsi="MS Shell Dlg 2"/>
                <w:b/>
                <w:sz w:val="16"/>
              </w:rPr>
              <w:t>Data Type</w:t>
            </w:r>
          </w:p>
        </w:tc>
        <w:tc>
          <w:tcPr>
            <w:tcW w:w="553" w:type="dxa"/>
            <w:tcBorders>
              <w:top w:val="outset" w:color="auto" w:sz="6" w:space="0"/>
              <w:left w:val="outset" w:color="auto" w:sz="6" w:space="0"/>
              <w:bottom w:val="outset" w:color="auto" w:sz="6" w:space="0"/>
              <w:right w:val="outset" w:color="auto" w:sz="6" w:space="0"/>
            </w:tcBorders>
            <w:shd w:val="clear" w:color="auto" w:fill="C0C0C0"/>
          </w:tcPr>
          <w:p w:rsidRPr="00C20AEF" w:rsidR="00330DFF" w:rsidP="00CF2B0D" w:rsidRDefault="00330DFF" w14:paraId="5D63D703" w14:textId="77777777">
            <w:pPr>
              <w:rPr>
                <w:rFonts w:ascii="MS Shell Dlg 2" w:hAnsi="MS Shell Dlg 2" w:cs="MS Shell Dlg 2"/>
                <w:b/>
                <w:bCs/>
                <w:sz w:val="16"/>
                <w:szCs w:val="16"/>
              </w:rPr>
            </w:pPr>
            <w:r>
              <w:rPr>
                <w:rFonts w:ascii="MS Shell Dlg 2" w:hAnsi="MS Shell Dlg 2"/>
                <w:b/>
                <w:sz w:val="16"/>
              </w:rPr>
              <w:t>Not zero?</w:t>
            </w:r>
          </w:p>
        </w:tc>
        <w:tc>
          <w:tcPr>
            <w:tcW w:w="4695"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330DFF" w:rsidP="00CF2B0D" w:rsidRDefault="00330DFF" w14:paraId="5A3C6B26" w14:textId="77777777">
            <w:pPr>
              <w:rPr>
                <w:rFonts w:ascii="MS Shell Dlg 2" w:hAnsi="MS Shell Dlg 2" w:cs="MS Shell Dlg 2"/>
                <w:b/>
                <w:bCs/>
                <w:sz w:val="16"/>
                <w:szCs w:val="16"/>
              </w:rPr>
            </w:pPr>
            <w:r>
              <w:rPr>
                <w:rFonts w:ascii="MS Shell Dlg 2" w:hAnsi="MS Shell Dlg 2"/>
                <w:b/>
                <w:sz w:val="16"/>
              </w:rPr>
              <w:t>Comments</w:t>
            </w:r>
          </w:p>
        </w:tc>
      </w:tr>
      <w:tr w:rsidRPr="00C20AEF" w:rsidR="00330DFF" w:rsidTr="00CF2B0D" w14:paraId="18EB41A5"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330DFF" w:rsidP="00CF2B0D" w:rsidRDefault="00330DFF" w14:paraId="7E62A609" w14:textId="77777777">
            <w:pPr>
              <w:jc w:val="right"/>
              <w:rPr>
                <w:rFonts w:ascii="MS Shell Dlg 2" w:hAnsi="MS Shell Dlg 2" w:cs="MS Shell Dlg 2"/>
                <w:sz w:val="16"/>
                <w:szCs w:val="16"/>
              </w:rPr>
            </w:pPr>
            <w:r>
              <w:rPr>
                <w:rFonts w:ascii="MS Shell Dlg 2" w:hAnsi="MS Shell Dlg 2"/>
                <w:sz w:val="16"/>
              </w:rPr>
              <w:t>1</w:t>
            </w:r>
          </w:p>
        </w:tc>
        <w:tc>
          <w:tcPr>
            <w:tcW w:w="2292" w:type="dxa"/>
            <w:tcBorders>
              <w:top w:val="outset" w:color="auto" w:sz="6" w:space="0"/>
              <w:left w:val="outset" w:color="auto" w:sz="6" w:space="0"/>
              <w:bottom w:val="outset" w:color="auto" w:sz="6" w:space="0"/>
              <w:right w:val="outset" w:color="auto" w:sz="6" w:space="0"/>
            </w:tcBorders>
          </w:tcPr>
          <w:p w:rsidRPr="00C20AEF" w:rsidR="00330DFF" w:rsidP="00CF2B0D" w:rsidRDefault="00330DFF" w14:paraId="2988ABF8" w14:textId="77777777">
            <w:pPr>
              <w:rPr>
                <w:rFonts w:ascii="MS Shell Dlg 2" w:hAnsi="MS Shell Dlg 2" w:cs="MS Shell Dlg 2"/>
                <w:sz w:val="16"/>
                <w:szCs w:val="16"/>
              </w:rPr>
            </w:pPr>
            <w:r>
              <w:rPr>
                <w:rFonts w:ascii="MS Shell Dlg 2" w:hAnsi="MS Shell Dlg 2"/>
                <w:b/>
                <w:sz w:val="16"/>
              </w:rPr>
              <w:t>SXDE_GLOC</w:t>
            </w:r>
          </w:p>
        </w:tc>
        <w:tc>
          <w:tcPr>
            <w:tcW w:w="1353" w:type="dxa"/>
            <w:tcBorders>
              <w:top w:val="outset" w:color="auto" w:sz="6" w:space="0"/>
              <w:left w:val="outset" w:color="auto" w:sz="6" w:space="0"/>
              <w:bottom w:val="outset" w:color="auto" w:sz="6" w:space="0"/>
              <w:right w:val="outset" w:color="auto" w:sz="6" w:space="0"/>
            </w:tcBorders>
            <w:noWrap/>
          </w:tcPr>
          <w:p w:rsidRPr="00C20AEF" w:rsidR="00330DFF" w:rsidP="00CF2B0D" w:rsidRDefault="00330DFF" w14:paraId="7B3A16F1" w14:textId="77777777">
            <w:pPr>
              <w:rPr>
                <w:rFonts w:ascii="MS Shell Dlg 2" w:hAnsi="MS Shell Dlg 2" w:cs="MS Shell Dlg 2"/>
                <w:sz w:val="16"/>
                <w:szCs w:val="16"/>
              </w:rPr>
            </w:pPr>
            <w:r>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C20AEF" w:rsidR="00330DFF" w:rsidP="00CF2B0D" w:rsidRDefault="00330DFF" w14:paraId="7E8F112F" w14:textId="77777777">
            <w:pPr>
              <w:rPr>
                <w:rFonts w:ascii="MS Shell Dlg 2" w:hAnsi="MS Shell Dlg 2" w:cs="MS Shell Dlg 2"/>
                <w:sz w:val="16"/>
                <w:szCs w:val="16"/>
              </w:rPr>
            </w:pPr>
            <w:r>
              <w:rPr>
                <w:rFonts w:ascii="MS Shell Dlg 2" w:hAnsi="MS Shell Dlg 2"/>
                <w:sz w:val="16"/>
              </w:rPr>
              <w:t>Y</w:t>
            </w:r>
          </w:p>
        </w:tc>
        <w:tc>
          <w:tcPr>
            <w:tcW w:w="4695" w:type="dxa"/>
            <w:tcBorders>
              <w:top w:val="outset" w:color="auto" w:sz="6" w:space="0"/>
              <w:left w:val="outset" w:color="auto" w:sz="6" w:space="0"/>
              <w:bottom w:val="outset" w:color="auto" w:sz="6" w:space="0"/>
              <w:right w:val="outset" w:color="auto" w:sz="6" w:space="0"/>
            </w:tcBorders>
          </w:tcPr>
          <w:p w:rsidRPr="00C20AEF" w:rsidR="00330DFF" w:rsidP="00CF2B0D" w:rsidRDefault="00330DFF" w14:paraId="51933F2B" w14:textId="77777777">
            <w:pPr>
              <w:rPr>
                <w:rFonts w:ascii="MS Shell Dlg 2" w:hAnsi="MS Shell Dlg 2" w:cs="MS Shell Dlg 2"/>
                <w:sz w:val="16"/>
                <w:szCs w:val="16"/>
              </w:rPr>
            </w:pPr>
            <w:r>
              <w:rPr>
                <w:rFonts w:ascii="MS Shell Dlg 2" w:hAnsi="MS Shell Dlg 2"/>
                <w:sz w:val="16"/>
              </w:rPr>
              <w:t>Global location number</w:t>
            </w:r>
          </w:p>
        </w:tc>
      </w:tr>
    </w:tbl>
    <w:p w:rsidRPr="00C20AEF" w:rsidR="00330DFF" w:rsidP="002B3D1E" w:rsidRDefault="00330DFF" w14:paraId="5630B433" w14:textId="77777777">
      <w:pPr>
        <w:pStyle w:val="Textkrper"/>
      </w:pPr>
    </w:p>
    <w:p w:rsidRPr="00C20AEF" w:rsidR="00330DFF" w:rsidRDefault="00330DFF" w14:paraId="463D0988" w14:textId="77777777">
      <w:pPr>
        <w:rPr>
          <w:rFonts w:cs="Arial"/>
          <w:kern w:val="28"/>
          <w:sz w:val="28"/>
          <w:szCs w:val="26"/>
        </w:rPr>
      </w:pPr>
      <w:bookmarkStart w:name="_Ref18327652" w:id="193"/>
      <w:r>
        <w:br w:type="page"/>
      </w:r>
    </w:p>
    <w:p w:rsidRPr="00C20AEF" w:rsidR="005B2DF9" w:rsidP="005B2DF9" w:rsidRDefault="005B2DF9" w14:paraId="6A115299" w14:textId="1442156F">
      <w:pPr>
        <w:pStyle w:val="berschrift3"/>
      </w:pPr>
      <w:bookmarkStart w:name="_Ref23833261" w:id="194"/>
      <w:bookmarkStart w:name="_Toc98411938" w:id="195"/>
      <w:r>
        <w:lastRenderedPageBreak/>
        <w:t>Table D2D_ORDERS</w:t>
      </w:r>
      <w:bookmarkEnd w:id="193"/>
      <w:bookmarkEnd w:id="194"/>
      <w:bookmarkEnd w:id="195"/>
    </w:p>
    <w:tbl>
      <w:tblPr>
        <w:tblW w:w="9724" w:type="dxa"/>
        <w:jc w:val="center"/>
        <w:tblCellSpacing w:w="7" w:type="dxa"/>
        <w:tblBorders>
          <w:top w:val="outset" w:color="auto" w:sz="6" w:space="0"/>
          <w:left w:val="outset" w:color="auto" w:sz="6" w:space="0"/>
          <w:bottom w:val="outset" w:color="auto" w:sz="6" w:space="0"/>
          <w:right w:val="outset" w:color="auto" w:sz="6" w:space="0"/>
        </w:tblBorders>
        <w:tblLayout w:type="fixed"/>
        <w:tblCellMar>
          <w:top w:w="30" w:type="dxa"/>
          <w:left w:w="30" w:type="dxa"/>
          <w:bottom w:w="30" w:type="dxa"/>
          <w:right w:w="30" w:type="dxa"/>
        </w:tblCellMar>
        <w:tblLook w:val="04A0" w:firstRow="1" w:lastRow="0" w:firstColumn="1" w:lastColumn="0" w:noHBand="0" w:noVBand="1"/>
      </w:tblPr>
      <w:tblGrid>
        <w:gridCol w:w="768"/>
        <w:gridCol w:w="3106"/>
        <w:gridCol w:w="1417"/>
        <w:gridCol w:w="567"/>
        <w:gridCol w:w="3866"/>
      </w:tblGrid>
      <w:tr w:rsidRPr="00C20AEF" w:rsidR="005C3989" w:rsidTr="005C3989" w14:paraId="1375FC5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5C3989" w:rsidP="005B2DF9" w:rsidRDefault="005C3989" w14:paraId="359AAC65" w14:textId="77777777">
            <w:pPr>
              <w:rPr>
                <w:rFonts w:ascii="MS Shell Dlg 2" w:hAnsi="MS Shell Dlg 2" w:cs="MS Shell Dlg 2"/>
                <w:b/>
                <w:bCs/>
                <w:sz w:val="16"/>
                <w:szCs w:val="16"/>
              </w:rPr>
            </w:pPr>
            <w:r>
              <w:rPr>
                <w:rFonts w:ascii="MS Shell Dlg 2" w:hAnsi="MS Shell Dlg 2"/>
                <w:b/>
                <w:sz w:val="16"/>
              </w:rPr>
              <w:t>Column</w:t>
            </w:r>
          </w:p>
        </w:tc>
        <w:tc>
          <w:tcPr>
            <w:tcW w:w="3092"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5C3989" w:rsidP="005B2DF9" w:rsidRDefault="005C3989" w14:paraId="09D47F5A" w14:textId="77777777">
            <w:pPr>
              <w:rPr>
                <w:rFonts w:ascii="MS Shell Dlg 2" w:hAnsi="MS Shell Dlg 2" w:cs="MS Shell Dlg 2"/>
                <w:b/>
                <w:bCs/>
                <w:sz w:val="16"/>
                <w:szCs w:val="16"/>
              </w:rPr>
            </w:pPr>
            <w:r>
              <w:rPr>
                <w:rFonts w:ascii="MS Shell Dlg 2" w:hAnsi="MS Shell Dlg 2"/>
                <w:b/>
                <w:sz w:val="16"/>
              </w:rPr>
              <w:t>Column Name</w:t>
            </w:r>
          </w:p>
        </w:tc>
        <w:tc>
          <w:tcPr>
            <w:tcW w:w="1403"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5C3989" w:rsidP="005B2DF9" w:rsidRDefault="005C3989" w14:paraId="38265F4F" w14:textId="77777777">
            <w:pPr>
              <w:rPr>
                <w:rFonts w:ascii="MS Shell Dlg 2" w:hAnsi="MS Shell Dlg 2" w:cs="MS Shell Dlg 2"/>
                <w:b/>
                <w:bCs/>
                <w:sz w:val="16"/>
                <w:szCs w:val="16"/>
              </w:rPr>
            </w:pPr>
            <w:r>
              <w:rPr>
                <w:rFonts w:ascii="MS Shell Dlg 2" w:hAnsi="MS Shell Dlg 2"/>
                <w:b/>
                <w:sz w:val="16"/>
              </w:rPr>
              <w:t>Data Type</w:t>
            </w:r>
          </w:p>
        </w:tc>
        <w:tc>
          <w:tcPr>
            <w:tcW w:w="553" w:type="dxa"/>
            <w:tcBorders>
              <w:top w:val="outset" w:color="auto" w:sz="6" w:space="0"/>
              <w:left w:val="outset" w:color="auto" w:sz="6" w:space="0"/>
              <w:bottom w:val="outset" w:color="auto" w:sz="6" w:space="0"/>
              <w:right w:val="outset" w:color="auto" w:sz="6" w:space="0"/>
            </w:tcBorders>
            <w:shd w:val="clear" w:color="auto" w:fill="C0C0C0"/>
          </w:tcPr>
          <w:p w:rsidRPr="00C20AEF" w:rsidR="005C3989" w:rsidP="005B2DF9" w:rsidRDefault="005C3989" w14:paraId="1122EE1B" w14:textId="63283311">
            <w:pPr>
              <w:rPr>
                <w:rFonts w:ascii="MS Shell Dlg 2" w:hAnsi="MS Shell Dlg 2" w:cs="MS Shell Dlg 2"/>
                <w:b/>
                <w:bCs/>
                <w:sz w:val="16"/>
                <w:szCs w:val="16"/>
              </w:rPr>
            </w:pPr>
            <w:r>
              <w:rPr>
                <w:rFonts w:ascii="MS Shell Dlg 2" w:hAnsi="MS Shell Dlg 2"/>
                <w:b/>
                <w:sz w:val="16"/>
              </w:rPr>
              <w:t>Not zero?</w:t>
            </w:r>
          </w:p>
        </w:tc>
        <w:tc>
          <w:tcPr>
            <w:tcW w:w="3845"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5C3989" w:rsidP="005B2DF9" w:rsidRDefault="005C3989" w14:paraId="69B658B5" w14:textId="77777777">
            <w:pPr>
              <w:rPr>
                <w:rFonts w:ascii="MS Shell Dlg 2" w:hAnsi="MS Shell Dlg 2" w:cs="MS Shell Dlg 2"/>
                <w:b/>
                <w:bCs/>
                <w:sz w:val="16"/>
                <w:szCs w:val="16"/>
              </w:rPr>
            </w:pPr>
            <w:r>
              <w:rPr>
                <w:rFonts w:ascii="MS Shell Dlg 2" w:hAnsi="MS Shell Dlg 2"/>
                <w:b/>
                <w:sz w:val="16"/>
              </w:rPr>
              <w:t>Comments</w:t>
            </w:r>
          </w:p>
        </w:tc>
      </w:tr>
      <w:tr w:rsidRPr="00C20AEF" w:rsidR="005C3989" w:rsidTr="005C3989" w14:paraId="497C63FE"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5C3989" w:rsidP="005B2DF9" w:rsidRDefault="005C3989" w14:paraId="08006B49" w14:textId="281DF8CE">
            <w:pPr>
              <w:jc w:val="right"/>
              <w:rPr>
                <w:rFonts w:ascii="MS Shell Dlg 2" w:hAnsi="MS Shell Dlg 2" w:cs="MS Shell Dlg 2"/>
                <w:sz w:val="16"/>
                <w:szCs w:val="16"/>
              </w:rPr>
            </w:pPr>
            <w:r>
              <w:rPr>
                <w:rFonts w:ascii="MS Shell Dlg 2" w:hAnsi="MS Shell Dlg 2"/>
                <w:sz w:val="16"/>
              </w:rPr>
              <w:t>1</w:t>
            </w:r>
          </w:p>
        </w:tc>
        <w:tc>
          <w:tcPr>
            <w:tcW w:w="3092"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13208DDD" w14:textId="4686F169">
            <w:pPr>
              <w:rPr>
                <w:rFonts w:ascii="MS Shell Dlg 2" w:hAnsi="MS Shell Dlg 2" w:cs="MS Shell Dlg 2"/>
                <w:sz w:val="16"/>
                <w:szCs w:val="16"/>
              </w:rPr>
            </w:pPr>
            <w:r>
              <w:rPr>
                <w:rFonts w:ascii="MS Shell Dlg 2" w:hAnsi="MS Shell Dlg 2"/>
                <w:b/>
                <w:sz w:val="16"/>
              </w:rPr>
              <w:t>D2OR_ISN</w:t>
            </w:r>
          </w:p>
        </w:tc>
        <w:tc>
          <w:tcPr>
            <w:tcW w:w="1403" w:type="dxa"/>
            <w:tcBorders>
              <w:top w:val="outset" w:color="auto" w:sz="6" w:space="0"/>
              <w:left w:val="outset" w:color="auto" w:sz="6" w:space="0"/>
              <w:bottom w:val="outset" w:color="auto" w:sz="6" w:space="0"/>
              <w:right w:val="outset" w:color="auto" w:sz="6" w:space="0"/>
            </w:tcBorders>
            <w:noWrap/>
          </w:tcPr>
          <w:p w:rsidRPr="00C20AEF" w:rsidR="005C3989" w:rsidP="005B2DF9" w:rsidRDefault="005C3989" w14:paraId="62EF0F8E" w14:textId="41E82801">
            <w:pPr>
              <w:rPr>
                <w:rFonts w:ascii="MS Shell Dlg 2" w:hAnsi="MS Shell Dlg 2" w:cs="MS Shell Dlg 2"/>
                <w:sz w:val="16"/>
                <w:szCs w:val="16"/>
              </w:rPr>
            </w:pPr>
            <w:r>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6DAAD98B" w14:textId="5C611A0D">
            <w:pPr>
              <w:rPr>
                <w:rFonts w:ascii="MS Shell Dlg 2" w:hAnsi="MS Shell Dlg 2" w:cs="MS Shell Dlg 2"/>
                <w:sz w:val="16"/>
                <w:szCs w:val="16"/>
              </w:rPr>
            </w:pPr>
            <w:r>
              <w:rPr>
                <w:rFonts w:ascii="MS Shell Dlg 2" w:hAnsi="MS Shell Dlg 2"/>
                <w:sz w:val="16"/>
              </w:rPr>
              <w:t>Y</w:t>
            </w:r>
          </w:p>
        </w:tc>
        <w:tc>
          <w:tcPr>
            <w:tcW w:w="3845"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1C49778F" w14:textId="14736368">
            <w:pPr>
              <w:rPr>
                <w:rFonts w:ascii="MS Shell Dlg 2" w:hAnsi="MS Shell Dlg 2" w:cs="MS Shell Dlg 2"/>
                <w:sz w:val="16"/>
                <w:szCs w:val="16"/>
              </w:rPr>
            </w:pPr>
            <w:r>
              <w:rPr>
                <w:rFonts w:ascii="MS Shell Dlg 2" w:hAnsi="MS Shell Dlg 2"/>
                <w:sz w:val="16"/>
              </w:rPr>
              <w:t>ISN</w:t>
            </w:r>
          </w:p>
        </w:tc>
      </w:tr>
      <w:tr w:rsidRPr="00C20AEF" w:rsidR="005C3989" w:rsidTr="005C3989" w14:paraId="3EB9A445"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5C3989" w:rsidP="005B2DF9" w:rsidRDefault="005C3989" w14:paraId="33CD7813" w14:textId="1B7776DF">
            <w:pPr>
              <w:jc w:val="right"/>
              <w:rPr>
                <w:rFonts w:ascii="MS Shell Dlg 2" w:hAnsi="MS Shell Dlg 2" w:cs="MS Shell Dlg 2"/>
                <w:sz w:val="16"/>
                <w:szCs w:val="16"/>
              </w:rPr>
            </w:pPr>
            <w:r>
              <w:rPr>
                <w:rFonts w:ascii="MS Shell Dlg 2" w:hAnsi="MS Shell Dlg 2"/>
                <w:sz w:val="16"/>
              </w:rPr>
              <w:t>2</w:t>
            </w:r>
          </w:p>
        </w:tc>
        <w:tc>
          <w:tcPr>
            <w:tcW w:w="3092"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6C8432E9" w14:textId="46ABAA11">
            <w:pPr>
              <w:rPr>
                <w:rFonts w:ascii="MS Shell Dlg 2" w:hAnsi="MS Shell Dlg 2" w:cs="MS Shell Dlg 2"/>
                <w:sz w:val="16"/>
                <w:szCs w:val="16"/>
              </w:rPr>
            </w:pPr>
            <w:r>
              <w:rPr>
                <w:rFonts w:ascii="MS Shell Dlg 2" w:hAnsi="MS Shell Dlg 2"/>
                <w:sz w:val="16"/>
              </w:rPr>
              <w:t>D2OR_CUSTOMER_GLOC</w:t>
            </w:r>
          </w:p>
        </w:tc>
        <w:tc>
          <w:tcPr>
            <w:tcW w:w="1403" w:type="dxa"/>
            <w:tcBorders>
              <w:top w:val="outset" w:color="auto" w:sz="6" w:space="0"/>
              <w:left w:val="outset" w:color="auto" w:sz="6" w:space="0"/>
              <w:bottom w:val="outset" w:color="auto" w:sz="6" w:space="0"/>
              <w:right w:val="outset" w:color="auto" w:sz="6" w:space="0"/>
            </w:tcBorders>
            <w:noWrap/>
          </w:tcPr>
          <w:p w:rsidRPr="00C20AEF" w:rsidR="005C3989" w:rsidP="005B2DF9" w:rsidRDefault="005C3989" w14:paraId="26A215D3" w14:textId="42A81FD9">
            <w:pPr>
              <w:rPr>
                <w:rFonts w:ascii="MS Shell Dlg 2" w:hAnsi="MS Shell Dlg 2" w:cs="MS Shell Dlg 2"/>
                <w:sz w:val="16"/>
                <w:szCs w:val="16"/>
              </w:rPr>
            </w:pPr>
            <w:r>
              <w:rPr>
                <w:rFonts w:ascii="MS Shell Dlg 2" w:hAnsi="MS Shell Dlg 2"/>
                <w:sz w:val="16"/>
              </w:rPr>
              <w:t>NUMBER(9)</w:t>
            </w:r>
          </w:p>
        </w:tc>
        <w:tc>
          <w:tcPr>
            <w:tcW w:w="553"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1A6803AF" w14:textId="3FA192D7">
            <w:pPr>
              <w:rPr>
                <w:rFonts w:ascii="MS Shell Dlg 2" w:hAnsi="MS Shell Dlg 2" w:cs="MS Shell Dlg 2"/>
                <w:sz w:val="16"/>
                <w:szCs w:val="16"/>
              </w:rPr>
            </w:pPr>
            <w:r>
              <w:rPr>
                <w:rFonts w:ascii="MS Shell Dlg 2" w:hAnsi="MS Shell Dlg 2"/>
                <w:sz w:val="16"/>
              </w:rPr>
              <w:t>Y</w:t>
            </w:r>
          </w:p>
        </w:tc>
        <w:tc>
          <w:tcPr>
            <w:tcW w:w="3845"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06F6A236" w14:textId="739973E7">
            <w:pPr>
              <w:rPr>
                <w:rFonts w:ascii="MS Shell Dlg 2" w:hAnsi="MS Shell Dlg 2" w:cs="MS Shell Dlg 2"/>
                <w:sz w:val="16"/>
                <w:szCs w:val="16"/>
              </w:rPr>
            </w:pPr>
            <w:r>
              <w:rPr>
                <w:rFonts w:ascii="MS Shell Dlg 2" w:hAnsi="MS Shell Dlg 2"/>
                <w:sz w:val="16"/>
              </w:rPr>
              <w:t>Global location number buyer</w:t>
            </w:r>
          </w:p>
        </w:tc>
      </w:tr>
      <w:tr w:rsidRPr="00C20AEF" w:rsidR="005C3989" w:rsidTr="005C3989" w14:paraId="086A15C3"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5C3989" w:rsidP="005B2DF9" w:rsidRDefault="005C3989" w14:paraId="4CDB5123" w14:textId="2323B7B8">
            <w:pPr>
              <w:jc w:val="right"/>
              <w:rPr>
                <w:rFonts w:ascii="MS Shell Dlg 2" w:hAnsi="MS Shell Dlg 2" w:cs="MS Shell Dlg 2"/>
                <w:b/>
                <w:bCs/>
                <w:i/>
                <w:iCs/>
                <w:sz w:val="16"/>
                <w:szCs w:val="16"/>
              </w:rPr>
            </w:pPr>
            <w:r>
              <w:rPr>
                <w:rFonts w:ascii="MS Shell Dlg 2" w:hAnsi="MS Shell Dlg 2"/>
                <w:b/>
                <w:i/>
                <w:sz w:val="16"/>
              </w:rPr>
              <w:t>3</w:t>
            </w:r>
          </w:p>
        </w:tc>
        <w:tc>
          <w:tcPr>
            <w:tcW w:w="3092"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14C494D8" w14:textId="6668111D">
            <w:pPr>
              <w:rPr>
                <w:rFonts w:ascii="MS Shell Dlg 2" w:hAnsi="MS Shell Dlg 2" w:cs="MS Shell Dlg 2"/>
                <w:sz w:val="16"/>
                <w:szCs w:val="16"/>
              </w:rPr>
            </w:pPr>
            <w:r>
              <w:rPr>
                <w:rFonts w:ascii="MS Shell Dlg 2" w:hAnsi="MS Shell Dlg 2"/>
                <w:sz w:val="16"/>
              </w:rPr>
              <w:t>D2OR_SUPPLIER_GLOC</w:t>
            </w:r>
          </w:p>
        </w:tc>
        <w:tc>
          <w:tcPr>
            <w:tcW w:w="1403" w:type="dxa"/>
            <w:tcBorders>
              <w:top w:val="outset" w:color="auto" w:sz="6" w:space="0"/>
              <w:left w:val="outset" w:color="auto" w:sz="6" w:space="0"/>
              <w:bottom w:val="outset" w:color="auto" w:sz="6" w:space="0"/>
              <w:right w:val="outset" w:color="auto" w:sz="6" w:space="0"/>
            </w:tcBorders>
            <w:noWrap/>
          </w:tcPr>
          <w:p w:rsidRPr="00C20AEF" w:rsidR="005C3989" w:rsidP="005B2DF9" w:rsidRDefault="005C3989" w14:paraId="548ECFE0" w14:textId="416576FA">
            <w:pPr>
              <w:rPr>
                <w:rFonts w:ascii="MS Shell Dlg 2" w:hAnsi="MS Shell Dlg 2" w:cs="MS Shell Dlg 2"/>
                <w:sz w:val="16"/>
                <w:szCs w:val="16"/>
              </w:rPr>
            </w:pPr>
            <w:r>
              <w:rPr>
                <w:rFonts w:ascii="MS Shell Dlg 2" w:hAnsi="MS Shell Dlg 2"/>
                <w:sz w:val="16"/>
              </w:rPr>
              <w:t>NUMBER(9)</w:t>
            </w:r>
          </w:p>
        </w:tc>
        <w:tc>
          <w:tcPr>
            <w:tcW w:w="553"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7ED6929E" w14:textId="55E759AA">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58BA916E" w14:textId="2354148F">
            <w:pPr>
              <w:rPr>
                <w:rFonts w:ascii="MS Shell Dlg 2" w:hAnsi="MS Shell Dlg 2" w:cs="MS Shell Dlg 2"/>
                <w:sz w:val="16"/>
                <w:szCs w:val="16"/>
              </w:rPr>
            </w:pPr>
            <w:r>
              <w:rPr>
                <w:rFonts w:ascii="MS Shell Dlg 2" w:hAnsi="MS Shell Dlg 2"/>
                <w:sz w:val="16"/>
              </w:rPr>
              <w:t>Global location number seller (after accepting a request)</w:t>
            </w:r>
          </w:p>
        </w:tc>
      </w:tr>
      <w:tr w:rsidRPr="00C20AEF" w:rsidR="005C3989" w:rsidTr="005C3989" w14:paraId="24DD8957"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5C3989" w:rsidP="005B2DF9" w:rsidRDefault="005C3989" w14:paraId="50DC6D7F" w14:textId="72D6A65A">
            <w:pPr>
              <w:jc w:val="right"/>
              <w:rPr>
                <w:rFonts w:ascii="MS Shell Dlg 2" w:hAnsi="MS Shell Dlg 2" w:cs="MS Shell Dlg 2"/>
                <w:sz w:val="16"/>
                <w:szCs w:val="16"/>
              </w:rPr>
            </w:pPr>
            <w:r>
              <w:rPr>
                <w:rFonts w:ascii="MS Shell Dlg 2" w:hAnsi="MS Shell Dlg 2"/>
                <w:sz w:val="16"/>
              </w:rPr>
              <w:t>4</w:t>
            </w:r>
          </w:p>
        </w:tc>
        <w:tc>
          <w:tcPr>
            <w:tcW w:w="3092"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33618B76" w14:textId="48863AD7">
            <w:pPr>
              <w:rPr>
                <w:rFonts w:ascii="MS Shell Dlg 2" w:hAnsi="MS Shell Dlg 2" w:cs="MS Shell Dlg 2"/>
                <w:sz w:val="16"/>
                <w:szCs w:val="16"/>
              </w:rPr>
            </w:pPr>
            <w:r>
              <w:rPr>
                <w:rFonts w:ascii="MS Shell Dlg 2" w:hAnsi="MS Shell Dlg 2"/>
                <w:sz w:val="16"/>
              </w:rPr>
              <w:t>D2OR_RNR_SEARCH</w:t>
            </w:r>
          </w:p>
        </w:tc>
        <w:tc>
          <w:tcPr>
            <w:tcW w:w="1403" w:type="dxa"/>
            <w:tcBorders>
              <w:top w:val="outset" w:color="auto" w:sz="6" w:space="0"/>
              <w:left w:val="outset" w:color="auto" w:sz="6" w:space="0"/>
              <w:bottom w:val="outset" w:color="auto" w:sz="6" w:space="0"/>
              <w:right w:val="outset" w:color="auto" w:sz="6" w:space="0"/>
            </w:tcBorders>
            <w:noWrap/>
          </w:tcPr>
          <w:p w:rsidRPr="00C20AEF" w:rsidR="005C3989" w:rsidP="005B2DF9" w:rsidRDefault="005C3989" w14:paraId="402FFE0A" w14:textId="608C2298">
            <w:pPr>
              <w:rPr>
                <w:rFonts w:ascii="MS Shell Dlg 2" w:hAnsi="MS Shell Dlg 2" w:cs="MS Shell Dlg 2"/>
                <w:sz w:val="16"/>
                <w:szCs w:val="16"/>
              </w:rPr>
            </w:pPr>
            <w:r>
              <w:rPr>
                <w:rFonts w:ascii="MS Shell Dlg 2" w:hAnsi="MS Shell Dlg 2"/>
                <w:sz w:val="16"/>
              </w:rPr>
              <w:t>VARCHAR2(19)</w:t>
            </w:r>
          </w:p>
        </w:tc>
        <w:tc>
          <w:tcPr>
            <w:tcW w:w="553"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45FA4CA4" w14:textId="7F948306">
            <w:pPr>
              <w:rPr>
                <w:rFonts w:ascii="MS Shell Dlg 2" w:hAnsi="MS Shell Dlg 2" w:cs="MS Shell Dlg 2"/>
                <w:sz w:val="16"/>
                <w:szCs w:val="16"/>
              </w:rPr>
            </w:pPr>
            <w:r>
              <w:rPr>
                <w:rFonts w:ascii="MS Shell Dlg 2" w:hAnsi="MS Shell Dlg 2"/>
                <w:sz w:val="16"/>
              </w:rPr>
              <w:t>Y</w:t>
            </w:r>
          </w:p>
        </w:tc>
        <w:tc>
          <w:tcPr>
            <w:tcW w:w="3845"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74DB872C" w14:textId="6110A9C4">
            <w:pPr>
              <w:rPr>
                <w:rFonts w:ascii="MS Shell Dlg 2" w:hAnsi="MS Shell Dlg 2" w:cs="MS Shell Dlg 2"/>
                <w:sz w:val="16"/>
                <w:szCs w:val="16"/>
              </w:rPr>
            </w:pPr>
            <w:r>
              <w:rPr>
                <w:rFonts w:ascii="MS Shell Dlg 2" w:hAnsi="MS Shell Dlg 2"/>
                <w:sz w:val="16"/>
              </w:rPr>
              <w:t>Searched part number in memory format</w:t>
            </w:r>
          </w:p>
        </w:tc>
      </w:tr>
      <w:tr w:rsidRPr="00C20AEF" w:rsidR="005C3989" w:rsidTr="005C3989" w14:paraId="03556A7B"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5C3989" w:rsidP="005B2DF9" w:rsidRDefault="005C3989" w14:paraId="351E5E12" w14:textId="5F01EEAA">
            <w:pPr>
              <w:jc w:val="right"/>
              <w:rPr>
                <w:rFonts w:ascii="MS Shell Dlg 2" w:hAnsi="MS Shell Dlg 2" w:cs="MS Shell Dlg 2"/>
                <w:b/>
                <w:bCs/>
                <w:i/>
                <w:iCs/>
                <w:sz w:val="16"/>
                <w:szCs w:val="16"/>
              </w:rPr>
            </w:pPr>
            <w:r>
              <w:rPr>
                <w:rFonts w:ascii="MS Shell Dlg 2" w:hAnsi="MS Shell Dlg 2"/>
                <w:b/>
                <w:i/>
                <w:sz w:val="16"/>
              </w:rPr>
              <w:t>5</w:t>
            </w:r>
          </w:p>
        </w:tc>
        <w:tc>
          <w:tcPr>
            <w:tcW w:w="3092"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690BB1A0" w14:textId="5B9A50CA">
            <w:pPr>
              <w:rPr>
                <w:rFonts w:ascii="MS Shell Dlg 2" w:hAnsi="MS Shell Dlg 2" w:cs="MS Shell Dlg 2"/>
                <w:sz w:val="16"/>
                <w:szCs w:val="16"/>
              </w:rPr>
            </w:pPr>
            <w:r>
              <w:rPr>
                <w:rFonts w:ascii="MS Shell Dlg 2" w:hAnsi="MS Shell Dlg 2"/>
                <w:sz w:val="16"/>
              </w:rPr>
              <w:t>D2OR_RNR_ORDERED</w:t>
            </w:r>
          </w:p>
        </w:tc>
        <w:tc>
          <w:tcPr>
            <w:tcW w:w="1403" w:type="dxa"/>
            <w:tcBorders>
              <w:top w:val="outset" w:color="auto" w:sz="6" w:space="0"/>
              <w:left w:val="outset" w:color="auto" w:sz="6" w:space="0"/>
              <w:bottom w:val="outset" w:color="auto" w:sz="6" w:space="0"/>
              <w:right w:val="outset" w:color="auto" w:sz="6" w:space="0"/>
            </w:tcBorders>
            <w:noWrap/>
          </w:tcPr>
          <w:p w:rsidRPr="00C20AEF" w:rsidR="005C3989" w:rsidP="005B2DF9" w:rsidRDefault="005C3989" w14:paraId="00AA4635" w14:textId="4A1A4A92">
            <w:pPr>
              <w:rPr>
                <w:rFonts w:ascii="MS Shell Dlg 2" w:hAnsi="MS Shell Dlg 2" w:cs="MS Shell Dlg 2"/>
                <w:sz w:val="16"/>
                <w:szCs w:val="16"/>
              </w:rPr>
            </w:pPr>
            <w:r>
              <w:rPr>
                <w:rFonts w:ascii="MS Shell Dlg 2" w:hAnsi="MS Shell Dlg 2"/>
                <w:sz w:val="16"/>
              </w:rPr>
              <w:t>VARCHAR2(19)</w:t>
            </w:r>
          </w:p>
        </w:tc>
        <w:tc>
          <w:tcPr>
            <w:tcW w:w="553"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37B89033" w14:textId="2767BBB5">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6A636CE5" w14:textId="5A62A147">
            <w:pPr>
              <w:rPr>
                <w:rFonts w:ascii="MS Shell Dlg 2" w:hAnsi="MS Shell Dlg 2" w:cs="MS Shell Dlg 2"/>
                <w:sz w:val="16"/>
                <w:szCs w:val="16"/>
              </w:rPr>
            </w:pPr>
            <w:r>
              <w:rPr>
                <w:rFonts w:ascii="MS Shell Dlg 2" w:hAnsi="MS Shell Dlg 2"/>
                <w:sz w:val="16"/>
              </w:rPr>
              <w:t>Ordered part number in memory format (after accepting a request)</w:t>
            </w:r>
          </w:p>
        </w:tc>
      </w:tr>
      <w:tr w:rsidRPr="00C20AEF" w:rsidR="005C3989" w:rsidTr="005C3989" w14:paraId="7DD6C56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5C3989" w:rsidP="005B2DF9" w:rsidRDefault="005C3989" w14:paraId="0F1293D6" w14:textId="3F6526B6">
            <w:pPr>
              <w:jc w:val="right"/>
              <w:rPr>
                <w:rFonts w:ascii="MS Shell Dlg 2" w:hAnsi="MS Shell Dlg 2" w:cs="MS Shell Dlg 2"/>
                <w:sz w:val="16"/>
                <w:szCs w:val="16"/>
              </w:rPr>
            </w:pPr>
            <w:r>
              <w:rPr>
                <w:rFonts w:ascii="MS Shell Dlg 2" w:hAnsi="MS Shell Dlg 2"/>
                <w:sz w:val="16"/>
              </w:rPr>
              <w:t>6</w:t>
            </w:r>
          </w:p>
        </w:tc>
        <w:tc>
          <w:tcPr>
            <w:tcW w:w="3092"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56BE2074" w14:textId="5615EFB2">
            <w:pPr>
              <w:rPr>
                <w:rFonts w:ascii="MS Shell Dlg 2" w:hAnsi="MS Shell Dlg 2" w:cs="MS Shell Dlg 2"/>
                <w:sz w:val="16"/>
                <w:szCs w:val="16"/>
              </w:rPr>
            </w:pPr>
            <w:r>
              <w:rPr>
                <w:rFonts w:ascii="MS Shell Dlg 2" w:hAnsi="MS Shell Dlg 2"/>
                <w:sz w:val="16"/>
              </w:rPr>
              <w:t>D2OR_ORDERED_QUANTITY</w:t>
            </w:r>
          </w:p>
        </w:tc>
        <w:tc>
          <w:tcPr>
            <w:tcW w:w="1403" w:type="dxa"/>
            <w:tcBorders>
              <w:top w:val="outset" w:color="auto" w:sz="6" w:space="0"/>
              <w:left w:val="outset" w:color="auto" w:sz="6" w:space="0"/>
              <w:bottom w:val="outset" w:color="auto" w:sz="6" w:space="0"/>
              <w:right w:val="outset" w:color="auto" w:sz="6" w:space="0"/>
            </w:tcBorders>
            <w:noWrap/>
          </w:tcPr>
          <w:p w:rsidRPr="00C20AEF" w:rsidR="005C3989" w:rsidP="005B2DF9" w:rsidRDefault="005C3989" w14:paraId="56EFE652" w14:textId="22996472">
            <w:pPr>
              <w:rPr>
                <w:rFonts w:ascii="MS Shell Dlg 2" w:hAnsi="MS Shell Dlg 2" w:cs="MS Shell Dlg 2"/>
                <w:sz w:val="16"/>
                <w:szCs w:val="16"/>
              </w:rPr>
            </w:pPr>
            <w:r>
              <w:rPr>
                <w:rFonts w:ascii="MS Shell Dlg 2" w:hAnsi="MS Shell Dlg 2"/>
                <w:sz w:val="16"/>
              </w:rPr>
              <w:t>NUMBER(10,2)</w:t>
            </w:r>
          </w:p>
        </w:tc>
        <w:tc>
          <w:tcPr>
            <w:tcW w:w="553"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45B10177" w14:textId="5198C646">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2772E563" w14:textId="26AC7C99">
            <w:pPr>
              <w:rPr>
                <w:rFonts w:ascii="MS Shell Dlg 2" w:hAnsi="MS Shell Dlg 2" w:cs="MS Shell Dlg 2"/>
                <w:sz w:val="16"/>
                <w:szCs w:val="16"/>
              </w:rPr>
            </w:pPr>
            <w:r>
              <w:rPr>
                <w:rFonts w:ascii="MS Shell Dlg 2" w:hAnsi="MS Shell Dlg 2"/>
                <w:sz w:val="16"/>
              </w:rPr>
              <w:t>Order quantity</w:t>
            </w:r>
          </w:p>
        </w:tc>
      </w:tr>
      <w:tr w:rsidRPr="00C20AEF" w:rsidR="005C3989" w:rsidTr="005C3989" w14:paraId="0CE4D61E"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5C3989" w:rsidP="005B2DF9" w:rsidRDefault="005C3989" w14:paraId="52A1F901" w14:textId="3B02BFBD">
            <w:pPr>
              <w:jc w:val="right"/>
              <w:rPr>
                <w:rFonts w:ascii="MS Shell Dlg 2" w:hAnsi="MS Shell Dlg 2" w:cs="MS Shell Dlg 2"/>
                <w:b/>
                <w:bCs/>
                <w:i/>
                <w:iCs/>
                <w:sz w:val="16"/>
                <w:szCs w:val="16"/>
              </w:rPr>
            </w:pPr>
            <w:r>
              <w:rPr>
                <w:rFonts w:ascii="MS Shell Dlg 2" w:hAnsi="MS Shell Dlg 2"/>
                <w:b/>
                <w:i/>
                <w:sz w:val="16"/>
              </w:rPr>
              <w:t>7</w:t>
            </w:r>
          </w:p>
        </w:tc>
        <w:tc>
          <w:tcPr>
            <w:tcW w:w="3092"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2ADA750E" w14:textId="7E3B37F0">
            <w:pPr>
              <w:rPr>
                <w:rFonts w:ascii="MS Shell Dlg 2" w:hAnsi="MS Shell Dlg 2" w:cs="MS Shell Dlg 2"/>
                <w:sz w:val="16"/>
                <w:szCs w:val="16"/>
              </w:rPr>
            </w:pPr>
            <w:r>
              <w:rPr>
                <w:rFonts w:ascii="MS Shell Dlg 2" w:hAnsi="MS Shell Dlg 2"/>
                <w:sz w:val="16"/>
              </w:rPr>
              <w:t>D2OR_PART_NAME</w:t>
            </w:r>
          </w:p>
        </w:tc>
        <w:tc>
          <w:tcPr>
            <w:tcW w:w="1403" w:type="dxa"/>
            <w:tcBorders>
              <w:top w:val="outset" w:color="auto" w:sz="6" w:space="0"/>
              <w:left w:val="outset" w:color="auto" w:sz="6" w:space="0"/>
              <w:bottom w:val="outset" w:color="auto" w:sz="6" w:space="0"/>
              <w:right w:val="outset" w:color="auto" w:sz="6" w:space="0"/>
            </w:tcBorders>
            <w:noWrap/>
          </w:tcPr>
          <w:p w:rsidRPr="00C20AEF" w:rsidR="005C3989" w:rsidP="005B2DF9" w:rsidRDefault="005C3989" w14:paraId="19C95DD3" w14:textId="40DDFE3B">
            <w:pPr>
              <w:rPr>
                <w:rFonts w:ascii="MS Shell Dlg 2" w:hAnsi="MS Shell Dlg 2" w:cs="MS Shell Dlg 2"/>
                <w:sz w:val="16"/>
                <w:szCs w:val="16"/>
              </w:rPr>
            </w:pPr>
            <w:r>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383D3A04" w14:textId="6CFB5C1F">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5C3989" w:rsidP="005B2DF9" w:rsidRDefault="005C3989" w14:paraId="0EAC8E89" w14:textId="428FCE1D">
            <w:pPr>
              <w:rPr>
                <w:rFonts w:ascii="MS Shell Dlg 2" w:hAnsi="MS Shell Dlg 2" w:cs="MS Shell Dlg 2"/>
                <w:sz w:val="16"/>
                <w:szCs w:val="16"/>
              </w:rPr>
            </w:pPr>
            <w:r>
              <w:rPr>
                <w:rFonts w:ascii="MS Shell Dlg 2" w:hAnsi="MS Shell Dlg 2"/>
                <w:sz w:val="16"/>
              </w:rPr>
              <w:t>Designation in national language of the seller (after accepting a request)</w:t>
            </w:r>
          </w:p>
        </w:tc>
      </w:tr>
      <w:tr w:rsidRPr="00C20AEF" w:rsidR="00D37D49" w:rsidTr="005C3989" w14:paraId="4DBE5985"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73AB3173" w14:textId="0E128386">
            <w:pPr>
              <w:jc w:val="right"/>
              <w:rPr>
                <w:rFonts w:ascii="MS Shell Dlg 2" w:hAnsi="MS Shell Dlg 2" w:cs="MS Shell Dlg 2"/>
                <w:sz w:val="16"/>
                <w:szCs w:val="16"/>
              </w:rPr>
            </w:pPr>
            <w:r>
              <w:rPr>
                <w:rFonts w:ascii="MS Shell Dlg 2" w:hAnsi="MS Shell Dlg 2"/>
                <w:sz w:val="16"/>
              </w:rPr>
              <w:t>8</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0994F6DA" w14:textId="2BCC8468">
            <w:pPr>
              <w:rPr>
                <w:rFonts w:ascii="MS Shell Dlg 2" w:hAnsi="MS Shell Dlg 2" w:cs="MS Shell Dlg 2"/>
                <w:sz w:val="16"/>
                <w:szCs w:val="16"/>
              </w:rPr>
            </w:pPr>
            <w:r>
              <w:rPr>
                <w:rFonts w:ascii="MS Shell Dlg 2" w:hAnsi="MS Shell Dlg 2"/>
                <w:sz w:val="16"/>
              </w:rPr>
              <w:t>D2OR_BRAND</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32CEB63A" w14:textId="0CCAD8FA">
            <w:pPr>
              <w:rPr>
                <w:rFonts w:ascii="MS Shell Dlg 2" w:hAnsi="MS Shell Dlg 2" w:cs="MS Shell Dlg 2"/>
                <w:sz w:val="16"/>
                <w:szCs w:val="16"/>
              </w:rPr>
            </w:pPr>
            <w:r>
              <w:rPr>
                <w:rFonts w:ascii="MS Shell Dlg 2" w:hAnsi="MS Shell Dlg 2"/>
                <w:sz w:val="16"/>
              </w:rPr>
              <w:t>NUMBER(3)</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F31AF47" w14:textId="7777777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701E1952" w14:textId="330D28F4">
            <w:pPr>
              <w:rPr>
                <w:rFonts w:ascii="MS Shell Dlg 2" w:hAnsi="MS Shell Dlg 2" w:cs="MS Shell Dlg 2"/>
                <w:sz w:val="16"/>
                <w:szCs w:val="16"/>
              </w:rPr>
            </w:pPr>
            <w:r>
              <w:rPr>
                <w:rFonts w:ascii="MS Shell Dlg 2" w:hAnsi="MS Shell Dlg 2"/>
                <w:sz w:val="16"/>
              </w:rPr>
              <w:t>Brand (empty for wildcard search)</w:t>
            </w:r>
          </w:p>
        </w:tc>
      </w:tr>
      <w:tr w:rsidRPr="00C20AEF" w:rsidR="00D37D49" w:rsidTr="005C3989" w14:paraId="65DB60AA"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02C35F41" w14:textId="4AD3D1B5">
            <w:pPr>
              <w:jc w:val="right"/>
              <w:rPr>
                <w:rFonts w:ascii="MS Shell Dlg 2" w:hAnsi="MS Shell Dlg 2" w:cs="MS Shell Dlg 2"/>
                <w:sz w:val="16"/>
                <w:szCs w:val="16"/>
              </w:rPr>
            </w:pPr>
            <w:r>
              <w:rPr>
                <w:rFonts w:ascii="MS Shell Dlg 2" w:hAnsi="MS Shell Dlg 2"/>
                <w:sz w:val="16"/>
              </w:rPr>
              <w:t>9</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C29F5BD" w14:textId="20461FB6">
            <w:pPr>
              <w:rPr>
                <w:rFonts w:ascii="MS Shell Dlg 2" w:hAnsi="MS Shell Dlg 2" w:cs="MS Shell Dlg 2"/>
                <w:sz w:val="16"/>
                <w:szCs w:val="16"/>
              </w:rPr>
            </w:pPr>
            <w:r>
              <w:rPr>
                <w:rFonts w:ascii="MS Shell Dlg 2" w:hAnsi="MS Shell Dlg 2"/>
                <w:sz w:val="16"/>
              </w:rPr>
              <w:t>D2OR_CREATION_DATE</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10C52530" w14:textId="3D3B3DDE">
            <w:pPr>
              <w:rPr>
                <w:rFonts w:ascii="MS Shell Dlg 2" w:hAnsi="MS Shell Dlg 2" w:cs="MS Shell Dlg 2"/>
                <w:sz w:val="16"/>
                <w:szCs w:val="16"/>
              </w:rPr>
            </w:pPr>
            <w:r>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B22C211" w14:textId="0B44F9DF">
            <w:pPr>
              <w:rPr>
                <w:rFonts w:ascii="MS Shell Dlg 2" w:hAnsi="MS Shell Dlg 2" w:cs="MS Shell Dlg 2"/>
                <w:sz w:val="16"/>
                <w:szCs w:val="16"/>
              </w:rPr>
            </w:pPr>
            <w:r>
              <w:rPr>
                <w:rFonts w:ascii="MS Shell Dlg 2" w:hAnsi="MS Shell Dlg 2"/>
                <w:sz w:val="16"/>
              </w:rPr>
              <w:t>Y</w:t>
            </w: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67DEB53A" w14:textId="2C2FA72F">
            <w:pPr>
              <w:rPr>
                <w:rFonts w:ascii="MS Shell Dlg 2" w:hAnsi="MS Shell Dlg 2" w:cs="MS Shell Dlg 2"/>
                <w:sz w:val="16"/>
                <w:szCs w:val="16"/>
              </w:rPr>
            </w:pPr>
            <w:r>
              <w:rPr>
                <w:rFonts w:ascii="MS Shell Dlg 2" w:hAnsi="MS Shell Dlg 2"/>
                <w:sz w:val="16"/>
              </w:rPr>
              <w:t>Timestamp - D2D order generation</w:t>
            </w:r>
          </w:p>
        </w:tc>
      </w:tr>
      <w:tr w:rsidRPr="00C20AEF" w:rsidR="00D37D49" w:rsidTr="005C3989" w14:paraId="3843AC7D"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0BF2A5D2" w14:textId="79325BC4">
            <w:pPr>
              <w:jc w:val="right"/>
              <w:rPr>
                <w:rFonts w:ascii="MS Shell Dlg 2" w:hAnsi="MS Shell Dlg 2" w:cs="MS Shell Dlg 2"/>
                <w:sz w:val="16"/>
                <w:szCs w:val="16"/>
              </w:rPr>
            </w:pPr>
            <w:r>
              <w:rPr>
                <w:rFonts w:ascii="MS Shell Dlg 2" w:hAnsi="MS Shell Dlg 2"/>
                <w:sz w:val="16"/>
              </w:rPr>
              <w:t>10</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76D03171" w14:textId="3E99E0B4">
            <w:pPr>
              <w:rPr>
                <w:rFonts w:ascii="MS Shell Dlg 2" w:hAnsi="MS Shell Dlg 2" w:cs="MS Shell Dlg 2"/>
                <w:sz w:val="16"/>
                <w:szCs w:val="16"/>
              </w:rPr>
            </w:pPr>
            <w:r>
              <w:rPr>
                <w:rFonts w:ascii="MS Shell Dlg 2" w:hAnsi="MS Shell Dlg 2"/>
                <w:sz w:val="16"/>
              </w:rPr>
              <w:t>D2OR_START_DATE</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2C05B92F" w14:textId="35AC4293">
            <w:pPr>
              <w:rPr>
                <w:rFonts w:ascii="MS Shell Dlg 2" w:hAnsi="MS Shell Dlg 2" w:cs="MS Shell Dlg 2"/>
                <w:sz w:val="16"/>
                <w:szCs w:val="16"/>
              </w:rPr>
            </w:pPr>
            <w:r>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729E00BC" w14:textId="7777777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28F2322" w14:textId="1A10FC62">
            <w:pPr>
              <w:rPr>
                <w:rFonts w:ascii="MS Shell Dlg 2" w:hAnsi="MS Shell Dlg 2" w:cs="MS Shell Dlg 2"/>
                <w:sz w:val="16"/>
                <w:szCs w:val="16"/>
              </w:rPr>
            </w:pPr>
            <w:r>
              <w:rPr>
                <w:rFonts w:ascii="MS Shell Dlg 2" w:hAnsi="MS Shell Dlg 2"/>
                <w:sz w:val="16"/>
              </w:rPr>
              <w:t>Timestamp - start of D2D order</w:t>
            </w:r>
          </w:p>
        </w:tc>
      </w:tr>
      <w:tr w:rsidRPr="00C20AEF" w:rsidR="00D37D49" w:rsidTr="005C3989" w14:paraId="5E0E2CDF"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2C3706D2" w14:textId="7CE36E14">
            <w:pPr>
              <w:jc w:val="right"/>
              <w:rPr>
                <w:rFonts w:ascii="MS Shell Dlg 2" w:hAnsi="MS Shell Dlg 2" w:cs="MS Shell Dlg 2"/>
                <w:sz w:val="16"/>
                <w:szCs w:val="16"/>
              </w:rPr>
            </w:pPr>
            <w:r>
              <w:rPr>
                <w:rFonts w:ascii="MS Shell Dlg 2" w:hAnsi="MS Shell Dlg 2"/>
                <w:sz w:val="16"/>
              </w:rPr>
              <w:t>11</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560D6F1E" w14:textId="0F3035B9">
            <w:pPr>
              <w:rPr>
                <w:rFonts w:ascii="MS Shell Dlg 2" w:hAnsi="MS Shell Dlg 2" w:cs="MS Shell Dlg 2"/>
                <w:sz w:val="16"/>
                <w:szCs w:val="16"/>
              </w:rPr>
            </w:pPr>
            <w:r>
              <w:rPr>
                <w:rFonts w:ascii="MS Shell Dlg 2" w:hAnsi="MS Shell Dlg 2"/>
                <w:sz w:val="16"/>
              </w:rPr>
              <w:t>D2OR_ACCEPTANCE_DATE</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5C6CC104" w14:textId="4789A092">
            <w:pPr>
              <w:rPr>
                <w:rFonts w:ascii="MS Shell Dlg 2" w:hAnsi="MS Shell Dlg 2" w:cs="MS Shell Dlg 2"/>
                <w:sz w:val="16"/>
                <w:szCs w:val="16"/>
              </w:rPr>
            </w:pPr>
            <w:r>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4FDF868" w14:textId="0209F24C">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60BD6D12" w14:textId="5A0949FE">
            <w:pPr>
              <w:rPr>
                <w:rFonts w:ascii="MS Shell Dlg 2" w:hAnsi="MS Shell Dlg 2" w:cs="MS Shell Dlg 2"/>
                <w:sz w:val="16"/>
                <w:szCs w:val="16"/>
              </w:rPr>
            </w:pPr>
            <w:r>
              <w:rPr>
                <w:rFonts w:ascii="MS Shell Dlg 2" w:hAnsi="MS Shell Dlg 2"/>
                <w:sz w:val="16"/>
              </w:rPr>
              <w:t>Timestamp - accepting the order</w:t>
            </w:r>
          </w:p>
        </w:tc>
      </w:tr>
      <w:tr w:rsidRPr="00C20AEF" w:rsidR="00D37D49" w:rsidTr="005C3989" w14:paraId="2442CE82"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1A3B8AFE" w14:textId="5819F3B7">
            <w:pPr>
              <w:jc w:val="right"/>
              <w:rPr>
                <w:rFonts w:ascii="MS Shell Dlg 2" w:hAnsi="MS Shell Dlg 2" w:cs="MS Shell Dlg 2"/>
                <w:sz w:val="16"/>
                <w:szCs w:val="16"/>
              </w:rPr>
            </w:pPr>
            <w:r>
              <w:rPr>
                <w:rFonts w:ascii="MS Shell Dlg 2" w:hAnsi="MS Shell Dlg 2"/>
                <w:sz w:val="16"/>
              </w:rPr>
              <w:t>12</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794FE020" w14:textId="121ED34F">
            <w:pPr>
              <w:rPr>
                <w:rFonts w:ascii="MS Shell Dlg 2" w:hAnsi="MS Shell Dlg 2" w:cs="MS Shell Dlg 2"/>
                <w:sz w:val="16"/>
                <w:szCs w:val="16"/>
              </w:rPr>
            </w:pPr>
            <w:r>
              <w:rPr>
                <w:rFonts w:ascii="MS Shell Dlg 2" w:hAnsi="MS Shell Dlg 2"/>
                <w:sz w:val="16"/>
              </w:rPr>
              <w:t>D2OR_SHIPPING_DATE</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08563220" w14:textId="439D3838">
            <w:pPr>
              <w:rPr>
                <w:rFonts w:ascii="MS Shell Dlg 2" w:hAnsi="MS Shell Dlg 2" w:cs="MS Shell Dlg 2"/>
                <w:sz w:val="16"/>
                <w:szCs w:val="16"/>
              </w:rPr>
            </w:pPr>
            <w:r>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025D790" w14:textId="52A109C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8035E3B" w14:textId="75A1AF9F">
            <w:pPr>
              <w:rPr>
                <w:rFonts w:ascii="MS Shell Dlg 2" w:hAnsi="MS Shell Dlg 2" w:cs="MS Shell Dlg 2"/>
                <w:sz w:val="16"/>
                <w:szCs w:val="16"/>
              </w:rPr>
            </w:pPr>
            <w:r>
              <w:rPr>
                <w:rFonts w:ascii="MS Shell Dlg 2" w:hAnsi="MS Shell Dlg 2"/>
                <w:sz w:val="16"/>
              </w:rPr>
              <w:t>Timestamp - order shipment</w:t>
            </w:r>
          </w:p>
        </w:tc>
      </w:tr>
      <w:tr w:rsidRPr="00C20AEF" w:rsidR="00D37D49" w:rsidTr="005C3989" w14:paraId="0AC543A6"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1D3BD8A9" w14:textId="193DC26A">
            <w:pPr>
              <w:jc w:val="right"/>
              <w:rPr>
                <w:rFonts w:ascii="MS Shell Dlg 2" w:hAnsi="MS Shell Dlg 2" w:cs="MS Shell Dlg 2"/>
                <w:sz w:val="16"/>
                <w:szCs w:val="16"/>
              </w:rPr>
            </w:pPr>
            <w:r>
              <w:rPr>
                <w:rFonts w:ascii="MS Shell Dlg 2" w:hAnsi="MS Shell Dlg 2"/>
                <w:sz w:val="16"/>
              </w:rPr>
              <w:t>13</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BF38026" w14:textId="375AE250">
            <w:pPr>
              <w:rPr>
                <w:rFonts w:ascii="MS Shell Dlg 2" w:hAnsi="MS Shell Dlg 2" w:cs="MS Shell Dlg 2"/>
                <w:sz w:val="16"/>
                <w:szCs w:val="16"/>
              </w:rPr>
            </w:pPr>
            <w:r>
              <w:rPr>
                <w:rFonts w:ascii="MS Shell Dlg 2" w:hAnsi="MS Shell Dlg 2"/>
                <w:sz w:val="16"/>
              </w:rPr>
              <w:t>D2OR_FINISHED_DATE</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6787E07C" w14:textId="34A8E3F1">
            <w:pPr>
              <w:rPr>
                <w:rFonts w:ascii="MS Shell Dlg 2" w:hAnsi="MS Shell Dlg 2" w:cs="MS Shell Dlg 2"/>
                <w:sz w:val="16"/>
                <w:szCs w:val="16"/>
              </w:rPr>
            </w:pPr>
            <w:r>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07EB5EA7" w14:textId="0700EBAB">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FEBF93C" w14:textId="54DC6173">
            <w:pPr>
              <w:rPr>
                <w:rFonts w:ascii="MS Shell Dlg 2" w:hAnsi="MS Shell Dlg 2" w:cs="MS Shell Dlg 2"/>
                <w:sz w:val="16"/>
                <w:szCs w:val="16"/>
              </w:rPr>
            </w:pPr>
            <w:r>
              <w:rPr>
                <w:rFonts w:ascii="MS Shell Dlg 2" w:hAnsi="MS Shell Dlg 2"/>
                <w:sz w:val="16"/>
              </w:rPr>
              <w:t>Timestamp - receipt of order</w:t>
            </w:r>
          </w:p>
        </w:tc>
      </w:tr>
      <w:tr w:rsidRPr="00C20AEF" w:rsidR="00D37D49" w:rsidTr="005C3989" w14:paraId="06C084F4"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0C7371FF" w14:textId="5CD12C8B">
            <w:pPr>
              <w:jc w:val="right"/>
              <w:rPr>
                <w:rFonts w:ascii="MS Shell Dlg 2" w:hAnsi="MS Shell Dlg 2" w:cs="MS Shell Dlg 2"/>
                <w:sz w:val="16"/>
                <w:szCs w:val="16"/>
              </w:rPr>
            </w:pPr>
            <w:r>
              <w:rPr>
                <w:rFonts w:ascii="MS Shell Dlg 2" w:hAnsi="MS Shell Dlg 2"/>
                <w:sz w:val="16"/>
              </w:rPr>
              <w:t>14</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3E8F0AB" w14:textId="230B6F8D">
            <w:pPr>
              <w:rPr>
                <w:rFonts w:ascii="MS Shell Dlg 2" w:hAnsi="MS Shell Dlg 2" w:cs="MS Shell Dlg 2"/>
                <w:sz w:val="16"/>
                <w:szCs w:val="16"/>
              </w:rPr>
            </w:pPr>
            <w:r>
              <w:rPr>
                <w:rFonts w:ascii="MS Shell Dlg 2" w:hAnsi="MS Shell Dlg 2"/>
                <w:sz w:val="16"/>
              </w:rPr>
              <w:t>D2OR_CHANGE_DATE</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5A65B054" w14:textId="08C329E0">
            <w:pPr>
              <w:rPr>
                <w:rFonts w:ascii="MS Shell Dlg 2" w:hAnsi="MS Shell Dlg 2" w:cs="MS Shell Dlg 2"/>
                <w:sz w:val="16"/>
                <w:szCs w:val="16"/>
              </w:rPr>
            </w:pPr>
            <w:r>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B732CCB" w14:textId="5FACEFF1">
            <w:pPr>
              <w:rPr>
                <w:rFonts w:ascii="MS Shell Dlg 2" w:hAnsi="MS Shell Dlg 2" w:cs="MS Shell Dlg 2"/>
                <w:sz w:val="16"/>
                <w:szCs w:val="16"/>
              </w:rPr>
            </w:pPr>
            <w:r>
              <w:rPr>
                <w:rFonts w:ascii="MS Shell Dlg 2" w:hAnsi="MS Shell Dlg 2"/>
                <w:sz w:val="16"/>
              </w:rPr>
              <w:t>Y</w:t>
            </w: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70EE730C" w14:textId="24B9228A">
            <w:pPr>
              <w:rPr>
                <w:rFonts w:ascii="MS Shell Dlg 2" w:hAnsi="MS Shell Dlg 2" w:cs="MS Shell Dlg 2"/>
                <w:sz w:val="16"/>
                <w:szCs w:val="16"/>
              </w:rPr>
            </w:pPr>
            <w:r>
              <w:rPr>
                <w:rFonts w:ascii="MS Shell Dlg 2" w:hAnsi="MS Shell Dlg 2"/>
                <w:sz w:val="16"/>
              </w:rPr>
              <w:t>Timestamp - Last change</w:t>
            </w:r>
          </w:p>
        </w:tc>
      </w:tr>
      <w:tr w:rsidRPr="00952541" w:rsidR="00D37D49" w:rsidTr="005C3989" w14:paraId="6CC7D937"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7DD95DAA" w14:textId="17E176EB">
            <w:pPr>
              <w:jc w:val="right"/>
              <w:rPr>
                <w:rFonts w:ascii="MS Shell Dlg 2" w:hAnsi="MS Shell Dlg 2" w:cs="MS Shell Dlg 2"/>
                <w:sz w:val="16"/>
                <w:szCs w:val="16"/>
              </w:rPr>
            </w:pPr>
            <w:r>
              <w:rPr>
                <w:rFonts w:ascii="MS Shell Dlg 2" w:hAnsi="MS Shell Dlg 2"/>
                <w:sz w:val="16"/>
              </w:rPr>
              <w:t>15</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6EB43B6" w14:textId="4C7C1D34">
            <w:pPr>
              <w:rPr>
                <w:rFonts w:ascii="MS Shell Dlg 2" w:hAnsi="MS Shell Dlg 2" w:cs="MS Shell Dlg 2"/>
                <w:sz w:val="16"/>
                <w:szCs w:val="16"/>
              </w:rPr>
            </w:pPr>
            <w:r>
              <w:rPr>
                <w:rFonts w:ascii="MS Shell Dlg 2" w:hAnsi="MS Shell Dlg 2"/>
                <w:sz w:val="16"/>
              </w:rPr>
              <w:t>D2OR_ORDER_STATUS</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5A9167D2" w14:textId="50794302">
            <w:pPr>
              <w:rPr>
                <w:rFonts w:ascii="MS Shell Dlg 2" w:hAnsi="MS Shell Dlg 2" w:cs="MS Shell Dlg 2"/>
                <w:sz w:val="16"/>
                <w:szCs w:val="16"/>
              </w:rPr>
            </w:pPr>
            <w:r>
              <w:rPr>
                <w:rFonts w:ascii="MS Shell Dlg 2" w:hAnsi="MS Shell Dlg 2"/>
                <w:sz w:val="16"/>
              </w:rPr>
              <w:t>NUMBER(2)</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783836B8" w14:textId="5FFA8B45">
            <w:pPr>
              <w:rPr>
                <w:rFonts w:ascii="MS Shell Dlg 2" w:hAnsi="MS Shell Dlg 2" w:cs="MS Shell Dlg 2"/>
                <w:sz w:val="16"/>
                <w:szCs w:val="16"/>
              </w:rPr>
            </w:pPr>
            <w:r>
              <w:rPr>
                <w:rFonts w:ascii="MS Shell Dlg 2" w:hAnsi="MS Shell Dlg 2"/>
                <w:sz w:val="16"/>
              </w:rPr>
              <w:t>Y</w:t>
            </w: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8B6181D" w14:textId="3CACD88E">
            <w:pPr>
              <w:rPr>
                <w:rFonts w:ascii="MS Shell Dlg 2" w:hAnsi="MS Shell Dlg 2" w:cs="MS Shell Dlg 2"/>
                <w:sz w:val="16"/>
                <w:szCs w:val="16"/>
              </w:rPr>
            </w:pPr>
            <w:r>
              <w:rPr>
                <w:rFonts w:ascii="MS Shell Dlg 2" w:hAnsi="MS Shell Dlg 2"/>
                <w:sz w:val="16"/>
              </w:rPr>
              <w:t>Order status (0=Created, 1=Started, 2=Accepted, 3=Sent, 4=Received, 5=Canceled, 6=Rejected, 7=Expired)</w:t>
            </w:r>
          </w:p>
        </w:tc>
      </w:tr>
      <w:tr w:rsidRPr="00C20AEF" w:rsidR="00D37D49" w:rsidTr="005C3989" w14:paraId="2685FF6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5887A21F" w14:textId="5663BF47">
            <w:pPr>
              <w:jc w:val="right"/>
              <w:rPr>
                <w:rFonts w:ascii="MS Shell Dlg 2" w:hAnsi="MS Shell Dlg 2" w:cs="MS Shell Dlg 2"/>
                <w:sz w:val="16"/>
                <w:szCs w:val="16"/>
              </w:rPr>
            </w:pPr>
            <w:r>
              <w:rPr>
                <w:rFonts w:ascii="MS Shell Dlg 2" w:hAnsi="MS Shell Dlg 2"/>
                <w:sz w:val="16"/>
              </w:rPr>
              <w:t>16</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66635DAB" w14:textId="6EE178E8">
            <w:pPr>
              <w:rPr>
                <w:rFonts w:ascii="MS Shell Dlg 2" w:hAnsi="MS Shell Dlg 2" w:cs="MS Shell Dlg 2"/>
                <w:sz w:val="16"/>
                <w:szCs w:val="16"/>
              </w:rPr>
            </w:pPr>
            <w:r>
              <w:rPr>
                <w:rFonts w:ascii="MS Shell Dlg 2" w:hAnsi="MS Shell Dlg 2"/>
                <w:sz w:val="16"/>
              </w:rPr>
              <w:t>D2OR_SUPPLIER_COUNT</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0D0D643B" w14:textId="5AE83D9D">
            <w:pPr>
              <w:rPr>
                <w:rFonts w:ascii="MS Shell Dlg 2" w:hAnsi="MS Shell Dlg 2" w:cs="MS Shell Dlg 2"/>
                <w:sz w:val="16"/>
                <w:szCs w:val="16"/>
              </w:rPr>
            </w:pPr>
            <w:r>
              <w:rPr>
                <w:rFonts w:ascii="MS Shell Dlg 2" w:hAnsi="MS Shell Dlg 2"/>
                <w:sz w:val="16"/>
              </w:rPr>
              <w:t>NUMBER(6)</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A5FA535" w14:textId="495DB778">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3E07F72" w14:textId="04B9CDB9">
            <w:pPr>
              <w:rPr>
                <w:rFonts w:ascii="MS Shell Dlg 2" w:hAnsi="MS Shell Dlg 2" w:cs="MS Shell Dlg 2"/>
                <w:sz w:val="16"/>
                <w:szCs w:val="16"/>
              </w:rPr>
            </w:pPr>
            <w:r>
              <w:rPr>
                <w:rFonts w:ascii="MS Shell Dlg 2" w:hAnsi="MS Shell Dlg 2"/>
                <w:sz w:val="16"/>
              </w:rPr>
              <w:t>Max. number of suppliers found or to be requested</w:t>
            </w:r>
          </w:p>
        </w:tc>
      </w:tr>
      <w:tr w:rsidRPr="00C20AEF" w:rsidR="00D37D49" w:rsidTr="005C3989" w14:paraId="14FA2DF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7F95F7A7" w14:textId="6C32CE9F">
            <w:pPr>
              <w:jc w:val="right"/>
              <w:rPr>
                <w:rFonts w:ascii="MS Shell Dlg 2" w:hAnsi="MS Shell Dlg 2" w:cs="MS Shell Dlg 2"/>
                <w:sz w:val="16"/>
                <w:szCs w:val="16"/>
              </w:rPr>
            </w:pPr>
            <w:r>
              <w:rPr>
                <w:rFonts w:ascii="MS Shell Dlg 2" w:hAnsi="MS Shell Dlg 2"/>
                <w:sz w:val="16"/>
              </w:rPr>
              <w:t>17</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74ABD13" w14:textId="063BBF99">
            <w:pPr>
              <w:rPr>
                <w:rFonts w:ascii="MS Shell Dlg 2" w:hAnsi="MS Shell Dlg 2" w:cs="MS Shell Dlg 2"/>
                <w:sz w:val="16"/>
                <w:szCs w:val="16"/>
              </w:rPr>
            </w:pPr>
            <w:r>
              <w:rPr>
                <w:rFonts w:ascii="MS Shell Dlg 2" w:hAnsi="MS Shell Dlg 2"/>
                <w:sz w:val="16"/>
              </w:rPr>
              <w:t>D2OR_CUR_WAVE_COUNTER</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49446209" w14:textId="68DF66A0">
            <w:pPr>
              <w:rPr>
                <w:rFonts w:ascii="MS Shell Dlg 2" w:hAnsi="MS Shell Dlg 2" w:cs="MS Shell Dlg 2"/>
                <w:sz w:val="16"/>
                <w:szCs w:val="16"/>
              </w:rPr>
            </w:pPr>
            <w:r>
              <w:rPr>
                <w:rFonts w:ascii="MS Shell Dlg 2" w:hAnsi="MS Shell Dlg 2"/>
                <w:sz w:val="16"/>
              </w:rPr>
              <w:t>NUMBER(3)</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FB6600B" w14:textId="2B5440D9">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63001388" w14:textId="455B3B4B">
            <w:pPr>
              <w:rPr>
                <w:rFonts w:ascii="MS Shell Dlg 2" w:hAnsi="MS Shell Dlg 2" w:cs="MS Shell Dlg 2"/>
                <w:sz w:val="16"/>
                <w:szCs w:val="16"/>
              </w:rPr>
            </w:pPr>
            <w:r>
              <w:rPr>
                <w:rFonts w:ascii="MS Shell Dlg 2" w:hAnsi="MS Shell Dlg 2"/>
                <w:sz w:val="16"/>
              </w:rPr>
              <w:t>Number of the currently started wave (1..n)</w:t>
            </w:r>
          </w:p>
        </w:tc>
      </w:tr>
      <w:tr w:rsidRPr="00C20AEF" w:rsidR="00D37D49" w:rsidTr="005C3989" w14:paraId="1EF77C0D"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76DB1106" w14:textId="122CB08A">
            <w:pPr>
              <w:jc w:val="right"/>
              <w:rPr>
                <w:rFonts w:ascii="MS Shell Dlg 2" w:hAnsi="MS Shell Dlg 2" w:cs="MS Shell Dlg 2"/>
                <w:sz w:val="16"/>
                <w:szCs w:val="16"/>
              </w:rPr>
            </w:pPr>
            <w:r>
              <w:rPr>
                <w:rFonts w:ascii="MS Shell Dlg 2" w:hAnsi="MS Shell Dlg 2"/>
                <w:sz w:val="16"/>
              </w:rPr>
              <w:t>18</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D28FBC7" w14:textId="5B0BC46C">
            <w:pPr>
              <w:rPr>
                <w:rFonts w:ascii="MS Shell Dlg 2" w:hAnsi="MS Shell Dlg 2" w:cs="MS Shell Dlg 2"/>
                <w:sz w:val="16"/>
                <w:szCs w:val="16"/>
              </w:rPr>
            </w:pPr>
            <w:r>
              <w:rPr>
                <w:rFonts w:ascii="MS Shell Dlg 2" w:hAnsi="MS Shell Dlg 2"/>
                <w:sz w:val="16"/>
              </w:rPr>
              <w:t>D2OR_CUR_WAVE_START</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384FF103" w14:textId="6D7B3C06">
            <w:pPr>
              <w:rPr>
                <w:rFonts w:ascii="MS Shell Dlg 2" w:hAnsi="MS Shell Dlg 2" w:cs="MS Shell Dlg 2"/>
                <w:sz w:val="16"/>
                <w:szCs w:val="16"/>
              </w:rPr>
            </w:pPr>
            <w:r>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A4065ED" w14:textId="5A489EE5">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7EB0A50" w14:textId="2E98090C">
            <w:pPr>
              <w:rPr>
                <w:rFonts w:ascii="MS Shell Dlg 2" w:hAnsi="MS Shell Dlg 2" w:cs="MS Shell Dlg 2"/>
                <w:sz w:val="16"/>
                <w:szCs w:val="16"/>
              </w:rPr>
            </w:pPr>
            <w:r>
              <w:rPr>
                <w:rFonts w:ascii="MS Shell Dlg 2" w:hAnsi="MS Shell Dlg 2"/>
                <w:sz w:val="16"/>
              </w:rPr>
              <w:t>Start time of the current wave</w:t>
            </w:r>
          </w:p>
        </w:tc>
      </w:tr>
      <w:tr w:rsidRPr="00C20AEF" w:rsidR="00D37D49" w:rsidTr="005C3989" w14:paraId="67F7E99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7818126E" w14:textId="7E1DDA6D">
            <w:pPr>
              <w:jc w:val="right"/>
              <w:rPr>
                <w:rFonts w:ascii="MS Shell Dlg 2" w:hAnsi="MS Shell Dlg 2" w:cs="MS Shell Dlg 2"/>
                <w:sz w:val="16"/>
                <w:szCs w:val="16"/>
              </w:rPr>
            </w:pPr>
            <w:r>
              <w:rPr>
                <w:rFonts w:ascii="MS Shell Dlg 2" w:hAnsi="MS Shell Dlg 2"/>
                <w:sz w:val="16"/>
              </w:rPr>
              <w:t>19</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E880DF5" w14:textId="6846BD63">
            <w:pPr>
              <w:rPr>
                <w:rFonts w:ascii="MS Shell Dlg 2" w:hAnsi="MS Shell Dlg 2" w:cs="MS Shell Dlg 2"/>
                <w:sz w:val="16"/>
                <w:szCs w:val="16"/>
              </w:rPr>
            </w:pPr>
            <w:r>
              <w:rPr>
                <w:rFonts w:ascii="MS Shell Dlg 2" w:hAnsi="MS Shell Dlg 2"/>
                <w:sz w:val="16"/>
              </w:rPr>
              <w:t>D2OR_CUR_WAVE_END</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548C547B" w14:textId="17A57A37">
            <w:pPr>
              <w:rPr>
                <w:rFonts w:ascii="MS Shell Dlg 2" w:hAnsi="MS Shell Dlg 2" w:cs="MS Shell Dlg 2"/>
                <w:sz w:val="16"/>
                <w:szCs w:val="16"/>
              </w:rPr>
            </w:pPr>
            <w:r>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691E2C7" w14:textId="7777777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5B5BBF1" w14:textId="6799B9D5">
            <w:pPr>
              <w:rPr>
                <w:rFonts w:ascii="MS Shell Dlg 2" w:hAnsi="MS Shell Dlg 2" w:cs="MS Shell Dlg 2"/>
                <w:sz w:val="16"/>
                <w:szCs w:val="16"/>
              </w:rPr>
            </w:pPr>
            <w:r>
              <w:rPr>
                <w:rFonts w:ascii="MS Shell Dlg 2" w:hAnsi="MS Shell Dlg 2"/>
                <w:sz w:val="16"/>
              </w:rPr>
              <w:t>End time of the current wave (at the latest)</w:t>
            </w:r>
          </w:p>
        </w:tc>
      </w:tr>
      <w:tr w:rsidRPr="00C20AEF" w:rsidR="00D37D49" w:rsidTr="005C3989" w14:paraId="3D08511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3D42B06F" w14:textId="04499B6E">
            <w:pPr>
              <w:jc w:val="right"/>
              <w:rPr>
                <w:rFonts w:ascii="MS Shell Dlg 2" w:hAnsi="MS Shell Dlg 2" w:cs="MS Shell Dlg 2"/>
                <w:sz w:val="16"/>
                <w:szCs w:val="16"/>
              </w:rPr>
            </w:pPr>
            <w:r>
              <w:rPr>
                <w:rFonts w:ascii="MS Shell Dlg 2" w:hAnsi="MS Shell Dlg 2"/>
                <w:sz w:val="16"/>
              </w:rPr>
              <w:t>20</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2775935" w14:textId="2237ECF1">
            <w:pPr>
              <w:rPr>
                <w:rFonts w:ascii="MS Shell Dlg 2" w:hAnsi="MS Shell Dlg 2" w:cs="MS Shell Dlg 2"/>
                <w:sz w:val="16"/>
                <w:szCs w:val="16"/>
              </w:rPr>
            </w:pPr>
            <w:r>
              <w:rPr>
                <w:rFonts w:ascii="MS Shell Dlg 2" w:hAnsi="MS Shell Dlg 2"/>
                <w:sz w:val="16"/>
              </w:rPr>
              <w:t>D2OR_CUR_WAVE_OPEN_REQ</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77A619A5" w14:textId="5689980A">
            <w:pPr>
              <w:rPr>
                <w:rFonts w:ascii="MS Shell Dlg 2" w:hAnsi="MS Shell Dlg 2" w:cs="MS Shell Dlg 2"/>
                <w:sz w:val="16"/>
                <w:szCs w:val="16"/>
              </w:rPr>
            </w:pPr>
            <w:r>
              <w:rPr>
                <w:rFonts w:ascii="MS Shell Dlg 2" w:hAnsi="MS Shell Dlg 2"/>
                <w:sz w:val="16"/>
              </w:rPr>
              <w:t>NUMBER(6)</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7AED158" w14:textId="2F049DC5">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097A89E2" w14:textId="1404376F">
            <w:pPr>
              <w:rPr>
                <w:rFonts w:ascii="MS Shell Dlg 2" w:hAnsi="MS Shell Dlg 2" w:cs="MS Shell Dlg 2"/>
                <w:sz w:val="16"/>
                <w:szCs w:val="16"/>
              </w:rPr>
            </w:pPr>
            <w:r>
              <w:rPr>
                <w:rFonts w:ascii="MS Shell Dlg 2" w:hAnsi="MS Shell Dlg 2"/>
                <w:sz w:val="16"/>
              </w:rPr>
              <w:t>Number of open requests of the current wave</w:t>
            </w:r>
          </w:p>
        </w:tc>
      </w:tr>
      <w:tr w:rsidRPr="00C20AEF" w:rsidR="00D37D49" w:rsidTr="005C3989" w14:paraId="146A17E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13180C46" w14:textId="25CB6AC4">
            <w:pPr>
              <w:jc w:val="right"/>
              <w:rPr>
                <w:rFonts w:ascii="MS Shell Dlg 2" w:hAnsi="MS Shell Dlg 2" w:cs="MS Shell Dlg 2"/>
                <w:sz w:val="16"/>
                <w:szCs w:val="16"/>
              </w:rPr>
            </w:pPr>
            <w:r>
              <w:rPr>
                <w:rFonts w:ascii="MS Shell Dlg 2" w:hAnsi="MS Shell Dlg 2"/>
                <w:sz w:val="16"/>
              </w:rPr>
              <w:t>21</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C9B8DE2" w14:textId="4EF59A00">
            <w:pPr>
              <w:rPr>
                <w:rFonts w:ascii="MS Shell Dlg 2" w:hAnsi="MS Shell Dlg 2" w:cs="MS Shell Dlg 2"/>
                <w:sz w:val="16"/>
                <w:szCs w:val="16"/>
              </w:rPr>
            </w:pPr>
            <w:r>
              <w:rPr>
                <w:rFonts w:ascii="MS Shell Dlg 2" w:hAnsi="MS Shell Dlg 2"/>
                <w:sz w:val="16"/>
              </w:rPr>
              <w:t>D2OR_FLAG_ARCHIVED</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169ED046" w14:textId="3F21D0A3">
            <w:pPr>
              <w:rPr>
                <w:rFonts w:ascii="MS Shell Dlg 2" w:hAnsi="MS Shell Dlg 2" w:cs="MS Shell Dlg 2"/>
                <w:sz w:val="16"/>
                <w:szCs w:val="16"/>
              </w:rPr>
            </w:pPr>
            <w:r>
              <w:rPr>
                <w:rFonts w:ascii="MS Shell Dlg 2" w:hAnsi="MS Shell Dlg 2"/>
                <w:sz w:val="16"/>
              </w:rPr>
              <w:t>VARCHAR2(1)</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E160CE9" w14:textId="5F255B9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7C278D71" w14:textId="5E0A490F">
            <w:pPr>
              <w:rPr>
                <w:rFonts w:ascii="MS Shell Dlg 2" w:hAnsi="MS Shell Dlg 2" w:cs="MS Shell Dlg 2"/>
                <w:sz w:val="16"/>
                <w:szCs w:val="16"/>
              </w:rPr>
            </w:pPr>
            <w:r>
              <w:rPr>
                <w:rFonts w:ascii="MS Shell Dlg 2" w:hAnsi="MS Shell Dlg 2"/>
                <w:sz w:val="16"/>
              </w:rPr>
              <w:t>Indicator when the order is archived</w:t>
            </w:r>
          </w:p>
        </w:tc>
      </w:tr>
      <w:tr w:rsidRPr="00C20AEF" w:rsidR="00D37D49" w:rsidTr="005C3989" w14:paraId="1A98B2AA"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27030197" w14:textId="5D4D3D4F">
            <w:pPr>
              <w:jc w:val="right"/>
              <w:rPr>
                <w:rFonts w:ascii="MS Shell Dlg 2" w:hAnsi="MS Shell Dlg 2" w:cs="MS Shell Dlg 2"/>
                <w:sz w:val="16"/>
                <w:szCs w:val="16"/>
              </w:rPr>
            </w:pPr>
            <w:r>
              <w:rPr>
                <w:rFonts w:ascii="MS Shell Dlg 2" w:hAnsi="MS Shell Dlg 2"/>
                <w:sz w:val="16"/>
              </w:rPr>
              <w:t>22</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960BA40" w14:textId="140E39DE">
            <w:pPr>
              <w:rPr>
                <w:rFonts w:ascii="MS Shell Dlg 2" w:hAnsi="MS Shell Dlg 2" w:cs="MS Shell Dlg 2"/>
                <w:sz w:val="16"/>
                <w:szCs w:val="16"/>
              </w:rPr>
            </w:pPr>
            <w:r>
              <w:rPr>
                <w:rFonts w:ascii="MS Shell Dlg 2" w:hAnsi="MS Shell Dlg 2"/>
                <w:sz w:val="16"/>
              </w:rPr>
              <w:t>D2OR_ORDER_NUMBER</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4ED5EC29" w14:textId="00CEA57C">
            <w:pPr>
              <w:rPr>
                <w:rFonts w:ascii="MS Shell Dlg 2" w:hAnsi="MS Shell Dlg 2" w:cs="MS Shell Dlg 2"/>
                <w:sz w:val="16"/>
                <w:szCs w:val="16"/>
              </w:rPr>
            </w:pPr>
            <w:r>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586E25D1" w14:textId="3737A592">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64D6AC31" w14:textId="760E2173">
            <w:pPr>
              <w:rPr>
                <w:rFonts w:ascii="MS Shell Dlg 2" w:hAnsi="MS Shell Dlg 2" w:cs="MS Shell Dlg 2"/>
                <w:sz w:val="16"/>
                <w:szCs w:val="16"/>
              </w:rPr>
            </w:pPr>
            <w:r>
              <w:rPr>
                <w:rFonts w:ascii="MS Shell Dlg 2" w:hAnsi="MS Shell Dlg 2"/>
                <w:sz w:val="16"/>
              </w:rPr>
              <w:t>Order number</w:t>
            </w:r>
          </w:p>
        </w:tc>
      </w:tr>
      <w:tr w:rsidRPr="00C20AEF" w:rsidR="00D37D49" w:rsidTr="005C3989" w14:paraId="019EEB84"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06E63084" w14:textId="69C75F34">
            <w:pPr>
              <w:jc w:val="right"/>
              <w:rPr>
                <w:rFonts w:ascii="MS Shell Dlg 2" w:hAnsi="MS Shell Dlg 2" w:cs="MS Shell Dlg 2"/>
                <w:b/>
                <w:bCs/>
                <w:i/>
                <w:iCs/>
                <w:sz w:val="16"/>
                <w:szCs w:val="16"/>
              </w:rPr>
            </w:pPr>
            <w:r>
              <w:rPr>
                <w:rFonts w:ascii="MS Shell Dlg 2" w:hAnsi="MS Shell Dlg 2"/>
                <w:b/>
                <w:i/>
                <w:sz w:val="16"/>
              </w:rPr>
              <w:t>23</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7DFFD69" w14:textId="31DD6CFE">
            <w:pPr>
              <w:rPr>
                <w:rFonts w:ascii="MS Shell Dlg 2" w:hAnsi="MS Shell Dlg 2" w:cs="MS Shell Dlg 2"/>
                <w:sz w:val="16"/>
                <w:szCs w:val="16"/>
              </w:rPr>
            </w:pPr>
            <w:r>
              <w:rPr>
                <w:rFonts w:ascii="MS Shell Dlg 2" w:hAnsi="MS Shell Dlg 2"/>
                <w:sz w:val="16"/>
              </w:rPr>
              <w:t>D2OR_ORDER_MARGIN</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77098D97" w14:textId="16AB20CC">
            <w:pPr>
              <w:rPr>
                <w:rFonts w:ascii="MS Shell Dlg 2" w:hAnsi="MS Shell Dlg 2" w:cs="MS Shell Dlg 2"/>
                <w:sz w:val="16"/>
                <w:szCs w:val="16"/>
              </w:rPr>
            </w:pPr>
            <w:r>
              <w:rPr>
                <w:rFonts w:ascii="MS Shell Dlg 2" w:hAnsi="MS Shell Dlg 2"/>
                <w:sz w:val="16"/>
              </w:rPr>
              <w:t>NUMBER(15,2)</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7EE0DB42" w14:textId="6CD79339">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5B3E5710" w14:textId="37D1061D">
            <w:pPr>
              <w:rPr>
                <w:rFonts w:ascii="MS Shell Dlg 2" w:hAnsi="MS Shell Dlg 2" w:cs="MS Shell Dlg 2"/>
                <w:sz w:val="16"/>
                <w:szCs w:val="16"/>
              </w:rPr>
            </w:pPr>
            <w:r>
              <w:rPr>
                <w:rFonts w:ascii="MS Shell Dlg 2" w:hAnsi="MS Shell Dlg 2"/>
                <w:sz w:val="16"/>
              </w:rPr>
              <w:t>Handling margin for the order</w:t>
            </w:r>
          </w:p>
        </w:tc>
      </w:tr>
      <w:tr w:rsidRPr="00C20AEF" w:rsidR="00D37D49" w:rsidTr="005C3989" w14:paraId="2569C409"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34A0C224" w14:textId="27B77D08">
            <w:pPr>
              <w:jc w:val="right"/>
              <w:rPr>
                <w:rFonts w:ascii="MS Shell Dlg 2" w:hAnsi="MS Shell Dlg 2" w:cs="MS Shell Dlg 2"/>
                <w:sz w:val="16"/>
                <w:szCs w:val="16"/>
              </w:rPr>
            </w:pPr>
            <w:r>
              <w:rPr>
                <w:rFonts w:ascii="MS Shell Dlg 2" w:hAnsi="MS Shell Dlg 2"/>
                <w:sz w:val="16"/>
              </w:rPr>
              <w:t>24</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6449F72" w14:textId="19277905">
            <w:pPr>
              <w:rPr>
                <w:rFonts w:ascii="MS Shell Dlg 2" w:hAnsi="MS Shell Dlg 2" w:cs="MS Shell Dlg 2"/>
                <w:sz w:val="16"/>
                <w:szCs w:val="16"/>
              </w:rPr>
            </w:pPr>
            <w:r>
              <w:rPr>
                <w:rFonts w:ascii="MS Shell Dlg 2" w:hAnsi="MS Shell Dlg 2"/>
                <w:sz w:val="16"/>
              </w:rPr>
              <w:t>D2OR_ORDER_HINT_COMMON</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61A58D03" w14:textId="1A5A7316">
            <w:pPr>
              <w:rPr>
                <w:rFonts w:ascii="MS Shell Dlg 2" w:hAnsi="MS Shell Dlg 2" w:cs="MS Shell Dlg 2"/>
                <w:sz w:val="16"/>
                <w:szCs w:val="16"/>
              </w:rPr>
            </w:pPr>
            <w:r>
              <w:rPr>
                <w:rFonts w:ascii="MS Shell Dlg 2" w:hAnsi="MS Shell Dlg 2"/>
                <w:sz w:val="16"/>
              </w:rPr>
              <w:t>VARCHAR2(2000)</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0D4FE9B0" w14:textId="2537F2F6">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0D0C2164" w14:textId="4F2538F7">
            <w:pPr>
              <w:rPr>
                <w:rFonts w:ascii="MS Shell Dlg 2" w:hAnsi="MS Shell Dlg 2" w:cs="MS Shell Dlg 2"/>
                <w:sz w:val="16"/>
                <w:szCs w:val="16"/>
              </w:rPr>
            </w:pPr>
            <w:r>
              <w:rPr>
                <w:rFonts w:ascii="MS Shell Dlg 2" w:hAnsi="MS Shell Dlg 2"/>
                <w:sz w:val="16"/>
              </w:rPr>
              <w:t>General ordering information</w:t>
            </w:r>
          </w:p>
        </w:tc>
      </w:tr>
      <w:tr w:rsidRPr="00C20AEF" w:rsidR="00D37D49" w:rsidTr="005C3989" w14:paraId="67C11E3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54512F7B" w14:textId="69C5A757">
            <w:pPr>
              <w:jc w:val="right"/>
              <w:rPr>
                <w:rFonts w:ascii="MS Shell Dlg 2" w:hAnsi="MS Shell Dlg 2" w:cs="MS Shell Dlg 2"/>
                <w:sz w:val="16"/>
                <w:szCs w:val="16"/>
              </w:rPr>
            </w:pPr>
            <w:r>
              <w:rPr>
                <w:rFonts w:ascii="MS Shell Dlg 2" w:hAnsi="MS Shell Dlg 2"/>
                <w:sz w:val="16"/>
              </w:rPr>
              <w:t>25</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9975381" w14:textId="4AE0E53A">
            <w:pPr>
              <w:rPr>
                <w:rFonts w:ascii="MS Shell Dlg 2" w:hAnsi="MS Shell Dlg 2" w:cs="MS Shell Dlg 2"/>
                <w:sz w:val="16"/>
                <w:szCs w:val="16"/>
              </w:rPr>
            </w:pPr>
            <w:r>
              <w:rPr>
                <w:rFonts w:ascii="MS Shell Dlg 2" w:hAnsi="MS Shell Dlg 2"/>
                <w:sz w:val="16"/>
              </w:rPr>
              <w:t>D2OR_ORDER_HINT_SPECIFIC</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4D6B6330" w14:textId="30C6BA43">
            <w:pPr>
              <w:rPr>
                <w:rFonts w:ascii="MS Shell Dlg 2" w:hAnsi="MS Shell Dlg 2" w:cs="MS Shell Dlg 2"/>
                <w:sz w:val="16"/>
                <w:szCs w:val="16"/>
              </w:rPr>
            </w:pPr>
            <w:r>
              <w:rPr>
                <w:rFonts w:ascii="MS Shell Dlg 2" w:hAnsi="MS Shell Dlg 2"/>
                <w:sz w:val="16"/>
              </w:rPr>
              <w:t>VARCHAR2(1000)</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8E987CE" w14:textId="6E708794">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8365754" w14:textId="1FEB47C6">
            <w:pPr>
              <w:rPr>
                <w:rFonts w:ascii="MS Shell Dlg 2" w:hAnsi="MS Shell Dlg 2" w:cs="MS Shell Dlg 2"/>
                <w:sz w:val="16"/>
                <w:szCs w:val="16"/>
              </w:rPr>
            </w:pPr>
            <w:r>
              <w:rPr>
                <w:rFonts w:ascii="MS Shell Dlg 2" w:hAnsi="MS Shell Dlg 2"/>
                <w:sz w:val="16"/>
              </w:rPr>
              <w:t>Special order note</w:t>
            </w:r>
          </w:p>
        </w:tc>
      </w:tr>
      <w:tr w:rsidRPr="00C20AEF" w:rsidR="00235BE0" w:rsidTr="00F6463F" w14:paraId="13857A6E"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235BE0" w:rsidP="00F6463F" w:rsidRDefault="00235BE0" w14:paraId="360196A2" w14:textId="527F87BE">
            <w:pPr>
              <w:jc w:val="right"/>
              <w:rPr>
                <w:rFonts w:ascii="MS Shell Dlg 2" w:hAnsi="MS Shell Dlg 2" w:cs="MS Shell Dlg 2"/>
                <w:sz w:val="16"/>
                <w:szCs w:val="16"/>
              </w:rPr>
            </w:pPr>
            <w:r>
              <w:rPr>
                <w:rFonts w:ascii="MS Shell Dlg 2" w:hAnsi="MS Shell Dlg 2"/>
                <w:sz w:val="16"/>
              </w:rPr>
              <w:t>26</w:t>
            </w:r>
          </w:p>
        </w:tc>
        <w:tc>
          <w:tcPr>
            <w:tcW w:w="3092" w:type="dxa"/>
            <w:tcBorders>
              <w:top w:val="outset" w:color="auto" w:sz="6" w:space="0"/>
              <w:left w:val="outset" w:color="auto" w:sz="6" w:space="0"/>
              <w:bottom w:val="outset" w:color="auto" w:sz="6" w:space="0"/>
              <w:right w:val="outset" w:color="auto" w:sz="6" w:space="0"/>
            </w:tcBorders>
          </w:tcPr>
          <w:p w:rsidRPr="00C20AEF" w:rsidR="00235BE0" w:rsidP="00F6463F" w:rsidRDefault="00235BE0" w14:paraId="75FCA3A2" w14:textId="77777777">
            <w:pPr>
              <w:rPr>
                <w:rFonts w:ascii="MS Shell Dlg 2" w:hAnsi="MS Shell Dlg 2" w:cs="MS Shell Dlg 2"/>
                <w:sz w:val="16"/>
                <w:szCs w:val="16"/>
              </w:rPr>
            </w:pPr>
            <w:r>
              <w:rPr>
                <w:rFonts w:ascii="MS Shell Dlg 2" w:hAnsi="MS Shell Dlg 2"/>
                <w:sz w:val="16"/>
              </w:rPr>
              <w:t>D2OR_ORDER_HINT_PARTICULAR</w:t>
            </w:r>
          </w:p>
        </w:tc>
        <w:tc>
          <w:tcPr>
            <w:tcW w:w="1403" w:type="dxa"/>
            <w:tcBorders>
              <w:top w:val="outset" w:color="auto" w:sz="6" w:space="0"/>
              <w:left w:val="outset" w:color="auto" w:sz="6" w:space="0"/>
              <w:bottom w:val="outset" w:color="auto" w:sz="6" w:space="0"/>
              <w:right w:val="outset" w:color="auto" w:sz="6" w:space="0"/>
            </w:tcBorders>
            <w:noWrap/>
          </w:tcPr>
          <w:p w:rsidRPr="00C20AEF" w:rsidR="00235BE0" w:rsidP="00F6463F" w:rsidRDefault="00235BE0" w14:paraId="781E756F" w14:textId="77777777">
            <w:pPr>
              <w:rPr>
                <w:rFonts w:ascii="MS Shell Dlg 2" w:hAnsi="MS Shell Dlg 2" w:cs="MS Shell Dlg 2"/>
                <w:sz w:val="16"/>
                <w:szCs w:val="16"/>
              </w:rPr>
            </w:pPr>
            <w:r>
              <w:rPr>
                <w:rFonts w:ascii="MS Shell Dlg 2" w:hAnsi="MS Shell Dlg 2"/>
                <w:sz w:val="16"/>
              </w:rPr>
              <w:t>VARCHAR2(1000)</w:t>
            </w:r>
          </w:p>
        </w:tc>
        <w:tc>
          <w:tcPr>
            <w:tcW w:w="553" w:type="dxa"/>
            <w:tcBorders>
              <w:top w:val="outset" w:color="auto" w:sz="6" w:space="0"/>
              <w:left w:val="outset" w:color="auto" w:sz="6" w:space="0"/>
              <w:bottom w:val="outset" w:color="auto" w:sz="6" w:space="0"/>
              <w:right w:val="outset" w:color="auto" w:sz="6" w:space="0"/>
            </w:tcBorders>
          </w:tcPr>
          <w:p w:rsidRPr="00C20AEF" w:rsidR="00235BE0" w:rsidP="00F6463F" w:rsidRDefault="00235BE0" w14:paraId="438C1FA1" w14:textId="7777777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235BE0" w:rsidP="00F6463F" w:rsidRDefault="00235BE0" w14:paraId="71A64A83" w14:textId="707D84DF">
            <w:pPr>
              <w:rPr>
                <w:rFonts w:ascii="MS Shell Dlg 2" w:hAnsi="MS Shell Dlg 2" w:cs="MS Shell Dlg 2"/>
                <w:sz w:val="16"/>
                <w:szCs w:val="16"/>
              </w:rPr>
            </w:pPr>
            <w:r>
              <w:rPr>
                <w:rFonts w:ascii="MS Shell Dlg 2" w:hAnsi="MS Shell Dlg 2"/>
                <w:sz w:val="16"/>
              </w:rPr>
              <w:t>Order reference that can be specified directly in the part search and is displayed directly to all potential sellers</w:t>
            </w:r>
          </w:p>
        </w:tc>
      </w:tr>
      <w:tr w:rsidRPr="00C20AEF" w:rsidR="00D37D49" w:rsidTr="005C3989" w14:paraId="45383DC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235BE0" w14:paraId="711DABCF" w14:textId="58011496">
            <w:pPr>
              <w:jc w:val="right"/>
              <w:rPr>
                <w:rFonts w:ascii="MS Shell Dlg 2" w:hAnsi="MS Shell Dlg 2" w:cs="MS Shell Dlg 2"/>
                <w:sz w:val="16"/>
                <w:szCs w:val="16"/>
              </w:rPr>
            </w:pPr>
            <w:r>
              <w:rPr>
                <w:rFonts w:ascii="MS Shell Dlg 2" w:hAnsi="MS Shell Dlg 2"/>
                <w:sz w:val="16"/>
              </w:rPr>
              <w:t>27</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A55060F" w14:textId="5DCD4ADF">
            <w:pPr>
              <w:rPr>
                <w:rFonts w:ascii="MS Shell Dlg 2" w:hAnsi="MS Shell Dlg 2" w:cs="MS Shell Dlg 2"/>
                <w:sz w:val="16"/>
                <w:szCs w:val="16"/>
              </w:rPr>
            </w:pPr>
            <w:r>
              <w:rPr>
                <w:rFonts w:ascii="MS Shell Dlg 2" w:hAnsi="MS Shell Dlg 2"/>
                <w:sz w:val="16"/>
              </w:rPr>
              <w:t>D2OR_CANCELLED_HINT</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4AD6408B" w14:textId="20FAA2DE">
            <w:pPr>
              <w:rPr>
                <w:rFonts w:ascii="MS Shell Dlg 2" w:hAnsi="MS Shell Dlg 2" w:cs="MS Shell Dlg 2"/>
                <w:sz w:val="16"/>
                <w:szCs w:val="16"/>
              </w:rPr>
            </w:pPr>
            <w:r>
              <w:rPr>
                <w:rFonts w:ascii="MS Shell Dlg 2" w:hAnsi="MS Shell Dlg 2"/>
                <w:sz w:val="16"/>
              </w:rPr>
              <w:t>VARCHAR2(1000)</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876FF32" w14:textId="7777777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828EDD1" w14:textId="36EAE104">
            <w:pPr>
              <w:rPr>
                <w:rFonts w:ascii="MS Shell Dlg 2" w:hAnsi="MS Shell Dlg 2" w:cs="MS Shell Dlg 2"/>
                <w:sz w:val="16"/>
                <w:szCs w:val="16"/>
              </w:rPr>
            </w:pPr>
            <w:r>
              <w:rPr>
                <w:rFonts w:ascii="MS Shell Dlg 2" w:hAnsi="MS Shell Dlg 2"/>
                <w:sz w:val="16"/>
              </w:rPr>
              <w:t>Reason for cancellation (buyer)</w:t>
            </w:r>
          </w:p>
        </w:tc>
      </w:tr>
      <w:tr w:rsidRPr="00C20AEF" w:rsidR="00D37D49" w:rsidTr="005C3989" w14:paraId="17A9C4F3"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6B417A41" w14:textId="064E8331">
            <w:pPr>
              <w:jc w:val="right"/>
              <w:rPr>
                <w:rFonts w:ascii="MS Shell Dlg 2" w:hAnsi="MS Shell Dlg 2" w:cs="MS Shell Dlg 2"/>
                <w:b/>
                <w:bCs/>
                <w:i/>
                <w:iCs/>
                <w:sz w:val="16"/>
                <w:szCs w:val="16"/>
              </w:rPr>
            </w:pPr>
            <w:r>
              <w:rPr>
                <w:rFonts w:ascii="MS Shell Dlg 2" w:hAnsi="MS Shell Dlg 2"/>
                <w:b/>
                <w:i/>
                <w:sz w:val="16"/>
              </w:rPr>
              <w:t>28</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9FBF272" w14:textId="0061A237">
            <w:pPr>
              <w:rPr>
                <w:rFonts w:ascii="MS Shell Dlg 2" w:hAnsi="MS Shell Dlg 2" w:cs="MS Shell Dlg 2"/>
                <w:sz w:val="16"/>
                <w:szCs w:val="16"/>
              </w:rPr>
            </w:pPr>
            <w:r>
              <w:rPr>
                <w:rFonts w:ascii="MS Shell Dlg 2" w:hAnsi="MS Shell Dlg 2"/>
                <w:sz w:val="16"/>
              </w:rPr>
              <w:t>D2OR_SHIPPING_HINT</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6190C95E" w14:textId="3C98CA68">
            <w:pPr>
              <w:rPr>
                <w:rFonts w:ascii="MS Shell Dlg 2" w:hAnsi="MS Shell Dlg 2" w:cs="MS Shell Dlg 2"/>
                <w:sz w:val="16"/>
                <w:szCs w:val="16"/>
              </w:rPr>
            </w:pPr>
            <w:r>
              <w:rPr>
                <w:rFonts w:ascii="MS Shell Dlg 2" w:hAnsi="MS Shell Dlg 2"/>
                <w:sz w:val="16"/>
              </w:rPr>
              <w:t>VARCHAR2(1000)</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67F6A04" w14:textId="6E0E2C2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6E679AC7" w14:textId="2E64BA90">
            <w:pPr>
              <w:rPr>
                <w:rFonts w:ascii="MS Shell Dlg 2" w:hAnsi="MS Shell Dlg 2" w:cs="MS Shell Dlg 2"/>
                <w:sz w:val="16"/>
                <w:szCs w:val="16"/>
              </w:rPr>
            </w:pPr>
            <w:r>
              <w:rPr>
                <w:rFonts w:ascii="MS Shell Dlg 2" w:hAnsi="MS Shell Dlg 2"/>
                <w:sz w:val="16"/>
              </w:rPr>
              <w:t>Shipping note</w:t>
            </w:r>
          </w:p>
        </w:tc>
      </w:tr>
      <w:tr w:rsidRPr="00C20AEF" w:rsidR="00D37D49" w:rsidTr="005C3989" w14:paraId="3F3C1DE2"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48B4FBE8" w14:textId="137CC289">
            <w:pPr>
              <w:jc w:val="right"/>
              <w:rPr>
                <w:rFonts w:ascii="MS Shell Dlg 2" w:hAnsi="MS Shell Dlg 2" w:cs="MS Shell Dlg 2"/>
                <w:b/>
                <w:bCs/>
                <w:i/>
                <w:iCs/>
                <w:sz w:val="16"/>
                <w:szCs w:val="16"/>
              </w:rPr>
            </w:pPr>
            <w:r>
              <w:rPr>
                <w:rFonts w:ascii="MS Shell Dlg 2" w:hAnsi="MS Shell Dlg 2"/>
                <w:b/>
                <w:i/>
                <w:sz w:val="16"/>
              </w:rPr>
              <w:t>29</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6230DE47" w14:textId="2298B21E">
            <w:pPr>
              <w:rPr>
                <w:rFonts w:ascii="MS Shell Dlg 2" w:hAnsi="MS Shell Dlg 2" w:cs="MS Shell Dlg 2"/>
                <w:sz w:val="16"/>
                <w:szCs w:val="16"/>
              </w:rPr>
            </w:pPr>
            <w:r>
              <w:rPr>
                <w:rFonts w:ascii="MS Shell Dlg 2" w:hAnsi="MS Shell Dlg 2"/>
                <w:sz w:val="16"/>
              </w:rPr>
              <w:t>D2OR_SHIPPING_MODE</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07CC3252" w14:textId="56F5FD7E">
            <w:pPr>
              <w:rPr>
                <w:rFonts w:ascii="MS Shell Dlg 2" w:hAnsi="MS Shell Dlg 2" w:cs="MS Shell Dlg 2"/>
                <w:sz w:val="16"/>
                <w:szCs w:val="16"/>
              </w:rPr>
            </w:pPr>
            <w:r>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7EB23B8" w14:textId="30C0C9E2">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5F4E684" w14:textId="169EFE9B">
            <w:pPr>
              <w:rPr>
                <w:rFonts w:ascii="MS Shell Dlg 2" w:hAnsi="MS Shell Dlg 2" w:cs="MS Shell Dlg 2"/>
                <w:sz w:val="16"/>
                <w:szCs w:val="16"/>
              </w:rPr>
            </w:pPr>
            <w:r>
              <w:rPr>
                <w:rFonts w:ascii="MS Shell Dlg 2" w:hAnsi="MS Shell Dlg 2"/>
                <w:sz w:val="16"/>
              </w:rPr>
              <w:t>Shipping method</w:t>
            </w:r>
          </w:p>
        </w:tc>
      </w:tr>
      <w:tr w:rsidRPr="00C20AEF" w:rsidR="00D37D49" w:rsidTr="005C3989" w14:paraId="3EEEEFE4"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235BE0" w14:paraId="34E02810" w14:textId="20527C91">
            <w:pPr>
              <w:jc w:val="right"/>
              <w:rPr>
                <w:rFonts w:ascii="MS Shell Dlg 2" w:hAnsi="MS Shell Dlg 2" w:cs="MS Shell Dlg 2"/>
                <w:b/>
                <w:bCs/>
                <w:i/>
                <w:iCs/>
                <w:sz w:val="16"/>
                <w:szCs w:val="16"/>
              </w:rPr>
            </w:pPr>
            <w:r>
              <w:rPr>
                <w:rFonts w:ascii="MS Shell Dlg 2" w:hAnsi="MS Shell Dlg 2"/>
                <w:b/>
                <w:i/>
                <w:sz w:val="16"/>
              </w:rPr>
              <w:t>30</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66DBDFD" w14:textId="7273DB2E">
            <w:pPr>
              <w:rPr>
                <w:rFonts w:ascii="MS Shell Dlg 2" w:hAnsi="MS Shell Dlg 2" w:cs="MS Shell Dlg 2"/>
                <w:sz w:val="16"/>
                <w:szCs w:val="16"/>
              </w:rPr>
            </w:pPr>
            <w:r>
              <w:rPr>
                <w:rFonts w:ascii="MS Shell Dlg 2" w:hAnsi="MS Shell Dlg 2"/>
                <w:sz w:val="16"/>
              </w:rPr>
              <w:t>D2OR_SHIPPING_MODE_HINT</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0B1E5407" w14:textId="61AC6FB7">
            <w:pPr>
              <w:rPr>
                <w:rFonts w:ascii="MS Shell Dlg 2" w:hAnsi="MS Shell Dlg 2" w:cs="MS Shell Dlg 2"/>
                <w:sz w:val="16"/>
                <w:szCs w:val="16"/>
              </w:rPr>
            </w:pPr>
            <w:r>
              <w:rPr>
                <w:rFonts w:ascii="MS Shell Dlg 2" w:hAnsi="MS Shell Dlg 2"/>
                <w:sz w:val="16"/>
              </w:rPr>
              <w:t>VARCHAR2(200)</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571163A1" w14:textId="6F0DA45D">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04C97089" w14:textId="5271513F">
            <w:pPr>
              <w:rPr>
                <w:rFonts w:ascii="MS Shell Dlg 2" w:hAnsi="MS Shell Dlg 2" w:cs="MS Shell Dlg 2"/>
                <w:sz w:val="16"/>
                <w:szCs w:val="16"/>
              </w:rPr>
            </w:pPr>
            <w:r>
              <w:rPr>
                <w:rFonts w:ascii="MS Shell Dlg 2" w:hAnsi="MS Shell Dlg 2"/>
                <w:sz w:val="16"/>
              </w:rPr>
              <w:t>Note for shipping method</w:t>
            </w:r>
          </w:p>
        </w:tc>
      </w:tr>
      <w:tr w:rsidRPr="00C20AEF" w:rsidR="00D37D49" w:rsidTr="005C3989" w14:paraId="32F234B5"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2698A7ED" w14:textId="5CCDA0A0">
            <w:pPr>
              <w:jc w:val="right"/>
              <w:rPr>
                <w:rFonts w:ascii="MS Shell Dlg 2" w:hAnsi="MS Shell Dlg 2" w:cs="MS Shell Dlg 2"/>
                <w:b/>
                <w:bCs/>
                <w:i/>
                <w:iCs/>
                <w:sz w:val="16"/>
                <w:szCs w:val="16"/>
              </w:rPr>
            </w:pPr>
            <w:r>
              <w:rPr>
                <w:rFonts w:ascii="MS Shell Dlg 2" w:hAnsi="MS Shell Dlg 2"/>
                <w:b/>
                <w:i/>
                <w:sz w:val="16"/>
              </w:rPr>
              <w:t>31</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96F0916" w14:textId="1381D211">
            <w:pPr>
              <w:rPr>
                <w:rFonts w:ascii="MS Shell Dlg 2" w:hAnsi="MS Shell Dlg 2" w:cs="MS Shell Dlg 2"/>
                <w:sz w:val="16"/>
                <w:szCs w:val="16"/>
              </w:rPr>
            </w:pPr>
            <w:r>
              <w:rPr>
                <w:rFonts w:ascii="MS Shell Dlg 2" w:hAnsi="MS Shell Dlg 2"/>
                <w:sz w:val="16"/>
              </w:rPr>
              <w:t>D2OR_SHIPPING_COST</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43BC709A" w14:textId="766482D4">
            <w:pPr>
              <w:rPr>
                <w:rFonts w:ascii="MS Shell Dlg 2" w:hAnsi="MS Shell Dlg 2" w:cs="MS Shell Dlg 2"/>
                <w:sz w:val="16"/>
                <w:szCs w:val="16"/>
              </w:rPr>
            </w:pPr>
            <w:r>
              <w:rPr>
                <w:rFonts w:ascii="MS Shell Dlg 2" w:hAnsi="MS Shell Dlg 2"/>
                <w:sz w:val="16"/>
              </w:rPr>
              <w:t>NUMBER(12,2)</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69C767FD" w14:textId="796765A3">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8968ED4" w14:textId="497FB2DE">
            <w:pPr>
              <w:rPr>
                <w:rFonts w:ascii="MS Shell Dlg 2" w:hAnsi="MS Shell Dlg 2" w:cs="MS Shell Dlg 2"/>
                <w:sz w:val="16"/>
                <w:szCs w:val="16"/>
              </w:rPr>
            </w:pPr>
            <w:r>
              <w:rPr>
                <w:rFonts w:ascii="MS Shell Dlg 2" w:hAnsi="MS Shell Dlg 2"/>
                <w:sz w:val="16"/>
              </w:rPr>
              <w:t>Shipping costs</w:t>
            </w:r>
          </w:p>
        </w:tc>
      </w:tr>
      <w:tr w:rsidRPr="00C20AEF" w:rsidR="00D37D49" w:rsidTr="005C3989" w14:paraId="4E8ACE4D"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0E592436" w14:textId="7B407EDB">
            <w:pPr>
              <w:jc w:val="right"/>
              <w:rPr>
                <w:rFonts w:ascii="MS Shell Dlg 2" w:hAnsi="MS Shell Dlg 2" w:cs="MS Shell Dlg 2"/>
                <w:b/>
                <w:bCs/>
                <w:i/>
                <w:iCs/>
                <w:sz w:val="16"/>
                <w:szCs w:val="16"/>
              </w:rPr>
            </w:pPr>
            <w:r>
              <w:rPr>
                <w:rFonts w:ascii="MS Shell Dlg 2" w:hAnsi="MS Shell Dlg 2"/>
                <w:b/>
                <w:i/>
                <w:sz w:val="16"/>
              </w:rPr>
              <w:t>32</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0CCED6B4" w14:textId="1D884F02">
            <w:pPr>
              <w:rPr>
                <w:rFonts w:ascii="MS Shell Dlg 2" w:hAnsi="MS Shell Dlg 2" w:cs="MS Shell Dlg 2"/>
                <w:sz w:val="16"/>
                <w:szCs w:val="16"/>
              </w:rPr>
            </w:pPr>
            <w:r>
              <w:rPr>
                <w:rFonts w:ascii="MS Shell Dlg 2" w:hAnsi="MS Shell Dlg 2"/>
                <w:sz w:val="16"/>
              </w:rPr>
              <w:t>D2OR_SHIPPING_TIME</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760F7BDF" w14:textId="114BB0E2">
            <w:pPr>
              <w:rPr>
                <w:rFonts w:ascii="MS Shell Dlg 2" w:hAnsi="MS Shell Dlg 2" w:cs="MS Shell Dlg 2"/>
                <w:sz w:val="16"/>
                <w:szCs w:val="16"/>
              </w:rPr>
            </w:pPr>
            <w:r>
              <w:rPr>
                <w:rFonts w:ascii="MS Shell Dlg 2" w:hAnsi="MS Shell Dlg 2"/>
                <w:sz w:val="16"/>
              </w:rPr>
              <w:t>NUMBER(2)</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2FA907E" w14:textId="0EB3271D">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F7B0C12" w14:textId="3500F20C">
            <w:pPr>
              <w:rPr>
                <w:rFonts w:ascii="MS Shell Dlg 2" w:hAnsi="MS Shell Dlg 2" w:cs="MS Shell Dlg 2"/>
                <w:sz w:val="16"/>
                <w:szCs w:val="16"/>
              </w:rPr>
            </w:pPr>
            <w:r>
              <w:rPr>
                <w:rFonts w:ascii="MS Shell Dlg 2" w:hAnsi="MS Shell Dlg 2"/>
                <w:sz w:val="16"/>
              </w:rPr>
              <w:t>Shipping time</w:t>
            </w:r>
          </w:p>
        </w:tc>
      </w:tr>
      <w:tr w:rsidRPr="00C20AEF" w:rsidR="00D37D49" w:rsidTr="005C3989" w14:paraId="62D558D4"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3A030506" w14:textId="2CA903B9">
            <w:pPr>
              <w:jc w:val="right"/>
              <w:rPr>
                <w:rFonts w:ascii="MS Shell Dlg 2" w:hAnsi="MS Shell Dlg 2" w:cs="MS Shell Dlg 2"/>
                <w:sz w:val="16"/>
                <w:szCs w:val="16"/>
              </w:rPr>
            </w:pPr>
            <w:r>
              <w:rPr>
                <w:rFonts w:ascii="MS Shell Dlg 2" w:hAnsi="MS Shell Dlg 2"/>
                <w:sz w:val="16"/>
              </w:rPr>
              <w:t>33</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0E48016" w14:textId="788CFC0D">
            <w:pPr>
              <w:rPr>
                <w:rFonts w:ascii="MS Shell Dlg 2" w:hAnsi="MS Shell Dlg 2" w:cs="MS Shell Dlg 2"/>
                <w:sz w:val="16"/>
                <w:szCs w:val="16"/>
              </w:rPr>
            </w:pPr>
            <w:r>
              <w:rPr>
                <w:rFonts w:ascii="MS Shell Dlg 2" w:hAnsi="MS Shell Dlg 2"/>
                <w:sz w:val="16"/>
              </w:rPr>
              <w:t>D2OR_CUSTOMER_DELIVERY_ADDRESS</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79129BB6" w14:textId="53AE8465">
            <w:pPr>
              <w:rPr>
                <w:rFonts w:ascii="MS Shell Dlg 2" w:hAnsi="MS Shell Dlg 2" w:cs="MS Shell Dlg 2"/>
                <w:sz w:val="16"/>
                <w:szCs w:val="16"/>
              </w:rPr>
            </w:pPr>
            <w:r>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68CEF07" w14:textId="09F0319F">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446952B" w14:textId="0AFE1D70">
            <w:pPr>
              <w:rPr>
                <w:rFonts w:ascii="MS Shell Dlg 2" w:hAnsi="MS Shell Dlg 2" w:cs="MS Shell Dlg 2"/>
                <w:sz w:val="16"/>
                <w:szCs w:val="16"/>
              </w:rPr>
            </w:pPr>
            <w:r>
              <w:rPr>
                <w:rFonts w:ascii="MS Shell Dlg 2" w:hAnsi="MS Shell Dlg 2"/>
                <w:sz w:val="16"/>
              </w:rPr>
              <w:t>Delivery address buyer</w:t>
            </w:r>
          </w:p>
        </w:tc>
      </w:tr>
      <w:tr w:rsidRPr="00C20AEF" w:rsidR="00D37D49" w:rsidTr="005C3989" w14:paraId="1FAD9CF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2BE22948" w14:textId="120CF11B">
            <w:pPr>
              <w:jc w:val="right"/>
              <w:rPr>
                <w:rFonts w:ascii="MS Shell Dlg 2" w:hAnsi="MS Shell Dlg 2" w:cs="MS Shell Dlg 2"/>
                <w:sz w:val="16"/>
                <w:szCs w:val="16"/>
              </w:rPr>
            </w:pPr>
            <w:r>
              <w:rPr>
                <w:rFonts w:ascii="MS Shell Dlg 2" w:hAnsi="MS Shell Dlg 2"/>
                <w:sz w:val="16"/>
              </w:rPr>
              <w:t>34</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E56870D" w14:textId="32F426E4">
            <w:pPr>
              <w:rPr>
                <w:rFonts w:ascii="MS Shell Dlg 2" w:hAnsi="MS Shell Dlg 2" w:cs="MS Shell Dlg 2"/>
                <w:sz w:val="16"/>
                <w:szCs w:val="16"/>
              </w:rPr>
            </w:pPr>
            <w:r>
              <w:rPr>
                <w:rFonts w:ascii="MS Shell Dlg 2" w:hAnsi="MS Shell Dlg 2"/>
                <w:sz w:val="16"/>
              </w:rPr>
              <w:t>D2OR_CUSTOMER_ACCOUNT_ADDRESS</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7887B3AB" w14:textId="5B84C7F3">
            <w:pPr>
              <w:rPr>
                <w:rFonts w:ascii="MS Shell Dlg 2" w:hAnsi="MS Shell Dlg 2" w:cs="MS Shell Dlg 2"/>
                <w:sz w:val="16"/>
                <w:szCs w:val="16"/>
              </w:rPr>
            </w:pPr>
            <w:r>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55416555" w14:textId="5EAC4912">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56AC00F5" w14:textId="4C2331B1">
            <w:pPr>
              <w:rPr>
                <w:rFonts w:ascii="MS Shell Dlg 2" w:hAnsi="MS Shell Dlg 2" w:cs="MS Shell Dlg 2"/>
                <w:sz w:val="16"/>
                <w:szCs w:val="16"/>
              </w:rPr>
            </w:pPr>
            <w:r>
              <w:rPr>
                <w:rFonts w:ascii="MS Shell Dlg 2" w:hAnsi="MS Shell Dlg 2"/>
                <w:sz w:val="16"/>
              </w:rPr>
              <w:t>Billing address buyer</w:t>
            </w:r>
          </w:p>
        </w:tc>
      </w:tr>
      <w:tr w:rsidRPr="00C20AEF" w:rsidR="00D37D49" w:rsidTr="005C3989" w14:paraId="01D5CB55"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26A93FF8" w14:textId="769A52CF">
            <w:pPr>
              <w:jc w:val="right"/>
              <w:rPr>
                <w:rFonts w:ascii="MS Shell Dlg 2" w:hAnsi="MS Shell Dlg 2" w:cs="MS Shell Dlg 2"/>
                <w:b/>
                <w:bCs/>
                <w:i/>
                <w:iCs/>
                <w:sz w:val="16"/>
                <w:szCs w:val="16"/>
              </w:rPr>
            </w:pPr>
            <w:r>
              <w:rPr>
                <w:rFonts w:ascii="MS Shell Dlg 2" w:hAnsi="MS Shell Dlg 2"/>
                <w:b/>
                <w:i/>
                <w:sz w:val="16"/>
              </w:rPr>
              <w:t>35</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607D4CD" w14:textId="2396A26E">
            <w:pPr>
              <w:rPr>
                <w:rFonts w:ascii="MS Shell Dlg 2" w:hAnsi="MS Shell Dlg 2" w:cs="MS Shell Dlg 2"/>
                <w:sz w:val="16"/>
                <w:szCs w:val="16"/>
              </w:rPr>
            </w:pPr>
            <w:r>
              <w:rPr>
                <w:rFonts w:ascii="MS Shell Dlg 2" w:hAnsi="MS Shell Dlg 2"/>
                <w:sz w:val="16"/>
              </w:rPr>
              <w:t>D2OR_SUPPLIER_DELIVERY_ADDRESS</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357B8FCB" w14:textId="64E22CF3">
            <w:pPr>
              <w:rPr>
                <w:rFonts w:ascii="MS Shell Dlg 2" w:hAnsi="MS Shell Dlg 2" w:cs="MS Shell Dlg 2"/>
                <w:sz w:val="16"/>
                <w:szCs w:val="16"/>
              </w:rPr>
            </w:pPr>
            <w:r>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02C82036" w14:textId="127C2D1B">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56226DA9" w14:textId="2904D359">
            <w:pPr>
              <w:rPr>
                <w:rFonts w:ascii="MS Shell Dlg 2" w:hAnsi="MS Shell Dlg 2" w:cs="MS Shell Dlg 2"/>
                <w:sz w:val="16"/>
                <w:szCs w:val="16"/>
              </w:rPr>
            </w:pPr>
            <w:r>
              <w:rPr>
                <w:rFonts w:ascii="MS Shell Dlg 2" w:hAnsi="MS Shell Dlg 2"/>
                <w:sz w:val="16"/>
              </w:rPr>
              <w:t>Delivery address seller</w:t>
            </w:r>
          </w:p>
        </w:tc>
      </w:tr>
      <w:tr w:rsidRPr="00C20AEF" w:rsidR="00D37D49" w:rsidTr="005C3989" w14:paraId="70CD36E2"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758C7FC3" w14:textId="3BE052F2">
            <w:pPr>
              <w:jc w:val="right"/>
              <w:rPr>
                <w:rFonts w:ascii="MS Shell Dlg 2" w:hAnsi="MS Shell Dlg 2" w:cs="MS Shell Dlg 2"/>
                <w:b/>
                <w:bCs/>
                <w:i/>
                <w:iCs/>
                <w:sz w:val="16"/>
                <w:szCs w:val="16"/>
              </w:rPr>
            </w:pPr>
            <w:r>
              <w:rPr>
                <w:rFonts w:ascii="MS Shell Dlg 2" w:hAnsi="MS Shell Dlg 2"/>
                <w:b/>
                <w:i/>
                <w:sz w:val="16"/>
              </w:rPr>
              <w:t>36</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A0E517B" w14:textId="046AB126">
            <w:pPr>
              <w:rPr>
                <w:rFonts w:ascii="MS Shell Dlg 2" w:hAnsi="MS Shell Dlg 2" w:cs="MS Shell Dlg 2"/>
                <w:sz w:val="16"/>
                <w:szCs w:val="16"/>
              </w:rPr>
            </w:pPr>
            <w:r>
              <w:rPr>
                <w:rFonts w:ascii="MS Shell Dlg 2" w:hAnsi="MS Shell Dlg 2"/>
                <w:sz w:val="16"/>
              </w:rPr>
              <w:t>D2OR_SUPPLIER_ACCOUNT_ADDRESS</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0258960F" w14:textId="0C1AB009">
            <w:pPr>
              <w:rPr>
                <w:rFonts w:ascii="MS Shell Dlg 2" w:hAnsi="MS Shell Dlg 2" w:cs="MS Shell Dlg 2"/>
                <w:sz w:val="16"/>
                <w:szCs w:val="16"/>
              </w:rPr>
            </w:pPr>
            <w:r>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0C89A1CB" w14:textId="40DB180F">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7165FDF9" w14:textId="143A745C">
            <w:pPr>
              <w:rPr>
                <w:rFonts w:ascii="MS Shell Dlg 2" w:hAnsi="MS Shell Dlg 2" w:cs="MS Shell Dlg 2"/>
                <w:sz w:val="16"/>
                <w:szCs w:val="16"/>
              </w:rPr>
            </w:pPr>
            <w:r>
              <w:rPr>
                <w:rFonts w:ascii="MS Shell Dlg 2" w:hAnsi="MS Shell Dlg 2"/>
                <w:sz w:val="16"/>
              </w:rPr>
              <w:t>Billing address seller</w:t>
            </w:r>
          </w:p>
        </w:tc>
      </w:tr>
      <w:tr w:rsidRPr="00C20AEF" w:rsidR="00D37D49" w:rsidTr="005C3989" w14:paraId="16501A0F"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288FA187" w14:textId="12759A3F">
            <w:pPr>
              <w:jc w:val="right"/>
              <w:rPr>
                <w:rFonts w:ascii="MS Shell Dlg 2" w:hAnsi="MS Shell Dlg 2" w:cs="MS Shell Dlg 2"/>
                <w:sz w:val="16"/>
                <w:szCs w:val="16"/>
              </w:rPr>
            </w:pPr>
            <w:r>
              <w:rPr>
                <w:rFonts w:ascii="MS Shell Dlg 2" w:hAnsi="MS Shell Dlg 2"/>
                <w:sz w:val="16"/>
              </w:rPr>
              <w:t>37</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9347D0E" w14:textId="7BEF98FC">
            <w:pPr>
              <w:rPr>
                <w:rFonts w:ascii="MS Shell Dlg 2" w:hAnsi="MS Shell Dlg 2" w:cs="MS Shell Dlg 2"/>
                <w:sz w:val="16"/>
                <w:szCs w:val="16"/>
              </w:rPr>
            </w:pPr>
            <w:r>
              <w:rPr>
                <w:rFonts w:ascii="MS Shell Dlg 2" w:hAnsi="MS Shell Dlg 2"/>
                <w:sz w:val="16"/>
              </w:rPr>
              <w:t>D2OR_CUSTOMER_FD</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5DAE40B9" w14:textId="31CCF8AE">
            <w:pPr>
              <w:rPr>
                <w:rFonts w:ascii="MS Shell Dlg 2" w:hAnsi="MS Shell Dlg 2" w:cs="MS Shell Dlg 2"/>
                <w:sz w:val="16"/>
                <w:szCs w:val="16"/>
              </w:rPr>
            </w:pPr>
            <w:r>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41BC855" w14:textId="3036DA95">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53163730" w14:textId="5262FD54">
            <w:pPr>
              <w:rPr>
                <w:rFonts w:ascii="MS Shell Dlg 2" w:hAnsi="MS Shell Dlg 2" w:cs="MS Shell Dlg 2"/>
                <w:sz w:val="16"/>
                <w:szCs w:val="16"/>
              </w:rPr>
            </w:pPr>
            <w:r>
              <w:rPr>
                <w:rFonts w:ascii="MS Shell Dlg 2" w:hAnsi="MS Shell Dlg 2"/>
                <w:sz w:val="16"/>
              </w:rPr>
              <w:t>Tax and bank information of the buyer</w:t>
            </w:r>
          </w:p>
        </w:tc>
      </w:tr>
      <w:tr w:rsidRPr="00C20AEF" w:rsidR="00D37D49" w:rsidTr="005C3989" w14:paraId="6D866F3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25C6F230" w14:textId="75573EFE">
            <w:pPr>
              <w:jc w:val="right"/>
              <w:rPr>
                <w:rFonts w:ascii="MS Shell Dlg 2" w:hAnsi="MS Shell Dlg 2" w:cs="MS Shell Dlg 2"/>
                <w:sz w:val="16"/>
                <w:szCs w:val="16"/>
              </w:rPr>
            </w:pPr>
            <w:r>
              <w:rPr>
                <w:rFonts w:ascii="MS Shell Dlg 2" w:hAnsi="MS Shell Dlg 2"/>
                <w:b/>
                <w:i/>
                <w:sz w:val="16"/>
              </w:rPr>
              <w:t>38</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5C45D44F" w14:textId="4217E29E">
            <w:pPr>
              <w:rPr>
                <w:rFonts w:ascii="MS Shell Dlg 2" w:hAnsi="MS Shell Dlg 2" w:cs="MS Shell Dlg 2"/>
                <w:sz w:val="16"/>
                <w:szCs w:val="16"/>
              </w:rPr>
            </w:pPr>
            <w:r>
              <w:rPr>
                <w:rFonts w:ascii="MS Shell Dlg 2" w:hAnsi="MS Shell Dlg 2"/>
                <w:sz w:val="16"/>
              </w:rPr>
              <w:t>D2OR_SUPPLIER_FD</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7DEEAF5D" w14:textId="295DA450">
            <w:pPr>
              <w:rPr>
                <w:rFonts w:ascii="MS Shell Dlg 2" w:hAnsi="MS Shell Dlg 2" w:cs="MS Shell Dlg 2"/>
                <w:sz w:val="16"/>
                <w:szCs w:val="16"/>
              </w:rPr>
            </w:pPr>
            <w:r>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7F76B86B" w14:textId="436C4585">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4683A03" w14:textId="1849BDA5">
            <w:pPr>
              <w:rPr>
                <w:rFonts w:ascii="MS Shell Dlg 2" w:hAnsi="MS Shell Dlg 2" w:cs="MS Shell Dlg 2"/>
                <w:sz w:val="16"/>
                <w:szCs w:val="16"/>
              </w:rPr>
            </w:pPr>
            <w:r>
              <w:rPr>
                <w:rFonts w:ascii="MS Shell Dlg 2" w:hAnsi="MS Shell Dlg 2"/>
                <w:sz w:val="16"/>
              </w:rPr>
              <w:t>Tax and bank information of the seller</w:t>
            </w:r>
          </w:p>
        </w:tc>
      </w:tr>
      <w:tr w:rsidRPr="00C20AEF" w:rsidR="00D37D49" w:rsidTr="005C3989" w14:paraId="1375D5DD"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2E4AA9FF" w14:textId="5D76F64F">
            <w:pPr>
              <w:jc w:val="right"/>
              <w:rPr>
                <w:rFonts w:ascii="MS Shell Dlg 2" w:hAnsi="MS Shell Dlg 2" w:cs="MS Shell Dlg 2"/>
                <w:sz w:val="16"/>
                <w:szCs w:val="16"/>
              </w:rPr>
            </w:pPr>
            <w:r>
              <w:rPr>
                <w:rFonts w:ascii="MS Shell Dlg 2" w:hAnsi="MS Shell Dlg 2"/>
                <w:sz w:val="16"/>
              </w:rPr>
              <w:t>39</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01685616" w14:textId="0C62EC43">
            <w:pPr>
              <w:rPr>
                <w:rFonts w:ascii="MS Shell Dlg 2" w:hAnsi="MS Shell Dlg 2" w:cs="MS Shell Dlg 2"/>
                <w:sz w:val="16"/>
                <w:szCs w:val="16"/>
              </w:rPr>
            </w:pPr>
            <w:r>
              <w:rPr>
                <w:rFonts w:ascii="MS Shell Dlg 2" w:hAnsi="MS Shell Dlg 2"/>
                <w:sz w:val="16"/>
              </w:rPr>
              <w:t>D2OR_CUSTOMER_CONTACT_NAME</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1ABB312F" w14:textId="4A0E7180">
            <w:pPr>
              <w:rPr>
                <w:rFonts w:ascii="MS Shell Dlg 2" w:hAnsi="MS Shell Dlg 2" w:cs="MS Shell Dlg 2"/>
                <w:sz w:val="16"/>
                <w:szCs w:val="16"/>
              </w:rPr>
            </w:pPr>
            <w:r>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627379B" w14:textId="2BB3CC6B">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51ADCBF2" w14:textId="06EF34E2">
            <w:pPr>
              <w:rPr>
                <w:rFonts w:ascii="MS Shell Dlg 2" w:hAnsi="MS Shell Dlg 2" w:cs="MS Shell Dlg 2"/>
                <w:sz w:val="16"/>
                <w:szCs w:val="16"/>
              </w:rPr>
            </w:pPr>
            <w:r>
              <w:rPr>
                <w:rFonts w:ascii="MS Shell Dlg 2" w:hAnsi="MS Shell Dlg 2"/>
                <w:sz w:val="16"/>
              </w:rPr>
              <w:t>Name of the STOX contact person of the buyer</w:t>
            </w:r>
          </w:p>
        </w:tc>
      </w:tr>
      <w:tr w:rsidRPr="00C20AEF" w:rsidR="00D37D49" w:rsidTr="005C3989" w14:paraId="56A9970A"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235BE0" w14:paraId="3C4F7C4C" w14:textId="4A5D2E19">
            <w:pPr>
              <w:jc w:val="right"/>
              <w:rPr>
                <w:rFonts w:ascii="MS Shell Dlg 2" w:hAnsi="MS Shell Dlg 2" w:cs="MS Shell Dlg 2"/>
                <w:sz w:val="16"/>
                <w:szCs w:val="16"/>
              </w:rPr>
            </w:pPr>
            <w:r>
              <w:rPr>
                <w:rFonts w:ascii="MS Shell Dlg 2" w:hAnsi="MS Shell Dlg 2"/>
                <w:sz w:val="16"/>
              </w:rPr>
              <w:t>40</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506042B4" w14:textId="3A6BB016">
            <w:pPr>
              <w:rPr>
                <w:rFonts w:ascii="MS Shell Dlg 2" w:hAnsi="MS Shell Dlg 2" w:cs="MS Shell Dlg 2"/>
                <w:sz w:val="16"/>
                <w:szCs w:val="16"/>
              </w:rPr>
            </w:pPr>
            <w:r>
              <w:rPr>
                <w:rFonts w:ascii="MS Shell Dlg 2" w:hAnsi="MS Shell Dlg 2"/>
                <w:sz w:val="16"/>
              </w:rPr>
              <w:t>D2OR_CUSTOMER_CONTACT_PHONE</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17EBDE17" w14:textId="504F154E">
            <w:pPr>
              <w:rPr>
                <w:rFonts w:ascii="MS Shell Dlg 2" w:hAnsi="MS Shell Dlg 2" w:cs="MS Shell Dlg 2"/>
                <w:sz w:val="16"/>
                <w:szCs w:val="16"/>
              </w:rPr>
            </w:pPr>
            <w:r>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85B1693" w14:textId="2BB5FB31">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DE433F2" w14:textId="3B95C2DA">
            <w:pPr>
              <w:rPr>
                <w:rFonts w:ascii="MS Shell Dlg 2" w:hAnsi="MS Shell Dlg 2" w:cs="MS Shell Dlg 2"/>
                <w:sz w:val="16"/>
                <w:szCs w:val="16"/>
              </w:rPr>
            </w:pPr>
            <w:r>
              <w:rPr>
                <w:rFonts w:ascii="MS Shell Dlg 2" w:hAnsi="MS Shell Dlg 2"/>
                <w:sz w:val="16"/>
              </w:rPr>
              <w:t>Tel. of STOX Contact person of the buyer</w:t>
            </w:r>
          </w:p>
        </w:tc>
      </w:tr>
      <w:tr w:rsidRPr="00C20AEF" w:rsidR="00D37D49" w:rsidTr="005C3989" w14:paraId="0BB8B3B2"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4E131C00" w14:textId="64EC9C2A">
            <w:pPr>
              <w:jc w:val="right"/>
              <w:rPr>
                <w:rFonts w:ascii="MS Shell Dlg 2" w:hAnsi="MS Shell Dlg 2" w:cs="MS Shell Dlg 2"/>
                <w:sz w:val="16"/>
                <w:szCs w:val="16"/>
              </w:rPr>
            </w:pPr>
            <w:r>
              <w:rPr>
                <w:rFonts w:ascii="MS Shell Dlg 2" w:hAnsi="MS Shell Dlg 2"/>
                <w:sz w:val="16"/>
              </w:rPr>
              <w:lastRenderedPageBreak/>
              <w:t>41</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E25FAAD" w14:textId="523ED849">
            <w:pPr>
              <w:rPr>
                <w:rFonts w:ascii="MS Shell Dlg 2" w:hAnsi="MS Shell Dlg 2" w:cs="MS Shell Dlg 2"/>
                <w:sz w:val="16"/>
                <w:szCs w:val="16"/>
              </w:rPr>
            </w:pPr>
            <w:r>
              <w:rPr>
                <w:rFonts w:ascii="MS Shell Dlg 2" w:hAnsi="MS Shell Dlg 2"/>
                <w:sz w:val="16"/>
              </w:rPr>
              <w:t>D2OR_CUSTOMER_CONTACT_FAX</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220E8E0D" w14:textId="4FFC58D6">
            <w:pPr>
              <w:rPr>
                <w:rFonts w:ascii="MS Shell Dlg 2" w:hAnsi="MS Shell Dlg 2" w:cs="MS Shell Dlg 2"/>
                <w:sz w:val="16"/>
                <w:szCs w:val="16"/>
              </w:rPr>
            </w:pPr>
            <w:r>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6BE7733A" w14:textId="7F7243DD">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0B8F18D7" w14:textId="78FF5C1B">
            <w:pPr>
              <w:rPr>
                <w:rFonts w:ascii="MS Shell Dlg 2" w:hAnsi="MS Shell Dlg 2" w:cs="MS Shell Dlg 2"/>
                <w:sz w:val="16"/>
                <w:szCs w:val="16"/>
              </w:rPr>
            </w:pPr>
            <w:r>
              <w:rPr>
                <w:rFonts w:ascii="MS Shell Dlg 2" w:hAnsi="MS Shell Dlg 2"/>
                <w:sz w:val="16"/>
              </w:rPr>
              <w:t>Fax of the STOX Contact person of the buyer</w:t>
            </w:r>
          </w:p>
        </w:tc>
      </w:tr>
      <w:tr w:rsidRPr="00C20AEF" w:rsidR="00D37D49" w:rsidTr="005C3989" w14:paraId="669D9914"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D37D49" w:rsidP="00D37D49" w:rsidRDefault="00D37D49" w14:paraId="2E1D38C9" w14:textId="1E9FC244">
            <w:pPr>
              <w:jc w:val="right"/>
              <w:rPr>
                <w:rFonts w:ascii="MS Shell Dlg 2" w:hAnsi="MS Shell Dlg 2" w:cs="MS Shell Dlg 2"/>
                <w:sz w:val="16"/>
                <w:szCs w:val="16"/>
              </w:rPr>
            </w:pPr>
            <w:r>
              <w:rPr>
                <w:rFonts w:ascii="MS Shell Dlg 2" w:hAnsi="MS Shell Dlg 2"/>
                <w:sz w:val="16"/>
              </w:rPr>
              <w:t>42</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2183B95" w14:textId="227AA7F6">
            <w:pPr>
              <w:rPr>
                <w:rFonts w:ascii="MS Shell Dlg 2" w:hAnsi="MS Shell Dlg 2" w:cs="MS Shell Dlg 2"/>
                <w:sz w:val="16"/>
                <w:szCs w:val="16"/>
              </w:rPr>
            </w:pPr>
            <w:r>
              <w:rPr>
                <w:rFonts w:ascii="MS Shell Dlg 2" w:hAnsi="MS Shell Dlg 2"/>
                <w:sz w:val="16"/>
              </w:rPr>
              <w:t>D2OR_CUSTOMER_CONTACT_MAIL</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66B27E52" w14:textId="568A4B94">
            <w:pPr>
              <w:rPr>
                <w:rFonts w:ascii="MS Shell Dlg 2" w:hAnsi="MS Shell Dlg 2" w:cs="MS Shell Dlg 2"/>
                <w:sz w:val="16"/>
                <w:szCs w:val="16"/>
              </w:rPr>
            </w:pPr>
            <w:r>
              <w:rPr>
                <w:rFonts w:ascii="MS Shell Dlg 2" w:hAnsi="MS Shell Dlg 2"/>
                <w:sz w:val="16"/>
              </w:rPr>
              <w:t>VARCHAR2(400)</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92C81DE" w14:textId="5DA276E9">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CFC5034" w14:textId="67FADE53">
            <w:pPr>
              <w:rPr>
                <w:rFonts w:ascii="MS Shell Dlg 2" w:hAnsi="MS Shell Dlg 2" w:cs="MS Shell Dlg 2"/>
                <w:sz w:val="16"/>
                <w:szCs w:val="16"/>
              </w:rPr>
            </w:pPr>
            <w:r>
              <w:rPr>
                <w:rFonts w:ascii="MS Shell Dlg 2" w:hAnsi="MS Shell Dlg 2"/>
                <w:sz w:val="16"/>
              </w:rPr>
              <w:t>Email of the STOX contact person of the buyer</w:t>
            </w:r>
          </w:p>
        </w:tc>
      </w:tr>
      <w:tr w:rsidRPr="00C20AEF" w:rsidR="00D37D49" w:rsidTr="002D174E" w14:paraId="63096429"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85DA321" w14:textId="1732F65D">
            <w:pPr>
              <w:jc w:val="right"/>
              <w:rPr>
                <w:rFonts w:ascii="MS Shell Dlg 2" w:hAnsi="MS Shell Dlg 2" w:cs="MS Shell Dlg 2"/>
                <w:sz w:val="16"/>
                <w:szCs w:val="16"/>
              </w:rPr>
            </w:pPr>
            <w:r>
              <w:rPr>
                <w:rFonts w:ascii="MS Shell Dlg 2" w:hAnsi="MS Shell Dlg 2"/>
                <w:sz w:val="16"/>
              </w:rPr>
              <w:t>43</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B480C0B" w14:textId="3C575B8A">
            <w:pPr>
              <w:rPr>
                <w:rFonts w:ascii="MS Shell Dlg 2" w:hAnsi="MS Shell Dlg 2" w:cs="MS Shell Dlg 2"/>
                <w:sz w:val="16"/>
                <w:szCs w:val="16"/>
              </w:rPr>
            </w:pPr>
            <w:r>
              <w:rPr>
                <w:rFonts w:ascii="MS Shell Dlg 2" w:hAnsi="MS Shell Dlg 2"/>
                <w:sz w:val="16"/>
              </w:rPr>
              <w:t>D2OR_CUSTOMER_USER_NAME</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2602E0C8" w14:textId="7E5F98FE">
            <w:pPr>
              <w:rPr>
                <w:rFonts w:ascii="MS Shell Dlg 2" w:hAnsi="MS Shell Dlg 2" w:cs="MS Shell Dlg 2"/>
                <w:sz w:val="16"/>
                <w:szCs w:val="16"/>
              </w:rPr>
            </w:pPr>
            <w:r>
              <w:rPr>
                <w:rFonts w:ascii="MS Shell Dlg 2" w:hAnsi="MS Shell Dlg 2"/>
                <w:sz w:val="16"/>
              </w:rPr>
              <w:t>VARCHAR2(20)</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577629E1" w14:textId="7777777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6B3172AE" w14:textId="347D3CA3">
            <w:pPr>
              <w:rPr>
                <w:rFonts w:ascii="MS Shell Dlg 2" w:hAnsi="MS Shell Dlg 2" w:cs="MS Shell Dlg 2"/>
                <w:sz w:val="16"/>
                <w:szCs w:val="16"/>
              </w:rPr>
            </w:pPr>
            <w:r>
              <w:rPr>
                <w:rFonts w:ascii="MS Shell Dlg 2" w:hAnsi="MS Shell Dlg 2"/>
                <w:sz w:val="16"/>
              </w:rPr>
              <w:t>User who created the order</w:t>
            </w:r>
          </w:p>
        </w:tc>
      </w:tr>
      <w:tr w:rsidRPr="00C20AEF" w:rsidR="00D37D49" w:rsidTr="002D174E" w14:paraId="1E7523D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7E0BAD4D" w14:textId="4AED1E1D">
            <w:pPr>
              <w:jc w:val="right"/>
              <w:rPr>
                <w:rFonts w:ascii="MS Shell Dlg 2" w:hAnsi="MS Shell Dlg 2" w:cs="MS Shell Dlg 2"/>
                <w:b/>
                <w:bCs/>
                <w:i/>
                <w:iCs/>
                <w:sz w:val="16"/>
                <w:szCs w:val="16"/>
              </w:rPr>
            </w:pPr>
            <w:r>
              <w:rPr>
                <w:rFonts w:ascii="MS Shell Dlg 2" w:hAnsi="MS Shell Dlg 2"/>
                <w:b/>
                <w:i/>
                <w:sz w:val="16"/>
              </w:rPr>
              <w:t>44</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1046FFD" w14:textId="329A97FA">
            <w:pPr>
              <w:rPr>
                <w:rFonts w:ascii="MS Shell Dlg 2" w:hAnsi="MS Shell Dlg 2" w:cs="MS Shell Dlg 2"/>
                <w:sz w:val="16"/>
                <w:szCs w:val="16"/>
              </w:rPr>
            </w:pPr>
            <w:r>
              <w:rPr>
                <w:rFonts w:ascii="MS Shell Dlg 2" w:hAnsi="MS Shell Dlg 2"/>
                <w:sz w:val="16"/>
              </w:rPr>
              <w:t>D2OR_SUPPLIER_CONTACT_NAME</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4249110E" w14:textId="6FC528CF">
            <w:pPr>
              <w:rPr>
                <w:rFonts w:ascii="MS Shell Dlg 2" w:hAnsi="MS Shell Dlg 2" w:cs="MS Shell Dlg 2"/>
                <w:sz w:val="16"/>
                <w:szCs w:val="16"/>
              </w:rPr>
            </w:pPr>
            <w:r>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FDF27DE" w14:textId="3CB8ABC6">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104C137" w14:textId="67EBF80E">
            <w:pPr>
              <w:rPr>
                <w:rFonts w:ascii="MS Shell Dlg 2" w:hAnsi="MS Shell Dlg 2" w:cs="MS Shell Dlg 2"/>
                <w:sz w:val="16"/>
                <w:szCs w:val="16"/>
              </w:rPr>
            </w:pPr>
            <w:r>
              <w:rPr>
                <w:rFonts w:ascii="MS Shell Dlg 2" w:hAnsi="MS Shell Dlg 2"/>
                <w:sz w:val="16"/>
              </w:rPr>
              <w:t>Name of the STOX contact person of the seller</w:t>
            </w:r>
          </w:p>
        </w:tc>
      </w:tr>
      <w:tr w:rsidRPr="00C20AEF" w:rsidR="00D37D49" w:rsidTr="005C3989" w14:paraId="5344958E"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0F3833D" w14:textId="410DC416">
            <w:pPr>
              <w:jc w:val="right"/>
              <w:rPr>
                <w:rFonts w:ascii="MS Shell Dlg 2" w:hAnsi="MS Shell Dlg 2" w:cs="MS Shell Dlg 2"/>
                <w:b/>
                <w:bCs/>
                <w:i/>
                <w:iCs/>
                <w:sz w:val="16"/>
                <w:szCs w:val="16"/>
              </w:rPr>
            </w:pPr>
            <w:r>
              <w:rPr>
                <w:rFonts w:ascii="MS Shell Dlg 2" w:hAnsi="MS Shell Dlg 2"/>
                <w:b/>
                <w:i/>
                <w:sz w:val="16"/>
              </w:rPr>
              <w:t>45</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08FE8352" w14:textId="01EFE958">
            <w:pPr>
              <w:rPr>
                <w:rFonts w:ascii="MS Shell Dlg 2" w:hAnsi="MS Shell Dlg 2" w:cs="MS Shell Dlg 2"/>
                <w:sz w:val="16"/>
                <w:szCs w:val="16"/>
              </w:rPr>
            </w:pPr>
            <w:r>
              <w:rPr>
                <w:rFonts w:ascii="MS Shell Dlg 2" w:hAnsi="MS Shell Dlg 2"/>
                <w:sz w:val="16"/>
              </w:rPr>
              <w:t>D2OR_SUPPLIER_CONTACT_PHONE</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27009132" w14:textId="6BD798B4">
            <w:pPr>
              <w:rPr>
                <w:rFonts w:ascii="MS Shell Dlg 2" w:hAnsi="MS Shell Dlg 2" w:cs="MS Shell Dlg 2"/>
                <w:sz w:val="16"/>
                <w:szCs w:val="16"/>
              </w:rPr>
            </w:pPr>
            <w:r>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579E70CB" w14:textId="13A2B0AF">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B3AA123" w14:textId="7EC7E390">
            <w:pPr>
              <w:rPr>
                <w:rFonts w:ascii="MS Shell Dlg 2" w:hAnsi="MS Shell Dlg 2" w:cs="MS Shell Dlg 2"/>
                <w:sz w:val="16"/>
                <w:szCs w:val="16"/>
              </w:rPr>
            </w:pPr>
            <w:r>
              <w:rPr>
                <w:rFonts w:ascii="MS Shell Dlg 2" w:hAnsi="MS Shell Dlg 2"/>
                <w:sz w:val="16"/>
              </w:rPr>
              <w:t>Tel. of the STOX contact person of the seller</w:t>
            </w:r>
          </w:p>
        </w:tc>
      </w:tr>
      <w:tr w:rsidRPr="00C20AEF" w:rsidR="00D37D49" w:rsidTr="005C3989" w14:paraId="1E060F1D"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A5C1DF0" w14:textId="4C64B092">
            <w:pPr>
              <w:jc w:val="right"/>
              <w:rPr>
                <w:rFonts w:ascii="MS Shell Dlg 2" w:hAnsi="MS Shell Dlg 2" w:cs="MS Shell Dlg 2"/>
                <w:b/>
                <w:bCs/>
                <w:i/>
                <w:iCs/>
                <w:sz w:val="16"/>
                <w:szCs w:val="16"/>
              </w:rPr>
            </w:pPr>
            <w:r>
              <w:rPr>
                <w:rFonts w:ascii="MS Shell Dlg 2" w:hAnsi="MS Shell Dlg 2"/>
                <w:b/>
                <w:i/>
                <w:sz w:val="16"/>
              </w:rPr>
              <w:t>46</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AF5419A" w14:textId="11EBC764">
            <w:pPr>
              <w:rPr>
                <w:rFonts w:ascii="MS Shell Dlg 2" w:hAnsi="MS Shell Dlg 2" w:cs="MS Shell Dlg 2"/>
                <w:sz w:val="16"/>
                <w:szCs w:val="16"/>
              </w:rPr>
            </w:pPr>
            <w:r>
              <w:rPr>
                <w:rFonts w:ascii="MS Shell Dlg 2" w:hAnsi="MS Shell Dlg 2"/>
                <w:sz w:val="16"/>
              </w:rPr>
              <w:t>D2OR_SUPPLIER_CONTACT_FAX</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1DE27A61" w14:textId="1D4D0D9D">
            <w:pPr>
              <w:rPr>
                <w:rFonts w:ascii="MS Shell Dlg 2" w:hAnsi="MS Shell Dlg 2" w:cs="MS Shell Dlg 2"/>
                <w:sz w:val="16"/>
                <w:szCs w:val="16"/>
              </w:rPr>
            </w:pPr>
            <w:r>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5424D093" w14:textId="6360F6AC">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570A8BD" w14:textId="4819E71A">
            <w:pPr>
              <w:rPr>
                <w:rFonts w:ascii="MS Shell Dlg 2" w:hAnsi="MS Shell Dlg 2" w:cs="MS Shell Dlg 2"/>
                <w:sz w:val="16"/>
                <w:szCs w:val="16"/>
              </w:rPr>
            </w:pPr>
            <w:r>
              <w:rPr>
                <w:rFonts w:ascii="MS Shell Dlg 2" w:hAnsi="MS Shell Dlg 2"/>
                <w:sz w:val="16"/>
              </w:rPr>
              <w:t>Fax of the STOX contact person of the seller</w:t>
            </w:r>
          </w:p>
        </w:tc>
      </w:tr>
      <w:tr w:rsidRPr="00C20AEF" w:rsidR="00D37D49" w:rsidTr="005C3989" w14:paraId="1B664C45"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48CA4F8" w14:textId="415A74E8">
            <w:pPr>
              <w:jc w:val="right"/>
              <w:rPr>
                <w:rFonts w:ascii="MS Shell Dlg 2" w:hAnsi="MS Shell Dlg 2" w:cs="MS Shell Dlg 2"/>
                <w:b/>
                <w:bCs/>
                <w:i/>
                <w:iCs/>
                <w:sz w:val="16"/>
                <w:szCs w:val="16"/>
              </w:rPr>
            </w:pPr>
            <w:r>
              <w:rPr>
                <w:rFonts w:ascii="MS Shell Dlg 2" w:hAnsi="MS Shell Dlg 2"/>
                <w:b/>
                <w:i/>
                <w:sz w:val="16"/>
              </w:rPr>
              <w:t>47</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2A18A25" w14:textId="03512E36">
            <w:pPr>
              <w:rPr>
                <w:rFonts w:ascii="MS Shell Dlg 2" w:hAnsi="MS Shell Dlg 2" w:cs="MS Shell Dlg 2"/>
                <w:sz w:val="16"/>
                <w:szCs w:val="16"/>
              </w:rPr>
            </w:pPr>
            <w:r>
              <w:rPr>
                <w:rFonts w:ascii="MS Shell Dlg 2" w:hAnsi="MS Shell Dlg 2"/>
                <w:sz w:val="16"/>
              </w:rPr>
              <w:t>D2OR_SUPPLIER_CONTACT_MAIL</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4A3D954B" w14:textId="5C66769A">
            <w:pPr>
              <w:rPr>
                <w:rFonts w:ascii="MS Shell Dlg 2" w:hAnsi="MS Shell Dlg 2" w:cs="MS Shell Dlg 2"/>
                <w:sz w:val="16"/>
                <w:szCs w:val="16"/>
              </w:rPr>
            </w:pPr>
            <w:r>
              <w:rPr>
                <w:rFonts w:ascii="MS Shell Dlg 2" w:hAnsi="MS Shell Dlg 2"/>
                <w:sz w:val="16"/>
              </w:rPr>
              <w:t>VARCHAR2(400)</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6550D209" w14:textId="19E4212B">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717B1F22" w14:textId="61F6AFB8">
            <w:pPr>
              <w:rPr>
                <w:rFonts w:ascii="MS Shell Dlg 2" w:hAnsi="MS Shell Dlg 2" w:cs="MS Shell Dlg 2"/>
                <w:sz w:val="16"/>
                <w:szCs w:val="16"/>
              </w:rPr>
            </w:pPr>
            <w:r>
              <w:rPr>
                <w:rFonts w:ascii="MS Shell Dlg 2" w:hAnsi="MS Shell Dlg 2"/>
                <w:sz w:val="16"/>
              </w:rPr>
              <w:t>Email of the STOX contact person of the seller</w:t>
            </w:r>
          </w:p>
        </w:tc>
      </w:tr>
      <w:tr w:rsidRPr="00C20AEF" w:rsidR="00D37D49" w:rsidTr="005C3989" w14:paraId="5084718B"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07EFD8C" w14:textId="322FDD47">
            <w:pPr>
              <w:jc w:val="right"/>
              <w:rPr>
                <w:rFonts w:ascii="MS Shell Dlg 2" w:hAnsi="MS Shell Dlg 2" w:cs="MS Shell Dlg 2"/>
                <w:sz w:val="16"/>
                <w:szCs w:val="16"/>
              </w:rPr>
            </w:pPr>
            <w:r>
              <w:rPr>
                <w:rFonts w:ascii="MS Shell Dlg 2" w:hAnsi="MS Shell Dlg 2"/>
                <w:sz w:val="16"/>
              </w:rPr>
              <w:t>48</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2D19FF4" w14:textId="4B208A1C">
            <w:pPr>
              <w:rPr>
                <w:rFonts w:ascii="MS Shell Dlg 2" w:hAnsi="MS Shell Dlg 2" w:cs="MS Shell Dlg 2"/>
                <w:sz w:val="16"/>
                <w:szCs w:val="16"/>
              </w:rPr>
            </w:pPr>
            <w:r>
              <w:rPr>
                <w:rFonts w:ascii="MS Shell Dlg 2" w:hAnsi="MS Shell Dlg 2"/>
                <w:sz w:val="16"/>
              </w:rPr>
              <w:t>D2OR_SHIPPING_INITIATED</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0EF2210B" w14:textId="3A5F3F18">
            <w:pPr>
              <w:rPr>
                <w:rFonts w:ascii="MS Shell Dlg 2" w:hAnsi="MS Shell Dlg 2" w:cs="MS Shell Dlg 2"/>
                <w:sz w:val="16"/>
                <w:szCs w:val="16"/>
              </w:rPr>
            </w:pPr>
            <w:r>
              <w:rPr>
                <w:rFonts w:ascii="MS Shell Dlg 2" w:hAnsi="MS Shell Dlg 2"/>
                <w:sz w:val="16"/>
              </w:rPr>
              <w:t>VARCHAR2(1)</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D876B73" w14:textId="296DDA34">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775D4747" w14:textId="3FA7C257">
            <w:pPr>
              <w:rPr>
                <w:rFonts w:ascii="MS Shell Dlg 2" w:hAnsi="MS Shell Dlg 2" w:cs="MS Shell Dlg 2"/>
                <w:sz w:val="16"/>
                <w:szCs w:val="16"/>
              </w:rPr>
            </w:pPr>
            <w:r>
              <w:rPr>
                <w:rFonts w:ascii="MS Shell Dlg 2" w:hAnsi="MS Shell Dlg 2"/>
                <w:sz w:val="16"/>
              </w:rPr>
              <w:t>Indicator if the shipment was initiated via a transport service provider</w:t>
            </w:r>
          </w:p>
        </w:tc>
      </w:tr>
      <w:tr w:rsidRPr="00C20AEF" w:rsidR="00D37D49" w:rsidTr="005C3989" w14:paraId="0DE88EA6"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73DA80FF" w14:textId="0E04DD08">
            <w:pPr>
              <w:jc w:val="right"/>
              <w:rPr>
                <w:rFonts w:ascii="MS Shell Dlg 2" w:hAnsi="MS Shell Dlg 2" w:cs="MS Shell Dlg 2"/>
                <w:b/>
                <w:bCs/>
                <w:i/>
                <w:iCs/>
                <w:sz w:val="16"/>
                <w:szCs w:val="16"/>
              </w:rPr>
            </w:pPr>
            <w:r>
              <w:rPr>
                <w:rFonts w:ascii="MS Shell Dlg 2" w:hAnsi="MS Shell Dlg 2"/>
                <w:b/>
                <w:i/>
                <w:sz w:val="16"/>
              </w:rPr>
              <w:t>49</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093B112" w14:textId="6008BA7D">
            <w:pPr>
              <w:rPr>
                <w:rFonts w:ascii="MS Shell Dlg 2" w:hAnsi="MS Shell Dlg 2" w:cs="MS Shell Dlg 2"/>
                <w:sz w:val="16"/>
                <w:szCs w:val="16"/>
              </w:rPr>
            </w:pPr>
            <w:r>
              <w:rPr>
                <w:rFonts w:ascii="MS Shell Dlg 2" w:hAnsi="MS Shell Dlg 2"/>
                <w:sz w:val="16"/>
              </w:rPr>
              <w:t>D2OR_PART_LOCATION</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5CFCD1E2" w14:textId="49E7291F">
            <w:pPr>
              <w:rPr>
                <w:rFonts w:ascii="MS Shell Dlg 2" w:hAnsi="MS Shell Dlg 2" w:cs="MS Shell Dlg 2"/>
                <w:sz w:val="16"/>
                <w:szCs w:val="16"/>
              </w:rPr>
            </w:pPr>
            <w:r>
              <w:rPr>
                <w:rFonts w:ascii="MS Shell Dlg 2" w:hAnsi="MS Shell Dlg 2"/>
                <w:sz w:val="16"/>
              </w:rPr>
              <w:t>VARCHAR2(20)</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C104D29" w14:textId="7658B981">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6923650D" w14:textId="08AAD3EB">
            <w:pPr>
              <w:rPr>
                <w:rFonts w:ascii="MS Shell Dlg 2" w:hAnsi="MS Shell Dlg 2" w:cs="MS Shell Dlg 2"/>
                <w:sz w:val="16"/>
                <w:szCs w:val="16"/>
              </w:rPr>
            </w:pPr>
            <w:r>
              <w:rPr>
                <w:rFonts w:ascii="MS Shell Dlg 2" w:hAnsi="MS Shell Dlg 2"/>
                <w:sz w:val="16"/>
              </w:rPr>
              <w:t>Seller's storage location (storage location 1 and 2 from local part master)</w:t>
            </w:r>
          </w:p>
        </w:tc>
      </w:tr>
      <w:tr w:rsidRPr="00C20AEF" w:rsidR="00D37D49" w:rsidTr="005C3989" w14:paraId="5ADBE436"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37D49" w:rsidP="00D37D49" w:rsidRDefault="00235BE0" w14:paraId="1A17D5A8" w14:textId="5BF126D7">
            <w:pPr>
              <w:jc w:val="right"/>
              <w:rPr>
                <w:rFonts w:ascii="MS Shell Dlg 2" w:hAnsi="MS Shell Dlg 2" w:cs="MS Shell Dlg 2"/>
                <w:b/>
                <w:bCs/>
                <w:i/>
                <w:iCs/>
                <w:sz w:val="16"/>
                <w:szCs w:val="16"/>
              </w:rPr>
            </w:pPr>
            <w:r>
              <w:rPr>
                <w:rFonts w:ascii="MS Shell Dlg 2" w:hAnsi="MS Shell Dlg 2"/>
                <w:b/>
                <w:i/>
                <w:sz w:val="16"/>
              </w:rPr>
              <w:t>50</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F6C59F0" w14:textId="738B08BB">
            <w:pPr>
              <w:rPr>
                <w:rFonts w:ascii="MS Shell Dlg 2" w:hAnsi="MS Shell Dlg 2" w:cs="MS Shell Dlg 2"/>
                <w:sz w:val="16"/>
                <w:szCs w:val="16"/>
              </w:rPr>
            </w:pPr>
            <w:r>
              <w:rPr>
                <w:rFonts w:ascii="MS Shell Dlg 2" w:hAnsi="MS Shell Dlg 2"/>
                <w:sz w:val="16"/>
              </w:rPr>
              <w:t>D2OR_GROSS_PRICE</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1AC2FFBE" w14:textId="37DAE49F">
            <w:pPr>
              <w:rPr>
                <w:rFonts w:ascii="MS Shell Dlg 2" w:hAnsi="MS Shell Dlg 2" w:cs="MS Shell Dlg 2"/>
                <w:sz w:val="16"/>
                <w:szCs w:val="16"/>
              </w:rPr>
            </w:pPr>
            <w:r>
              <w:rPr>
                <w:rFonts w:ascii="MS Shell Dlg 2" w:hAnsi="MS Shell Dlg 2"/>
                <w:sz w:val="16"/>
              </w:rPr>
              <w:t>NUMBER(15,2)</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0F95C04C" w14:textId="44D1880B">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2E44947" w14:textId="00CF5620">
            <w:pPr>
              <w:rPr>
                <w:rFonts w:ascii="MS Shell Dlg 2" w:hAnsi="MS Shell Dlg 2" w:cs="MS Shell Dlg 2"/>
                <w:sz w:val="16"/>
                <w:szCs w:val="16"/>
              </w:rPr>
            </w:pPr>
            <w:r>
              <w:rPr>
                <w:rFonts w:ascii="MS Shell Dlg 2" w:hAnsi="MS Shell Dlg 2"/>
                <w:sz w:val="16"/>
              </w:rPr>
              <w:t>Price at BLP/VKP (gross price) (after accepting a request)</w:t>
            </w:r>
          </w:p>
        </w:tc>
      </w:tr>
      <w:tr w:rsidRPr="00C20AEF" w:rsidR="00D37D49" w:rsidTr="005C3989" w14:paraId="3D636E4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CD50DD8" w14:textId="42242E6D">
            <w:pPr>
              <w:jc w:val="right"/>
              <w:rPr>
                <w:rFonts w:ascii="MS Shell Dlg 2" w:hAnsi="MS Shell Dlg 2" w:cs="MS Shell Dlg 2"/>
                <w:b/>
                <w:bCs/>
                <w:i/>
                <w:iCs/>
                <w:sz w:val="16"/>
                <w:szCs w:val="16"/>
              </w:rPr>
            </w:pPr>
            <w:r>
              <w:rPr>
                <w:rFonts w:ascii="MS Shell Dlg 2" w:hAnsi="MS Shell Dlg 2"/>
                <w:b/>
                <w:i/>
                <w:sz w:val="16"/>
              </w:rPr>
              <w:t>51</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5480F820" w14:textId="3F5DE7A2">
            <w:pPr>
              <w:rPr>
                <w:rFonts w:ascii="MS Shell Dlg 2" w:hAnsi="MS Shell Dlg 2" w:cs="MS Shell Dlg 2"/>
                <w:sz w:val="16"/>
                <w:szCs w:val="16"/>
              </w:rPr>
            </w:pPr>
            <w:r>
              <w:rPr>
                <w:rFonts w:ascii="MS Shell Dlg 2" w:hAnsi="MS Shell Dlg 2"/>
                <w:sz w:val="16"/>
              </w:rPr>
              <w:t>D2OR_NET_PRICE</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72BBC99A" w14:textId="108BF61D">
            <w:pPr>
              <w:rPr>
                <w:rFonts w:ascii="MS Shell Dlg 2" w:hAnsi="MS Shell Dlg 2" w:cs="MS Shell Dlg 2"/>
                <w:sz w:val="16"/>
                <w:szCs w:val="16"/>
              </w:rPr>
            </w:pPr>
            <w:r>
              <w:rPr>
                <w:rFonts w:ascii="MS Shell Dlg 2" w:hAnsi="MS Shell Dlg 2"/>
                <w:sz w:val="16"/>
              </w:rPr>
              <w:t>NUMBER(15,2)</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2EBD6C2" w14:textId="355CE35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03D27F1F" w14:textId="2D27B0F7">
            <w:pPr>
              <w:rPr>
                <w:rFonts w:ascii="MS Shell Dlg 2" w:hAnsi="MS Shell Dlg 2" w:cs="MS Shell Dlg 2"/>
                <w:sz w:val="16"/>
                <w:szCs w:val="16"/>
              </w:rPr>
            </w:pPr>
            <w:r>
              <w:rPr>
                <w:rFonts w:ascii="MS Shell Dlg 2" w:hAnsi="MS Shell Dlg 2"/>
                <w:sz w:val="16"/>
              </w:rPr>
              <w:t>Price at BLP/VKP minus discount according to RG (net price) (after accepting a request)</w:t>
            </w:r>
          </w:p>
        </w:tc>
      </w:tr>
      <w:tr w:rsidRPr="00C20AEF" w:rsidR="00D37D49" w:rsidTr="005C3989" w14:paraId="35E2FCE8"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6A3E535" w14:textId="3FE1CD6E">
            <w:pPr>
              <w:jc w:val="right"/>
              <w:rPr>
                <w:rFonts w:ascii="MS Shell Dlg 2" w:hAnsi="MS Shell Dlg 2" w:cs="MS Shell Dlg 2"/>
                <w:b/>
                <w:bCs/>
                <w:i/>
                <w:iCs/>
                <w:sz w:val="16"/>
                <w:szCs w:val="16"/>
              </w:rPr>
            </w:pPr>
            <w:r>
              <w:rPr>
                <w:rFonts w:ascii="MS Shell Dlg 2" w:hAnsi="MS Shell Dlg 2"/>
                <w:b/>
                <w:i/>
                <w:sz w:val="16"/>
              </w:rPr>
              <w:t>52</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89CD090" w14:textId="7391A49D">
            <w:pPr>
              <w:rPr>
                <w:rFonts w:ascii="MS Shell Dlg 2" w:hAnsi="MS Shell Dlg 2" w:cs="MS Shell Dlg 2"/>
                <w:sz w:val="16"/>
                <w:szCs w:val="16"/>
              </w:rPr>
            </w:pPr>
            <w:r>
              <w:rPr>
                <w:rFonts w:ascii="MS Shell Dlg 2" w:hAnsi="MS Shell Dlg 2"/>
                <w:sz w:val="16"/>
              </w:rPr>
              <w:t>D2OR_CURRENCY_SYMBOL</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22F9E188" w14:textId="3565237B">
            <w:pPr>
              <w:rPr>
                <w:rFonts w:ascii="MS Shell Dlg 2" w:hAnsi="MS Shell Dlg 2" w:cs="MS Shell Dlg 2"/>
                <w:sz w:val="16"/>
                <w:szCs w:val="16"/>
              </w:rPr>
            </w:pPr>
            <w:r>
              <w:rPr>
                <w:rFonts w:ascii="MS Shell Dlg 2" w:hAnsi="MS Shell Dlg 2"/>
                <w:sz w:val="16"/>
              </w:rPr>
              <w:t>VARCHAR2(3)</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50B735BB" w14:textId="478A562C">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1C6E243" w14:textId="2EFE8F8E">
            <w:pPr>
              <w:rPr>
                <w:rFonts w:ascii="MS Shell Dlg 2" w:hAnsi="MS Shell Dlg 2" w:cs="MS Shell Dlg 2"/>
                <w:sz w:val="16"/>
                <w:szCs w:val="16"/>
              </w:rPr>
            </w:pPr>
            <w:r>
              <w:rPr>
                <w:rFonts w:ascii="MS Shell Dlg 2" w:hAnsi="MS Shell Dlg 2"/>
                <w:sz w:val="16"/>
              </w:rPr>
              <w:t>Currency symbol</w:t>
            </w:r>
          </w:p>
        </w:tc>
      </w:tr>
      <w:tr w:rsidRPr="00C20AEF" w:rsidR="00D37D49" w:rsidTr="005C3989" w14:paraId="554EE20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600D1E94" w14:textId="1D653F03">
            <w:pPr>
              <w:jc w:val="right"/>
              <w:rPr>
                <w:rFonts w:ascii="MS Shell Dlg 2" w:hAnsi="MS Shell Dlg 2" w:cs="MS Shell Dlg 2"/>
                <w:b/>
                <w:bCs/>
                <w:i/>
                <w:iCs/>
                <w:sz w:val="16"/>
                <w:szCs w:val="16"/>
              </w:rPr>
            </w:pPr>
            <w:r>
              <w:rPr>
                <w:rFonts w:ascii="MS Shell Dlg 2" w:hAnsi="MS Shell Dlg 2"/>
                <w:b/>
                <w:i/>
                <w:sz w:val="16"/>
              </w:rPr>
              <w:t>53</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725B0CD9" w14:textId="0DF4587F">
            <w:pPr>
              <w:rPr>
                <w:rFonts w:ascii="MS Shell Dlg 2" w:hAnsi="MS Shell Dlg 2" w:cs="MS Shell Dlg 2"/>
                <w:sz w:val="16"/>
                <w:szCs w:val="16"/>
              </w:rPr>
            </w:pPr>
            <w:r>
              <w:rPr>
                <w:rFonts w:ascii="MS Shell Dlg 2" w:hAnsi="MS Shell Dlg 2"/>
                <w:sz w:val="16"/>
              </w:rPr>
              <w:t>D2OR_NATIONAL_DISCOUNT_GROUP</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2A08CF0E" w14:textId="71F3AFB7">
            <w:pPr>
              <w:rPr>
                <w:rFonts w:ascii="MS Shell Dlg 2" w:hAnsi="MS Shell Dlg 2" w:cs="MS Shell Dlg 2"/>
                <w:sz w:val="16"/>
                <w:szCs w:val="16"/>
              </w:rPr>
            </w:pPr>
            <w:r>
              <w:rPr>
                <w:rFonts w:ascii="MS Shell Dlg 2" w:hAnsi="MS Shell Dlg 2"/>
                <w:sz w:val="16"/>
              </w:rPr>
              <w:t>VARCHAR2(5)</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7EBD408" w14:textId="2118C076">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5A77C0E" w14:textId="176992A0">
            <w:pPr>
              <w:rPr>
                <w:rFonts w:ascii="MS Shell Dlg 2" w:hAnsi="MS Shell Dlg 2" w:cs="MS Shell Dlg 2"/>
                <w:sz w:val="16"/>
                <w:szCs w:val="16"/>
              </w:rPr>
            </w:pPr>
            <w:r>
              <w:rPr>
                <w:rFonts w:ascii="MS Shell Dlg 2" w:hAnsi="MS Shell Dlg 2"/>
                <w:sz w:val="16"/>
              </w:rPr>
              <w:t>National discount group (00..99)</w:t>
            </w:r>
          </w:p>
        </w:tc>
      </w:tr>
      <w:tr w:rsidRPr="00C20AEF" w:rsidR="00D37D49" w:rsidTr="005C3989" w14:paraId="6784A1A3"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4E410DB0" w14:textId="36F0B876">
            <w:pPr>
              <w:jc w:val="right"/>
              <w:rPr>
                <w:rFonts w:ascii="MS Shell Dlg 2" w:hAnsi="MS Shell Dlg 2" w:cs="MS Shell Dlg 2"/>
                <w:b/>
                <w:bCs/>
                <w:i/>
                <w:iCs/>
                <w:sz w:val="16"/>
                <w:szCs w:val="16"/>
              </w:rPr>
            </w:pPr>
            <w:r>
              <w:rPr>
                <w:rFonts w:ascii="MS Shell Dlg 2" w:hAnsi="MS Shell Dlg 2"/>
                <w:b/>
                <w:i/>
                <w:sz w:val="16"/>
              </w:rPr>
              <w:t>54</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0B70429" w14:textId="2C78C219">
            <w:pPr>
              <w:rPr>
                <w:rFonts w:ascii="MS Shell Dlg 2" w:hAnsi="MS Shell Dlg 2" w:cs="MS Shell Dlg 2"/>
                <w:sz w:val="16"/>
                <w:szCs w:val="16"/>
              </w:rPr>
            </w:pPr>
            <w:r>
              <w:rPr>
                <w:rFonts w:ascii="MS Shell Dlg 2" w:hAnsi="MS Shell Dlg 2"/>
                <w:sz w:val="16"/>
              </w:rPr>
              <w:t>D2OR_NATIONAL_DISCOUNT_RATE</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78276FF5" w14:textId="2FBB04FC">
            <w:pPr>
              <w:rPr>
                <w:rFonts w:ascii="MS Shell Dlg 2" w:hAnsi="MS Shell Dlg 2" w:cs="MS Shell Dlg 2"/>
                <w:sz w:val="16"/>
                <w:szCs w:val="16"/>
              </w:rPr>
            </w:pPr>
            <w:r>
              <w:rPr>
                <w:rFonts w:ascii="MS Shell Dlg 2" w:hAnsi="MS Shell Dlg 2"/>
                <w:sz w:val="16"/>
              </w:rPr>
              <w:t>NUMBER(5,2)</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34F2BE79" w14:textId="4D9C269D">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2299209B" w14:textId="4C000490">
            <w:pPr>
              <w:rPr>
                <w:rFonts w:ascii="MS Shell Dlg 2" w:hAnsi="MS Shell Dlg 2" w:cs="MS Shell Dlg 2"/>
                <w:sz w:val="16"/>
                <w:szCs w:val="16"/>
              </w:rPr>
            </w:pPr>
            <w:r>
              <w:rPr>
                <w:rFonts w:ascii="MS Shell Dlg 2" w:hAnsi="MS Shell Dlg 2"/>
                <w:sz w:val="16"/>
              </w:rPr>
              <w:t>National discount rate (1..99)</w:t>
            </w:r>
          </w:p>
        </w:tc>
      </w:tr>
      <w:tr w:rsidRPr="00C20AEF" w:rsidR="00D37D49" w:rsidTr="005C3989" w14:paraId="38E019CE"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6639E76B" w14:textId="1FAF7848">
            <w:pPr>
              <w:jc w:val="right"/>
              <w:rPr>
                <w:rFonts w:ascii="MS Shell Dlg 2" w:hAnsi="MS Shell Dlg 2" w:cs="MS Shell Dlg 2"/>
                <w:b/>
                <w:bCs/>
                <w:i/>
                <w:iCs/>
                <w:sz w:val="16"/>
                <w:szCs w:val="16"/>
              </w:rPr>
            </w:pPr>
            <w:r>
              <w:rPr>
                <w:rFonts w:ascii="MS Shell Dlg 2" w:hAnsi="MS Shell Dlg 2"/>
                <w:b/>
                <w:i/>
                <w:sz w:val="16"/>
              </w:rPr>
              <w:t>55</w:t>
            </w:r>
          </w:p>
        </w:tc>
        <w:tc>
          <w:tcPr>
            <w:tcW w:w="3092"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566FE1B7" w14:textId="3F35D473">
            <w:pPr>
              <w:rPr>
                <w:rFonts w:ascii="MS Shell Dlg 2" w:hAnsi="MS Shell Dlg 2" w:cs="MS Shell Dlg 2"/>
                <w:sz w:val="16"/>
                <w:szCs w:val="16"/>
              </w:rPr>
            </w:pPr>
            <w:r>
              <w:rPr>
                <w:rFonts w:ascii="MS Shell Dlg 2" w:hAnsi="MS Shell Dlg 2"/>
                <w:sz w:val="16"/>
              </w:rPr>
              <w:t>D2OR_PART_WEIGHT</w:t>
            </w:r>
          </w:p>
        </w:tc>
        <w:tc>
          <w:tcPr>
            <w:tcW w:w="1403" w:type="dxa"/>
            <w:tcBorders>
              <w:top w:val="outset" w:color="auto" w:sz="6" w:space="0"/>
              <w:left w:val="outset" w:color="auto" w:sz="6" w:space="0"/>
              <w:bottom w:val="outset" w:color="auto" w:sz="6" w:space="0"/>
              <w:right w:val="outset" w:color="auto" w:sz="6" w:space="0"/>
            </w:tcBorders>
            <w:noWrap/>
          </w:tcPr>
          <w:p w:rsidRPr="00C20AEF" w:rsidR="00D37D49" w:rsidP="00D37D49" w:rsidRDefault="00D37D49" w14:paraId="1D330E43" w14:textId="0F24217D">
            <w:pPr>
              <w:rPr>
                <w:rFonts w:ascii="MS Shell Dlg 2" w:hAnsi="MS Shell Dlg 2" w:cs="MS Shell Dlg 2"/>
                <w:sz w:val="16"/>
                <w:szCs w:val="16"/>
              </w:rPr>
            </w:pPr>
            <w:r>
              <w:rPr>
                <w:rFonts w:ascii="MS Shell Dlg 2" w:hAnsi="MS Shell Dlg 2"/>
                <w:sz w:val="16"/>
              </w:rPr>
              <w:t>NUMBER(8,3)</w:t>
            </w:r>
          </w:p>
        </w:tc>
        <w:tc>
          <w:tcPr>
            <w:tcW w:w="553"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18A5CB21" w14:textId="7A823444">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D37D49" w:rsidP="00D37D49" w:rsidRDefault="00D37D49" w14:paraId="64AC164B" w14:textId="345B594D">
            <w:pPr>
              <w:rPr>
                <w:rFonts w:ascii="MS Shell Dlg 2" w:hAnsi="MS Shell Dlg 2" w:cs="MS Shell Dlg 2"/>
                <w:sz w:val="16"/>
                <w:szCs w:val="16"/>
              </w:rPr>
            </w:pPr>
            <w:r>
              <w:rPr>
                <w:rFonts w:ascii="MS Shell Dlg 2" w:hAnsi="MS Shell Dlg 2"/>
                <w:sz w:val="16"/>
              </w:rPr>
              <w:t>Single weight</w:t>
            </w:r>
          </w:p>
        </w:tc>
      </w:tr>
      <w:tr w:rsidRPr="00C20AEF" w:rsidR="00FA1C2C" w:rsidTr="005C3989" w14:paraId="0C419EC8"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FA1C2C" w:rsidP="00D37D49" w:rsidRDefault="00FA1C2C" w14:paraId="2F2677DB" w14:textId="406E093C">
            <w:pPr>
              <w:jc w:val="right"/>
              <w:rPr>
                <w:rFonts w:ascii="MS Shell Dlg 2" w:hAnsi="MS Shell Dlg 2" w:cs="MS Shell Dlg 2"/>
                <w:b/>
                <w:bCs/>
                <w:i/>
                <w:iCs/>
                <w:sz w:val="16"/>
                <w:szCs w:val="16"/>
              </w:rPr>
            </w:pPr>
            <w:r>
              <w:rPr>
                <w:rFonts w:ascii="MS Shell Dlg 2" w:hAnsi="MS Shell Dlg 2"/>
                <w:b/>
                <w:i/>
                <w:sz w:val="16"/>
              </w:rPr>
              <w:t>56</w:t>
            </w:r>
          </w:p>
        </w:tc>
        <w:tc>
          <w:tcPr>
            <w:tcW w:w="3092" w:type="dxa"/>
            <w:tcBorders>
              <w:top w:val="outset" w:color="auto" w:sz="6" w:space="0"/>
              <w:left w:val="outset" w:color="auto" w:sz="6" w:space="0"/>
              <w:bottom w:val="outset" w:color="auto" w:sz="6" w:space="0"/>
              <w:right w:val="outset" w:color="auto" w:sz="6" w:space="0"/>
            </w:tcBorders>
          </w:tcPr>
          <w:p w:rsidRPr="00C20AEF" w:rsidR="00FA1C2C" w:rsidP="00D37D49" w:rsidRDefault="00FA1C2C" w14:paraId="71D0D802" w14:textId="7910FD2E">
            <w:pPr>
              <w:rPr>
                <w:rFonts w:ascii="MS Shell Dlg 2" w:hAnsi="MS Shell Dlg 2" w:cs="MS Shell Dlg 2"/>
                <w:sz w:val="16"/>
                <w:szCs w:val="16"/>
              </w:rPr>
            </w:pPr>
            <w:r>
              <w:rPr>
                <w:rFonts w:ascii="MS Shell Dlg 2" w:hAnsi="MS Shell Dlg 2"/>
                <w:sz w:val="16"/>
              </w:rPr>
              <w:t>D2OR_CHANGED_BY_CUSTOMER</w:t>
            </w:r>
          </w:p>
        </w:tc>
        <w:tc>
          <w:tcPr>
            <w:tcW w:w="1403" w:type="dxa"/>
            <w:tcBorders>
              <w:top w:val="outset" w:color="auto" w:sz="6" w:space="0"/>
              <w:left w:val="outset" w:color="auto" w:sz="6" w:space="0"/>
              <w:bottom w:val="outset" w:color="auto" w:sz="6" w:space="0"/>
              <w:right w:val="outset" w:color="auto" w:sz="6" w:space="0"/>
            </w:tcBorders>
            <w:noWrap/>
          </w:tcPr>
          <w:p w:rsidRPr="00C20AEF" w:rsidR="00FA1C2C" w:rsidP="00D37D49" w:rsidRDefault="00FA1C2C" w14:paraId="73FBC18E" w14:textId="2C6517AF">
            <w:pPr>
              <w:rPr>
                <w:rFonts w:ascii="MS Shell Dlg 2" w:hAnsi="MS Shell Dlg 2" w:cs="MS Shell Dlg 2"/>
                <w:sz w:val="16"/>
                <w:szCs w:val="16"/>
              </w:rPr>
            </w:pPr>
            <w:r>
              <w:rPr>
                <w:rFonts w:ascii="MS Shell Dlg 2" w:hAnsi="MS Shell Dlg 2"/>
                <w:sz w:val="16"/>
              </w:rPr>
              <w:t>VARCHAR2(20)</w:t>
            </w:r>
          </w:p>
        </w:tc>
        <w:tc>
          <w:tcPr>
            <w:tcW w:w="553" w:type="dxa"/>
            <w:tcBorders>
              <w:top w:val="outset" w:color="auto" w:sz="6" w:space="0"/>
              <w:left w:val="outset" w:color="auto" w:sz="6" w:space="0"/>
              <w:bottom w:val="outset" w:color="auto" w:sz="6" w:space="0"/>
              <w:right w:val="outset" w:color="auto" w:sz="6" w:space="0"/>
            </w:tcBorders>
          </w:tcPr>
          <w:p w:rsidRPr="00C20AEF" w:rsidR="00FA1C2C" w:rsidP="00D37D49" w:rsidRDefault="00FA1C2C" w14:paraId="1C3D561B" w14:textId="77777777">
            <w:pPr>
              <w:rPr>
                <w:rFonts w:ascii="MS Shell Dlg 2" w:hAnsi="MS Shell Dlg 2" w:cs="MS Shell Dlg 2"/>
                <w:sz w:val="16"/>
                <w:szCs w:val="16"/>
              </w:rPr>
            </w:pPr>
          </w:p>
        </w:tc>
        <w:tc>
          <w:tcPr>
            <w:tcW w:w="3845" w:type="dxa"/>
            <w:tcBorders>
              <w:top w:val="outset" w:color="auto" w:sz="6" w:space="0"/>
              <w:left w:val="outset" w:color="auto" w:sz="6" w:space="0"/>
              <w:bottom w:val="outset" w:color="auto" w:sz="6" w:space="0"/>
              <w:right w:val="outset" w:color="auto" w:sz="6" w:space="0"/>
            </w:tcBorders>
          </w:tcPr>
          <w:p w:rsidRPr="00C20AEF" w:rsidR="00FA1C2C" w:rsidP="00D37D49" w:rsidRDefault="00041567" w14:paraId="781D0479" w14:textId="30944629">
            <w:pPr>
              <w:rPr>
                <w:rFonts w:ascii="MS Shell Dlg 2" w:hAnsi="MS Shell Dlg 2" w:cs="MS Shell Dlg 2"/>
                <w:sz w:val="16"/>
                <w:szCs w:val="16"/>
              </w:rPr>
            </w:pPr>
            <w:r>
              <w:rPr>
                <w:rFonts w:ascii="MS Shell Dlg 2" w:hAnsi="MS Shell Dlg 2"/>
                <w:sz w:val="16"/>
              </w:rPr>
              <w:t>User ID of the buyer (from the last change)</w:t>
            </w:r>
          </w:p>
        </w:tc>
      </w:tr>
    </w:tbl>
    <w:p w:rsidRPr="00C20AEF" w:rsidR="005B2DF9" w:rsidP="00F15134" w:rsidRDefault="00F15134" w14:paraId="6FDF717A" w14:textId="4ED7E840">
      <w:pPr>
        <w:rPr>
          <w:rFonts w:ascii="MS Shell Dlg 2" w:hAnsi="MS Shell Dlg 2" w:cs="MS Shell Dlg 2"/>
          <w:b/>
          <w:bCs/>
          <w:i/>
          <w:iCs/>
          <w:sz w:val="16"/>
          <w:szCs w:val="16"/>
        </w:rPr>
      </w:pPr>
      <w:r>
        <w:rPr>
          <w:rFonts w:ascii="MS Shell Dlg 2" w:hAnsi="MS Shell Dlg 2"/>
          <w:b/>
          <w:i/>
          <w:sz w:val="16"/>
        </w:rPr>
        <w:t>Fields that are filled with values (from seller's point of view) only after an accepted delivery request</w:t>
      </w:r>
    </w:p>
    <w:p w:rsidRPr="00C20AEF" w:rsidR="00F15134" w:rsidP="00F15134" w:rsidRDefault="00F15134" w14:paraId="4BF5BAD0" w14:textId="77777777">
      <w:pPr>
        <w:rPr>
          <w:rFonts w:ascii="MS Shell Dlg 2" w:hAnsi="MS Shell Dlg 2" w:cs="MS Shell Dlg 2"/>
          <w:sz w:val="16"/>
          <w:szCs w:val="16"/>
        </w:rPr>
      </w:pPr>
    </w:p>
    <w:p w:rsidRPr="00C20AEF" w:rsidR="005B2DF9" w:rsidP="005B2DF9" w:rsidRDefault="005B2DF9" w14:paraId="4E2255ED" w14:textId="77777777">
      <w:pPr>
        <w:pStyle w:val="berschrift3"/>
      </w:pPr>
      <w:bookmarkStart w:name="_Ref18327653" w:id="196"/>
      <w:bookmarkStart w:name="_Toc98411939" w:id="197"/>
      <w:r>
        <w:t>Table D2D_REQUESTS</w:t>
      </w:r>
      <w:bookmarkEnd w:id="196"/>
      <w:bookmarkEnd w:id="197"/>
    </w:p>
    <w:tbl>
      <w:tblPr>
        <w:tblW w:w="9794" w:type="dxa"/>
        <w:jc w:val="center"/>
        <w:tblCellSpacing w:w="7" w:type="dxa"/>
        <w:tblBorders>
          <w:top w:val="outset" w:color="auto" w:sz="6" w:space="0"/>
          <w:left w:val="outset" w:color="auto" w:sz="6" w:space="0"/>
          <w:bottom w:val="outset" w:color="auto" w:sz="6" w:space="0"/>
          <w:right w:val="outset" w:color="auto" w:sz="6" w:space="0"/>
        </w:tblBorders>
        <w:tblLayout w:type="fixed"/>
        <w:tblCellMar>
          <w:top w:w="30" w:type="dxa"/>
          <w:left w:w="30" w:type="dxa"/>
          <w:bottom w:w="30" w:type="dxa"/>
          <w:right w:w="30" w:type="dxa"/>
        </w:tblCellMar>
        <w:tblLook w:val="04A0" w:firstRow="1" w:lastRow="0" w:firstColumn="1" w:lastColumn="0" w:noHBand="0" w:noVBand="1"/>
      </w:tblPr>
      <w:tblGrid>
        <w:gridCol w:w="768"/>
        <w:gridCol w:w="2910"/>
        <w:gridCol w:w="1417"/>
        <w:gridCol w:w="567"/>
        <w:gridCol w:w="4132"/>
      </w:tblGrid>
      <w:tr w:rsidRPr="00C20AEF" w:rsidR="005B2DF9" w:rsidTr="00003848" w14:paraId="47EFAB02"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5B2DF9" w:rsidP="005B2DF9" w:rsidRDefault="005B2DF9" w14:paraId="164734AD" w14:textId="77777777">
            <w:pPr>
              <w:rPr>
                <w:rFonts w:ascii="MS Shell Dlg 2" w:hAnsi="MS Shell Dlg 2" w:cs="MS Shell Dlg 2"/>
                <w:b/>
                <w:bCs/>
                <w:sz w:val="16"/>
                <w:szCs w:val="16"/>
              </w:rPr>
            </w:pPr>
            <w:r>
              <w:rPr>
                <w:rFonts w:ascii="MS Shell Dlg 2" w:hAnsi="MS Shell Dlg 2"/>
                <w:b/>
                <w:sz w:val="16"/>
              </w:rPr>
              <w:t>Column</w:t>
            </w:r>
          </w:p>
        </w:tc>
        <w:tc>
          <w:tcPr>
            <w:tcW w:w="2896"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5B2DF9" w:rsidP="005B2DF9" w:rsidRDefault="005B2DF9" w14:paraId="44BC8094" w14:textId="77777777">
            <w:pPr>
              <w:rPr>
                <w:rFonts w:ascii="MS Shell Dlg 2" w:hAnsi="MS Shell Dlg 2" w:cs="MS Shell Dlg 2"/>
                <w:b/>
                <w:bCs/>
                <w:sz w:val="16"/>
                <w:szCs w:val="16"/>
              </w:rPr>
            </w:pPr>
            <w:r>
              <w:rPr>
                <w:rFonts w:ascii="MS Shell Dlg 2" w:hAnsi="MS Shell Dlg 2"/>
                <w:b/>
                <w:sz w:val="16"/>
              </w:rPr>
              <w:t>Column Name</w:t>
            </w:r>
          </w:p>
        </w:tc>
        <w:tc>
          <w:tcPr>
            <w:tcW w:w="1403"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5B2DF9" w:rsidP="005B2DF9" w:rsidRDefault="005B2DF9" w14:paraId="0E9D7C4B" w14:textId="77777777">
            <w:pPr>
              <w:rPr>
                <w:rFonts w:ascii="MS Shell Dlg 2" w:hAnsi="MS Shell Dlg 2" w:cs="MS Shell Dlg 2"/>
                <w:b/>
                <w:bCs/>
                <w:sz w:val="16"/>
                <w:szCs w:val="16"/>
              </w:rPr>
            </w:pPr>
            <w:r>
              <w:rPr>
                <w:rFonts w:ascii="MS Shell Dlg 2" w:hAnsi="MS Shell Dlg 2"/>
                <w:b/>
                <w:sz w:val="16"/>
              </w:rPr>
              <w:t>Data Type</w:t>
            </w:r>
          </w:p>
        </w:tc>
        <w:tc>
          <w:tcPr>
            <w:tcW w:w="553" w:type="dxa"/>
            <w:tcBorders>
              <w:top w:val="outset" w:color="auto" w:sz="6" w:space="0"/>
              <w:left w:val="outset" w:color="auto" w:sz="6" w:space="0"/>
              <w:bottom w:val="outset" w:color="auto" w:sz="6" w:space="0"/>
              <w:right w:val="outset" w:color="auto" w:sz="6" w:space="0"/>
            </w:tcBorders>
            <w:shd w:val="clear" w:color="auto" w:fill="C0C0C0"/>
          </w:tcPr>
          <w:p w:rsidRPr="00C20AEF" w:rsidR="005B2DF9" w:rsidP="005B2DF9" w:rsidRDefault="005B2DF9" w14:paraId="4AB60A82" w14:textId="77777777">
            <w:pPr>
              <w:rPr>
                <w:rFonts w:ascii="MS Shell Dlg 2" w:hAnsi="MS Shell Dlg 2" w:cs="MS Shell Dlg 2"/>
                <w:b/>
                <w:bCs/>
                <w:sz w:val="16"/>
                <w:szCs w:val="16"/>
              </w:rPr>
            </w:pPr>
            <w:r>
              <w:rPr>
                <w:rFonts w:ascii="MS Shell Dlg 2" w:hAnsi="MS Shell Dlg 2"/>
                <w:b/>
                <w:sz w:val="16"/>
              </w:rPr>
              <w:t>Not zero?</w:t>
            </w:r>
          </w:p>
        </w:tc>
        <w:tc>
          <w:tcPr>
            <w:tcW w:w="4111"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5B2DF9" w:rsidP="005B2DF9" w:rsidRDefault="005B2DF9" w14:paraId="44BDFF15" w14:textId="77777777">
            <w:pPr>
              <w:rPr>
                <w:rFonts w:ascii="MS Shell Dlg 2" w:hAnsi="MS Shell Dlg 2" w:cs="MS Shell Dlg 2"/>
                <w:b/>
                <w:bCs/>
                <w:sz w:val="16"/>
                <w:szCs w:val="16"/>
              </w:rPr>
            </w:pPr>
            <w:r>
              <w:rPr>
                <w:rFonts w:ascii="MS Shell Dlg 2" w:hAnsi="MS Shell Dlg 2"/>
                <w:b/>
                <w:sz w:val="16"/>
              </w:rPr>
              <w:t>Comments</w:t>
            </w:r>
          </w:p>
        </w:tc>
      </w:tr>
      <w:tr w:rsidRPr="00C20AEF" w:rsidR="005B2DF9" w:rsidTr="00003848" w14:paraId="3DD3D772"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5B2DF9" w:rsidP="005B2DF9" w:rsidRDefault="005B2DF9" w14:paraId="50805886" w14:textId="77777777">
            <w:pPr>
              <w:jc w:val="right"/>
              <w:rPr>
                <w:rFonts w:ascii="MS Shell Dlg 2" w:hAnsi="MS Shell Dlg 2" w:cs="MS Shell Dlg 2"/>
                <w:sz w:val="16"/>
                <w:szCs w:val="16"/>
              </w:rPr>
            </w:pPr>
            <w:r>
              <w:rPr>
                <w:rFonts w:ascii="MS Shell Dlg 2" w:hAnsi="MS Shell Dlg 2"/>
                <w:sz w:val="16"/>
              </w:rPr>
              <w:t>1</w:t>
            </w:r>
          </w:p>
        </w:tc>
        <w:tc>
          <w:tcPr>
            <w:tcW w:w="2896"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66D0DCA0" w14:textId="77777777">
            <w:pPr>
              <w:rPr>
                <w:rFonts w:ascii="MS Shell Dlg 2" w:hAnsi="MS Shell Dlg 2" w:cs="MS Shell Dlg 2"/>
                <w:sz w:val="16"/>
                <w:szCs w:val="16"/>
              </w:rPr>
            </w:pPr>
            <w:r>
              <w:rPr>
                <w:rFonts w:ascii="MS Shell Dlg 2" w:hAnsi="MS Shell Dlg 2"/>
                <w:b/>
                <w:sz w:val="16"/>
              </w:rPr>
              <w:t>D2RQ_ISN</w:t>
            </w:r>
          </w:p>
        </w:tc>
        <w:tc>
          <w:tcPr>
            <w:tcW w:w="1403" w:type="dxa"/>
            <w:tcBorders>
              <w:top w:val="outset" w:color="auto" w:sz="6" w:space="0"/>
              <w:left w:val="outset" w:color="auto" w:sz="6" w:space="0"/>
              <w:bottom w:val="outset" w:color="auto" w:sz="6" w:space="0"/>
              <w:right w:val="outset" w:color="auto" w:sz="6" w:space="0"/>
            </w:tcBorders>
            <w:noWrap/>
          </w:tcPr>
          <w:p w:rsidRPr="00C20AEF" w:rsidR="005B2DF9" w:rsidP="005B2DF9" w:rsidRDefault="005B2DF9" w14:paraId="75ACDF0E" w14:textId="77777777">
            <w:pPr>
              <w:rPr>
                <w:rFonts w:ascii="MS Shell Dlg 2" w:hAnsi="MS Shell Dlg 2" w:cs="MS Shell Dlg 2"/>
                <w:sz w:val="16"/>
                <w:szCs w:val="16"/>
              </w:rPr>
            </w:pPr>
            <w:r>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03F622BC" w14:textId="77777777">
            <w:pPr>
              <w:rPr>
                <w:rFonts w:ascii="MS Shell Dlg 2" w:hAnsi="MS Shell Dlg 2" w:cs="MS Shell Dlg 2"/>
                <w:sz w:val="16"/>
                <w:szCs w:val="16"/>
              </w:rPr>
            </w:pPr>
            <w:r>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149F4983" w14:textId="77777777">
            <w:pPr>
              <w:rPr>
                <w:rFonts w:ascii="MS Shell Dlg 2" w:hAnsi="MS Shell Dlg 2" w:cs="MS Shell Dlg 2"/>
                <w:sz w:val="16"/>
                <w:szCs w:val="16"/>
              </w:rPr>
            </w:pPr>
            <w:r>
              <w:rPr>
                <w:rFonts w:ascii="MS Shell Dlg 2" w:hAnsi="MS Shell Dlg 2"/>
                <w:sz w:val="16"/>
              </w:rPr>
              <w:t>ISN</w:t>
            </w:r>
          </w:p>
        </w:tc>
      </w:tr>
      <w:tr w:rsidRPr="00C20AEF" w:rsidR="005B2DF9" w:rsidTr="00003848" w14:paraId="1820DAF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5B2DF9" w:rsidP="005B2DF9" w:rsidRDefault="005B2DF9" w14:paraId="02FCF461" w14:textId="77777777">
            <w:pPr>
              <w:jc w:val="right"/>
              <w:rPr>
                <w:rFonts w:ascii="MS Shell Dlg 2" w:hAnsi="MS Shell Dlg 2" w:cs="MS Shell Dlg 2"/>
                <w:sz w:val="16"/>
                <w:szCs w:val="16"/>
              </w:rPr>
            </w:pPr>
            <w:r>
              <w:rPr>
                <w:rFonts w:ascii="MS Shell Dlg 2" w:hAnsi="MS Shell Dlg 2"/>
                <w:sz w:val="16"/>
              </w:rPr>
              <w:t>2</w:t>
            </w:r>
          </w:p>
        </w:tc>
        <w:tc>
          <w:tcPr>
            <w:tcW w:w="2896"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3D37D70C" w14:textId="77777777">
            <w:pPr>
              <w:rPr>
                <w:rFonts w:ascii="MS Shell Dlg 2" w:hAnsi="MS Shell Dlg 2" w:cs="MS Shell Dlg 2"/>
                <w:sz w:val="16"/>
                <w:szCs w:val="16"/>
              </w:rPr>
            </w:pPr>
            <w:r>
              <w:rPr>
                <w:rFonts w:ascii="MS Shell Dlg 2" w:hAnsi="MS Shell Dlg 2"/>
                <w:sz w:val="16"/>
              </w:rPr>
              <w:t>D2RQ_D2OR_ISN</w:t>
            </w:r>
          </w:p>
        </w:tc>
        <w:tc>
          <w:tcPr>
            <w:tcW w:w="1403" w:type="dxa"/>
            <w:tcBorders>
              <w:top w:val="outset" w:color="auto" w:sz="6" w:space="0"/>
              <w:left w:val="outset" w:color="auto" w:sz="6" w:space="0"/>
              <w:bottom w:val="outset" w:color="auto" w:sz="6" w:space="0"/>
              <w:right w:val="outset" w:color="auto" w:sz="6" w:space="0"/>
            </w:tcBorders>
            <w:noWrap/>
          </w:tcPr>
          <w:p w:rsidRPr="00C20AEF" w:rsidR="005B2DF9" w:rsidP="005B2DF9" w:rsidRDefault="005B2DF9" w14:paraId="2241CED7" w14:textId="77777777">
            <w:pPr>
              <w:rPr>
                <w:rFonts w:ascii="MS Shell Dlg 2" w:hAnsi="MS Shell Dlg 2" w:cs="MS Shell Dlg 2"/>
                <w:sz w:val="16"/>
                <w:szCs w:val="16"/>
              </w:rPr>
            </w:pPr>
            <w:r>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51A8D2AA" w14:textId="77777777">
            <w:pPr>
              <w:rPr>
                <w:rFonts w:ascii="MS Shell Dlg 2" w:hAnsi="MS Shell Dlg 2" w:cs="MS Shell Dlg 2"/>
                <w:sz w:val="16"/>
                <w:szCs w:val="16"/>
              </w:rPr>
            </w:pPr>
            <w:r>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54A6A550" w14:textId="77777777">
            <w:pPr>
              <w:rPr>
                <w:rFonts w:ascii="MS Shell Dlg 2" w:hAnsi="MS Shell Dlg 2" w:cs="MS Shell Dlg 2"/>
                <w:sz w:val="16"/>
                <w:szCs w:val="16"/>
              </w:rPr>
            </w:pPr>
            <w:r>
              <w:rPr>
                <w:rFonts w:ascii="MS Shell Dlg 2" w:hAnsi="MS Shell Dlg 2"/>
                <w:sz w:val="16"/>
              </w:rPr>
              <w:t>FK ISN</w:t>
            </w:r>
          </w:p>
        </w:tc>
      </w:tr>
      <w:tr w:rsidRPr="00C20AEF" w:rsidR="005B2DF9" w:rsidTr="00003848" w14:paraId="370BE50A"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5B2DF9" w:rsidP="005B2DF9" w:rsidRDefault="005B2DF9" w14:paraId="3F7BD9BE" w14:textId="77777777">
            <w:pPr>
              <w:jc w:val="right"/>
              <w:rPr>
                <w:rFonts w:ascii="MS Shell Dlg 2" w:hAnsi="MS Shell Dlg 2" w:cs="MS Shell Dlg 2"/>
                <w:sz w:val="16"/>
                <w:szCs w:val="16"/>
              </w:rPr>
            </w:pPr>
            <w:r>
              <w:rPr>
                <w:rFonts w:ascii="MS Shell Dlg 2" w:hAnsi="MS Shell Dlg 2"/>
                <w:sz w:val="16"/>
              </w:rPr>
              <w:t>3</w:t>
            </w:r>
          </w:p>
        </w:tc>
        <w:tc>
          <w:tcPr>
            <w:tcW w:w="2896"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0D5D1C7A" w14:textId="77777777">
            <w:pPr>
              <w:rPr>
                <w:rFonts w:ascii="MS Shell Dlg 2" w:hAnsi="MS Shell Dlg 2" w:cs="MS Shell Dlg 2"/>
                <w:sz w:val="16"/>
                <w:szCs w:val="16"/>
              </w:rPr>
            </w:pPr>
            <w:r>
              <w:rPr>
                <w:rFonts w:ascii="MS Shell Dlg 2" w:hAnsi="MS Shell Dlg 2"/>
                <w:sz w:val="16"/>
              </w:rPr>
              <w:t>D2RQ_REQ_SEQUENCE</w:t>
            </w:r>
          </w:p>
        </w:tc>
        <w:tc>
          <w:tcPr>
            <w:tcW w:w="1403" w:type="dxa"/>
            <w:tcBorders>
              <w:top w:val="outset" w:color="auto" w:sz="6" w:space="0"/>
              <w:left w:val="outset" w:color="auto" w:sz="6" w:space="0"/>
              <w:bottom w:val="outset" w:color="auto" w:sz="6" w:space="0"/>
              <w:right w:val="outset" w:color="auto" w:sz="6" w:space="0"/>
            </w:tcBorders>
            <w:noWrap/>
          </w:tcPr>
          <w:p w:rsidRPr="00C20AEF" w:rsidR="005B2DF9" w:rsidP="005B2DF9" w:rsidRDefault="005B2DF9" w14:paraId="481A2E9D" w14:textId="77777777">
            <w:pPr>
              <w:rPr>
                <w:rFonts w:ascii="MS Shell Dlg 2" w:hAnsi="MS Shell Dlg 2" w:cs="MS Shell Dlg 2"/>
                <w:sz w:val="16"/>
                <w:szCs w:val="16"/>
              </w:rPr>
            </w:pPr>
            <w:r>
              <w:rPr>
                <w:rFonts w:ascii="MS Shell Dlg 2" w:hAnsi="MS Shell Dlg 2"/>
                <w:sz w:val="16"/>
              </w:rPr>
              <w:t>NUMBER(3)</w:t>
            </w:r>
          </w:p>
        </w:tc>
        <w:tc>
          <w:tcPr>
            <w:tcW w:w="553"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2F7B2304" w14:textId="77777777">
            <w:pPr>
              <w:rPr>
                <w:rFonts w:ascii="MS Shell Dlg 2" w:hAnsi="MS Shell Dlg 2" w:cs="MS Shell Dlg 2"/>
                <w:sz w:val="16"/>
                <w:szCs w:val="16"/>
              </w:rPr>
            </w:pPr>
            <w:r>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21FB0C19" w14:textId="77777777">
            <w:pPr>
              <w:rPr>
                <w:rFonts w:ascii="MS Shell Dlg 2" w:hAnsi="MS Shell Dlg 2" w:cs="MS Shell Dlg 2"/>
                <w:sz w:val="16"/>
                <w:szCs w:val="16"/>
              </w:rPr>
            </w:pPr>
            <w:r>
              <w:rPr>
                <w:rFonts w:ascii="MS Shell Dlg 2" w:hAnsi="MS Shell Dlg 2"/>
                <w:sz w:val="16"/>
              </w:rPr>
              <w:t>Request order</w:t>
            </w:r>
          </w:p>
        </w:tc>
      </w:tr>
      <w:tr w:rsidRPr="00C20AEF" w:rsidR="005B2DF9" w:rsidTr="00003848" w14:paraId="246D726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5B2DF9" w:rsidP="005B2DF9" w:rsidRDefault="005B2DF9" w14:paraId="5E5E6ED2" w14:textId="77777777">
            <w:pPr>
              <w:jc w:val="right"/>
              <w:rPr>
                <w:rFonts w:ascii="MS Shell Dlg 2" w:hAnsi="MS Shell Dlg 2" w:cs="MS Shell Dlg 2"/>
                <w:sz w:val="16"/>
                <w:szCs w:val="16"/>
              </w:rPr>
            </w:pPr>
            <w:r>
              <w:rPr>
                <w:rFonts w:ascii="MS Shell Dlg 2" w:hAnsi="MS Shell Dlg 2"/>
                <w:sz w:val="16"/>
              </w:rPr>
              <w:t>4</w:t>
            </w:r>
          </w:p>
        </w:tc>
        <w:tc>
          <w:tcPr>
            <w:tcW w:w="2896"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67CE6559" w14:textId="77777777">
            <w:pPr>
              <w:rPr>
                <w:rFonts w:ascii="MS Shell Dlg 2" w:hAnsi="MS Shell Dlg 2" w:cs="MS Shell Dlg 2"/>
                <w:sz w:val="16"/>
                <w:szCs w:val="16"/>
              </w:rPr>
            </w:pPr>
            <w:r>
              <w:rPr>
                <w:rFonts w:ascii="MS Shell Dlg 2" w:hAnsi="MS Shell Dlg 2"/>
                <w:sz w:val="16"/>
              </w:rPr>
              <w:t>D2RQ_CUSTOMER_GLOC</w:t>
            </w:r>
          </w:p>
        </w:tc>
        <w:tc>
          <w:tcPr>
            <w:tcW w:w="1403" w:type="dxa"/>
            <w:tcBorders>
              <w:top w:val="outset" w:color="auto" w:sz="6" w:space="0"/>
              <w:left w:val="outset" w:color="auto" w:sz="6" w:space="0"/>
              <w:bottom w:val="outset" w:color="auto" w:sz="6" w:space="0"/>
              <w:right w:val="outset" w:color="auto" w:sz="6" w:space="0"/>
            </w:tcBorders>
            <w:noWrap/>
          </w:tcPr>
          <w:p w:rsidRPr="00C20AEF" w:rsidR="005B2DF9" w:rsidP="005B2DF9" w:rsidRDefault="005B2DF9" w14:paraId="7412F938" w14:textId="77777777">
            <w:pPr>
              <w:rPr>
                <w:rFonts w:ascii="MS Shell Dlg 2" w:hAnsi="MS Shell Dlg 2" w:cs="MS Shell Dlg 2"/>
                <w:sz w:val="16"/>
                <w:szCs w:val="16"/>
              </w:rPr>
            </w:pPr>
            <w:r>
              <w:rPr>
                <w:rFonts w:ascii="MS Shell Dlg 2" w:hAnsi="MS Shell Dlg 2"/>
                <w:sz w:val="16"/>
              </w:rPr>
              <w:t>NUMBER(9)</w:t>
            </w:r>
          </w:p>
        </w:tc>
        <w:tc>
          <w:tcPr>
            <w:tcW w:w="553"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16EFDD25" w14:textId="77777777">
            <w:pPr>
              <w:rPr>
                <w:rFonts w:ascii="MS Shell Dlg 2" w:hAnsi="MS Shell Dlg 2" w:cs="MS Shell Dlg 2"/>
                <w:sz w:val="16"/>
                <w:szCs w:val="16"/>
              </w:rPr>
            </w:pPr>
            <w:r>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0B039B67" w14:textId="77777777">
            <w:pPr>
              <w:rPr>
                <w:rFonts w:ascii="MS Shell Dlg 2" w:hAnsi="MS Shell Dlg 2" w:cs="MS Shell Dlg 2"/>
                <w:sz w:val="16"/>
                <w:szCs w:val="16"/>
              </w:rPr>
            </w:pPr>
            <w:r>
              <w:rPr>
                <w:rFonts w:ascii="MS Shell Dlg 2" w:hAnsi="MS Shell Dlg 2"/>
                <w:sz w:val="16"/>
              </w:rPr>
              <w:t>Global location number</w:t>
            </w:r>
          </w:p>
        </w:tc>
      </w:tr>
      <w:tr w:rsidRPr="00C20AEF" w:rsidR="005B2DF9" w:rsidTr="00003848" w14:paraId="2C9778B1"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5B2DF9" w:rsidP="005B2DF9" w:rsidRDefault="005B2DF9" w14:paraId="15CB4EF6" w14:textId="77777777">
            <w:pPr>
              <w:jc w:val="right"/>
              <w:rPr>
                <w:rFonts w:ascii="MS Shell Dlg 2" w:hAnsi="MS Shell Dlg 2" w:cs="MS Shell Dlg 2"/>
                <w:sz w:val="16"/>
                <w:szCs w:val="16"/>
              </w:rPr>
            </w:pPr>
            <w:r>
              <w:rPr>
                <w:rFonts w:ascii="MS Shell Dlg 2" w:hAnsi="MS Shell Dlg 2"/>
                <w:sz w:val="16"/>
              </w:rPr>
              <w:t>5</w:t>
            </w:r>
          </w:p>
        </w:tc>
        <w:tc>
          <w:tcPr>
            <w:tcW w:w="2896"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33A0EFE9" w14:textId="77777777">
            <w:pPr>
              <w:rPr>
                <w:rFonts w:ascii="MS Shell Dlg 2" w:hAnsi="MS Shell Dlg 2" w:cs="MS Shell Dlg 2"/>
                <w:sz w:val="16"/>
                <w:szCs w:val="16"/>
              </w:rPr>
            </w:pPr>
            <w:r>
              <w:rPr>
                <w:rFonts w:ascii="MS Shell Dlg 2" w:hAnsi="MS Shell Dlg 2"/>
                <w:sz w:val="16"/>
              </w:rPr>
              <w:t>D2RQ_SUPPLIER_GLOC</w:t>
            </w:r>
          </w:p>
        </w:tc>
        <w:tc>
          <w:tcPr>
            <w:tcW w:w="1403" w:type="dxa"/>
            <w:tcBorders>
              <w:top w:val="outset" w:color="auto" w:sz="6" w:space="0"/>
              <w:left w:val="outset" w:color="auto" w:sz="6" w:space="0"/>
              <w:bottom w:val="outset" w:color="auto" w:sz="6" w:space="0"/>
              <w:right w:val="outset" w:color="auto" w:sz="6" w:space="0"/>
            </w:tcBorders>
            <w:noWrap/>
          </w:tcPr>
          <w:p w:rsidRPr="00C20AEF" w:rsidR="005B2DF9" w:rsidP="005B2DF9" w:rsidRDefault="005B2DF9" w14:paraId="40208E7E" w14:textId="77777777">
            <w:pPr>
              <w:rPr>
                <w:rFonts w:ascii="MS Shell Dlg 2" w:hAnsi="MS Shell Dlg 2" w:cs="MS Shell Dlg 2"/>
                <w:sz w:val="16"/>
                <w:szCs w:val="16"/>
              </w:rPr>
            </w:pPr>
            <w:r>
              <w:rPr>
                <w:rFonts w:ascii="MS Shell Dlg 2" w:hAnsi="MS Shell Dlg 2"/>
                <w:sz w:val="16"/>
              </w:rPr>
              <w:t>NUMBER(9)</w:t>
            </w:r>
          </w:p>
        </w:tc>
        <w:tc>
          <w:tcPr>
            <w:tcW w:w="553"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3C07513D" w14:textId="77777777">
            <w:pPr>
              <w:rPr>
                <w:rFonts w:ascii="MS Shell Dlg 2" w:hAnsi="MS Shell Dlg 2" w:cs="MS Shell Dlg 2"/>
                <w:sz w:val="16"/>
                <w:szCs w:val="16"/>
              </w:rPr>
            </w:pPr>
            <w:r>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7FC4665A" w14:textId="77777777">
            <w:pPr>
              <w:rPr>
                <w:rFonts w:ascii="MS Shell Dlg 2" w:hAnsi="MS Shell Dlg 2" w:cs="MS Shell Dlg 2"/>
                <w:sz w:val="16"/>
                <w:szCs w:val="16"/>
              </w:rPr>
            </w:pPr>
            <w:r>
              <w:rPr>
                <w:rFonts w:ascii="MS Shell Dlg 2" w:hAnsi="MS Shell Dlg 2"/>
                <w:sz w:val="16"/>
              </w:rPr>
              <w:t>Global location number</w:t>
            </w:r>
          </w:p>
        </w:tc>
      </w:tr>
      <w:tr w:rsidRPr="00C20AEF" w:rsidR="005B2DF9" w:rsidTr="00003848" w14:paraId="4446132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vAlign w:val="center"/>
          </w:tcPr>
          <w:p w:rsidRPr="00C20AEF" w:rsidR="005B2DF9" w:rsidP="005B2DF9" w:rsidRDefault="005B2DF9" w14:paraId="49FDEAA7" w14:textId="77777777">
            <w:pPr>
              <w:jc w:val="right"/>
              <w:rPr>
                <w:rFonts w:ascii="MS Shell Dlg 2" w:hAnsi="MS Shell Dlg 2" w:cs="MS Shell Dlg 2"/>
                <w:sz w:val="16"/>
                <w:szCs w:val="16"/>
              </w:rPr>
            </w:pPr>
            <w:r>
              <w:rPr>
                <w:rFonts w:ascii="MS Shell Dlg 2" w:hAnsi="MS Shell Dlg 2"/>
                <w:sz w:val="16"/>
              </w:rPr>
              <w:t>6</w:t>
            </w:r>
          </w:p>
        </w:tc>
        <w:tc>
          <w:tcPr>
            <w:tcW w:w="2896"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2D1FE608" w14:textId="77777777">
            <w:pPr>
              <w:rPr>
                <w:rFonts w:ascii="MS Shell Dlg 2" w:hAnsi="MS Shell Dlg 2" w:cs="MS Shell Dlg 2"/>
                <w:sz w:val="16"/>
                <w:szCs w:val="16"/>
              </w:rPr>
            </w:pPr>
            <w:r>
              <w:rPr>
                <w:rFonts w:ascii="MS Shell Dlg 2" w:hAnsi="MS Shell Dlg 2"/>
                <w:sz w:val="16"/>
              </w:rPr>
              <w:t>D2RQ_RNR_ORDER</w:t>
            </w:r>
          </w:p>
        </w:tc>
        <w:tc>
          <w:tcPr>
            <w:tcW w:w="1403" w:type="dxa"/>
            <w:tcBorders>
              <w:top w:val="outset" w:color="auto" w:sz="6" w:space="0"/>
              <w:left w:val="outset" w:color="auto" w:sz="6" w:space="0"/>
              <w:bottom w:val="outset" w:color="auto" w:sz="6" w:space="0"/>
              <w:right w:val="outset" w:color="auto" w:sz="6" w:space="0"/>
            </w:tcBorders>
            <w:noWrap/>
          </w:tcPr>
          <w:p w:rsidRPr="00C20AEF" w:rsidR="005B2DF9" w:rsidP="005B2DF9" w:rsidRDefault="005B2DF9" w14:paraId="3BC880D2" w14:textId="77777777">
            <w:pPr>
              <w:rPr>
                <w:rFonts w:ascii="MS Shell Dlg 2" w:hAnsi="MS Shell Dlg 2" w:cs="MS Shell Dlg 2"/>
                <w:sz w:val="16"/>
                <w:szCs w:val="16"/>
              </w:rPr>
            </w:pPr>
            <w:r>
              <w:rPr>
                <w:rFonts w:ascii="MS Shell Dlg 2" w:hAnsi="MS Shell Dlg 2"/>
                <w:sz w:val="16"/>
              </w:rPr>
              <w:t>VARCHAR2(19)</w:t>
            </w:r>
          </w:p>
        </w:tc>
        <w:tc>
          <w:tcPr>
            <w:tcW w:w="553"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1602CFCF" w14:textId="77777777">
            <w:pPr>
              <w:rPr>
                <w:rFonts w:ascii="MS Shell Dlg 2" w:hAnsi="MS Shell Dlg 2" w:cs="MS Shell Dlg 2"/>
                <w:sz w:val="16"/>
                <w:szCs w:val="16"/>
              </w:rPr>
            </w:pPr>
            <w:r>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04EAF1AC" w14:textId="77777777">
            <w:pPr>
              <w:rPr>
                <w:rFonts w:ascii="MS Shell Dlg 2" w:hAnsi="MS Shell Dlg 2" w:cs="MS Shell Dlg 2"/>
                <w:sz w:val="16"/>
                <w:szCs w:val="16"/>
              </w:rPr>
            </w:pPr>
            <w:r>
              <w:rPr>
                <w:rFonts w:ascii="MS Shell Dlg 2" w:hAnsi="MS Shell Dlg 2"/>
                <w:sz w:val="16"/>
              </w:rPr>
              <w:t>Part number in memory format</w:t>
            </w:r>
          </w:p>
        </w:tc>
      </w:tr>
      <w:tr w:rsidRPr="00C20AEF" w:rsidR="005B2DF9" w:rsidTr="00003848" w14:paraId="4055EF72"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4F5A67F5" w14:textId="77777777">
            <w:pPr>
              <w:jc w:val="right"/>
              <w:rPr>
                <w:rFonts w:ascii="MS Shell Dlg 2" w:hAnsi="MS Shell Dlg 2" w:cs="MS Shell Dlg 2"/>
                <w:sz w:val="16"/>
                <w:szCs w:val="16"/>
              </w:rPr>
            </w:pPr>
            <w:r>
              <w:rPr>
                <w:rFonts w:ascii="MS Shell Dlg 2" w:hAnsi="MS Shell Dlg 2"/>
                <w:sz w:val="16"/>
              </w:rPr>
              <w:t>7</w:t>
            </w:r>
          </w:p>
        </w:tc>
        <w:tc>
          <w:tcPr>
            <w:tcW w:w="2896"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5A530E33" w14:textId="77777777">
            <w:pPr>
              <w:rPr>
                <w:rFonts w:ascii="MS Shell Dlg 2" w:hAnsi="MS Shell Dlg 2" w:cs="MS Shell Dlg 2"/>
                <w:sz w:val="16"/>
                <w:szCs w:val="16"/>
              </w:rPr>
            </w:pPr>
            <w:r>
              <w:rPr>
                <w:rFonts w:ascii="MS Shell Dlg 2" w:hAnsi="MS Shell Dlg 2"/>
                <w:sz w:val="16"/>
              </w:rPr>
              <w:t>D2RQ_RNR_REQUEST</w:t>
            </w:r>
          </w:p>
        </w:tc>
        <w:tc>
          <w:tcPr>
            <w:tcW w:w="1403" w:type="dxa"/>
            <w:tcBorders>
              <w:top w:val="outset" w:color="auto" w:sz="6" w:space="0"/>
              <w:left w:val="outset" w:color="auto" w:sz="6" w:space="0"/>
              <w:bottom w:val="outset" w:color="auto" w:sz="6" w:space="0"/>
              <w:right w:val="outset" w:color="auto" w:sz="6" w:space="0"/>
            </w:tcBorders>
            <w:noWrap/>
          </w:tcPr>
          <w:p w:rsidRPr="00C20AEF" w:rsidR="005B2DF9" w:rsidP="005B2DF9" w:rsidRDefault="005B2DF9" w14:paraId="3F549F75" w14:textId="77777777">
            <w:pPr>
              <w:rPr>
                <w:rFonts w:ascii="MS Shell Dlg 2" w:hAnsi="MS Shell Dlg 2" w:cs="MS Shell Dlg 2"/>
                <w:sz w:val="16"/>
                <w:szCs w:val="16"/>
              </w:rPr>
            </w:pPr>
            <w:r>
              <w:rPr>
                <w:rFonts w:ascii="MS Shell Dlg 2" w:hAnsi="MS Shell Dlg 2"/>
                <w:sz w:val="16"/>
              </w:rPr>
              <w:t>VARCHAR2(19)</w:t>
            </w:r>
          </w:p>
        </w:tc>
        <w:tc>
          <w:tcPr>
            <w:tcW w:w="553"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2C7618AE" w14:textId="77777777">
            <w:pPr>
              <w:rPr>
                <w:rFonts w:ascii="MS Shell Dlg 2" w:hAnsi="MS Shell Dlg 2" w:cs="MS Shell Dlg 2"/>
                <w:sz w:val="16"/>
                <w:szCs w:val="16"/>
              </w:rPr>
            </w:pPr>
            <w:r>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C20AEF" w:rsidR="005B2DF9" w:rsidP="005B2DF9" w:rsidRDefault="005B2DF9" w14:paraId="499DA87F" w14:textId="77777777">
            <w:pPr>
              <w:rPr>
                <w:rFonts w:ascii="MS Shell Dlg 2" w:hAnsi="MS Shell Dlg 2" w:cs="MS Shell Dlg 2"/>
                <w:sz w:val="16"/>
                <w:szCs w:val="16"/>
              </w:rPr>
            </w:pPr>
            <w:r>
              <w:rPr>
                <w:rFonts w:ascii="MS Shell Dlg 2" w:hAnsi="MS Shell Dlg 2"/>
                <w:sz w:val="16"/>
              </w:rPr>
              <w:t>Part number in memory format</w:t>
            </w:r>
          </w:p>
        </w:tc>
      </w:tr>
      <w:tr w:rsidRPr="00C20AEF" w:rsidR="0070305C" w:rsidTr="00003848" w14:paraId="3D946262"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70305C" w:rsidP="0070305C" w:rsidRDefault="0070305C" w14:paraId="68FB180A" w14:textId="69FB8BE0">
            <w:pPr>
              <w:jc w:val="right"/>
              <w:rPr>
                <w:rFonts w:ascii="MS Shell Dlg 2" w:hAnsi="MS Shell Dlg 2" w:cs="MS Shell Dlg 2"/>
                <w:sz w:val="16"/>
                <w:szCs w:val="16"/>
              </w:rPr>
            </w:pPr>
            <w:r>
              <w:rPr>
                <w:rFonts w:ascii="MS Shell Dlg 2" w:hAnsi="MS Shell Dlg 2"/>
                <w:sz w:val="16"/>
              </w:rPr>
              <w:t>8</w:t>
            </w:r>
          </w:p>
        </w:tc>
        <w:tc>
          <w:tcPr>
            <w:tcW w:w="2896" w:type="dxa"/>
            <w:tcBorders>
              <w:top w:val="outset" w:color="auto" w:sz="6" w:space="0"/>
              <w:left w:val="outset" w:color="auto" w:sz="6" w:space="0"/>
              <w:bottom w:val="outset" w:color="auto" w:sz="6" w:space="0"/>
              <w:right w:val="outset" w:color="auto" w:sz="6" w:space="0"/>
            </w:tcBorders>
          </w:tcPr>
          <w:p w:rsidRPr="00C20AEF" w:rsidR="0070305C" w:rsidP="0070305C" w:rsidRDefault="0070305C" w14:paraId="03D618F8" w14:textId="778CD072">
            <w:pPr>
              <w:rPr>
                <w:rFonts w:ascii="MS Shell Dlg 2" w:hAnsi="MS Shell Dlg 2" w:cs="MS Shell Dlg 2"/>
                <w:sz w:val="16"/>
                <w:szCs w:val="16"/>
              </w:rPr>
            </w:pPr>
            <w:r>
              <w:rPr>
                <w:rFonts w:ascii="MS Shell Dlg 2" w:hAnsi="MS Shell Dlg 2"/>
                <w:sz w:val="16"/>
              </w:rPr>
              <w:t>D2RQ_PART_NAME</w:t>
            </w:r>
          </w:p>
        </w:tc>
        <w:tc>
          <w:tcPr>
            <w:tcW w:w="1403" w:type="dxa"/>
            <w:tcBorders>
              <w:top w:val="outset" w:color="auto" w:sz="6" w:space="0"/>
              <w:left w:val="outset" w:color="auto" w:sz="6" w:space="0"/>
              <w:bottom w:val="outset" w:color="auto" w:sz="6" w:space="0"/>
              <w:right w:val="outset" w:color="auto" w:sz="6" w:space="0"/>
            </w:tcBorders>
            <w:noWrap/>
          </w:tcPr>
          <w:p w:rsidRPr="00C20AEF" w:rsidR="0070305C" w:rsidP="0070305C" w:rsidRDefault="0070305C" w14:paraId="478893B2" w14:textId="10EDD55A">
            <w:pPr>
              <w:rPr>
                <w:rFonts w:ascii="MS Shell Dlg 2" w:hAnsi="MS Shell Dlg 2" w:cs="MS Shell Dlg 2"/>
                <w:sz w:val="16"/>
                <w:szCs w:val="16"/>
              </w:rPr>
            </w:pPr>
            <w:r>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C20AEF" w:rsidR="0070305C" w:rsidP="0070305C" w:rsidRDefault="0070305C" w14:paraId="5D96F6F1"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70305C" w:rsidP="0070305C" w:rsidRDefault="0070305C" w14:paraId="038C6F3E" w14:textId="5493F8D2">
            <w:pPr>
              <w:rPr>
                <w:rFonts w:ascii="MS Shell Dlg 2" w:hAnsi="MS Shell Dlg 2" w:cs="MS Shell Dlg 2"/>
                <w:sz w:val="16"/>
                <w:szCs w:val="16"/>
              </w:rPr>
            </w:pPr>
            <w:r>
              <w:rPr>
                <w:rFonts w:ascii="MS Shell Dlg 2" w:hAnsi="MS Shell Dlg 2"/>
                <w:sz w:val="16"/>
              </w:rPr>
              <w:t>Designation in the national language of the seller</w:t>
            </w:r>
          </w:p>
        </w:tc>
      </w:tr>
      <w:tr w:rsidRPr="00C20AEF" w:rsidR="00F3316D" w:rsidTr="00003848" w14:paraId="57DFB151"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F3316D" w:rsidP="00F3316D" w:rsidRDefault="00F3316D" w14:paraId="79CE66D1" w14:textId="2B9639C3">
            <w:pPr>
              <w:jc w:val="right"/>
              <w:rPr>
                <w:rFonts w:ascii="MS Shell Dlg 2" w:hAnsi="MS Shell Dlg 2" w:cs="MS Shell Dlg 2"/>
                <w:sz w:val="16"/>
                <w:szCs w:val="16"/>
              </w:rPr>
            </w:pPr>
            <w:r>
              <w:rPr>
                <w:rFonts w:ascii="MS Shell Dlg 2" w:hAnsi="MS Shell Dlg 2"/>
                <w:sz w:val="16"/>
              </w:rPr>
              <w:t>9</w:t>
            </w:r>
          </w:p>
        </w:tc>
        <w:tc>
          <w:tcPr>
            <w:tcW w:w="2896" w:type="dxa"/>
            <w:tcBorders>
              <w:top w:val="outset" w:color="auto" w:sz="6" w:space="0"/>
              <w:left w:val="outset" w:color="auto" w:sz="6" w:space="0"/>
              <w:bottom w:val="outset" w:color="auto" w:sz="6" w:space="0"/>
              <w:right w:val="outset" w:color="auto" w:sz="6" w:space="0"/>
            </w:tcBorders>
          </w:tcPr>
          <w:p w:rsidRPr="00C20AEF" w:rsidR="00F3316D" w:rsidP="00F3316D" w:rsidRDefault="00F3316D" w14:paraId="7E4B4C58" w14:textId="134BDCD2">
            <w:pPr>
              <w:rPr>
                <w:rFonts w:ascii="MS Shell Dlg 2" w:hAnsi="MS Shell Dlg 2" w:cs="MS Shell Dlg 2"/>
                <w:sz w:val="16"/>
                <w:szCs w:val="16"/>
              </w:rPr>
            </w:pPr>
            <w:r>
              <w:rPr>
                <w:rFonts w:ascii="MS Shell Dlg 2" w:hAnsi="MS Shell Dlg 2"/>
                <w:sz w:val="16"/>
              </w:rPr>
              <w:t>D2RQ_BRAND</w:t>
            </w:r>
          </w:p>
        </w:tc>
        <w:tc>
          <w:tcPr>
            <w:tcW w:w="1403" w:type="dxa"/>
            <w:tcBorders>
              <w:top w:val="outset" w:color="auto" w:sz="6" w:space="0"/>
              <w:left w:val="outset" w:color="auto" w:sz="6" w:space="0"/>
              <w:bottom w:val="outset" w:color="auto" w:sz="6" w:space="0"/>
              <w:right w:val="outset" w:color="auto" w:sz="6" w:space="0"/>
            </w:tcBorders>
            <w:noWrap/>
          </w:tcPr>
          <w:p w:rsidRPr="00C20AEF" w:rsidR="00F3316D" w:rsidP="00F3316D" w:rsidRDefault="00F3316D" w14:paraId="29BCC5E1" w14:textId="30B30362">
            <w:pPr>
              <w:rPr>
                <w:rFonts w:ascii="MS Shell Dlg 2" w:hAnsi="MS Shell Dlg 2" w:cs="MS Shell Dlg 2"/>
                <w:sz w:val="16"/>
                <w:szCs w:val="16"/>
              </w:rPr>
            </w:pPr>
            <w:r>
              <w:rPr>
                <w:rFonts w:ascii="MS Shell Dlg 2" w:hAnsi="MS Shell Dlg 2"/>
                <w:sz w:val="16"/>
              </w:rPr>
              <w:t>NUMBER(3)</w:t>
            </w:r>
          </w:p>
        </w:tc>
        <w:tc>
          <w:tcPr>
            <w:tcW w:w="553" w:type="dxa"/>
            <w:tcBorders>
              <w:top w:val="outset" w:color="auto" w:sz="6" w:space="0"/>
              <w:left w:val="outset" w:color="auto" w:sz="6" w:space="0"/>
              <w:bottom w:val="outset" w:color="auto" w:sz="6" w:space="0"/>
              <w:right w:val="outset" w:color="auto" w:sz="6" w:space="0"/>
            </w:tcBorders>
          </w:tcPr>
          <w:p w:rsidRPr="00C20AEF" w:rsidR="00F3316D" w:rsidP="00F3316D" w:rsidRDefault="00F3316D" w14:paraId="4A001098"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F3316D" w:rsidP="00F3316D" w:rsidRDefault="00F3316D" w14:paraId="7F897879" w14:textId="24FEF212">
            <w:pPr>
              <w:rPr>
                <w:rFonts w:ascii="MS Shell Dlg 2" w:hAnsi="MS Shell Dlg 2" w:cs="MS Shell Dlg 2"/>
                <w:sz w:val="16"/>
                <w:szCs w:val="16"/>
              </w:rPr>
            </w:pPr>
            <w:r>
              <w:rPr>
                <w:rFonts w:ascii="MS Shell Dlg 2" w:hAnsi="MS Shell Dlg 2"/>
                <w:sz w:val="16"/>
              </w:rPr>
              <w:t>Brand</w:t>
            </w:r>
          </w:p>
        </w:tc>
      </w:tr>
      <w:tr w:rsidRPr="00C20AEF" w:rsidR="00DD43EB" w:rsidTr="00003848" w14:paraId="55BAEC0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3AF14FD1" w14:textId="53E9B7BF">
            <w:pPr>
              <w:jc w:val="right"/>
              <w:rPr>
                <w:rFonts w:ascii="MS Shell Dlg 2" w:hAnsi="MS Shell Dlg 2" w:cs="MS Shell Dlg 2"/>
                <w:sz w:val="16"/>
                <w:szCs w:val="16"/>
              </w:rPr>
            </w:pPr>
            <w:r>
              <w:rPr>
                <w:rFonts w:ascii="MS Shell Dlg 2" w:hAnsi="MS Shell Dlg 2"/>
                <w:sz w:val="16"/>
              </w:rPr>
              <w:t>10</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568FDA91" w14:textId="2CBF71E2">
            <w:pPr>
              <w:rPr>
                <w:rFonts w:ascii="MS Shell Dlg 2" w:hAnsi="MS Shell Dlg 2" w:cs="MS Shell Dlg 2"/>
                <w:sz w:val="16"/>
                <w:szCs w:val="16"/>
              </w:rPr>
            </w:pPr>
            <w:r>
              <w:rPr>
                <w:rFonts w:ascii="MS Shell Dlg 2" w:hAnsi="MS Shell Dlg 2"/>
                <w:sz w:val="16"/>
              </w:rPr>
              <w:t>D2RQ_START_WAVE</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67C0DE1D" w14:textId="7BD12483">
            <w:pPr>
              <w:rPr>
                <w:rFonts w:ascii="MS Shell Dlg 2" w:hAnsi="MS Shell Dlg 2" w:cs="MS Shell Dlg 2"/>
                <w:sz w:val="16"/>
                <w:szCs w:val="16"/>
              </w:rPr>
            </w:pPr>
            <w:r>
              <w:rPr>
                <w:rFonts w:ascii="MS Shell Dlg 2" w:hAnsi="MS Shell Dlg 2"/>
                <w:sz w:val="16"/>
              </w:rPr>
              <w:t>NUMBER(3)</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6D15FEE3"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7FE02A12" w14:textId="58732268">
            <w:pPr>
              <w:rPr>
                <w:rFonts w:ascii="MS Shell Dlg 2" w:hAnsi="MS Shell Dlg 2" w:cs="MS Shell Dlg 2"/>
                <w:sz w:val="16"/>
                <w:szCs w:val="16"/>
              </w:rPr>
            </w:pPr>
            <w:r>
              <w:rPr>
                <w:rFonts w:ascii="MS Shell Dlg 2" w:hAnsi="MS Shell Dlg 2"/>
                <w:sz w:val="16"/>
              </w:rPr>
              <w:t>Wave in which the request was started</w:t>
            </w:r>
          </w:p>
        </w:tc>
      </w:tr>
      <w:tr w:rsidRPr="00C20AEF" w:rsidR="00DD43EB" w:rsidTr="00003848" w14:paraId="221ECCF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3BCFC40D" w14:textId="191FA217">
            <w:pPr>
              <w:jc w:val="right"/>
              <w:rPr>
                <w:rFonts w:ascii="MS Shell Dlg 2" w:hAnsi="MS Shell Dlg 2" w:cs="MS Shell Dlg 2"/>
                <w:sz w:val="16"/>
                <w:szCs w:val="16"/>
              </w:rPr>
            </w:pPr>
            <w:r>
              <w:rPr>
                <w:rFonts w:ascii="MS Shell Dlg 2" w:hAnsi="MS Shell Dlg 2"/>
                <w:sz w:val="16"/>
              </w:rPr>
              <w:t>11</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2CA1062F" w14:textId="77777777">
            <w:pPr>
              <w:rPr>
                <w:rFonts w:ascii="MS Shell Dlg 2" w:hAnsi="MS Shell Dlg 2" w:cs="MS Shell Dlg 2"/>
                <w:sz w:val="16"/>
                <w:szCs w:val="16"/>
              </w:rPr>
            </w:pPr>
            <w:r>
              <w:rPr>
                <w:rFonts w:ascii="MS Shell Dlg 2" w:hAnsi="MS Shell Dlg 2"/>
                <w:sz w:val="16"/>
              </w:rPr>
              <w:t>D2RQ_START_DATE</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3876FC49" w14:textId="77777777">
            <w:pPr>
              <w:rPr>
                <w:rFonts w:ascii="MS Shell Dlg 2" w:hAnsi="MS Shell Dlg 2" w:cs="MS Shell Dlg 2"/>
                <w:sz w:val="16"/>
                <w:szCs w:val="16"/>
              </w:rPr>
            </w:pPr>
            <w:r>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47B953BC" w14:textId="77777777">
            <w:pPr>
              <w:rPr>
                <w:rFonts w:ascii="MS Shell Dlg 2" w:hAnsi="MS Shell Dlg 2" w:cs="MS Shell Dlg 2"/>
                <w:sz w:val="16"/>
                <w:szCs w:val="16"/>
              </w:rPr>
            </w:pPr>
            <w:r>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2BCE3D9F" w14:textId="77777777">
            <w:pPr>
              <w:rPr>
                <w:rFonts w:ascii="MS Shell Dlg 2" w:hAnsi="MS Shell Dlg 2" w:cs="MS Shell Dlg 2"/>
                <w:sz w:val="16"/>
                <w:szCs w:val="16"/>
              </w:rPr>
            </w:pPr>
            <w:r>
              <w:rPr>
                <w:rFonts w:ascii="MS Shell Dlg 2" w:hAnsi="MS Shell Dlg 2"/>
                <w:sz w:val="16"/>
              </w:rPr>
              <w:t>Start time of the request</w:t>
            </w:r>
          </w:p>
        </w:tc>
      </w:tr>
      <w:tr w:rsidRPr="00C20AEF" w:rsidR="00DD43EB" w:rsidTr="00003848" w14:paraId="2E06B340"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12A8D44E" w14:textId="48AA9808">
            <w:pPr>
              <w:jc w:val="right"/>
              <w:rPr>
                <w:rFonts w:ascii="MS Shell Dlg 2" w:hAnsi="MS Shell Dlg 2" w:cs="MS Shell Dlg 2"/>
                <w:sz w:val="16"/>
                <w:szCs w:val="16"/>
              </w:rPr>
            </w:pPr>
            <w:r>
              <w:rPr>
                <w:rFonts w:ascii="MS Shell Dlg 2" w:hAnsi="MS Shell Dlg 2"/>
                <w:sz w:val="16"/>
              </w:rPr>
              <w:t>12</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71E561E4" w14:textId="77777777">
            <w:pPr>
              <w:rPr>
                <w:rFonts w:ascii="MS Shell Dlg 2" w:hAnsi="MS Shell Dlg 2" w:cs="MS Shell Dlg 2"/>
                <w:sz w:val="16"/>
                <w:szCs w:val="16"/>
              </w:rPr>
            </w:pPr>
            <w:r>
              <w:rPr>
                <w:rFonts w:ascii="MS Shell Dlg 2" w:hAnsi="MS Shell Dlg 2"/>
                <w:sz w:val="16"/>
              </w:rPr>
              <w:t>D2RQ_CHANGE_DATE</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07E95274" w14:textId="77777777">
            <w:pPr>
              <w:rPr>
                <w:rFonts w:ascii="MS Shell Dlg 2" w:hAnsi="MS Shell Dlg 2" w:cs="MS Shell Dlg 2"/>
                <w:sz w:val="16"/>
                <w:szCs w:val="16"/>
              </w:rPr>
            </w:pPr>
            <w:r>
              <w:rPr>
                <w:rFonts w:ascii="MS Shell Dlg 2" w:hAnsi="MS Shell Dlg 2"/>
                <w:sz w:val="16"/>
              </w:rPr>
              <w:t>DATE</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1D0CF1E7" w14:textId="77777777">
            <w:pPr>
              <w:rPr>
                <w:rFonts w:ascii="MS Shell Dlg 2" w:hAnsi="MS Shell Dlg 2" w:cs="MS Shell Dlg 2"/>
                <w:sz w:val="16"/>
                <w:szCs w:val="16"/>
              </w:rPr>
            </w:pPr>
            <w:r>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14A8E285" w14:textId="77777777">
            <w:pPr>
              <w:rPr>
                <w:rFonts w:ascii="MS Shell Dlg 2" w:hAnsi="MS Shell Dlg 2" w:cs="MS Shell Dlg 2"/>
                <w:sz w:val="16"/>
                <w:szCs w:val="16"/>
              </w:rPr>
            </w:pPr>
            <w:r>
              <w:rPr>
                <w:rFonts w:ascii="MS Shell Dlg 2" w:hAnsi="MS Shell Dlg 2"/>
                <w:sz w:val="16"/>
              </w:rPr>
              <w:t>Last change</w:t>
            </w:r>
          </w:p>
        </w:tc>
      </w:tr>
      <w:tr w:rsidRPr="00952541" w:rsidR="00DD43EB" w:rsidTr="00003848" w14:paraId="2849BD77"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52177B29" w14:textId="6F180F54">
            <w:pPr>
              <w:jc w:val="right"/>
              <w:rPr>
                <w:rFonts w:ascii="MS Shell Dlg 2" w:hAnsi="MS Shell Dlg 2" w:cs="MS Shell Dlg 2"/>
                <w:sz w:val="16"/>
                <w:szCs w:val="16"/>
              </w:rPr>
            </w:pPr>
            <w:r>
              <w:rPr>
                <w:rFonts w:ascii="MS Shell Dlg 2" w:hAnsi="MS Shell Dlg 2"/>
                <w:sz w:val="16"/>
              </w:rPr>
              <w:t>13</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69DCB6B9" w14:textId="77777777">
            <w:pPr>
              <w:rPr>
                <w:rFonts w:ascii="MS Shell Dlg 2" w:hAnsi="MS Shell Dlg 2" w:cs="MS Shell Dlg 2"/>
                <w:sz w:val="16"/>
                <w:szCs w:val="16"/>
              </w:rPr>
            </w:pPr>
            <w:r>
              <w:rPr>
                <w:rFonts w:ascii="MS Shell Dlg 2" w:hAnsi="MS Shell Dlg 2"/>
                <w:sz w:val="16"/>
              </w:rPr>
              <w:t>D2RQ_STATUS</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535AC773" w14:textId="77777777">
            <w:pPr>
              <w:rPr>
                <w:rFonts w:ascii="MS Shell Dlg 2" w:hAnsi="MS Shell Dlg 2" w:cs="MS Shell Dlg 2"/>
                <w:sz w:val="16"/>
                <w:szCs w:val="16"/>
              </w:rPr>
            </w:pPr>
            <w:r>
              <w:rPr>
                <w:rFonts w:ascii="MS Shell Dlg 2" w:hAnsi="MS Shell Dlg 2"/>
                <w:sz w:val="16"/>
              </w:rPr>
              <w:t>NUMBER(2)</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5CA2645D" w14:textId="77777777">
            <w:pPr>
              <w:rPr>
                <w:rFonts w:ascii="MS Shell Dlg 2" w:hAnsi="MS Shell Dlg 2" w:cs="MS Shell Dlg 2"/>
                <w:sz w:val="16"/>
                <w:szCs w:val="16"/>
              </w:rPr>
            </w:pPr>
            <w:r>
              <w:rPr>
                <w:rFonts w:ascii="MS Shell Dlg 2" w:hAnsi="MS Shell Dlg 2"/>
                <w:sz w:val="16"/>
              </w:rPr>
              <w:t>Y</w:t>
            </w: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5CF1189A" w14:textId="0FF4123F">
            <w:pPr>
              <w:rPr>
                <w:rFonts w:ascii="MS Shell Dlg 2" w:hAnsi="MS Shell Dlg 2" w:cs="MS Shell Dlg 2"/>
                <w:sz w:val="16"/>
                <w:szCs w:val="16"/>
              </w:rPr>
            </w:pPr>
            <w:r>
              <w:rPr>
                <w:rFonts w:ascii="MS Shell Dlg 2" w:hAnsi="MS Shell Dlg 2"/>
                <w:sz w:val="16"/>
              </w:rPr>
              <w:t>Status of the request (0=Created, 1=Started, 2=Accepted, 3=Stopped, 4=Invalid, 5=Canceled, 6=Rejected, 7=Expired)</w:t>
            </w:r>
          </w:p>
        </w:tc>
      </w:tr>
      <w:tr w:rsidRPr="00C20AEF" w:rsidR="00DD43EB" w:rsidTr="00003848" w14:paraId="2CC1B9AF"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2FF638D3" w14:textId="6D586D78">
            <w:pPr>
              <w:jc w:val="right"/>
              <w:rPr>
                <w:rFonts w:ascii="MS Shell Dlg 2" w:hAnsi="MS Shell Dlg 2" w:cs="MS Shell Dlg 2"/>
                <w:sz w:val="16"/>
                <w:szCs w:val="16"/>
              </w:rPr>
            </w:pPr>
            <w:r>
              <w:rPr>
                <w:rFonts w:ascii="MS Shell Dlg 2" w:hAnsi="MS Shell Dlg 2"/>
                <w:sz w:val="16"/>
              </w:rPr>
              <w:t>14</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13EED225" w14:textId="77777777">
            <w:pPr>
              <w:rPr>
                <w:rFonts w:ascii="MS Shell Dlg 2" w:hAnsi="MS Shell Dlg 2" w:cs="MS Shell Dlg 2"/>
                <w:sz w:val="16"/>
                <w:szCs w:val="16"/>
              </w:rPr>
            </w:pPr>
            <w:r>
              <w:rPr>
                <w:rFonts w:ascii="MS Shell Dlg 2" w:hAnsi="MS Shell Dlg 2"/>
                <w:sz w:val="16"/>
              </w:rPr>
              <w:t>D2RQ_DECLINED_HINT</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4C00809A" w14:textId="77777777">
            <w:pPr>
              <w:rPr>
                <w:rFonts w:ascii="MS Shell Dlg 2" w:hAnsi="MS Shell Dlg 2" w:cs="MS Shell Dlg 2"/>
                <w:sz w:val="16"/>
                <w:szCs w:val="16"/>
              </w:rPr>
            </w:pPr>
            <w:r>
              <w:rPr>
                <w:rFonts w:ascii="MS Shell Dlg 2" w:hAnsi="MS Shell Dlg 2"/>
                <w:sz w:val="16"/>
              </w:rPr>
              <w:t>VARCHAR2(1000)</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4A525F66"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5522A285" w14:textId="77777777">
            <w:pPr>
              <w:rPr>
                <w:rFonts w:ascii="MS Shell Dlg 2" w:hAnsi="MS Shell Dlg 2" w:cs="MS Shell Dlg 2"/>
                <w:sz w:val="16"/>
                <w:szCs w:val="16"/>
              </w:rPr>
            </w:pPr>
            <w:r>
              <w:rPr>
                <w:rFonts w:ascii="MS Shell Dlg 2" w:hAnsi="MS Shell Dlg 2"/>
                <w:sz w:val="16"/>
              </w:rPr>
              <w:t>Comment for rejection of the request</w:t>
            </w:r>
          </w:p>
        </w:tc>
      </w:tr>
      <w:tr w:rsidRPr="00C20AEF" w:rsidR="00DD43EB" w:rsidTr="00003848" w14:paraId="5144E26F"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1EFD4199" w14:textId="657CF217">
            <w:pPr>
              <w:jc w:val="right"/>
              <w:rPr>
                <w:rFonts w:ascii="MS Shell Dlg 2" w:hAnsi="MS Shell Dlg 2" w:cs="MS Shell Dlg 2"/>
                <w:sz w:val="16"/>
                <w:szCs w:val="16"/>
              </w:rPr>
            </w:pPr>
            <w:r>
              <w:rPr>
                <w:rFonts w:ascii="MS Shell Dlg 2" w:hAnsi="MS Shell Dlg 2"/>
                <w:sz w:val="16"/>
              </w:rPr>
              <w:t>15</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74CA47F2" w14:textId="77777777">
            <w:pPr>
              <w:rPr>
                <w:rFonts w:ascii="MS Shell Dlg 2" w:hAnsi="MS Shell Dlg 2" w:cs="MS Shell Dlg 2"/>
                <w:sz w:val="16"/>
                <w:szCs w:val="16"/>
              </w:rPr>
            </w:pPr>
            <w:r>
              <w:rPr>
                <w:rFonts w:ascii="MS Shell Dlg 2" w:hAnsi="MS Shell Dlg 2"/>
                <w:sz w:val="16"/>
              </w:rPr>
              <w:t>D2RQ_SUPPLIER_USER_NAME</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0F37060E" w14:textId="77777777">
            <w:pPr>
              <w:rPr>
                <w:rFonts w:ascii="MS Shell Dlg 2" w:hAnsi="MS Shell Dlg 2" w:cs="MS Shell Dlg 2"/>
                <w:sz w:val="16"/>
                <w:szCs w:val="16"/>
              </w:rPr>
            </w:pPr>
            <w:r>
              <w:rPr>
                <w:rFonts w:ascii="MS Shell Dlg 2" w:hAnsi="MS Shell Dlg 2"/>
                <w:sz w:val="16"/>
              </w:rPr>
              <w:t>VARCHAR2(20)</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4CEFF35E"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2C584467" w14:textId="77777777">
            <w:pPr>
              <w:rPr>
                <w:rFonts w:ascii="MS Shell Dlg 2" w:hAnsi="MS Shell Dlg 2" w:cs="MS Shell Dlg 2"/>
                <w:sz w:val="16"/>
                <w:szCs w:val="16"/>
              </w:rPr>
            </w:pPr>
            <w:r>
              <w:rPr>
                <w:rFonts w:ascii="MS Shell Dlg 2" w:hAnsi="MS Shell Dlg 2"/>
                <w:sz w:val="16"/>
              </w:rPr>
              <w:t>User who accepted or rejected the request</w:t>
            </w:r>
          </w:p>
        </w:tc>
      </w:tr>
      <w:tr w:rsidRPr="00C20AEF" w:rsidR="00DD43EB" w:rsidTr="00FC63AF" w14:paraId="3702276F"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6AC99CF0" w14:textId="5A2DE9C1">
            <w:pPr>
              <w:jc w:val="right"/>
              <w:rPr>
                <w:rFonts w:ascii="MS Shell Dlg 2" w:hAnsi="MS Shell Dlg 2" w:cs="MS Shell Dlg 2"/>
                <w:sz w:val="16"/>
                <w:szCs w:val="16"/>
              </w:rPr>
            </w:pPr>
            <w:r>
              <w:rPr>
                <w:rFonts w:ascii="MS Shell Dlg 2" w:hAnsi="MS Shell Dlg 2"/>
                <w:sz w:val="16"/>
              </w:rPr>
              <w:t>16</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5396942E" w14:textId="35A01D32">
            <w:pPr>
              <w:rPr>
                <w:rFonts w:ascii="MS Shell Dlg 2" w:hAnsi="MS Shell Dlg 2" w:cs="MS Shell Dlg 2"/>
                <w:sz w:val="16"/>
                <w:szCs w:val="16"/>
              </w:rPr>
            </w:pPr>
            <w:r>
              <w:rPr>
                <w:rFonts w:ascii="MS Shell Dlg 2" w:hAnsi="MS Shell Dlg 2"/>
                <w:sz w:val="16"/>
              </w:rPr>
              <w:t>D2RQ_ORDER_NUMBER</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52BF7F41" w14:textId="28006166">
            <w:pPr>
              <w:rPr>
                <w:rFonts w:ascii="MS Shell Dlg 2" w:hAnsi="MS Shell Dlg 2" w:cs="MS Shell Dlg 2"/>
                <w:sz w:val="16"/>
                <w:szCs w:val="16"/>
              </w:rPr>
            </w:pPr>
            <w:r>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1781B296"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65ACF364" w14:textId="31A55EC5">
            <w:pPr>
              <w:rPr>
                <w:rFonts w:ascii="MS Shell Dlg 2" w:hAnsi="MS Shell Dlg 2" w:cs="MS Shell Dlg 2"/>
                <w:sz w:val="16"/>
                <w:szCs w:val="16"/>
              </w:rPr>
            </w:pPr>
            <w:r>
              <w:rPr>
                <w:rFonts w:ascii="MS Shell Dlg 2" w:hAnsi="MS Shell Dlg 2"/>
                <w:sz w:val="16"/>
              </w:rPr>
              <w:t>Order number</w:t>
            </w:r>
          </w:p>
        </w:tc>
      </w:tr>
      <w:tr w:rsidRPr="00C20AEF" w:rsidR="00DD43EB" w:rsidTr="00003848" w14:paraId="50283E1A"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2DBE6835" w14:textId="36C6C326">
            <w:pPr>
              <w:jc w:val="right"/>
              <w:rPr>
                <w:rFonts w:ascii="MS Shell Dlg 2" w:hAnsi="MS Shell Dlg 2" w:cs="MS Shell Dlg 2"/>
                <w:sz w:val="16"/>
                <w:szCs w:val="16"/>
              </w:rPr>
            </w:pPr>
            <w:r>
              <w:rPr>
                <w:rFonts w:ascii="MS Shell Dlg 2" w:hAnsi="MS Shell Dlg 2"/>
                <w:sz w:val="16"/>
              </w:rPr>
              <w:t>17</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7CB08F6B" w14:textId="39B3DD61">
            <w:pPr>
              <w:rPr>
                <w:rFonts w:ascii="MS Shell Dlg 2" w:hAnsi="MS Shell Dlg 2" w:cs="MS Shell Dlg 2"/>
                <w:sz w:val="16"/>
                <w:szCs w:val="16"/>
              </w:rPr>
            </w:pPr>
            <w:r>
              <w:rPr>
                <w:rFonts w:ascii="MS Shell Dlg 2" w:hAnsi="MS Shell Dlg 2"/>
                <w:sz w:val="16"/>
              </w:rPr>
              <w:t>D2RQ_ORDER_MARGIN</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1C7AF7BB" w14:textId="07DDE9CD">
            <w:pPr>
              <w:rPr>
                <w:rFonts w:ascii="MS Shell Dlg 2" w:hAnsi="MS Shell Dlg 2" w:cs="MS Shell Dlg 2"/>
                <w:sz w:val="16"/>
                <w:szCs w:val="16"/>
              </w:rPr>
            </w:pPr>
            <w:r>
              <w:rPr>
                <w:rFonts w:ascii="MS Shell Dlg 2" w:hAnsi="MS Shell Dlg 2"/>
                <w:sz w:val="16"/>
              </w:rPr>
              <w:t>NUMBER(15,2)</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347E7E27"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73BA6100" w14:textId="25F4F65B">
            <w:pPr>
              <w:rPr>
                <w:rFonts w:ascii="MS Shell Dlg 2" w:hAnsi="MS Shell Dlg 2" w:cs="MS Shell Dlg 2"/>
                <w:sz w:val="16"/>
                <w:szCs w:val="16"/>
              </w:rPr>
            </w:pPr>
            <w:r>
              <w:rPr>
                <w:rFonts w:ascii="MS Shell Dlg 2" w:hAnsi="MS Shell Dlg 2"/>
                <w:sz w:val="16"/>
              </w:rPr>
              <w:t>Handling margin for the position</w:t>
            </w:r>
          </w:p>
        </w:tc>
      </w:tr>
      <w:tr w:rsidRPr="00C20AEF" w:rsidR="00DD43EB" w:rsidTr="00003848" w14:paraId="6BD77495"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0E8602B2" w14:textId="6EA9C430">
            <w:pPr>
              <w:jc w:val="right"/>
              <w:rPr>
                <w:rFonts w:ascii="MS Shell Dlg 2" w:hAnsi="MS Shell Dlg 2" w:cs="MS Shell Dlg 2"/>
                <w:sz w:val="16"/>
                <w:szCs w:val="16"/>
              </w:rPr>
            </w:pPr>
            <w:r>
              <w:rPr>
                <w:rFonts w:ascii="MS Shell Dlg 2" w:hAnsi="MS Shell Dlg 2"/>
                <w:sz w:val="16"/>
              </w:rPr>
              <w:t>18</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46223198" w14:textId="1354B4EF">
            <w:pPr>
              <w:rPr>
                <w:rFonts w:ascii="MS Shell Dlg 2" w:hAnsi="MS Shell Dlg 2" w:cs="MS Shell Dlg 2"/>
                <w:sz w:val="16"/>
                <w:szCs w:val="16"/>
              </w:rPr>
            </w:pPr>
            <w:r>
              <w:rPr>
                <w:rFonts w:ascii="MS Shell Dlg 2" w:hAnsi="MS Shell Dlg 2"/>
                <w:sz w:val="16"/>
              </w:rPr>
              <w:t>D2RQ_SUPPLIER_DELIVERY_ADDRESS</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28D56046" w14:textId="026078A8">
            <w:pPr>
              <w:rPr>
                <w:rFonts w:ascii="MS Shell Dlg 2" w:hAnsi="MS Shell Dlg 2" w:cs="MS Shell Dlg 2"/>
                <w:sz w:val="16"/>
                <w:szCs w:val="16"/>
              </w:rPr>
            </w:pPr>
            <w:r>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1CDB1EEB"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1D3DEDC6" w14:textId="4A01859F">
            <w:pPr>
              <w:rPr>
                <w:rFonts w:ascii="MS Shell Dlg 2" w:hAnsi="MS Shell Dlg 2" w:cs="MS Shell Dlg 2"/>
                <w:sz w:val="16"/>
                <w:szCs w:val="16"/>
              </w:rPr>
            </w:pPr>
            <w:r>
              <w:rPr>
                <w:rFonts w:ascii="MS Shell Dlg 2" w:hAnsi="MS Shell Dlg 2"/>
                <w:sz w:val="16"/>
              </w:rPr>
              <w:t>Delivery address seller</w:t>
            </w:r>
          </w:p>
        </w:tc>
      </w:tr>
      <w:tr w:rsidRPr="00C20AEF" w:rsidR="00DD43EB" w:rsidTr="00003848" w14:paraId="5A8B057F"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080EE0D0" w14:textId="64A39A21">
            <w:pPr>
              <w:jc w:val="right"/>
              <w:rPr>
                <w:rFonts w:ascii="MS Shell Dlg 2" w:hAnsi="MS Shell Dlg 2" w:cs="MS Shell Dlg 2"/>
                <w:sz w:val="16"/>
                <w:szCs w:val="16"/>
              </w:rPr>
            </w:pPr>
            <w:r>
              <w:rPr>
                <w:rFonts w:ascii="MS Shell Dlg 2" w:hAnsi="MS Shell Dlg 2"/>
                <w:sz w:val="16"/>
              </w:rPr>
              <w:t>19</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3DD33ED0" w14:textId="4C06CCBC">
            <w:pPr>
              <w:rPr>
                <w:rFonts w:ascii="MS Shell Dlg 2" w:hAnsi="MS Shell Dlg 2" w:cs="MS Shell Dlg 2"/>
                <w:sz w:val="16"/>
                <w:szCs w:val="16"/>
              </w:rPr>
            </w:pPr>
            <w:r>
              <w:rPr>
                <w:rFonts w:ascii="MS Shell Dlg 2" w:hAnsi="MS Shell Dlg 2"/>
                <w:sz w:val="16"/>
              </w:rPr>
              <w:t>D2RQ_SUPPLIER_ACCOUNT_ADDRESS</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6C1D94B1" w14:textId="5C149ED0">
            <w:pPr>
              <w:rPr>
                <w:rFonts w:ascii="MS Shell Dlg 2" w:hAnsi="MS Shell Dlg 2" w:cs="MS Shell Dlg 2"/>
                <w:sz w:val="16"/>
                <w:szCs w:val="16"/>
              </w:rPr>
            </w:pPr>
            <w:r>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45DE300E"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77E65655" w14:textId="1E1D71EC">
            <w:pPr>
              <w:rPr>
                <w:rFonts w:ascii="MS Shell Dlg 2" w:hAnsi="MS Shell Dlg 2" w:cs="MS Shell Dlg 2"/>
                <w:sz w:val="16"/>
                <w:szCs w:val="16"/>
              </w:rPr>
            </w:pPr>
            <w:r>
              <w:rPr>
                <w:rFonts w:ascii="MS Shell Dlg 2" w:hAnsi="MS Shell Dlg 2"/>
                <w:sz w:val="16"/>
              </w:rPr>
              <w:t>Billing address seller</w:t>
            </w:r>
          </w:p>
        </w:tc>
      </w:tr>
      <w:tr w:rsidRPr="00C20AEF" w:rsidR="00DD43EB" w:rsidTr="00003848" w14:paraId="4BEFC9AD"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41A1A6F0" w14:textId="4B2FD10E">
            <w:pPr>
              <w:jc w:val="right"/>
              <w:rPr>
                <w:rFonts w:ascii="MS Shell Dlg 2" w:hAnsi="MS Shell Dlg 2" w:cs="MS Shell Dlg 2"/>
                <w:sz w:val="16"/>
                <w:szCs w:val="16"/>
              </w:rPr>
            </w:pPr>
            <w:r>
              <w:rPr>
                <w:rFonts w:ascii="MS Shell Dlg 2" w:hAnsi="MS Shell Dlg 2"/>
                <w:sz w:val="16"/>
              </w:rPr>
              <w:t>20</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718E0BD8" w14:textId="7337A024">
            <w:pPr>
              <w:rPr>
                <w:rFonts w:ascii="MS Shell Dlg 2" w:hAnsi="MS Shell Dlg 2" w:cs="MS Shell Dlg 2"/>
                <w:sz w:val="16"/>
                <w:szCs w:val="16"/>
              </w:rPr>
            </w:pPr>
            <w:r>
              <w:rPr>
                <w:rFonts w:ascii="MS Shell Dlg 2" w:hAnsi="MS Shell Dlg 2"/>
                <w:sz w:val="16"/>
              </w:rPr>
              <w:t>D2RQ_SUPPLIER_FD</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71694252" w14:textId="750F40F8">
            <w:pPr>
              <w:rPr>
                <w:rFonts w:ascii="MS Shell Dlg 2" w:hAnsi="MS Shell Dlg 2" w:cs="MS Shell Dlg 2"/>
                <w:sz w:val="16"/>
                <w:szCs w:val="16"/>
              </w:rPr>
            </w:pPr>
            <w:r>
              <w:rPr>
                <w:rFonts w:ascii="MS Shell Dlg 2" w:hAnsi="MS Shell Dlg 2"/>
                <w:sz w:val="16"/>
              </w:rPr>
              <w:t>NUMBER(14)</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6E223082"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30ABDAA5" w14:textId="653C546A">
            <w:pPr>
              <w:rPr>
                <w:rFonts w:ascii="MS Shell Dlg 2" w:hAnsi="MS Shell Dlg 2" w:cs="MS Shell Dlg 2"/>
                <w:sz w:val="16"/>
                <w:szCs w:val="16"/>
              </w:rPr>
            </w:pPr>
            <w:r>
              <w:rPr>
                <w:rFonts w:ascii="MS Shell Dlg 2" w:hAnsi="MS Shell Dlg 2"/>
                <w:sz w:val="16"/>
              </w:rPr>
              <w:t>Tax and bank information of the seller</w:t>
            </w:r>
          </w:p>
        </w:tc>
      </w:tr>
      <w:tr w:rsidRPr="00C20AEF" w:rsidR="00DD43EB" w:rsidTr="00003848" w14:paraId="64145E6B"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3DD259AC" w14:textId="6F36B82D">
            <w:pPr>
              <w:jc w:val="right"/>
              <w:rPr>
                <w:rFonts w:ascii="MS Shell Dlg 2" w:hAnsi="MS Shell Dlg 2" w:cs="MS Shell Dlg 2"/>
                <w:sz w:val="16"/>
                <w:szCs w:val="16"/>
              </w:rPr>
            </w:pPr>
            <w:r>
              <w:rPr>
                <w:rFonts w:ascii="MS Shell Dlg 2" w:hAnsi="MS Shell Dlg 2"/>
                <w:sz w:val="16"/>
              </w:rPr>
              <w:t>21</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49C6FDA4" w14:textId="1C6E6AFE">
            <w:pPr>
              <w:rPr>
                <w:rFonts w:ascii="MS Shell Dlg 2" w:hAnsi="MS Shell Dlg 2" w:cs="MS Shell Dlg 2"/>
                <w:sz w:val="16"/>
                <w:szCs w:val="16"/>
              </w:rPr>
            </w:pPr>
            <w:r>
              <w:rPr>
                <w:rFonts w:ascii="MS Shell Dlg 2" w:hAnsi="MS Shell Dlg 2"/>
                <w:sz w:val="16"/>
              </w:rPr>
              <w:t>D2RQ_SUPPLIER_CONTACT_NAME</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71FD5477" w14:textId="5F160E7D">
            <w:pPr>
              <w:rPr>
                <w:rFonts w:ascii="MS Shell Dlg 2" w:hAnsi="MS Shell Dlg 2" w:cs="MS Shell Dlg 2"/>
                <w:sz w:val="16"/>
                <w:szCs w:val="16"/>
              </w:rPr>
            </w:pPr>
            <w:r>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1E9E5BE8"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3C38A4BB" w14:textId="3B9CE75B">
            <w:pPr>
              <w:rPr>
                <w:rFonts w:ascii="MS Shell Dlg 2" w:hAnsi="MS Shell Dlg 2" w:cs="MS Shell Dlg 2"/>
                <w:sz w:val="16"/>
                <w:szCs w:val="16"/>
              </w:rPr>
            </w:pPr>
            <w:r>
              <w:rPr>
                <w:rFonts w:ascii="MS Shell Dlg 2" w:hAnsi="MS Shell Dlg 2"/>
                <w:sz w:val="16"/>
              </w:rPr>
              <w:t>Name of the STOX contact person of the seller</w:t>
            </w:r>
          </w:p>
        </w:tc>
      </w:tr>
      <w:tr w:rsidRPr="00C20AEF" w:rsidR="00DD43EB" w:rsidTr="00003848" w14:paraId="067A4366"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6B755062" w14:textId="5ED7B666">
            <w:pPr>
              <w:jc w:val="right"/>
              <w:rPr>
                <w:rFonts w:ascii="MS Shell Dlg 2" w:hAnsi="MS Shell Dlg 2" w:cs="MS Shell Dlg 2"/>
                <w:sz w:val="16"/>
                <w:szCs w:val="16"/>
              </w:rPr>
            </w:pPr>
            <w:r>
              <w:rPr>
                <w:rFonts w:ascii="MS Shell Dlg 2" w:hAnsi="MS Shell Dlg 2"/>
                <w:sz w:val="16"/>
              </w:rPr>
              <w:t>22</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0E99B9BD" w14:textId="365BABA9">
            <w:pPr>
              <w:rPr>
                <w:rFonts w:ascii="MS Shell Dlg 2" w:hAnsi="MS Shell Dlg 2" w:cs="MS Shell Dlg 2"/>
                <w:sz w:val="16"/>
                <w:szCs w:val="16"/>
              </w:rPr>
            </w:pPr>
            <w:r>
              <w:rPr>
                <w:rFonts w:ascii="MS Shell Dlg 2" w:hAnsi="MS Shell Dlg 2"/>
                <w:sz w:val="16"/>
              </w:rPr>
              <w:t>D2RQ_SUPPLIER_CONTACT_PHONE</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3A773E22" w14:textId="2337B23A">
            <w:pPr>
              <w:rPr>
                <w:rFonts w:ascii="MS Shell Dlg 2" w:hAnsi="MS Shell Dlg 2" w:cs="MS Shell Dlg 2"/>
                <w:sz w:val="16"/>
                <w:szCs w:val="16"/>
              </w:rPr>
            </w:pPr>
            <w:r>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0B977A38"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4D385DFB" w14:textId="2ABD2972">
            <w:pPr>
              <w:rPr>
                <w:rFonts w:ascii="MS Shell Dlg 2" w:hAnsi="MS Shell Dlg 2" w:cs="MS Shell Dlg 2"/>
                <w:sz w:val="16"/>
                <w:szCs w:val="16"/>
              </w:rPr>
            </w:pPr>
            <w:r>
              <w:rPr>
                <w:rFonts w:ascii="MS Shell Dlg 2" w:hAnsi="MS Shell Dlg 2"/>
                <w:sz w:val="16"/>
              </w:rPr>
              <w:t>Tel. of the STOX contact person of the seller</w:t>
            </w:r>
          </w:p>
        </w:tc>
      </w:tr>
      <w:tr w:rsidRPr="00C20AEF" w:rsidR="00DD43EB" w:rsidTr="00003848" w14:paraId="49362625"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7FA745CC" w14:textId="281A95BB">
            <w:pPr>
              <w:jc w:val="right"/>
              <w:rPr>
                <w:rFonts w:ascii="MS Shell Dlg 2" w:hAnsi="MS Shell Dlg 2" w:cs="MS Shell Dlg 2"/>
                <w:sz w:val="16"/>
                <w:szCs w:val="16"/>
              </w:rPr>
            </w:pPr>
            <w:r>
              <w:rPr>
                <w:rFonts w:ascii="MS Shell Dlg 2" w:hAnsi="MS Shell Dlg 2"/>
                <w:sz w:val="16"/>
              </w:rPr>
              <w:t>23</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4F2DA20A" w14:textId="6D5421E0">
            <w:pPr>
              <w:rPr>
                <w:rFonts w:ascii="MS Shell Dlg 2" w:hAnsi="MS Shell Dlg 2" w:cs="MS Shell Dlg 2"/>
                <w:sz w:val="16"/>
                <w:szCs w:val="16"/>
              </w:rPr>
            </w:pPr>
            <w:r>
              <w:rPr>
                <w:rFonts w:ascii="MS Shell Dlg 2" w:hAnsi="MS Shell Dlg 2"/>
                <w:sz w:val="16"/>
              </w:rPr>
              <w:t>D2RQ_SUPPLIER_CONTACT_FAX</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24AE2816" w14:textId="3334D38B">
            <w:pPr>
              <w:rPr>
                <w:rFonts w:ascii="MS Shell Dlg 2" w:hAnsi="MS Shell Dlg 2" w:cs="MS Shell Dlg 2"/>
                <w:sz w:val="16"/>
                <w:szCs w:val="16"/>
              </w:rPr>
            </w:pPr>
            <w:r>
              <w:rPr>
                <w:rFonts w:ascii="MS Shell Dlg 2" w:hAnsi="MS Shell Dlg 2"/>
                <w:sz w:val="16"/>
              </w:rPr>
              <w:t>VARCHAR2(100)</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48448E49"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09136C80" w14:textId="0CA45D22">
            <w:pPr>
              <w:rPr>
                <w:rFonts w:ascii="MS Shell Dlg 2" w:hAnsi="MS Shell Dlg 2" w:cs="MS Shell Dlg 2"/>
                <w:sz w:val="16"/>
                <w:szCs w:val="16"/>
              </w:rPr>
            </w:pPr>
            <w:r>
              <w:rPr>
                <w:rFonts w:ascii="MS Shell Dlg 2" w:hAnsi="MS Shell Dlg 2"/>
                <w:sz w:val="16"/>
              </w:rPr>
              <w:t>Fax of the STOX contact person of the seller</w:t>
            </w:r>
          </w:p>
        </w:tc>
      </w:tr>
      <w:tr w:rsidRPr="00C20AEF" w:rsidR="00DD43EB" w:rsidTr="00003848" w14:paraId="04AF1E87"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4E94FF68" w14:textId="4F1ABED6">
            <w:pPr>
              <w:jc w:val="right"/>
              <w:rPr>
                <w:rFonts w:ascii="MS Shell Dlg 2" w:hAnsi="MS Shell Dlg 2" w:cs="MS Shell Dlg 2"/>
                <w:sz w:val="16"/>
                <w:szCs w:val="16"/>
              </w:rPr>
            </w:pPr>
            <w:r>
              <w:rPr>
                <w:rFonts w:ascii="MS Shell Dlg 2" w:hAnsi="MS Shell Dlg 2"/>
                <w:sz w:val="16"/>
              </w:rPr>
              <w:lastRenderedPageBreak/>
              <w:t>24</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45171BC3" w14:textId="7343E11C">
            <w:pPr>
              <w:rPr>
                <w:rFonts w:ascii="MS Shell Dlg 2" w:hAnsi="MS Shell Dlg 2" w:cs="MS Shell Dlg 2"/>
                <w:sz w:val="16"/>
                <w:szCs w:val="16"/>
              </w:rPr>
            </w:pPr>
            <w:r>
              <w:rPr>
                <w:rFonts w:ascii="MS Shell Dlg 2" w:hAnsi="MS Shell Dlg 2"/>
                <w:sz w:val="16"/>
              </w:rPr>
              <w:t>D2RQ_SUPPLIER_CONTACT_MAIL</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2290DFA8" w14:textId="3BA11007">
            <w:pPr>
              <w:rPr>
                <w:rFonts w:ascii="MS Shell Dlg 2" w:hAnsi="MS Shell Dlg 2" w:cs="MS Shell Dlg 2"/>
                <w:sz w:val="16"/>
                <w:szCs w:val="16"/>
              </w:rPr>
            </w:pPr>
            <w:r>
              <w:rPr>
                <w:rFonts w:ascii="MS Shell Dlg 2" w:hAnsi="MS Shell Dlg 2"/>
                <w:sz w:val="16"/>
              </w:rPr>
              <w:t>VARCHAR2(400)</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2AE10560"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15980972" w14:textId="2CF0AB5E">
            <w:pPr>
              <w:rPr>
                <w:rFonts w:ascii="MS Shell Dlg 2" w:hAnsi="MS Shell Dlg 2" w:cs="MS Shell Dlg 2"/>
                <w:sz w:val="16"/>
                <w:szCs w:val="16"/>
              </w:rPr>
            </w:pPr>
            <w:r>
              <w:rPr>
                <w:rFonts w:ascii="MS Shell Dlg 2" w:hAnsi="MS Shell Dlg 2"/>
                <w:sz w:val="16"/>
              </w:rPr>
              <w:t>Email of the STOX contact person of the seller</w:t>
            </w:r>
          </w:p>
        </w:tc>
      </w:tr>
      <w:tr w:rsidRPr="00C20AEF" w:rsidR="00DD43EB" w:rsidTr="00003848" w14:paraId="0317E6D6"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0E937F20" w14:textId="45086B5B">
            <w:pPr>
              <w:jc w:val="right"/>
              <w:rPr>
                <w:rFonts w:ascii="MS Shell Dlg 2" w:hAnsi="MS Shell Dlg 2" w:cs="MS Shell Dlg 2"/>
                <w:sz w:val="16"/>
                <w:szCs w:val="16"/>
              </w:rPr>
            </w:pPr>
            <w:r>
              <w:rPr>
                <w:rFonts w:ascii="MS Shell Dlg 2" w:hAnsi="MS Shell Dlg 2"/>
                <w:sz w:val="16"/>
              </w:rPr>
              <w:t>25</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4B809D01" w14:textId="5F9B7F98">
            <w:pPr>
              <w:rPr>
                <w:rFonts w:ascii="MS Shell Dlg 2" w:hAnsi="MS Shell Dlg 2" w:cs="MS Shell Dlg 2"/>
                <w:sz w:val="16"/>
                <w:szCs w:val="16"/>
              </w:rPr>
            </w:pPr>
            <w:r>
              <w:rPr>
                <w:rFonts w:ascii="MS Shell Dlg 2" w:hAnsi="MS Shell Dlg 2"/>
                <w:sz w:val="16"/>
              </w:rPr>
              <w:t>D2RQ_PART_LOCATION</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201419EA" w14:textId="61D2C34C">
            <w:pPr>
              <w:rPr>
                <w:rFonts w:ascii="MS Shell Dlg 2" w:hAnsi="MS Shell Dlg 2" w:cs="MS Shell Dlg 2"/>
                <w:sz w:val="16"/>
                <w:szCs w:val="16"/>
              </w:rPr>
            </w:pPr>
            <w:r>
              <w:rPr>
                <w:rFonts w:ascii="MS Shell Dlg 2" w:hAnsi="MS Shell Dlg 2"/>
                <w:sz w:val="16"/>
              </w:rPr>
              <w:t>VARCHAR2(20)</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3E32E4B9"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417D6852" w14:textId="6D9B1AF7">
            <w:pPr>
              <w:rPr>
                <w:rFonts w:ascii="MS Shell Dlg 2" w:hAnsi="MS Shell Dlg 2" w:cs="MS Shell Dlg 2"/>
                <w:sz w:val="16"/>
                <w:szCs w:val="16"/>
              </w:rPr>
            </w:pPr>
            <w:r>
              <w:rPr>
                <w:rFonts w:ascii="MS Shell Dlg 2" w:hAnsi="MS Shell Dlg 2"/>
                <w:sz w:val="16"/>
              </w:rPr>
              <w:t>Seller's storage location (storage location 1 and 2 from local part master)</w:t>
            </w:r>
          </w:p>
        </w:tc>
      </w:tr>
      <w:tr w:rsidRPr="00C20AEF" w:rsidR="00DD43EB" w:rsidTr="00003848" w14:paraId="4BF7AFF9"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68FBBC61" w14:textId="231BE95B">
            <w:pPr>
              <w:jc w:val="right"/>
              <w:rPr>
                <w:rFonts w:ascii="MS Shell Dlg 2" w:hAnsi="MS Shell Dlg 2" w:cs="MS Shell Dlg 2"/>
                <w:sz w:val="16"/>
                <w:szCs w:val="16"/>
              </w:rPr>
            </w:pPr>
            <w:r>
              <w:rPr>
                <w:rFonts w:ascii="MS Shell Dlg 2" w:hAnsi="MS Shell Dlg 2"/>
                <w:sz w:val="16"/>
              </w:rPr>
              <w:t>26</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1C76B5F9" w14:textId="24533732">
            <w:pPr>
              <w:rPr>
                <w:rFonts w:ascii="MS Shell Dlg 2" w:hAnsi="MS Shell Dlg 2" w:cs="MS Shell Dlg 2"/>
                <w:sz w:val="16"/>
                <w:szCs w:val="16"/>
              </w:rPr>
            </w:pPr>
            <w:r>
              <w:rPr>
                <w:rFonts w:ascii="MS Shell Dlg 2" w:hAnsi="MS Shell Dlg 2"/>
                <w:sz w:val="16"/>
              </w:rPr>
              <w:t>D2RQ_GROSS_PRICE</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112FD80B" w14:textId="5D6B7EBA">
            <w:pPr>
              <w:rPr>
                <w:rFonts w:ascii="MS Shell Dlg 2" w:hAnsi="MS Shell Dlg 2" w:cs="MS Shell Dlg 2"/>
                <w:sz w:val="16"/>
                <w:szCs w:val="16"/>
              </w:rPr>
            </w:pPr>
            <w:r>
              <w:rPr>
                <w:rFonts w:ascii="MS Shell Dlg 2" w:hAnsi="MS Shell Dlg 2"/>
                <w:sz w:val="16"/>
              </w:rPr>
              <w:t>NUMBER(15,2)</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737FD584"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0A2F19A6" w14:textId="28DC401E">
            <w:pPr>
              <w:rPr>
                <w:rFonts w:ascii="MS Shell Dlg 2" w:hAnsi="MS Shell Dlg 2" w:cs="MS Shell Dlg 2"/>
                <w:sz w:val="16"/>
                <w:szCs w:val="16"/>
              </w:rPr>
            </w:pPr>
            <w:r>
              <w:rPr>
                <w:rFonts w:ascii="MS Shell Dlg 2" w:hAnsi="MS Shell Dlg 2"/>
                <w:sz w:val="16"/>
              </w:rPr>
              <w:t>Price at BLP/VKP (gross price)</w:t>
            </w:r>
          </w:p>
        </w:tc>
      </w:tr>
      <w:tr w:rsidRPr="00C20AEF" w:rsidR="00DD43EB" w:rsidTr="00003848" w14:paraId="0893204D"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2D99D77E" w14:textId="630E9E48">
            <w:pPr>
              <w:jc w:val="right"/>
              <w:rPr>
                <w:rFonts w:ascii="MS Shell Dlg 2" w:hAnsi="MS Shell Dlg 2" w:cs="MS Shell Dlg 2"/>
                <w:sz w:val="16"/>
                <w:szCs w:val="16"/>
              </w:rPr>
            </w:pPr>
            <w:r>
              <w:rPr>
                <w:rFonts w:ascii="MS Shell Dlg 2" w:hAnsi="MS Shell Dlg 2"/>
                <w:sz w:val="16"/>
              </w:rPr>
              <w:t>27</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01ECD2CC" w14:textId="36E6D9B3">
            <w:pPr>
              <w:rPr>
                <w:rFonts w:ascii="MS Shell Dlg 2" w:hAnsi="MS Shell Dlg 2" w:cs="MS Shell Dlg 2"/>
                <w:sz w:val="16"/>
                <w:szCs w:val="16"/>
              </w:rPr>
            </w:pPr>
            <w:r>
              <w:rPr>
                <w:rFonts w:ascii="MS Shell Dlg 2" w:hAnsi="MS Shell Dlg 2"/>
                <w:sz w:val="16"/>
              </w:rPr>
              <w:t>D2RQ_NET_PRICE</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755F7D4D" w14:textId="5E6FCE6C">
            <w:pPr>
              <w:rPr>
                <w:rFonts w:ascii="MS Shell Dlg 2" w:hAnsi="MS Shell Dlg 2" w:cs="MS Shell Dlg 2"/>
                <w:sz w:val="16"/>
                <w:szCs w:val="16"/>
              </w:rPr>
            </w:pPr>
            <w:r>
              <w:rPr>
                <w:rFonts w:ascii="MS Shell Dlg 2" w:hAnsi="MS Shell Dlg 2"/>
                <w:sz w:val="16"/>
              </w:rPr>
              <w:t>NUMBER(15,2)</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6B56DEB8"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7EAB3166" w14:textId="72446CE2">
            <w:pPr>
              <w:rPr>
                <w:rFonts w:ascii="MS Shell Dlg 2" w:hAnsi="MS Shell Dlg 2" w:cs="MS Shell Dlg 2"/>
                <w:sz w:val="16"/>
                <w:szCs w:val="16"/>
              </w:rPr>
            </w:pPr>
            <w:r>
              <w:rPr>
                <w:rFonts w:ascii="MS Shell Dlg 2" w:hAnsi="MS Shell Dlg 2"/>
                <w:sz w:val="16"/>
              </w:rPr>
              <w:t>Price at BLP/VKP minus discount according to RG (net price)</w:t>
            </w:r>
          </w:p>
        </w:tc>
      </w:tr>
      <w:tr w:rsidRPr="00C20AEF" w:rsidR="00DD43EB" w:rsidTr="00003848" w14:paraId="42A750CC"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3633798F" w14:textId="67ED5AD7">
            <w:pPr>
              <w:jc w:val="right"/>
              <w:rPr>
                <w:rFonts w:ascii="MS Shell Dlg 2" w:hAnsi="MS Shell Dlg 2" w:cs="MS Shell Dlg 2"/>
                <w:sz w:val="16"/>
                <w:szCs w:val="16"/>
              </w:rPr>
            </w:pPr>
            <w:r>
              <w:rPr>
                <w:rFonts w:ascii="MS Shell Dlg 2" w:hAnsi="MS Shell Dlg 2"/>
                <w:sz w:val="16"/>
              </w:rPr>
              <w:t>28</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6FCB24A9" w14:textId="2996F68B">
            <w:pPr>
              <w:rPr>
                <w:rFonts w:ascii="MS Shell Dlg 2" w:hAnsi="MS Shell Dlg 2" w:cs="MS Shell Dlg 2"/>
                <w:sz w:val="16"/>
                <w:szCs w:val="16"/>
              </w:rPr>
            </w:pPr>
            <w:r>
              <w:rPr>
                <w:rFonts w:ascii="MS Shell Dlg 2" w:hAnsi="MS Shell Dlg 2"/>
                <w:sz w:val="16"/>
              </w:rPr>
              <w:t>D2RQ_CURRENCY_SYMBOL</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5F4A4CB2" w14:textId="49DBC439">
            <w:pPr>
              <w:rPr>
                <w:rFonts w:ascii="MS Shell Dlg 2" w:hAnsi="MS Shell Dlg 2" w:cs="MS Shell Dlg 2"/>
                <w:sz w:val="16"/>
                <w:szCs w:val="16"/>
              </w:rPr>
            </w:pPr>
            <w:r>
              <w:rPr>
                <w:rFonts w:ascii="MS Shell Dlg 2" w:hAnsi="MS Shell Dlg 2"/>
                <w:sz w:val="16"/>
              </w:rPr>
              <w:t>VARCHAR2(3)</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406D38AF"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39245A41" w14:textId="0F039A46">
            <w:pPr>
              <w:rPr>
                <w:rFonts w:ascii="MS Shell Dlg 2" w:hAnsi="MS Shell Dlg 2" w:cs="MS Shell Dlg 2"/>
                <w:sz w:val="16"/>
                <w:szCs w:val="16"/>
              </w:rPr>
            </w:pPr>
            <w:r>
              <w:rPr>
                <w:rFonts w:ascii="MS Shell Dlg 2" w:hAnsi="MS Shell Dlg 2"/>
                <w:sz w:val="16"/>
              </w:rPr>
              <w:t>Currency symbol</w:t>
            </w:r>
          </w:p>
        </w:tc>
      </w:tr>
      <w:tr w:rsidRPr="00C20AEF" w:rsidR="00DD43EB" w:rsidTr="00003848" w14:paraId="6EAF89D9"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7047AB0F" w14:textId="28C0EB9C">
            <w:pPr>
              <w:jc w:val="right"/>
              <w:rPr>
                <w:rFonts w:ascii="MS Shell Dlg 2" w:hAnsi="MS Shell Dlg 2" w:cs="MS Shell Dlg 2"/>
                <w:sz w:val="16"/>
                <w:szCs w:val="16"/>
              </w:rPr>
            </w:pPr>
            <w:r>
              <w:rPr>
                <w:rFonts w:ascii="MS Shell Dlg 2" w:hAnsi="MS Shell Dlg 2"/>
                <w:sz w:val="16"/>
              </w:rPr>
              <w:t>29</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087A4867" w14:textId="40C3B148">
            <w:pPr>
              <w:rPr>
                <w:rFonts w:ascii="MS Shell Dlg 2" w:hAnsi="MS Shell Dlg 2" w:cs="MS Shell Dlg 2"/>
                <w:sz w:val="16"/>
                <w:szCs w:val="16"/>
              </w:rPr>
            </w:pPr>
            <w:r>
              <w:rPr>
                <w:rFonts w:ascii="MS Shell Dlg 2" w:hAnsi="MS Shell Dlg 2"/>
                <w:sz w:val="16"/>
              </w:rPr>
              <w:t>D2RQ_NATIONAL_DISCOUNT_GROUP</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563844E6" w14:textId="3C0E3248">
            <w:pPr>
              <w:rPr>
                <w:rFonts w:ascii="MS Shell Dlg 2" w:hAnsi="MS Shell Dlg 2" w:cs="MS Shell Dlg 2"/>
                <w:sz w:val="16"/>
                <w:szCs w:val="16"/>
              </w:rPr>
            </w:pPr>
            <w:r>
              <w:rPr>
                <w:rFonts w:ascii="MS Shell Dlg 2" w:hAnsi="MS Shell Dlg 2"/>
                <w:sz w:val="16"/>
              </w:rPr>
              <w:t>VARCHAR2(5)</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47B80F36"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7B2C546B" w14:textId="07ABCB00">
            <w:pPr>
              <w:rPr>
                <w:rFonts w:ascii="MS Shell Dlg 2" w:hAnsi="MS Shell Dlg 2" w:cs="MS Shell Dlg 2"/>
                <w:sz w:val="16"/>
                <w:szCs w:val="16"/>
              </w:rPr>
            </w:pPr>
            <w:r>
              <w:rPr>
                <w:rFonts w:ascii="MS Shell Dlg 2" w:hAnsi="MS Shell Dlg 2"/>
                <w:sz w:val="16"/>
              </w:rPr>
              <w:t>National discount group (00..99)</w:t>
            </w:r>
          </w:p>
        </w:tc>
      </w:tr>
      <w:tr w:rsidRPr="00C20AEF" w:rsidR="00DD43EB" w:rsidTr="00003848" w14:paraId="6F970CAB"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3B7CD40A" w14:textId="178A0309">
            <w:pPr>
              <w:jc w:val="right"/>
              <w:rPr>
                <w:rFonts w:ascii="MS Shell Dlg 2" w:hAnsi="MS Shell Dlg 2" w:cs="MS Shell Dlg 2"/>
                <w:sz w:val="16"/>
                <w:szCs w:val="16"/>
              </w:rPr>
            </w:pPr>
            <w:r>
              <w:rPr>
                <w:rFonts w:ascii="MS Shell Dlg 2" w:hAnsi="MS Shell Dlg 2"/>
                <w:sz w:val="16"/>
              </w:rPr>
              <w:t>30</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3EDF615E" w14:textId="366D91D6">
            <w:pPr>
              <w:rPr>
                <w:rFonts w:ascii="MS Shell Dlg 2" w:hAnsi="MS Shell Dlg 2" w:cs="MS Shell Dlg 2"/>
                <w:sz w:val="16"/>
                <w:szCs w:val="16"/>
              </w:rPr>
            </w:pPr>
            <w:r>
              <w:rPr>
                <w:rFonts w:ascii="MS Shell Dlg 2" w:hAnsi="MS Shell Dlg 2"/>
                <w:sz w:val="16"/>
              </w:rPr>
              <w:t>D2RQ_NATIONAL_DISCOUNT_RATE</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1AA735E8" w14:textId="240F0177">
            <w:pPr>
              <w:rPr>
                <w:rFonts w:ascii="MS Shell Dlg 2" w:hAnsi="MS Shell Dlg 2" w:cs="MS Shell Dlg 2"/>
                <w:sz w:val="16"/>
                <w:szCs w:val="16"/>
              </w:rPr>
            </w:pPr>
            <w:r>
              <w:rPr>
                <w:rFonts w:ascii="MS Shell Dlg 2" w:hAnsi="MS Shell Dlg 2"/>
                <w:sz w:val="16"/>
              </w:rPr>
              <w:t>NUMBER(5,2)</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1BCBC832"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73CBE181" w14:textId="6EB7F178">
            <w:pPr>
              <w:rPr>
                <w:rFonts w:ascii="MS Shell Dlg 2" w:hAnsi="MS Shell Dlg 2" w:cs="MS Shell Dlg 2"/>
                <w:sz w:val="16"/>
                <w:szCs w:val="16"/>
              </w:rPr>
            </w:pPr>
            <w:r>
              <w:rPr>
                <w:rFonts w:ascii="MS Shell Dlg 2" w:hAnsi="MS Shell Dlg 2"/>
                <w:sz w:val="16"/>
              </w:rPr>
              <w:t>National discount rate (1..99)</w:t>
            </w:r>
          </w:p>
        </w:tc>
      </w:tr>
      <w:tr w:rsidRPr="00C20AEF" w:rsidR="00DD43EB" w:rsidTr="00003848" w14:paraId="5BBB68FA"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256801F8" w14:textId="66FF2DA6">
            <w:pPr>
              <w:jc w:val="right"/>
              <w:rPr>
                <w:rFonts w:ascii="MS Shell Dlg 2" w:hAnsi="MS Shell Dlg 2" w:cs="MS Shell Dlg 2"/>
                <w:sz w:val="16"/>
                <w:szCs w:val="16"/>
              </w:rPr>
            </w:pPr>
            <w:r>
              <w:rPr>
                <w:rFonts w:ascii="MS Shell Dlg 2" w:hAnsi="MS Shell Dlg 2"/>
                <w:sz w:val="16"/>
              </w:rPr>
              <w:t>31</w:t>
            </w:r>
          </w:p>
        </w:tc>
        <w:tc>
          <w:tcPr>
            <w:tcW w:w="2896"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22204C41" w14:textId="6BDE4229">
            <w:pPr>
              <w:rPr>
                <w:rFonts w:ascii="MS Shell Dlg 2" w:hAnsi="MS Shell Dlg 2" w:cs="MS Shell Dlg 2"/>
                <w:sz w:val="16"/>
                <w:szCs w:val="16"/>
              </w:rPr>
            </w:pPr>
            <w:r>
              <w:rPr>
                <w:rFonts w:ascii="MS Shell Dlg 2" w:hAnsi="MS Shell Dlg 2"/>
                <w:sz w:val="16"/>
              </w:rPr>
              <w:t>D2RQ_PART_WEIGHT</w:t>
            </w:r>
          </w:p>
        </w:tc>
        <w:tc>
          <w:tcPr>
            <w:tcW w:w="1403" w:type="dxa"/>
            <w:tcBorders>
              <w:top w:val="outset" w:color="auto" w:sz="6" w:space="0"/>
              <w:left w:val="outset" w:color="auto" w:sz="6" w:space="0"/>
              <w:bottom w:val="outset" w:color="auto" w:sz="6" w:space="0"/>
              <w:right w:val="outset" w:color="auto" w:sz="6" w:space="0"/>
            </w:tcBorders>
            <w:noWrap/>
          </w:tcPr>
          <w:p w:rsidRPr="00C20AEF" w:rsidR="00DD43EB" w:rsidP="00DD43EB" w:rsidRDefault="00DD43EB" w14:paraId="4C1A2631" w14:textId="150879E6">
            <w:pPr>
              <w:rPr>
                <w:rFonts w:ascii="MS Shell Dlg 2" w:hAnsi="MS Shell Dlg 2" w:cs="MS Shell Dlg 2"/>
                <w:sz w:val="16"/>
                <w:szCs w:val="16"/>
              </w:rPr>
            </w:pPr>
            <w:r>
              <w:rPr>
                <w:rFonts w:ascii="MS Shell Dlg 2" w:hAnsi="MS Shell Dlg 2"/>
                <w:sz w:val="16"/>
              </w:rPr>
              <w:t>NUMBER(8,3)</w:t>
            </w:r>
          </w:p>
        </w:tc>
        <w:tc>
          <w:tcPr>
            <w:tcW w:w="553"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2237F1B5"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DD43EB" w:rsidP="00DD43EB" w:rsidRDefault="00DD43EB" w14:paraId="5740604E" w14:textId="01392FD8">
            <w:pPr>
              <w:rPr>
                <w:rFonts w:ascii="MS Shell Dlg 2" w:hAnsi="MS Shell Dlg 2" w:cs="MS Shell Dlg 2"/>
                <w:sz w:val="16"/>
                <w:szCs w:val="16"/>
              </w:rPr>
            </w:pPr>
            <w:r>
              <w:rPr>
                <w:rFonts w:ascii="MS Shell Dlg 2" w:hAnsi="MS Shell Dlg 2"/>
                <w:sz w:val="16"/>
              </w:rPr>
              <w:t>Single weight</w:t>
            </w:r>
          </w:p>
        </w:tc>
      </w:tr>
      <w:tr w:rsidRPr="00C20AEF" w:rsidR="004516D0" w:rsidTr="00003848" w14:paraId="50806096"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4516D0" w:rsidP="004516D0" w:rsidRDefault="004516D0" w14:paraId="6DE9F8BB" w14:textId="02B830BC">
            <w:pPr>
              <w:jc w:val="right"/>
              <w:rPr>
                <w:rFonts w:ascii="MS Shell Dlg 2" w:hAnsi="MS Shell Dlg 2" w:cs="MS Shell Dlg 2"/>
                <w:sz w:val="16"/>
                <w:szCs w:val="16"/>
              </w:rPr>
            </w:pPr>
            <w:r>
              <w:rPr>
                <w:rFonts w:ascii="MS Shell Dlg 2" w:hAnsi="MS Shell Dlg 2"/>
                <w:sz w:val="16"/>
              </w:rPr>
              <w:t>32</w:t>
            </w:r>
          </w:p>
        </w:tc>
        <w:tc>
          <w:tcPr>
            <w:tcW w:w="2896" w:type="dxa"/>
            <w:tcBorders>
              <w:top w:val="outset" w:color="auto" w:sz="6" w:space="0"/>
              <w:left w:val="outset" w:color="auto" w:sz="6" w:space="0"/>
              <w:bottom w:val="outset" w:color="auto" w:sz="6" w:space="0"/>
              <w:right w:val="outset" w:color="auto" w:sz="6" w:space="0"/>
            </w:tcBorders>
          </w:tcPr>
          <w:p w:rsidRPr="00C20AEF" w:rsidR="004516D0" w:rsidP="004516D0" w:rsidRDefault="004516D0" w14:paraId="43F81632" w14:textId="76B51E39">
            <w:pPr>
              <w:rPr>
                <w:rFonts w:ascii="MS Shell Dlg 2" w:hAnsi="MS Shell Dlg 2" w:cs="MS Shell Dlg 2"/>
                <w:sz w:val="16"/>
                <w:szCs w:val="16"/>
              </w:rPr>
            </w:pPr>
            <w:r>
              <w:rPr>
                <w:rFonts w:ascii="MS Shell Dlg 2" w:hAnsi="MS Shell Dlg 2"/>
                <w:sz w:val="16"/>
              </w:rPr>
              <w:t>D2RQ_SHIPPING_HINT</w:t>
            </w:r>
          </w:p>
        </w:tc>
        <w:tc>
          <w:tcPr>
            <w:tcW w:w="1403" w:type="dxa"/>
            <w:tcBorders>
              <w:top w:val="outset" w:color="auto" w:sz="6" w:space="0"/>
              <w:left w:val="outset" w:color="auto" w:sz="6" w:space="0"/>
              <w:bottom w:val="outset" w:color="auto" w:sz="6" w:space="0"/>
              <w:right w:val="outset" w:color="auto" w:sz="6" w:space="0"/>
            </w:tcBorders>
            <w:noWrap/>
          </w:tcPr>
          <w:p w:rsidRPr="00C20AEF" w:rsidR="004516D0" w:rsidP="004516D0" w:rsidRDefault="004516D0" w14:paraId="1F784FB6" w14:textId="0CC741A4">
            <w:pPr>
              <w:rPr>
                <w:rFonts w:ascii="MS Shell Dlg 2" w:hAnsi="MS Shell Dlg 2" w:cs="MS Shell Dlg 2"/>
                <w:sz w:val="16"/>
                <w:szCs w:val="16"/>
              </w:rPr>
            </w:pPr>
            <w:r>
              <w:rPr>
                <w:rFonts w:ascii="MS Shell Dlg 2" w:hAnsi="MS Shell Dlg 2"/>
                <w:sz w:val="16"/>
              </w:rPr>
              <w:t>VARCHAR2(1000)</w:t>
            </w:r>
          </w:p>
        </w:tc>
        <w:tc>
          <w:tcPr>
            <w:tcW w:w="553" w:type="dxa"/>
            <w:tcBorders>
              <w:top w:val="outset" w:color="auto" w:sz="6" w:space="0"/>
              <w:left w:val="outset" w:color="auto" w:sz="6" w:space="0"/>
              <w:bottom w:val="outset" w:color="auto" w:sz="6" w:space="0"/>
              <w:right w:val="outset" w:color="auto" w:sz="6" w:space="0"/>
            </w:tcBorders>
          </w:tcPr>
          <w:p w:rsidRPr="00C20AEF" w:rsidR="004516D0" w:rsidP="004516D0" w:rsidRDefault="004516D0" w14:paraId="6596C0E6"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4516D0" w:rsidP="004516D0" w:rsidRDefault="004516D0" w14:paraId="637311D7" w14:textId="2FA31F5C">
            <w:pPr>
              <w:rPr>
                <w:rFonts w:ascii="MS Shell Dlg 2" w:hAnsi="MS Shell Dlg 2" w:cs="MS Shell Dlg 2"/>
                <w:sz w:val="16"/>
                <w:szCs w:val="16"/>
              </w:rPr>
            </w:pPr>
            <w:r>
              <w:rPr>
                <w:rFonts w:ascii="MS Shell Dlg 2" w:hAnsi="MS Shell Dlg 2"/>
                <w:sz w:val="16"/>
              </w:rPr>
              <w:t>Shipping note</w:t>
            </w:r>
          </w:p>
        </w:tc>
      </w:tr>
      <w:tr w:rsidRPr="00C20AEF" w:rsidR="005F14C1" w:rsidTr="00003848" w14:paraId="5A695868" w14:textId="77777777">
        <w:trPr>
          <w:tblCellSpacing w:w="7" w:type="dxa"/>
          <w:jc w:val="center"/>
        </w:trPr>
        <w:tc>
          <w:tcPr>
            <w:tcW w:w="747" w:type="dxa"/>
            <w:tcBorders>
              <w:top w:val="outset" w:color="auto" w:sz="6" w:space="0"/>
              <w:left w:val="outset" w:color="auto" w:sz="6" w:space="0"/>
              <w:bottom w:val="outset" w:color="auto" w:sz="6" w:space="0"/>
              <w:right w:val="outset" w:color="auto" w:sz="6" w:space="0"/>
            </w:tcBorders>
          </w:tcPr>
          <w:p w:rsidRPr="00C20AEF" w:rsidR="005F14C1" w:rsidP="005F14C1" w:rsidRDefault="005F14C1" w14:paraId="41215CCA" w14:textId="19A95907">
            <w:pPr>
              <w:jc w:val="right"/>
              <w:rPr>
                <w:rFonts w:ascii="MS Shell Dlg 2" w:hAnsi="MS Shell Dlg 2" w:cs="MS Shell Dlg 2"/>
                <w:sz w:val="16"/>
                <w:szCs w:val="16"/>
              </w:rPr>
            </w:pPr>
            <w:r>
              <w:rPr>
                <w:rFonts w:ascii="MS Shell Dlg 2" w:hAnsi="MS Shell Dlg 2"/>
                <w:sz w:val="16"/>
              </w:rPr>
              <w:t>33</w:t>
            </w:r>
          </w:p>
        </w:tc>
        <w:tc>
          <w:tcPr>
            <w:tcW w:w="2896" w:type="dxa"/>
            <w:tcBorders>
              <w:top w:val="outset" w:color="auto" w:sz="6" w:space="0"/>
              <w:left w:val="outset" w:color="auto" w:sz="6" w:space="0"/>
              <w:bottom w:val="outset" w:color="auto" w:sz="6" w:space="0"/>
              <w:right w:val="outset" w:color="auto" w:sz="6" w:space="0"/>
            </w:tcBorders>
          </w:tcPr>
          <w:p w:rsidRPr="00C20AEF" w:rsidR="005F14C1" w:rsidP="005F14C1" w:rsidRDefault="005F14C1" w14:paraId="37F17FAF" w14:textId="229B6DEC">
            <w:pPr>
              <w:rPr>
                <w:rFonts w:ascii="MS Shell Dlg 2" w:hAnsi="MS Shell Dlg 2" w:cs="MS Shell Dlg 2"/>
                <w:sz w:val="16"/>
                <w:szCs w:val="16"/>
              </w:rPr>
            </w:pPr>
            <w:r>
              <w:rPr>
                <w:rFonts w:ascii="MS Shell Dlg 2" w:hAnsi="MS Shell Dlg 2"/>
                <w:sz w:val="16"/>
              </w:rPr>
              <w:t>D2RQ_CHANGED_BY_SUPPLIER</w:t>
            </w:r>
          </w:p>
        </w:tc>
        <w:tc>
          <w:tcPr>
            <w:tcW w:w="1403" w:type="dxa"/>
            <w:tcBorders>
              <w:top w:val="outset" w:color="auto" w:sz="6" w:space="0"/>
              <w:left w:val="outset" w:color="auto" w:sz="6" w:space="0"/>
              <w:bottom w:val="outset" w:color="auto" w:sz="6" w:space="0"/>
              <w:right w:val="outset" w:color="auto" w:sz="6" w:space="0"/>
            </w:tcBorders>
            <w:noWrap/>
          </w:tcPr>
          <w:p w:rsidRPr="00C20AEF" w:rsidR="005F14C1" w:rsidP="005F14C1" w:rsidRDefault="005F14C1" w14:paraId="46BC2F4C" w14:textId="5F8DA843">
            <w:pPr>
              <w:rPr>
                <w:rFonts w:ascii="MS Shell Dlg 2" w:hAnsi="MS Shell Dlg 2" w:cs="MS Shell Dlg 2"/>
                <w:sz w:val="16"/>
                <w:szCs w:val="16"/>
              </w:rPr>
            </w:pPr>
            <w:r>
              <w:rPr>
                <w:rFonts w:ascii="MS Shell Dlg 2" w:hAnsi="MS Shell Dlg 2"/>
                <w:sz w:val="16"/>
              </w:rPr>
              <w:t>VARCHAR2(20)</w:t>
            </w:r>
          </w:p>
        </w:tc>
        <w:tc>
          <w:tcPr>
            <w:tcW w:w="553" w:type="dxa"/>
            <w:tcBorders>
              <w:top w:val="outset" w:color="auto" w:sz="6" w:space="0"/>
              <w:left w:val="outset" w:color="auto" w:sz="6" w:space="0"/>
              <w:bottom w:val="outset" w:color="auto" w:sz="6" w:space="0"/>
              <w:right w:val="outset" w:color="auto" w:sz="6" w:space="0"/>
            </w:tcBorders>
          </w:tcPr>
          <w:p w:rsidRPr="00C20AEF" w:rsidR="005F14C1" w:rsidP="005F14C1" w:rsidRDefault="005F14C1" w14:paraId="3C6F3E77" w14:textId="77777777">
            <w:pPr>
              <w:rPr>
                <w:rFonts w:ascii="MS Shell Dlg 2" w:hAnsi="MS Shell Dlg 2" w:cs="MS Shell Dlg 2"/>
                <w:sz w:val="16"/>
                <w:szCs w:val="16"/>
              </w:rPr>
            </w:pPr>
          </w:p>
        </w:tc>
        <w:tc>
          <w:tcPr>
            <w:tcW w:w="4111" w:type="dxa"/>
            <w:tcBorders>
              <w:top w:val="outset" w:color="auto" w:sz="6" w:space="0"/>
              <w:left w:val="outset" w:color="auto" w:sz="6" w:space="0"/>
              <w:bottom w:val="outset" w:color="auto" w:sz="6" w:space="0"/>
              <w:right w:val="outset" w:color="auto" w:sz="6" w:space="0"/>
            </w:tcBorders>
          </w:tcPr>
          <w:p w:rsidRPr="00C20AEF" w:rsidR="005F14C1" w:rsidP="005F14C1" w:rsidRDefault="005F14C1" w14:paraId="12BC3C7E" w14:textId="5A7C2306">
            <w:pPr>
              <w:rPr>
                <w:rFonts w:ascii="MS Shell Dlg 2" w:hAnsi="MS Shell Dlg 2" w:cs="MS Shell Dlg 2"/>
                <w:sz w:val="16"/>
                <w:szCs w:val="16"/>
              </w:rPr>
            </w:pPr>
            <w:r>
              <w:rPr>
                <w:rFonts w:ascii="MS Shell Dlg 2" w:hAnsi="MS Shell Dlg 2"/>
                <w:sz w:val="16"/>
              </w:rPr>
              <w:t>User ID of the seller (from the last modification)</w:t>
            </w:r>
          </w:p>
        </w:tc>
      </w:tr>
    </w:tbl>
    <w:p w:rsidRPr="00C20AEF" w:rsidR="00E832E5" w:rsidP="00E832E5" w:rsidRDefault="00E832E5" w14:paraId="46739C83" w14:textId="77777777">
      <w:pPr>
        <w:pStyle w:val="berschrift1"/>
        <w:rPr>
          <w:color w:val="auto"/>
        </w:rPr>
      </w:pPr>
      <w:bookmarkStart w:name="_Toc170032261" w:id="198"/>
      <w:bookmarkStart w:name="_Toc199244142" w:id="199"/>
      <w:bookmarkStart w:name="_Toc207598908" w:id="200"/>
      <w:bookmarkStart w:name="_Toc221680555" w:id="201"/>
      <w:bookmarkStart w:name="_Ref274638002" w:id="202"/>
      <w:bookmarkStart w:name="_Ref18503188" w:id="203"/>
      <w:bookmarkStart w:name="_Ref18503210" w:id="204"/>
      <w:bookmarkStart w:name="_Toc98411940" w:id="205"/>
      <w:proofErr w:type="spellStart"/>
      <w:r>
        <w:rPr>
          <w:color w:val="auto"/>
        </w:rPr>
        <w:lastRenderedPageBreak/>
        <w:t>Dialog</w:t>
      </w:r>
      <w:bookmarkEnd w:id="198"/>
      <w:bookmarkEnd w:id="199"/>
      <w:r>
        <w:rPr>
          <w:color w:val="auto"/>
        </w:rPr>
        <w:t>specification</w:t>
      </w:r>
      <w:bookmarkEnd w:id="200"/>
      <w:bookmarkEnd w:id="201"/>
      <w:bookmarkEnd w:id="202"/>
      <w:bookmarkEnd w:id="203"/>
      <w:bookmarkEnd w:id="204"/>
      <w:bookmarkEnd w:id="205"/>
      <w:proofErr w:type="spellEnd"/>
    </w:p>
    <w:p w:rsidRPr="00C20AEF" w:rsidR="00234020" w:rsidP="00234020" w:rsidRDefault="00234020" w14:paraId="5C4837D6" w14:textId="77777777">
      <w:pPr>
        <w:pStyle w:val="Textkrper"/>
      </w:pPr>
      <w:r>
        <w:t>The chapter describes the requirements for the STOX user interface.</w:t>
      </w:r>
    </w:p>
    <w:p w:rsidRPr="00C20AEF" w:rsidR="00234020" w:rsidP="00234020" w:rsidRDefault="00234020" w14:paraId="5992FC4F" w14:textId="77777777">
      <w:pPr>
        <w:pStyle w:val="berschrift2"/>
      </w:pPr>
      <w:bookmarkStart w:name="_Toc252787611" w:id="206"/>
      <w:bookmarkStart w:name="_Toc255461151" w:id="207"/>
      <w:bookmarkStart w:name="_Toc251833489" w:id="208"/>
      <w:bookmarkStart w:name="_Toc98411941" w:id="209"/>
      <w:r>
        <w:t>General standards and specifications</w:t>
      </w:r>
      <w:bookmarkEnd w:id="206"/>
      <w:bookmarkEnd w:id="207"/>
      <w:bookmarkEnd w:id="209"/>
    </w:p>
    <w:p w:rsidRPr="00C20AEF" w:rsidR="00234020" w:rsidP="00234020" w:rsidRDefault="00234020" w14:paraId="76E64E4B" w14:textId="77777777">
      <w:pPr>
        <w:pStyle w:val="berschrift3"/>
      </w:pPr>
      <w:bookmarkStart w:name="_Toc252787612" w:id="210"/>
      <w:bookmarkStart w:name="_Toc255461152" w:id="211"/>
      <w:bookmarkStart w:name="_Toc98411942" w:id="212"/>
      <w:r>
        <w:t>Surface designations</w:t>
      </w:r>
      <w:bookmarkEnd w:id="208"/>
      <w:bookmarkEnd w:id="210"/>
      <w:bookmarkEnd w:id="211"/>
      <w:bookmarkEnd w:id="212"/>
    </w:p>
    <w:p w:rsidRPr="00C20AEF" w:rsidR="00234020" w:rsidP="00234020" w:rsidRDefault="00234020" w14:paraId="7C568D27" w14:textId="77777777">
      <w:pPr>
        <w:pStyle w:val="Textkrper"/>
      </w:pPr>
      <w:r>
        <w:t>The interface labels used in the prototype and concept (e.g. labels, column headers or tooltips) are not final and may be adjusted before the GUI release</w:t>
      </w:r>
      <w:r w:rsidRPr="00C20AEF">
        <w:rPr>
          <w:rStyle w:val="Funotenzeichen"/>
        </w:rPr>
        <w:footnoteReference w:id="5"/>
      </w:r>
      <w:r>
        <w:t>.</w:t>
      </w:r>
    </w:p>
    <w:p w:rsidRPr="00C20AEF" w:rsidR="00234020" w:rsidP="00234020" w:rsidRDefault="00234020" w14:paraId="1F71FF64" w14:textId="77777777">
      <w:pPr>
        <w:pStyle w:val="Textkrper"/>
      </w:pPr>
      <w:r>
        <w:t xml:space="preserve">Daimler AG is responsible for the surface designations. The designations and tooltips as well as their translations are maintained via the PGUARD tool provided by T-Systems. </w:t>
      </w:r>
    </w:p>
    <w:p w:rsidRPr="004F5658" w:rsidR="00234020" w:rsidP="00234020" w:rsidRDefault="00234020" w14:paraId="735F5A4B" w14:textId="77777777">
      <w:pPr>
        <w:pStyle w:val="berschrift3"/>
        <w:rPr>
          <w:highlight w:val="magenta"/>
        </w:rPr>
      </w:pPr>
      <w:bookmarkStart w:name="_Ref252352530" w:id="213"/>
      <w:bookmarkStart w:name="_Toc252787613" w:id="214"/>
      <w:bookmarkStart w:name="_Toc255461153" w:id="215"/>
      <w:bookmarkStart w:name="_Toc251833490" w:id="216"/>
      <w:bookmarkStart w:name="_Toc98411943" w:id="217"/>
      <w:r>
        <w:rPr>
          <w:highlight w:val="magenta"/>
        </w:rPr>
        <w:t>Look and Feel</w:t>
      </w:r>
      <w:bookmarkEnd w:id="213"/>
      <w:bookmarkEnd w:id="214"/>
      <w:bookmarkEnd w:id="215"/>
      <w:bookmarkEnd w:id="217"/>
    </w:p>
    <w:p w:rsidRPr="00C20AEF" w:rsidR="00234020" w:rsidP="00234020" w:rsidRDefault="00234020" w14:paraId="2C17ED94" w14:textId="77777777">
      <w:pPr>
        <w:pStyle w:val="Textkrper"/>
      </w:pPr>
      <w:r>
        <w:t>The look and feel of STOX is based on DIMS/ SICOS.</w:t>
      </w:r>
    </w:p>
    <w:p w:rsidRPr="00C20AEF" w:rsidR="00234020" w:rsidP="00234020" w:rsidRDefault="00234020" w14:paraId="2D0203D5" w14:textId="77777777">
      <w:pPr>
        <w:pStyle w:val="Anforderungsnummer"/>
      </w:pPr>
      <w:r>
        <w:t>Requirement: FKT-GUI-2</w:t>
      </w:r>
    </w:p>
    <w:p w:rsidRPr="00C20AEF" w:rsidR="00234020" w:rsidP="00234020" w:rsidRDefault="00234020" w14:paraId="4159DDA4" w14:textId="77777777">
      <w:pPr>
        <w:pStyle w:val="Anforderungstext"/>
      </w:pPr>
      <w:r>
        <w:t>STOX will be included in the LOGBUS/ DIMS application framework as a stand-alone application.</w:t>
      </w:r>
    </w:p>
    <w:p w:rsidRPr="00C20AEF" w:rsidR="0034307A" w:rsidP="0034307A" w:rsidRDefault="0034307A" w14:paraId="2F98BF8F" w14:textId="77777777">
      <w:pPr>
        <w:pStyle w:val="Textkrper"/>
      </w:pPr>
    </w:p>
    <w:p w:rsidRPr="00C20AEF" w:rsidR="0027146E" w:rsidP="0027146E" w:rsidRDefault="0027146E" w14:paraId="11F9A8C5" w14:textId="77777777">
      <w:pPr>
        <w:pStyle w:val="Anforderungsnummer"/>
      </w:pPr>
      <w:r>
        <w:t>Requirement: FKT-GUI-3</w:t>
      </w:r>
    </w:p>
    <w:p w:rsidRPr="00C20AEF" w:rsidR="00234020" w:rsidP="00234020" w:rsidRDefault="00234020" w14:paraId="31CC3C8C" w14:textId="77777777">
      <w:pPr>
        <w:pStyle w:val="Anforderungstext"/>
      </w:pPr>
      <w:r>
        <w:t>The system must present the functionalities analogous to DIMS/SICOS in a panel selection.</w:t>
      </w:r>
    </w:p>
    <w:p w:rsidRPr="00C20AEF" w:rsidR="00234020" w:rsidP="00234020" w:rsidRDefault="00234020" w14:paraId="033B9C6E" w14:textId="77777777">
      <w:pPr>
        <w:pStyle w:val="Textkrper"/>
      </w:pPr>
      <w:r>
        <w:t>The main functions are divided into the following main dialogs:</w:t>
      </w:r>
    </w:p>
    <w:p w:rsidRPr="00C20AEF" w:rsidR="00234020" w:rsidP="00234020" w:rsidRDefault="00234020" w14:paraId="20ECEC13" w14:textId="77777777">
      <w:pPr>
        <w:pStyle w:val="AufgezhltmitAbsatz"/>
      </w:pPr>
      <w:r>
        <w:t>Start (initial dialog)</w:t>
      </w:r>
    </w:p>
    <w:p w:rsidRPr="00C20AEF" w:rsidR="00234020" w:rsidP="00234020" w:rsidRDefault="00234020" w14:paraId="3C294CA7" w14:textId="77777777">
      <w:pPr>
        <w:pStyle w:val="AufgezhltmitAbsatz"/>
      </w:pPr>
      <w:r>
        <w:t>Order overview</w:t>
      </w:r>
    </w:p>
    <w:p w:rsidRPr="00C20AEF" w:rsidR="00234020" w:rsidP="00234020" w:rsidRDefault="00234020" w14:paraId="176E728B" w14:textId="77777777">
      <w:pPr>
        <w:pStyle w:val="AufgezhltmitAbsatz"/>
      </w:pPr>
      <w:r>
        <w:t>Parts search</w:t>
      </w:r>
    </w:p>
    <w:p w:rsidRPr="00C20AEF" w:rsidR="00234020" w:rsidP="00234020" w:rsidRDefault="00234020" w14:paraId="032D0A1A" w14:textId="77777777">
      <w:pPr>
        <w:pStyle w:val="AufgezhltmitAbsatz"/>
      </w:pPr>
      <w:r>
        <w:t>Shopping cart</w:t>
      </w:r>
    </w:p>
    <w:p w:rsidRPr="00C20AEF" w:rsidR="00234020" w:rsidP="00234020" w:rsidRDefault="00234020" w14:paraId="71E9457C" w14:textId="77777777">
      <w:pPr>
        <w:pStyle w:val="AufgezhltmitAbsatz"/>
      </w:pPr>
      <w:r>
        <w:t>Partial trunk</w:t>
      </w:r>
    </w:p>
    <w:p w:rsidRPr="00C20AEF" w:rsidR="00234020" w:rsidP="00234020" w:rsidRDefault="00234020" w14:paraId="1D1B8F2D" w14:textId="77777777">
      <w:pPr>
        <w:pStyle w:val="AufgezhltmitAbsatz"/>
      </w:pPr>
      <w:r>
        <w:t>Operating data</w:t>
      </w:r>
    </w:p>
    <w:p w:rsidRPr="00C20AEF" w:rsidR="00234020" w:rsidP="00234020" w:rsidRDefault="00234020" w14:paraId="455075C2" w14:textId="77777777">
      <w:pPr>
        <w:pStyle w:val="AufgezhltmitAbsatz"/>
      </w:pPr>
      <w:r>
        <w:t>Statistics</w:t>
      </w:r>
    </w:p>
    <w:p w:rsidRPr="00C20AEF" w:rsidR="00234020" w:rsidP="00234020" w:rsidRDefault="00234020" w14:paraId="3AC26719" w14:textId="77777777">
      <w:pPr>
        <w:pStyle w:val="AufgezhltmitAbsatz"/>
      </w:pPr>
      <w:r>
        <w:t>Settings</w:t>
      </w:r>
    </w:p>
    <w:p w:rsidRPr="00C20AEF" w:rsidR="00234020" w:rsidP="00234020" w:rsidRDefault="009C33EB" w14:paraId="4EF9F8D5" w14:textId="77777777">
      <w:pPr>
        <w:keepNext/>
      </w:pPr>
      <w:r>
        <w:rPr>
          <w:noProof/>
        </w:rPr>
        <w:drawing>
          <wp:inline distT="0" distB="0" distL="0" distR="0" wp14:anchorId="44B4C9E6" wp14:editId="66B2454F">
            <wp:extent cx="5175885" cy="517525"/>
            <wp:effectExtent l="19050" t="0" r="5715" b="0"/>
            <wp:docPr id="10" name="Bild 10" descr="Pa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nels"/>
                    <pic:cNvPicPr>
                      <a:picLocks noChangeAspect="1" noChangeArrowheads="1"/>
                    </pic:cNvPicPr>
                  </pic:nvPicPr>
                  <pic:blipFill>
                    <a:blip r:embed="rId34" cstate="print"/>
                    <a:srcRect/>
                    <a:stretch>
                      <a:fillRect/>
                    </a:stretch>
                  </pic:blipFill>
                  <pic:spPr bwMode="auto">
                    <a:xfrm>
                      <a:off x="0" y="0"/>
                      <a:ext cx="5175885" cy="517525"/>
                    </a:xfrm>
                    <a:prstGeom prst="rect">
                      <a:avLst/>
                    </a:prstGeom>
                    <a:noFill/>
                    <a:ln w="9525">
                      <a:noFill/>
                      <a:miter lim="800000"/>
                      <a:headEnd/>
                      <a:tailEnd/>
                    </a:ln>
                  </pic:spPr>
                </pic:pic>
              </a:graphicData>
            </a:graphic>
          </wp:inline>
        </w:drawing>
      </w:r>
    </w:p>
    <w:p w:rsidRPr="00C20AEF" w:rsidR="00234020" w:rsidP="00234020" w:rsidRDefault="00234020" w14:paraId="66CBD98B" w14:textId="064CF189">
      <w:pPr>
        <w:pStyle w:val="Beschriftung"/>
      </w:pPr>
      <w:bookmarkStart w:name="_Toc255401655" w:id="218"/>
      <w:bookmarkStart w:name="_Toc98411868" w:id="219"/>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1</w:t>
      </w:r>
      <w:r>
        <w:fldChar w:fldCharType="end"/>
      </w:r>
      <w:r>
        <w:t xml:space="preserve"> - Main dialogs</w:t>
      </w:r>
      <w:bookmarkEnd w:id="218"/>
      <w:r>
        <w:t xml:space="preserve"> in STOX</w:t>
      </w:r>
      <w:bookmarkEnd w:id="219"/>
    </w:p>
    <w:p w:rsidRPr="00C20AEF" w:rsidR="00234020" w:rsidP="00234020" w:rsidRDefault="00234020" w14:paraId="3565A55B" w14:textId="77777777">
      <w:pPr>
        <w:pStyle w:val="SchnelllesetextbergeordneteAussage1"/>
      </w:pPr>
      <w:r>
        <w:t>Other specifications</w:t>
      </w:r>
    </w:p>
    <w:p w:rsidRPr="00C20AEF" w:rsidR="00234020" w:rsidP="00234020" w:rsidRDefault="00234020" w14:paraId="17855134" w14:textId="77777777">
      <w:pPr>
        <w:pStyle w:val="Anforderungsnummer"/>
      </w:pPr>
      <w:r>
        <w:lastRenderedPageBreak/>
        <w:t>Requirement: FKT-GUI-4</w:t>
      </w:r>
    </w:p>
    <w:p w:rsidRPr="00C20AEF" w:rsidR="00234020" w:rsidP="00234020" w:rsidRDefault="00234020" w14:paraId="7088F3C1" w14:textId="77777777">
      <w:pPr>
        <w:pStyle w:val="Anforderungstext"/>
      </w:pPr>
      <w:r>
        <w:t>All column headers, text fields, buttons, table cells and labels can - if desired - be highlighted with a tooltip</w:t>
      </w:r>
      <w:r w:rsidRPr="00C20AEF" w:rsidR="00B71327">
        <w:rPr>
          <w:rStyle w:val="Funotenzeichen"/>
        </w:rPr>
        <w:footnoteReference w:id="6"/>
      </w:r>
      <w:r>
        <w:t>. An icon can only be assigned a name via the containing object (e.g.: Button, table cell) can be assigned a tooltip.</w:t>
      </w:r>
    </w:p>
    <w:p w:rsidRPr="00C20AEF" w:rsidR="0034307A" w:rsidP="0034307A" w:rsidRDefault="0034307A" w14:paraId="50FC3856" w14:textId="77777777">
      <w:pPr>
        <w:pStyle w:val="Textkrper"/>
      </w:pPr>
    </w:p>
    <w:p w:rsidRPr="00C20AEF" w:rsidR="00234020" w:rsidP="00234020" w:rsidRDefault="00234020" w14:paraId="770A1394" w14:textId="77777777">
      <w:pPr>
        <w:pStyle w:val="Anforderungsnummer"/>
      </w:pPr>
      <w:r>
        <w:t>Requirement: FKT-GUI-5</w:t>
      </w:r>
    </w:p>
    <w:p w:rsidRPr="00C20AEF" w:rsidR="00234020" w:rsidP="00234020" w:rsidRDefault="00234020" w14:paraId="589E1AE3" w14:textId="77777777">
      <w:pPr>
        <w:pStyle w:val="Anforderungstext"/>
      </w:pPr>
      <w:r>
        <w:t>All prices are displayed in the currency of the seller's pricing LC. Prices are displayed right-justified with 2 decimal places as well as thousand separators. The currency codes (symbol) are stored per country. If the currency code for a country is not stored, the short name of the currency is displayed (e.g.: SEK for Swedish krona).</w:t>
      </w:r>
      <w:r>
        <w:br/>
      </w:r>
      <w:r>
        <w:t xml:space="preserve">Hereinafter referred to as the </w:t>
      </w:r>
      <w:r>
        <w:rPr>
          <w:i/>
        </w:rPr>
        <w:t>price format</w:t>
      </w:r>
      <w:r>
        <w:t xml:space="preserve"> .</w:t>
      </w:r>
    </w:p>
    <w:p w:rsidRPr="00C20AEF" w:rsidR="0034307A" w:rsidP="0034307A" w:rsidRDefault="0034307A" w14:paraId="447A55B3" w14:textId="77777777">
      <w:pPr>
        <w:pStyle w:val="Textkrper"/>
      </w:pPr>
    </w:p>
    <w:p w:rsidRPr="00C20AEF" w:rsidR="00723049" w:rsidP="00723049" w:rsidRDefault="00723049" w14:paraId="243688B3" w14:textId="77777777">
      <w:pPr>
        <w:pStyle w:val="Anforderungsnummer"/>
      </w:pPr>
      <w:r>
        <w:t>Requirement: FKT-GUI-6</w:t>
      </w:r>
    </w:p>
    <w:p w:rsidRPr="00C20AEF" w:rsidR="00723049" w:rsidP="00723049" w:rsidRDefault="00723049" w14:paraId="5B26F83E" w14:textId="77777777">
      <w:pPr>
        <w:pStyle w:val="Anforderungstext"/>
      </w:pPr>
      <w:r>
        <w:t>Stocks with decimal places are always rounded off (5.7 becomes 5). Order and delivery quantities are always integers. For stocks/quantities greater than 1000, use thousand separators. Display right-justified.</w:t>
      </w:r>
    </w:p>
    <w:p w:rsidRPr="00C20AEF" w:rsidR="00723049" w:rsidP="0034307A" w:rsidRDefault="00723049" w14:paraId="010E4BBA" w14:textId="77777777">
      <w:pPr>
        <w:pStyle w:val="Textkrper"/>
      </w:pPr>
    </w:p>
    <w:p w:rsidRPr="00C20AEF" w:rsidR="00234020" w:rsidP="00234020" w:rsidRDefault="00234020" w14:paraId="1C7BD2F3" w14:textId="77777777">
      <w:pPr>
        <w:pStyle w:val="Anforderungsnummer"/>
      </w:pPr>
      <w:r>
        <w:t>Requirement: FKT-GUI-7</w:t>
      </w:r>
    </w:p>
    <w:p w:rsidRPr="00C20AEF" w:rsidR="00234020" w:rsidP="00234020" w:rsidRDefault="00234020" w14:paraId="5558667B" w14:textId="77777777">
      <w:pPr>
        <w:pStyle w:val="Anforderungstext"/>
      </w:pPr>
      <w:r>
        <w:t>All weights are given in kilograms with 3 decimal places and thousand separators.  Display right-justified.</w:t>
      </w:r>
      <w:r>
        <w:br/>
      </w:r>
      <w:r>
        <w:t xml:space="preserve">Hereinafter referred to as </w:t>
      </w:r>
      <w:r>
        <w:rPr>
          <w:i/>
        </w:rPr>
        <w:t>weight format</w:t>
      </w:r>
      <w:r>
        <w:t xml:space="preserve"> .</w:t>
      </w:r>
    </w:p>
    <w:p w:rsidRPr="00C20AEF" w:rsidR="0034307A" w:rsidP="0034307A" w:rsidRDefault="0034307A" w14:paraId="3B60567C" w14:textId="77777777">
      <w:pPr>
        <w:pStyle w:val="Textkrper"/>
      </w:pPr>
    </w:p>
    <w:p w:rsidRPr="00C20AEF" w:rsidR="00234020" w:rsidP="00234020" w:rsidRDefault="00234020" w14:paraId="79E2B473" w14:textId="77777777">
      <w:pPr>
        <w:pStyle w:val="Anforderungsnummer"/>
      </w:pPr>
      <w:r>
        <w:t>Requirement: FKT-GUI-8</w:t>
      </w:r>
    </w:p>
    <w:p w:rsidRPr="00C20AEF" w:rsidR="00234020" w:rsidP="00234020" w:rsidRDefault="00234020" w14:paraId="0931A514" w14:textId="77777777">
      <w:pPr>
        <w:pStyle w:val="Anforderungstext"/>
      </w:pPr>
      <w:r>
        <w:t>Buttons will - if possible - be represented by a suitable/known symbol</w:t>
      </w:r>
      <w:r w:rsidRPr="00C20AEF">
        <w:rPr>
          <w:rStyle w:val="Funotenzeichen"/>
        </w:rPr>
        <w:footnoteReference w:id="7"/>
      </w:r>
      <w:r>
        <w:t>. The function of the button is explained via tooltip. The symbols are proposed by Daimler AG.</w:t>
      </w:r>
    </w:p>
    <w:p w:rsidRPr="00C20AEF" w:rsidR="0034307A" w:rsidP="0034307A" w:rsidRDefault="0034307A" w14:paraId="5096A923" w14:textId="77777777">
      <w:pPr>
        <w:pStyle w:val="Textkrper"/>
      </w:pPr>
    </w:p>
    <w:p w:rsidRPr="00C20AEF" w:rsidR="00234020" w:rsidP="00234020" w:rsidRDefault="00234020" w14:paraId="3EE37862" w14:textId="77777777">
      <w:pPr>
        <w:pStyle w:val="Anforderungsnummer"/>
      </w:pPr>
      <w:r>
        <w:rPr>
          <w:highlight w:val="magenta"/>
        </w:rPr>
        <w:t>Requirement: FKT-GUI-9</w:t>
      </w:r>
    </w:p>
    <w:p w:rsidRPr="00C20AEF" w:rsidR="00234020" w:rsidP="00234020" w:rsidRDefault="00234020" w14:paraId="378E2B2F" w14:textId="7D9EB2AB">
      <w:pPr>
        <w:pStyle w:val="Anforderungstext"/>
      </w:pPr>
      <w:r>
        <w:t xml:space="preserve">When updating data, the focus within a table is set to the first cell. The table automatically scrolls to the top. </w:t>
      </w:r>
      <w:r>
        <w:rPr>
          <w:highlight w:val="magenta"/>
        </w:rPr>
        <w:t xml:space="preserve">However, there are exceptions if the current line should remain highlighted for reasons of better usability (e.g. order overview </w:t>
      </w:r>
      <w:r>
        <w:rPr>
          <w:rFonts w:ascii="Wingdings" w:hAnsi="Wingdings" w:eastAsia="Wingdings" w:cs="Wingdings"/>
          <w:highlight w:val="magenta"/>
        </w:rPr>
        <w:t>à</w:t>
      </w:r>
      <w:r>
        <w:rPr>
          <w:highlight w:val="magenta"/>
        </w:rPr>
        <w:t xml:space="preserve"> status change).</w:t>
      </w:r>
    </w:p>
    <w:p w:rsidRPr="00C20AEF" w:rsidR="0034307A" w:rsidP="0034307A" w:rsidRDefault="0034307A" w14:paraId="641B6CE9" w14:textId="77777777">
      <w:pPr>
        <w:pStyle w:val="Textkrper"/>
      </w:pPr>
    </w:p>
    <w:p w:rsidRPr="00C20AEF" w:rsidR="00133351" w:rsidP="00133351" w:rsidRDefault="00133351" w14:paraId="0B2E0163" w14:textId="77777777">
      <w:pPr>
        <w:pStyle w:val="Anforderungsnummer"/>
      </w:pPr>
      <w:r>
        <w:t>Requirement: FKT-GUI-10</w:t>
      </w:r>
    </w:p>
    <w:p w:rsidRPr="00C20AEF" w:rsidR="00133351" w:rsidP="00133351" w:rsidRDefault="00133351" w14:paraId="7EF7E52A" w14:textId="77777777">
      <w:pPr>
        <w:pStyle w:val="Anforderungstext"/>
      </w:pPr>
      <w:proofErr w:type="spellStart"/>
      <w:r>
        <w:t>Textareas</w:t>
      </w:r>
      <w:proofErr w:type="spellEnd"/>
      <w:r>
        <w:t xml:space="preserve"> are displayed with vertical scrollbar if required.</w:t>
      </w:r>
    </w:p>
    <w:p w:rsidRPr="00C20AEF" w:rsidR="00133351" w:rsidP="0034307A" w:rsidRDefault="00133351" w14:paraId="071F70ED" w14:textId="77777777">
      <w:pPr>
        <w:pStyle w:val="Textkrper"/>
      </w:pPr>
    </w:p>
    <w:p w:rsidRPr="00C20AEF" w:rsidR="00234020" w:rsidP="00234020" w:rsidRDefault="00234020" w14:paraId="5C3BE087" w14:textId="77777777">
      <w:pPr>
        <w:pStyle w:val="Anforderungsnummer"/>
      </w:pPr>
      <w:r>
        <w:t>Requirement: FKT-GUI-11</w:t>
      </w:r>
    </w:p>
    <w:p w:rsidRPr="00C20AEF" w:rsidR="00234020" w:rsidP="00234020" w:rsidRDefault="00234020" w14:paraId="0021903C" w14:textId="77777777">
      <w:pPr>
        <w:pStyle w:val="Anforderungstext"/>
      </w:pPr>
      <w:r>
        <w:t>Date input fields are stored with the patterns known from DIMS/ SICOS to control user input. In addition - if desired - the date can be entered via a calendar (popup).</w:t>
      </w:r>
    </w:p>
    <w:p w:rsidRPr="00C20AEF" w:rsidR="00234020" w:rsidP="00234020" w:rsidRDefault="00234020" w14:paraId="22A70492" w14:textId="77777777">
      <w:pPr>
        <w:pStyle w:val="Textkrper"/>
      </w:pPr>
    </w:p>
    <w:p w:rsidRPr="00C20AEF" w:rsidR="00234020" w:rsidP="00234020" w:rsidRDefault="009C33EB" w14:paraId="7C672669" w14:textId="77777777">
      <w:pPr>
        <w:pStyle w:val="Textkrper"/>
      </w:pPr>
      <w:r>
        <w:rPr>
          <w:noProof/>
        </w:rPr>
        <w:lastRenderedPageBreak/>
        <w:drawing>
          <wp:inline distT="0" distB="0" distL="0" distR="0" wp14:anchorId="6019CFD9" wp14:editId="5947A41A">
            <wp:extent cx="1647825" cy="2372360"/>
            <wp:effectExtent l="19050" t="0" r="9525" b="0"/>
            <wp:docPr id="11" name="Bild 11" descr="Kalender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lenderpanel"/>
                    <pic:cNvPicPr>
                      <a:picLocks noChangeAspect="1" noChangeArrowheads="1"/>
                    </pic:cNvPicPr>
                  </pic:nvPicPr>
                  <pic:blipFill>
                    <a:blip r:embed="rId35" cstate="print"/>
                    <a:srcRect/>
                    <a:stretch>
                      <a:fillRect/>
                    </a:stretch>
                  </pic:blipFill>
                  <pic:spPr bwMode="auto">
                    <a:xfrm>
                      <a:off x="0" y="0"/>
                      <a:ext cx="1647825" cy="2372360"/>
                    </a:xfrm>
                    <a:prstGeom prst="rect">
                      <a:avLst/>
                    </a:prstGeom>
                    <a:noFill/>
                    <a:ln w="9525">
                      <a:noFill/>
                      <a:miter lim="800000"/>
                      <a:headEnd/>
                      <a:tailEnd/>
                    </a:ln>
                  </pic:spPr>
                </pic:pic>
              </a:graphicData>
            </a:graphic>
          </wp:inline>
        </w:drawing>
      </w:r>
    </w:p>
    <w:p w:rsidRPr="00C20AEF" w:rsidR="00234020" w:rsidP="00234020" w:rsidRDefault="00234020" w14:paraId="1C397C6A" w14:textId="24D69A4D">
      <w:pPr>
        <w:pStyle w:val="Beschriftung"/>
      </w:pPr>
      <w:bookmarkStart w:name="_Toc252787669" w:id="220"/>
      <w:bookmarkStart w:name="_Toc255401656" w:id="221"/>
      <w:bookmarkStart w:name="_Toc98411869" w:id="222"/>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2</w:t>
      </w:r>
      <w:r>
        <w:fldChar w:fldCharType="end"/>
      </w:r>
      <w:r>
        <w:t xml:space="preserve"> - Entering the date via the calendar</w:t>
      </w:r>
      <w:bookmarkEnd w:id="220"/>
      <w:bookmarkEnd w:id="221"/>
      <w:bookmarkEnd w:id="222"/>
    </w:p>
    <w:p w:rsidRPr="00C20AEF" w:rsidR="00234020" w:rsidP="00234020" w:rsidRDefault="00234020" w14:paraId="6466A222" w14:textId="77777777">
      <w:pPr>
        <w:pStyle w:val="Anforderungsnummer"/>
      </w:pPr>
      <w:r>
        <w:t>Requirement: FKT-GUI-12</w:t>
      </w:r>
    </w:p>
    <w:p w:rsidRPr="00C20AEF" w:rsidR="00234020" w:rsidP="00234020" w:rsidRDefault="00234020" w14:paraId="5066D1F6" w14:textId="77777777">
      <w:pPr>
        <w:pStyle w:val="Anforderungstext"/>
      </w:pPr>
      <w:r>
        <w:t>The commonly used date format contains the day (2 digits), month (2 digits), and year (4 digits) in language-dependent format. Example Germany: 01.03.2010. Display centered.</w:t>
      </w:r>
    </w:p>
    <w:p w:rsidRPr="00C20AEF" w:rsidR="0034307A" w:rsidP="0034307A" w:rsidRDefault="0034307A" w14:paraId="13919B84" w14:textId="77777777">
      <w:pPr>
        <w:pStyle w:val="Textkrper"/>
      </w:pPr>
    </w:p>
    <w:p w:rsidRPr="00C20AEF" w:rsidR="00234020" w:rsidP="00234020" w:rsidRDefault="00234020" w14:paraId="5407E5ED" w14:textId="77777777">
      <w:pPr>
        <w:pStyle w:val="Anforderungsnummer"/>
      </w:pPr>
      <w:r>
        <w:t>Requirement: FKT-GUI-13</w:t>
      </w:r>
    </w:p>
    <w:p w:rsidRPr="00C20AEF" w:rsidR="00234020" w:rsidP="00234020" w:rsidRDefault="00234020" w14:paraId="4E0CA02B" w14:textId="77777777">
      <w:pPr>
        <w:pStyle w:val="Anforderungstext"/>
      </w:pPr>
      <w:r>
        <w:t>In addition to the general date format, the generally used time format also contains the hours and minutes (each with 2 digits) in a language-dependent format. Example Germany: 01.03.2010 14:33. Display centered.</w:t>
      </w:r>
    </w:p>
    <w:p w:rsidRPr="00C20AEF" w:rsidR="0027146E" w:rsidP="0027146E" w:rsidRDefault="0027146E" w14:paraId="5569811D" w14:textId="77777777">
      <w:pPr>
        <w:pStyle w:val="Textkrper"/>
      </w:pPr>
    </w:p>
    <w:p w:rsidRPr="00C20AEF" w:rsidR="00A12FED" w:rsidP="00A12FED" w:rsidRDefault="00A12FED" w14:paraId="4B8B1A2A" w14:textId="77777777">
      <w:pPr>
        <w:pStyle w:val="Anforderungsnummer"/>
      </w:pPr>
      <w:r>
        <w:t>Requirement: FKT-GUI-14</w:t>
      </w:r>
    </w:p>
    <w:p w:rsidRPr="00C20AEF" w:rsidR="00A12FED" w:rsidP="00A12FED" w:rsidRDefault="00A12FED" w14:paraId="327794ED" w14:textId="77777777">
      <w:pPr>
        <w:pStyle w:val="Anforderungstext"/>
      </w:pPr>
      <w:r>
        <w:t>The "LOGBUS time" (GMT + 1) is always stored in the database. The user always gets a date (+ time) displayed in his local time (time zone).</w:t>
      </w:r>
    </w:p>
    <w:p w:rsidRPr="00C20AEF" w:rsidR="00A12FED" w:rsidP="0027146E" w:rsidRDefault="00A12FED" w14:paraId="30990F81" w14:textId="77777777">
      <w:pPr>
        <w:pStyle w:val="Textkrper"/>
      </w:pPr>
    </w:p>
    <w:p w:rsidRPr="00C20AEF" w:rsidR="0027146E" w:rsidP="0027146E" w:rsidRDefault="0027146E" w14:paraId="7AF4A5AC" w14:textId="77777777">
      <w:pPr>
        <w:pStyle w:val="Anforderungsnummer"/>
      </w:pPr>
      <w:r>
        <w:t>Requirement: FKT-GUI-15</w:t>
      </w:r>
    </w:p>
    <w:p w:rsidRPr="00C20AEF" w:rsidR="0034307A" w:rsidP="0027146E" w:rsidRDefault="0027146E" w14:paraId="1684A136" w14:textId="77777777">
      <w:pPr>
        <w:pStyle w:val="Anforderungstext"/>
      </w:pPr>
      <w:r>
        <w:t>The display of the part numbers should be left-justified in print format (analog DIMS/SICOS) (the conversion to print format takes place as soon as the corresponding input field loses the focus or when the input is confirmed via the "Enter" key).</w:t>
      </w:r>
    </w:p>
    <w:p w:rsidRPr="00C20AEF" w:rsidR="0027146E" w:rsidP="0027146E" w:rsidRDefault="0027146E" w14:paraId="7929537B" w14:textId="77777777">
      <w:pPr>
        <w:pStyle w:val="Textkrper"/>
      </w:pPr>
    </w:p>
    <w:p w:rsidRPr="00C20AEF" w:rsidR="0027146E" w:rsidP="0027146E" w:rsidRDefault="0027146E" w14:paraId="41747EBC" w14:textId="77777777">
      <w:pPr>
        <w:pStyle w:val="Anforderungsnummer"/>
      </w:pPr>
      <w:r>
        <w:t>Requirement: FKT-GUI-16</w:t>
      </w:r>
    </w:p>
    <w:p w:rsidRPr="00C20AEF" w:rsidR="0027146E" w:rsidP="0027146E" w:rsidRDefault="0027146E" w14:paraId="2D2EBF40" w14:textId="77777777">
      <w:pPr>
        <w:pStyle w:val="Anforderungstext"/>
      </w:pPr>
      <w:r>
        <w:t xml:space="preserve">The company number should be able to be entered with and without leading zeros. Depending on how the user has entered the site number, it is also displayed in the </w:t>
      </w:r>
      <w:r>
        <w:rPr>
          <w:i/>
        </w:rPr>
        <w:t>Site</w:t>
      </w:r>
      <w:r>
        <w:t xml:space="preserve"> input field (analogous to DIMS/SICOS).</w:t>
      </w:r>
    </w:p>
    <w:p w:rsidRPr="00C20AEF" w:rsidR="006F520E" w:rsidP="006F520E" w:rsidRDefault="006F520E" w14:paraId="756BC2A1" w14:textId="77777777">
      <w:pPr>
        <w:pStyle w:val="Textkrper"/>
      </w:pPr>
    </w:p>
    <w:p w:rsidRPr="00C20AEF" w:rsidR="006F520E" w:rsidP="006F520E" w:rsidRDefault="006F520E" w14:paraId="42168629" w14:textId="77777777">
      <w:pPr>
        <w:pStyle w:val="Anforderungsnummer"/>
      </w:pPr>
      <w:r>
        <w:rPr>
          <w:highlight w:val="magenta"/>
        </w:rPr>
        <w:t>Requirement: FKT-GUI-305</w:t>
      </w:r>
    </w:p>
    <w:p w:rsidR="006F520E" w:rsidP="00154AD9" w:rsidRDefault="006F520E" w14:paraId="417D38AD" w14:textId="706E4074">
      <w:pPr>
        <w:pStyle w:val="Anforderungstext"/>
      </w:pPr>
      <w:r>
        <w:t>The designation of a part number in the national language of the seller is the designation from the national part master of the seller. If the part number is not available in the national part master, the designation from the local part master of the vendor is used (if it is stored there).</w:t>
      </w:r>
    </w:p>
    <w:p w:rsidRPr="00C20AEF" w:rsidR="00154AD9" w:rsidP="00154AD9" w:rsidRDefault="00154AD9" w14:paraId="2B8E1CAE" w14:textId="214EB622">
      <w:pPr>
        <w:pStyle w:val="Anforderungstext"/>
      </w:pPr>
      <w:r>
        <w:rPr>
          <w:rFonts w:ascii="CorpoS" w:hAnsi="CorpoS"/>
          <w:highlight w:val="magenta"/>
        </w:rPr>
        <w:t>For WHS sites, the designations from the global part master are used. If there is no designation for the selected language in the global sub-tree, the designation from the national sub-tree is used - and if there is no designation there, the English designation from the global sub-tree is used.</w:t>
      </w:r>
    </w:p>
    <w:p w:rsidRPr="00C20AEF" w:rsidR="00234020" w:rsidP="00234020" w:rsidRDefault="00234020" w14:paraId="7BF41B63" w14:textId="77777777">
      <w:pPr>
        <w:pStyle w:val="berschrift3"/>
      </w:pPr>
      <w:bookmarkStart w:name="_Toc252787614" w:id="223"/>
      <w:bookmarkStart w:name="_Toc255461154" w:id="224"/>
      <w:bookmarkStart w:name="_Toc98411944" w:id="225"/>
      <w:r>
        <w:lastRenderedPageBreak/>
        <w:t>General functions of tables</w:t>
      </w:r>
      <w:bookmarkEnd w:id="223"/>
      <w:bookmarkEnd w:id="224"/>
      <w:bookmarkEnd w:id="225"/>
    </w:p>
    <w:p w:rsidRPr="00C20AEF" w:rsidR="00234020" w:rsidP="00234020" w:rsidRDefault="00234020" w14:paraId="5ECB9D4C" w14:textId="77777777">
      <w:pPr>
        <w:pStyle w:val="Textkrper"/>
      </w:pPr>
      <w:r>
        <w:t>Tables in STOX offer the range of functions known from SICOS/ DIMS. The functions are provided via the context menu of the table or table header.</w:t>
      </w:r>
    </w:p>
    <w:p w:rsidRPr="00C20AEF" w:rsidR="00234020" w:rsidP="00234020" w:rsidRDefault="009C33EB" w14:paraId="445E6206" w14:textId="77777777">
      <w:pPr>
        <w:pStyle w:val="Textkrper"/>
        <w:keepNext/>
      </w:pPr>
      <w:r>
        <w:rPr>
          <w:noProof/>
        </w:rPr>
        <w:drawing>
          <wp:inline distT="0" distB="0" distL="0" distR="0" wp14:anchorId="2C6F6558" wp14:editId="488FAA06">
            <wp:extent cx="1569720" cy="1216025"/>
            <wp:effectExtent l="19050" t="0" r="0" b="0"/>
            <wp:docPr id="12" name="Bild 12" descr="Tabe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ellen"/>
                    <pic:cNvPicPr>
                      <a:picLocks noChangeAspect="1" noChangeArrowheads="1"/>
                    </pic:cNvPicPr>
                  </pic:nvPicPr>
                  <pic:blipFill>
                    <a:blip r:embed="rId36" cstate="print"/>
                    <a:srcRect/>
                    <a:stretch>
                      <a:fillRect/>
                    </a:stretch>
                  </pic:blipFill>
                  <pic:spPr bwMode="auto">
                    <a:xfrm>
                      <a:off x="0" y="0"/>
                      <a:ext cx="1569720" cy="1216025"/>
                    </a:xfrm>
                    <a:prstGeom prst="rect">
                      <a:avLst/>
                    </a:prstGeom>
                    <a:noFill/>
                    <a:ln w="9525">
                      <a:noFill/>
                      <a:miter lim="800000"/>
                      <a:headEnd/>
                      <a:tailEnd/>
                    </a:ln>
                  </pic:spPr>
                </pic:pic>
              </a:graphicData>
            </a:graphic>
          </wp:inline>
        </w:drawing>
      </w:r>
    </w:p>
    <w:p w:rsidRPr="00C20AEF" w:rsidR="00234020" w:rsidP="00234020" w:rsidRDefault="00234020" w14:paraId="73E34BDB" w14:textId="143F3BAD">
      <w:pPr>
        <w:pStyle w:val="Beschriftung"/>
      </w:pPr>
      <w:bookmarkStart w:name="_Toc252787670" w:id="226"/>
      <w:bookmarkStart w:name="_Toc255401657" w:id="227"/>
      <w:bookmarkStart w:name="_Toc98411870" w:id="228"/>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3</w:t>
      </w:r>
      <w:r>
        <w:fldChar w:fldCharType="end"/>
      </w:r>
      <w:r>
        <w:t xml:space="preserve"> - Table Header Context Menu</w:t>
      </w:r>
      <w:bookmarkEnd w:id="226"/>
      <w:bookmarkEnd w:id="227"/>
      <w:bookmarkEnd w:id="228"/>
    </w:p>
    <w:p w:rsidRPr="00C20AEF" w:rsidR="00234020" w:rsidP="00234020" w:rsidRDefault="009C33EB" w14:paraId="71E1FBEE" w14:textId="77777777">
      <w:pPr>
        <w:pStyle w:val="Textkrper"/>
        <w:keepNext/>
      </w:pPr>
      <w:r>
        <w:rPr>
          <w:noProof/>
        </w:rPr>
        <w:drawing>
          <wp:inline distT="0" distB="0" distL="0" distR="0" wp14:anchorId="4A7A85D7" wp14:editId="596D64E4">
            <wp:extent cx="1759585" cy="422910"/>
            <wp:effectExtent l="19050" t="0" r="0" b="0"/>
            <wp:docPr id="13" name="Bild 13" descr="Tabe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bellen"/>
                    <pic:cNvPicPr>
                      <a:picLocks noChangeAspect="1" noChangeArrowheads="1"/>
                    </pic:cNvPicPr>
                  </pic:nvPicPr>
                  <pic:blipFill>
                    <a:blip r:embed="rId37" cstate="print"/>
                    <a:srcRect/>
                    <a:stretch>
                      <a:fillRect/>
                    </a:stretch>
                  </pic:blipFill>
                  <pic:spPr bwMode="auto">
                    <a:xfrm>
                      <a:off x="0" y="0"/>
                      <a:ext cx="1759585" cy="422910"/>
                    </a:xfrm>
                    <a:prstGeom prst="rect">
                      <a:avLst/>
                    </a:prstGeom>
                    <a:noFill/>
                    <a:ln w="9525">
                      <a:noFill/>
                      <a:miter lim="800000"/>
                      <a:headEnd/>
                      <a:tailEnd/>
                    </a:ln>
                  </pic:spPr>
                </pic:pic>
              </a:graphicData>
            </a:graphic>
          </wp:inline>
        </w:drawing>
      </w:r>
    </w:p>
    <w:p w:rsidRPr="00C20AEF" w:rsidR="00234020" w:rsidP="00234020" w:rsidRDefault="00234020" w14:paraId="058ABE8B" w14:textId="1B238740">
      <w:pPr>
        <w:pStyle w:val="Beschriftung"/>
      </w:pPr>
      <w:bookmarkStart w:name="_Toc252787671" w:id="229"/>
      <w:bookmarkStart w:name="_Toc255401658" w:id="230"/>
      <w:bookmarkStart w:name="_Toc98411871" w:id="231"/>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4</w:t>
      </w:r>
      <w:r>
        <w:fldChar w:fldCharType="end"/>
      </w:r>
      <w:r>
        <w:t xml:space="preserve"> - Table context menu</w:t>
      </w:r>
      <w:bookmarkEnd w:id="229"/>
      <w:bookmarkEnd w:id="230"/>
      <w:bookmarkEnd w:id="231"/>
    </w:p>
    <w:p w:rsidRPr="00C20AEF" w:rsidR="00234020" w:rsidP="00234020" w:rsidRDefault="00234020" w14:paraId="36BC8F52" w14:textId="77777777">
      <w:pPr>
        <w:pStyle w:val="Textkrper"/>
      </w:pPr>
      <w:r>
        <w:t xml:space="preserve">Additional functions can be provided via the context menu of the table. For example, marking an order as </w:t>
      </w:r>
      <w:r>
        <w:rPr>
          <w:i/>
        </w:rPr>
        <w:t>shipped</w:t>
      </w:r>
      <w:r>
        <w:t>.</w:t>
      </w:r>
    </w:p>
    <w:p w:rsidRPr="00C20AEF" w:rsidR="00234020" w:rsidP="00234020" w:rsidRDefault="00234020" w14:paraId="7AD318CC" w14:textId="77777777">
      <w:pPr>
        <w:pStyle w:val="Anforderungsnummer"/>
      </w:pPr>
      <w:r>
        <w:t>Requirement: FKT-GUI-17</w:t>
      </w:r>
    </w:p>
    <w:p w:rsidRPr="00C20AEF" w:rsidR="00234020" w:rsidP="00234020" w:rsidRDefault="00234020" w14:paraId="0F6B4C6A" w14:textId="77777777">
      <w:pPr>
        <w:pStyle w:val="Anforderungstext"/>
      </w:pPr>
      <w:r>
        <w:t>The system must allow the user in all tables to transfer the entire table or the selected range of a table to the clipboard. Formatting of the text does not take place. Likewise, no icons can be exported.</w:t>
      </w:r>
    </w:p>
    <w:p w:rsidRPr="00C20AEF" w:rsidR="0034307A" w:rsidP="0034307A" w:rsidRDefault="0034307A" w14:paraId="225F2D31" w14:textId="77777777">
      <w:pPr>
        <w:pStyle w:val="Textkrper"/>
      </w:pPr>
    </w:p>
    <w:p w:rsidRPr="00C20AEF" w:rsidR="00234020" w:rsidP="00234020" w:rsidRDefault="00234020" w14:paraId="38556A7F" w14:textId="77777777">
      <w:pPr>
        <w:pStyle w:val="Anforderungsnummer"/>
      </w:pPr>
      <w:r>
        <w:t>Requirement: FKT-GUI-18</w:t>
      </w:r>
    </w:p>
    <w:p w:rsidRPr="00C20AEF" w:rsidR="00186BE6" w:rsidP="00234020" w:rsidRDefault="00234020" w14:paraId="3FE35EBB" w14:textId="77777777">
      <w:pPr>
        <w:pStyle w:val="Anforderungstext"/>
      </w:pPr>
      <w:r>
        <w:t>The system offers the possibility to sort the tables</w:t>
      </w:r>
      <w:r>
        <w:rPr>
          <w:rStyle w:val="Funotenzeichen"/>
        </w:rPr>
        <w:t xml:space="preserve"> </w:t>
      </w:r>
      <w:r>
        <w:t xml:space="preserve">by each column in both ascending and descending order via the context menu of the table headers. Double-click on a column heading to sort alternately in ascending and descending order by the associated column. </w:t>
      </w:r>
    </w:p>
    <w:p w:rsidRPr="00C20AEF" w:rsidR="00234020" w:rsidP="00234020" w:rsidRDefault="00186BE6" w14:paraId="10B6088C" w14:textId="77777777">
      <w:pPr>
        <w:pStyle w:val="Anforderungstext"/>
      </w:pPr>
      <w:bookmarkStart w:name="OLE_LINK1" w:id="232"/>
      <w:bookmarkStart w:name="OLE_LINK2" w:id="233"/>
      <w:r>
        <w:t xml:space="preserve">The function is not available for </w:t>
      </w:r>
      <w:proofErr w:type="spellStart"/>
      <w:r>
        <w:t>treetables</w:t>
      </w:r>
      <w:proofErr w:type="spellEnd"/>
      <w:r>
        <w:t>. For individual tables, this function can be explicitly excluded in the concept.</w:t>
      </w:r>
      <w:bookmarkEnd w:id="232"/>
      <w:bookmarkEnd w:id="233"/>
    </w:p>
    <w:p w:rsidRPr="00C20AEF" w:rsidR="0034307A" w:rsidP="0034307A" w:rsidRDefault="0034307A" w14:paraId="3272A9D1" w14:textId="77777777">
      <w:pPr>
        <w:pStyle w:val="Textkrper"/>
      </w:pPr>
    </w:p>
    <w:p w:rsidRPr="00C20AEF" w:rsidR="00234020" w:rsidP="00234020" w:rsidRDefault="00234020" w14:paraId="73E99149" w14:textId="77777777">
      <w:pPr>
        <w:pStyle w:val="Anforderungsnummer"/>
      </w:pPr>
      <w:r>
        <w:t>Requirement: FKT-GUI-19</w:t>
      </w:r>
    </w:p>
    <w:p w:rsidRPr="00C20AEF" w:rsidR="00234020" w:rsidP="00234020" w:rsidRDefault="00234020" w14:paraId="62779FF8" w14:textId="77777777">
      <w:pPr>
        <w:pStyle w:val="Anforderungstext"/>
      </w:pPr>
      <w:r>
        <w:t>The system offers the possibility to configure the column order of a table</w:t>
      </w:r>
      <w:r>
        <w:rPr>
          <w:rStyle w:val="Funotenzeichen"/>
        </w:rPr>
        <w:t xml:space="preserve"> </w:t>
      </w:r>
      <w:r>
        <w:t xml:space="preserve">via the context menu of the table headers. The columns can also be moved by drag &amp; drop (column header). </w:t>
      </w:r>
    </w:p>
    <w:p w:rsidRPr="00C20AEF" w:rsidR="00186BE6" w:rsidP="00234020" w:rsidRDefault="00186BE6" w14:paraId="2240D013" w14:textId="77777777">
      <w:pPr>
        <w:pStyle w:val="Anforderungstext"/>
      </w:pPr>
      <w:r>
        <w:t xml:space="preserve">The function is not available for </w:t>
      </w:r>
      <w:proofErr w:type="spellStart"/>
      <w:r>
        <w:t>treetables</w:t>
      </w:r>
      <w:proofErr w:type="spellEnd"/>
      <w:r>
        <w:t>. For individual tables, this function can be explicitly excluded in the concept.</w:t>
      </w:r>
    </w:p>
    <w:p w:rsidRPr="00C20AEF" w:rsidR="0034307A" w:rsidP="0034307A" w:rsidRDefault="0034307A" w14:paraId="2B7B40B8" w14:textId="77777777">
      <w:pPr>
        <w:pStyle w:val="Textkrper"/>
      </w:pPr>
    </w:p>
    <w:p w:rsidRPr="00C20AEF" w:rsidR="00234020" w:rsidP="00234020" w:rsidRDefault="00234020" w14:paraId="326EA830" w14:textId="77777777">
      <w:pPr>
        <w:pStyle w:val="Anforderungsnummer"/>
      </w:pPr>
      <w:r>
        <w:t>Requirement: FKT-GUI-20</w:t>
      </w:r>
    </w:p>
    <w:p w:rsidRPr="00C20AEF" w:rsidR="00186BE6" w:rsidP="00234020" w:rsidRDefault="00234020" w14:paraId="5A370F01" w14:textId="7844B520">
      <w:pPr>
        <w:pStyle w:val="Anforderungstext"/>
      </w:pPr>
      <w:r>
        <w:t>The system offers the possibility to hide single or multiple columns of a table</w:t>
      </w:r>
      <w:r>
        <w:rPr>
          <w:rStyle w:val="Funotenzeichen"/>
        </w:rPr>
        <w:t xml:space="preserve"> </w:t>
      </w:r>
      <w:r>
        <w:t xml:space="preserve">or to show hidden columns again individually via the context menu of the column headers. </w:t>
      </w:r>
    </w:p>
    <w:p w:rsidRPr="00C20AEF" w:rsidR="00234020" w:rsidP="00234020" w:rsidRDefault="00186BE6" w14:paraId="0D4783D7" w14:textId="77777777">
      <w:pPr>
        <w:pStyle w:val="Anforderungstext"/>
      </w:pPr>
      <w:r>
        <w:t xml:space="preserve">The function is not available for </w:t>
      </w:r>
      <w:proofErr w:type="spellStart"/>
      <w:r>
        <w:t>treetables</w:t>
      </w:r>
      <w:proofErr w:type="spellEnd"/>
      <w:r>
        <w:t>. For individual tables, this function can be explicitly excluded in the concept.</w:t>
      </w:r>
    </w:p>
    <w:p w:rsidRPr="00C20AEF" w:rsidR="0034307A" w:rsidP="0034307A" w:rsidRDefault="0034307A" w14:paraId="0B9986DB" w14:textId="77777777">
      <w:pPr>
        <w:pStyle w:val="Textkrper"/>
      </w:pPr>
    </w:p>
    <w:p w:rsidRPr="00C20AEF" w:rsidR="00234020" w:rsidP="00234020" w:rsidRDefault="00234020" w14:paraId="1BD7386F" w14:textId="77777777">
      <w:pPr>
        <w:pStyle w:val="Anforderungsnummer"/>
      </w:pPr>
      <w:r>
        <w:lastRenderedPageBreak/>
        <w:t>Requirement: FKT-GUI-21</w:t>
      </w:r>
    </w:p>
    <w:p w:rsidRPr="00C20AEF" w:rsidR="00234020" w:rsidP="00234020" w:rsidRDefault="00234020" w14:paraId="2A9CA8A2" w14:textId="77777777">
      <w:pPr>
        <w:pStyle w:val="Anforderungstext"/>
      </w:pPr>
      <w:r>
        <w:t xml:space="preserve">The system offers the possibility to reset the columns to the original state via the context menu of the table headers. Hereby are: </w:t>
      </w:r>
    </w:p>
    <w:p w:rsidRPr="00C20AEF" w:rsidR="00234020" w:rsidP="00FB50C2" w:rsidRDefault="00234020" w14:paraId="56FE0C11" w14:textId="77777777">
      <w:pPr>
        <w:pStyle w:val="Anforderungstext"/>
        <w:numPr>
          <w:ilvl w:val="0"/>
          <w:numId w:val="9"/>
        </w:numPr>
      </w:pPr>
      <w:r>
        <w:t>hidden columns are shown again.</w:t>
      </w:r>
    </w:p>
    <w:p w:rsidRPr="00C20AEF" w:rsidR="00234020" w:rsidP="00FB50C2" w:rsidRDefault="00234020" w14:paraId="6B21D15F" w14:textId="77777777">
      <w:pPr>
        <w:pStyle w:val="Anforderungstext"/>
        <w:numPr>
          <w:ilvl w:val="0"/>
          <w:numId w:val="10"/>
        </w:numPr>
      </w:pPr>
      <w:r>
        <w:t>The original order of the columns restored</w:t>
      </w:r>
    </w:p>
    <w:p w:rsidRPr="00C20AEF" w:rsidR="00234020" w:rsidP="00234020" w:rsidRDefault="00186BE6" w14:paraId="0B6A2A9E" w14:textId="77777777">
      <w:pPr>
        <w:pStyle w:val="Anforderungstext"/>
      </w:pPr>
      <w:r>
        <w:t xml:space="preserve">The function is not available for </w:t>
      </w:r>
      <w:proofErr w:type="spellStart"/>
      <w:r>
        <w:t>treetables</w:t>
      </w:r>
      <w:proofErr w:type="spellEnd"/>
      <w:r>
        <w:t>. For individual tables, this function can be explicitly excluded in the concept.</w:t>
      </w:r>
    </w:p>
    <w:p w:rsidRPr="00C20AEF" w:rsidR="0034307A" w:rsidP="0034307A" w:rsidRDefault="0034307A" w14:paraId="02F1A1AE" w14:textId="77777777">
      <w:pPr>
        <w:pStyle w:val="Textkrper"/>
      </w:pPr>
    </w:p>
    <w:p w:rsidRPr="00C20AEF" w:rsidR="00234020" w:rsidP="00234020" w:rsidRDefault="00234020" w14:paraId="0AD43F1F" w14:textId="77777777">
      <w:pPr>
        <w:pStyle w:val="Anforderungsnummer"/>
      </w:pPr>
      <w:r>
        <w:t>Requirement: FKT-GUI-22</w:t>
      </w:r>
    </w:p>
    <w:p w:rsidRPr="00C20AEF" w:rsidR="00186BE6" w:rsidP="00234020" w:rsidRDefault="00234020" w14:paraId="0B863081" w14:textId="27CB5F9A">
      <w:pPr>
        <w:pStyle w:val="Anforderungstext"/>
      </w:pPr>
      <w:r>
        <w:t xml:space="preserve">The system offers the possibility to cancel the sorting via the context menu of the table headings. </w:t>
      </w:r>
    </w:p>
    <w:p w:rsidRPr="00C20AEF" w:rsidR="00234020" w:rsidP="00234020" w:rsidRDefault="00186BE6" w14:paraId="35FF7DBA" w14:textId="77777777">
      <w:pPr>
        <w:pStyle w:val="Anforderungstext"/>
      </w:pPr>
      <w:r>
        <w:t xml:space="preserve">The function is not available for </w:t>
      </w:r>
      <w:proofErr w:type="spellStart"/>
      <w:r>
        <w:t>treetables</w:t>
      </w:r>
      <w:proofErr w:type="spellEnd"/>
      <w:r>
        <w:t>. For individual tables, this function can be explicitly excluded in the concept.</w:t>
      </w:r>
    </w:p>
    <w:p w:rsidRPr="00C20AEF" w:rsidR="0034307A" w:rsidP="0034307A" w:rsidRDefault="0034307A" w14:paraId="25870DFC" w14:textId="77777777">
      <w:pPr>
        <w:pStyle w:val="Textkrper"/>
      </w:pPr>
    </w:p>
    <w:p w:rsidRPr="00C20AEF" w:rsidR="00234020" w:rsidP="00234020" w:rsidRDefault="00234020" w14:paraId="49303F15" w14:textId="77777777">
      <w:pPr>
        <w:pStyle w:val="Anforderungsnummer"/>
      </w:pPr>
      <w:r>
        <w:t>Requirement: FKT-GUI-23</w:t>
      </w:r>
    </w:p>
    <w:p w:rsidRPr="00C20AEF" w:rsidR="00234020" w:rsidP="00234020" w:rsidRDefault="00234020" w14:paraId="5AF0EDDB" w14:textId="77777777">
      <w:pPr>
        <w:pStyle w:val="Anforderungstext"/>
      </w:pPr>
      <w:r>
        <w:t>The system must remember the column order and the hidden columns of the table when shutting down the system and restore them at the next system start.</w:t>
      </w:r>
    </w:p>
    <w:p w:rsidRPr="00C20AEF" w:rsidR="0034307A" w:rsidP="0034307A" w:rsidRDefault="0034307A" w14:paraId="67E1D39B" w14:textId="77777777">
      <w:pPr>
        <w:pStyle w:val="Textkrper"/>
      </w:pPr>
    </w:p>
    <w:p w:rsidRPr="00C20AEF" w:rsidR="00234020" w:rsidP="00234020" w:rsidRDefault="00234020" w14:paraId="5D7FD479" w14:textId="77777777">
      <w:pPr>
        <w:pStyle w:val="berschrift3"/>
      </w:pPr>
      <w:bookmarkStart w:name="_Toc252787615" w:id="234"/>
      <w:bookmarkStart w:name="_Toc255461155" w:id="235"/>
      <w:bookmarkStart w:name="_Toc98411945" w:id="236"/>
      <w:r>
        <w:t>General buttons (Buttons)</w:t>
      </w:r>
      <w:bookmarkEnd w:id="234"/>
      <w:bookmarkEnd w:id="235"/>
      <w:bookmarkEnd w:id="236"/>
    </w:p>
    <w:p w:rsidRPr="00C20AEF" w:rsidR="00234020" w:rsidP="00234020" w:rsidRDefault="00234020" w14:paraId="0C0706C5" w14:textId="77777777">
      <w:pPr>
        <w:pStyle w:val="Textkrper"/>
      </w:pPr>
      <w:r>
        <w:t>The following table gives an overview of recurring buttons and their basic functions in the STOX system. The exact function</w:t>
      </w:r>
      <w:r w:rsidRPr="00C20AEF">
        <w:rPr>
          <w:rStyle w:val="Funotenzeichen"/>
        </w:rPr>
        <w:footnoteReference w:id="8"/>
      </w:r>
      <w:r>
        <w:t xml:space="preserve"> is explained in each case by a tooltip on the button.</w:t>
      </w:r>
    </w:p>
    <w:tbl>
      <w:tblPr>
        <w:tblW w:w="4192" w:type="pct"/>
        <w:tblBorders>
          <w:top w:val="single" w:color="E20074" w:sz="18" w:space="0"/>
          <w:insideH w:val="single" w:color="auto" w:sz="4" w:space="0"/>
        </w:tblBorders>
        <w:tblLayout w:type="fixed"/>
        <w:tblLook w:val="01E0" w:firstRow="1" w:lastRow="1" w:firstColumn="1" w:lastColumn="1" w:noHBand="0" w:noVBand="0"/>
      </w:tblPr>
      <w:tblGrid>
        <w:gridCol w:w="1924"/>
        <w:gridCol w:w="11"/>
        <w:gridCol w:w="1019"/>
        <w:gridCol w:w="4883"/>
      </w:tblGrid>
      <w:tr w:rsidRPr="00C20AEF" w:rsidR="00234020" w:rsidTr="00234020" w14:paraId="2AE47590" w14:textId="77777777">
        <w:trPr>
          <w:tblHeader/>
        </w:trPr>
        <w:tc>
          <w:tcPr>
            <w:tcW w:w="1967" w:type="dxa"/>
            <w:tcBorders>
              <w:top w:val="single" w:color="E20074" w:sz="18" w:space="0"/>
              <w:bottom w:val="single" w:color="auto" w:sz="4" w:space="0"/>
            </w:tcBorders>
            <w:shd w:val="clear" w:color="auto" w:fill="E0E0E0"/>
          </w:tcPr>
          <w:p w:rsidRPr="00C20AEF" w:rsidR="00234020" w:rsidP="00091C86" w:rsidRDefault="00234020" w14:paraId="049B5AC2" w14:textId="77777777">
            <w:pPr>
              <w:pStyle w:val="TableHeading"/>
              <w:keepNext w:val="0"/>
              <w:rPr>
                <w:rStyle w:val="Fett"/>
                <w:b/>
                <w:bCs/>
              </w:rPr>
            </w:pPr>
            <w:r>
              <w:rPr>
                <w:rStyle w:val="Fett"/>
                <w:b/>
              </w:rPr>
              <w:t>Button</w:t>
            </w:r>
          </w:p>
        </w:tc>
        <w:tc>
          <w:tcPr>
            <w:tcW w:w="1050" w:type="dxa"/>
            <w:gridSpan w:val="2"/>
            <w:tcBorders>
              <w:top w:val="single" w:color="E20074" w:sz="18" w:space="0"/>
              <w:bottom w:val="single" w:color="auto" w:sz="4" w:space="0"/>
            </w:tcBorders>
            <w:shd w:val="clear" w:color="auto" w:fill="E0E0E0"/>
          </w:tcPr>
          <w:p w:rsidRPr="00C20AEF" w:rsidR="00234020" w:rsidP="00091C86" w:rsidRDefault="00234020" w14:paraId="56F577E0" w14:textId="77777777">
            <w:pPr>
              <w:pStyle w:val="TableHeading"/>
              <w:keepNext w:val="0"/>
              <w:rPr>
                <w:rStyle w:val="Fett"/>
                <w:b/>
                <w:bCs/>
              </w:rPr>
            </w:pPr>
            <w:r>
              <w:rPr>
                <w:rStyle w:val="Fett"/>
                <w:b/>
              </w:rPr>
              <w:t>Symbol</w:t>
            </w:r>
          </w:p>
        </w:tc>
        <w:tc>
          <w:tcPr>
            <w:tcW w:w="5001" w:type="dxa"/>
            <w:tcBorders>
              <w:top w:val="single" w:color="E20074" w:sz="18" w:space="0"/>
              <w:bottom w:val="single" w:color="auto" w:sz="4" w:space="0"/>
            </w:tcBorders>
            <w:shd w:val="clear" w:color="auto" w:fill="E0E0E0"/>
          </w:tcPr>
          <w:p w:rsidRPr="00C20AEF" w:rsidR="00234020" w:rsidP="00091C86" w:rsidRDefault="00234020" w14:paraId="2204BD72" w14:textId="77777777">
            <w:pPr>
              <w:pStyle w:val="TableHeading"/>
              <w:keepNext w:val="0"/>
              <w:rPr>
                <w:rStyle w:val="Fett"/>
                <w:b/>
                <w:bCs/>
              </w:rPr>
            </w:pPr>
            <w:r>
              <w:rPr>
                <w:rStyle w:val="Fett"/>
                <w:b/>
              </w:rPr>
              <w:t>Function</w:t>
            </w:r>
          </w:p>
        </w:tc>
      </w:tr>
      <w:tr w:rsidRPr="00C20AEF" w:rsidR="00234020" w:rsidTr="00234020" w14:paraId="61F13EEB" w14:textId="77777777">
        <w:tc>
          <w:tcPr>
            <w:tcW w:w="1978" w:type="dxa"/>
            <w:gridSpan w:val="2"/>
            <w:tcBorders>
              <w:top w:val="single" w:color="auto" w:sz="4" w:space="0"/>
            </w:tcBorders>
          </w:tcPr>
          <w:p w:rsidRPr="00C20AEF" w:rsidR="00234020" w:rsidP="00091C86" w:rsidRDefault="00234020" w14:paraId="197EE32A" w14:textId="77777777">
            <w:pPr>
              <w:pStyle w:val="TabelleFlietext3"/>
              <w:spacing w:before="60" w:after="60"/>
            </w:pPr>
            <w:r>
              <w:t>Store</w:t>
            </w:r>
          </w:p>
        </w:tc>
        <w:tc>
          <w:tcPr>
            <w:tcW w:w="1039" w:type="dxa"/>
            <w:tcBorders>
              <w:top w:val="single" w:color="auto" w:sz="4" w:space="0"/>
            </w:tcBorders>
            <w:vAlign w:val="center"/>
          </w:tcPr>
          <w:p w:rsidRPr="00C20AEF" w:rsidR="00234020" w:rsidP="00091C86" w:rsidRDefault="009C33EB" w14:paraId="33DD9188" w14:textId="77777777">
            <w:pPr>
              <w:keepLines/>
              <w:spacing w:before="60" w:after="60"/>
              <w:jc w:val="center"/>
            </w:pPr>
            <w:r>
              <w:rPr>
                <w:noProof/>
              </w:rPr>
              <w:drawing>
                <wp:inline distT="0" distB="0" distL="0" distR="0" wp14:anchorId="54C46C39" wp14:editId="0E78A80B">
                  <wp:extent cx="379730" cy="379730"/>
                  <wp:effectExtent l="19050" t="0" r="1270" b="0"/>
                  <wp:docPr id="14" name="Bild 14"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001" w:type="dxa"/>
            <w:tcBorders>
              <w:top w:val="single" w:color="auto" w:sz="4" w:space="0"/>
            </w:tcBorders>
          </w:tcPr>
          <w:p w:rsidRPr="00C20AEF" w:rsidR="00234020" w:rsidP="00091C86" w:rsidRDefault="00234020" w14:paraId="5624EEFD" w14:textId="77777777">
            <w:pPr>
              <w:pStyle w:val="TabelleFlietext3"/>
              <w:spacing w:before="60" w:after="60"/>
            </w:pPr>
            <w:r>
              <w:t>Loads/ updates data.</w:t>
            </w:r>
          </w:p>
        </w:tc>
      </w:tr>
      <w:tr w:rsidRPr="00C20AEF" w:rsidR="00234020" w:rsidTr="00234020" w14:paraId="05E080A7" w14:textId="77777777">
        <w:tc>
          <w:tcPr>
            <w:tcW w:w="1967" w:type="dxa"/>
          </w:tcPr>
          <w:p w:rsidRPr="00C20AEF" w:rsidR="00234020" w:rsidP="00091C86" w:rsidRDefault="00234020" w14:paraId="7F07A37F" w14:textId="77777777">
            <w:pPr>
              <w:pStyle w:val="TabelleFlietext3"/>
              <w:spacing w:before="60" w:after="60"/>
            </w:pPr>
            <w:r>
              <w:t>Save</w:t>
            </w:r>
          </w:p>
        </w:tc>
        <w:tc>
          <w:tcPr>
            <w:tcW w:w="1050" w:type="dxa"/>
            <w:gridSpan w:val="2"/>
          </w:tcPr>
          <w:p w:rsidRPr="00C20AEF" w:rsidR="00234020" w:rsidP="00091C86" w:rsidRDefault="009C33EB" w14:paraId="63182F14" w14:textId="77777777">
            <w:pPr>
              <w:keepLines/>
              <w:spacing w:before="60" w:after="60"/>
              <w:jc w:val="center"/>
            </w:pPr>
            <w:r>
              <w:rPr>
                <w:noProof/>
              </w:rPr>
              <w:drawing>
                <wp:inline distT="0" distB="0" distL="0" distR="0" wp14:anchorId="45D35F99" wp14:editId="590753DC">
                  <wp:extent cx="379730" cy="379730"/>
                  <wp:effectExtent l="19050" t="0" r="1270" b="0"/>
                  <wp:docPr id="15" name="Bild 15"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tton"/>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1" w:type="dxa"/>
          </w:tcPr>
          <w:p w:rsidRPr="00C20AEF" w:rsidR="00234020" w:rsidP="00091C86" w:rsidRDefault="00234020" w14:paraId="31D2FA7E" w14:textId="77777777">
            <w:pPr>
              <w:pStyle w:val="TabelleFlietext3"/>
              <w:spacing w:before="60" w:after="60"/>
            </w:pPr>
            <w:r>
              <w:t>Saves user input.</w:t>
            </w:r>
          </w:p>
        </w:tc>
      </w:tr>
      <w:tr w:rsidRPr="00C20AEF" w:rsidR="00234020" w:rsidTr="00234020" w14:paraId="05108C1E" w14:textId="77777777">
        <w:tc>
          <w:tcPr>
            <w:tcW w:w="1967" w:type="dxa"/>
          </w:tcPr>
          <w:p w:rsidRPr="00C20AEF" w:rsidR="00234020" w:rsidP="00091C86" w:rsidRDefault="00234020" w14:paraId="10B44815" w14:textId="77777777">
            <w:pPr>
              <w:pStyle w:val="TabelleFlietext3"/>
              <w:spacing w:before="60" w:after="60"/>
            </w:pPr>
            <w:r>
              <w:t>Reset</w:t>
            </w:r>
          </w:p>
        </w:tc>
        <w:tc>
          <w:tcPr>
            <w:tcW w:w="1050" w:type="dxa"/>
            <w:gridSpan w:val="2"/>
          </w:tcPr>
          <w:p w:rsidRPr="00C20AEF" w:rsidR="00234020" w:rsidP="00091C86" w:rsidRDefault="009C33EB" w14:paraId="6F3E170E" w14:textId="77777777">
            <w:pPr>
              <w:keepLines/>
              <w:spacing w:before="60" w:after="60"/>
              <w:jc w:val="center"/>
            </w:pPr>
            <w:r>
              <w:rPr>
                <w:noProof/>
              </w:rPr>
              <w:drawing>
                <wp:inline distT="0" distB="0" distL="0" distR="0" wp14:anchorId="0929129D" wp14:editId="07BBD5E6">
                  <wp:extent cx="379730" cy="379730"/>
                  <wp:effectExtent l="19050" t="0" r="1270" b="0"/>
                  <wp:docPr id="16" name="Bild 16"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utton"/>
                          <pic:cNvPicPr>
                            <a:picLocks noChangeAspect="1" noChangeArrowheads="1"/>
                          </pic:cNvPicPr>
                        </pic:nvPicPr>
                        <pic:blipFill>
                          <a:blip r:embed="rId40"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1" w:type="dxa"/>
          </w:tcPr>
          <w:p w:rsidRPr="00C20AEF" w:rsidR="00234020" w:rsidP="00091C86" w:rsidRDefault="00234020" w14:paraId="3C077497" w14:textId="77777777">
            <w:pPr>
              <w:pStyle w:val="TabelleFlietext3"/>
              <w:spacing w:before="60" w:after="60"/>
            </w:pPr>
            <w:r>
              <w:t>Discards user input and possibly clears tables.</w:t>
            </w:r>
          </w:p>
        </w:tc>
      </w:tr>
      <w:tr w:rsidRPr="00C20AEF" w:rsidR="00887B00" w:rsidTr="00234020" w14:paraId="662ED881" w14:textId="77777777">
        <w:tc>
          <w:tcPr>
            <w:tcW w:w="1967" w:type="dxa"/>
          </w:tcPr>
          <w:p w:rsidRPr="00C20AEF" w:rsidR="00887B00" w:rsidP="00091C86" w:rsidRDefault="00887B00" w14:paraId="66DC0468" w14:textId="77777777">
            <w:pPr>
              <w:pStyle w:val="TabelleFlietext3"/>
              <w:spacing w:before="60" w:after="60"/>
            </w:pPr>
            <w:r>
              <w:t>Close</w:t>
            </w:r>
          </w:p>
        </w:tc>
        <w:tc>
          <w:tcPr>
            <w:tcW w:w="1050" w:type="dxa"/>
            <w:gridSpan w:val="2"/>
          </w:tcPr>
          <w:p w:rsidRPr="00C20AEF" w:rsidR="00887B00" w:rsidP="00091C86" w:rsidRDefault="009C33EB" w14:paraId="21A1FBC0" w14:textId="77777777">
            <w:pPr>
              <w:keepLines/>
              <w:spacing w:before="60" w:after="60"/>
              <w:jc w:val="center"/>
            </w:pPr>
            <w:r>
              <w:rPr>
                <w:noProof/>
              </w:rPr>
              <w:drawing>
                <wp:inline distT="0" distB="0" distL="0" distR="0" wp14:anchorId="4C098942" wp14:editId="24E3855D">
                  <wp:extent cx="353695" cy="336550"/>
                  <wp:effectExtent l="19050" t="0" r="8255" b="0"/>
                  <wp:docPr id="17" name="Bild 17"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ose"/>
                          <pic:cNvPicPr>
                            <a:picLocks noChangeAspect="1" noChangeArrowheads="1"/>
                          </pic:cNvPicPr>
                        </pic:nvPicPr>
                        <pic:blipFill>
                          <a:blip r:embed="rId41"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5001" w:type="dxa"/>
          </w:tcPr>
          <w:p w:rsidRPr="00C20AEF" w:rsidR="00887B00" w:rsidP="00091C86" w:rsidRDefault="00887B00" w14:paraId="5E43B2CA" w14:textId="77777777">
            <w:pPr>
              <w:pStyle w:val="TabelleFlietext3"/>
              <w:spacing w:before="60" w:after="60"/>
            </w:pPr>
            <w:r>
              <w:t>Closes the dialog (depending on the context with a query whether to save).</w:t>
            </w:r>
          </w:p>
        </w:tc>
      </w:tr>
      <w:tr w:rsidRPr="00C20AEF" w:rsidR="00234020" w:rsidTr="00234020" w14:paraId="43482482" w14:textId="77777777">
        <w:tc>
          <w:tcPr>
            <w:tcW w:w="1967" w:type="dxa"/>
          </w:tcPr>
          <w:p w:rsidRPr="00C20AEF" w:rsidR="00234020" w:rsidP="00091C86" w:rsidRDefault="00234020" w14:paraId="2E34C6FF" w14:textId="77777777">
            <w:pPr>
              <w:pStyle w:val="TabelleFlietext3"/>
              <w:spacing w:before="60" w:after="60"/>
            </w:pPr>
            <w:r>
              <w:t>Edit</w:t>
            </w:r>
          </w:p>
        </w:tc>
        <w:tc>
          <w:tcPr>
            <w:tcW w:w="1050" w:type="dxa"/>
            <w:gridSpan w:val="2"/>
          </w:tcPr>
          <w:p w:rsidRPr="00C20AEF" w:rsidR="00234020" w:rsidP="00091C86" w:rsidRDefault="009C33EB" w14:paraId="39C30153" w14:textId="77777777">
            <w:pPr>
              <w:keepLines/>
              <w:spacing w:before="60" w:after="60"/>
              <w:jc w:val="center"/>
            </w:pPr>
            <w:r>
              <w:rPr>
                <w:noProof/>
              </w:rPr>
              <w:drawing>
                <wp:inline distT="0" distB="0" distL="0" distR="0" wp14:anchorId="47801933" wp14:editId="1853A042">
                  <wp:extent cx="379730" cy="379730"/>
                  <wp:effectExtent l="19050" t="0" r="1270" b="0"/>
                  <wp:docPr id="18" name="Bild 18"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tton"/>
                          <pic:cNvPicPr>
                            <a:picLocks noChangeAspect="1" noChangeArrowheads="1"/>
                          </pic:cNvPicPr>
                        </pic:nvPicPr>
                        <pic:blipFill>
                          <a:blip r:embed="rId42"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001" w:type="dxa"/>
          </w:tcPr>
          <w:p w:rsidRPr="00C20AEF" w:rsidR="00234020" w:rsidP="00091C86" w:rsidRDefault="00234020" w14:paraId="09169B15" w14:textId="77777777">
            <w:pPr>
              <w:pStyle w:val="TabelleFlietext3"/>
              <w:spacing w:before="60" w:after="60"/>
            </w:pPr>
            <w:r>
              <w:t>Opens an object for editing.</w:t>
            </w:r>
          </w:p>
        </w:tc>
      </w:tr>
      <w:tr w:rsidRPr="00C20AEF" w:rsidR="00234020" w:rsidTr="00234020" w14:paraId="71178807" w14:textId="77777777">
        <w:tc>
          <w:tcPr>
            <w:tcW w:w="1967" w:type="dxa"/>
          </w:tcPr>
          <w:p w:rsidRPr="00C20AEF" w:rsidR="00234020" w:rsidP="00091C86" w:rsidRDefault="00234020" w14:paraId="41AD6BB0" w14:textId="77777777">
            <w:pPr>
              <w:pStyle w:val="TabelleFlietext3"/>
              <w:spacing w:before="60" w:after="60"/>
            </w:pPr>
            <w:r>
              <w:t>Details</w:t>
            </w:r>
          </w:p>
        </w:tc>
        <w:tc>
          <w:tcPr>
            <w:tcW w:w="1050" w:type="dxa"/>
            <w:gridSpan w:val="2"/>
          </w:tcPr>
          <w:p w:rsidRPr="00C20AEF" w:rsidR="00234020" w:rsidP="00091C86" w:rsidRDefault="009C33EB" w14:paraId="35091E52" w14:textId="77777777">
            <w:pPr>
              <w:keepLines/>
              <w:spacing w:before="60" w:after="60"/>
              <w:jc w:val="center"/>
            </w:pPr>
            <w:r>
              <w:rPr>
                <w:noProof/>
              </w:rPr>
              <w:drawing>
                <wp:inline distT="0" distB="0" distL="0" distR="0" wp14:anchorId="5B37B893" wp14:editId="03B0CCE0">
                  <wp:extent cx="379730" cy="379730"/>
                  <wp:effectExtent l="19050" t="0" r="1270" b="0"/>
                  <wp:docPr id="19" name="Bild 19"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tton"/>
                          <pic:cNvPicPr>
                            <a:picLocks noChangeAspect="1" noChangeArrowheads="1"/>
                          </pic:cNvPicPr>
                        </pic:nvPicPr>
                        <pic:blipFill>
                          <a:blip r:embed="rId43"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001" w:type="dxa"/>
          </w:tcPr>
          <w:p w:rsidRPr="00C20AEF" w:rsidR="00234020" w:rsidP="00091C86" w:rsidRDefault="00234020" w14:paraId="39DD1265" w14:textId="77777777">
            <w:pPr>
              <w:pStyle w:val="TabelleFlietext3"/>
              <w:spacing w:before="60" w:after="60"/>
            </w:pPr>
            <w:r>
              <w:t>Displays details about an object.</w:t>
            </w:r>
          </w:p>
        </w:tc>
      </w:tr>
      <w:tr w:rsidRPr="00C20AEF" w:rsidR="00234020" w:rsidTr="00234020" w14:paraId="21C782E4" w14:textId="77777777">
        <w:tc>
          <w:tcPr>
            <w:tcW w:w="1967" w:type="dxa"/>
          </w:tcPr>
          <w:p w:rsidRPr="00C20AEF" w:rsidR="00234020" w:rsidP="00091C86" w:rsidRDefault="00234020" w14:paraId="2ECA5E7E" w14:textId="77777777">
            <w:pPr>
              <w:pStyle w:val="TabelleFlietext3"/>
              <w:spacing w:before="60" w:after="60"/>
            </w:pPr>
            <w:r>
              <w:t>Print</w:t>
            </w:r>
          </w:p>
        </w:tc>
        <w:tc>
          <w:tcPr>
            <w:tcW w:w="1050" w:type="dxa"/>
            <w:gridSpan w:val="2"/>
          </w:tcPr>
          <w:p w:rsidRPr="00C20AEF" w:rsidR="00234020" w:rsidP="00091C86" w:rsidRDefault="009C33EB" w14:paraId="2497DB9F" w14:textId="77777777">
            <w:pPr>
              <w:keepLines/>
              <w:spacing w:before="60" w:after="60"/>
              <w:jc w:val="center"/>
            </w:pPr>
            <w:r>
              <w:rPr>
                <w:noProof/>
              </w:rPr>
              <w:drawing>
                <wp:inline distT="0" distB="0" distL="0" distR="0" wp14:anchorId="30B06F50" wp14:editId="7BAB23E7">
                  <wp:extent cx="379730" cy="379730"/>
                  <wp:effectExtent l="19050" t="0" r="1270" b="0"/>
                  <wp:docPr id="20" name="Bild 20"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tton"/>
                          <pic:cNvPicPr>
                            <a:picLocks noChangeAspect="1" noChangeArrowheads="1"/>
                          </pic:cNvPicPr>
                        </pic:nvPicPr>
                        <pic:blipFill>
                          <a:blip r:embed="rId44"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1" w:type="dxa"/>
          </w:tcPr>
          <w:p w:rsidRPr="00C20AEF" w:rsidR="00234020" w:rsidP="00091C86" w:rsidRDefault="00234020" w14:paraId="70D1200D" w14:textId="77777777">
            <w:pPr>
              <w:pStyle w:val="TabelleFlietext3"/>
              <w:spacing w:before="60" w:after="60"/>
            </w:pPr>
            <w:r>
              <w:t>Prints an object.</w:t>
            </w:r>
          </w:p>
        </w:tc>
      </w:tr>
      <w:tr w:rsidRPr="00C20AEF" w:rsidR="00234020" w:rsidTr="00234020" w14:paraId="0558E46D" w14:textId="77777777">
        <w:tc>
          <w:tcPr>
            <w:tcW w:w="1967" w:type="dxa"/>
          </w:tcPr>
          <w:p w:rsidRPr="00C20AEF" w:rsidR="00234020" w:rsidP="00091C86" w:rsidRDefault="00234020" w14:paraId="7DF53B84" w14:textId="77777777">
            <w:pPr>
              <w:pStyle w:val="TabelleFlietext3"/>
              <w:spacing w:before="60" w:after="60"/>
            </w:pPr>
            <w:r>
              <w:t>Delete</w:t>
            </w:r>
          </w:p>
        </w:tc>
        <w:tc>
          <w:tcPr>
            <w:tcW w:w="1050" w:type="dxa"/>
            <w:gridSpan w:val="2"/>
          </w:tcPr>
          <w:p w:rsidRPr="00C20AEF" w:rsidR="00234020" w:rsidP="00091C86" w:rsidRDefault="009C33EB" w14:paraId="43F93D3A" w14:textId="77777777">
            <w:pPr>
              <w:keepLines/>
              <w:spacing w:before="60" w:after="60"/>
              <w:jc w:val="center"/>
            </w:pPr>
            <w:r>
              <w:rPr>
                <w:noProof/>
              </w:rPr>
              <w:drawing>
                <wp:inline distT="0" distB="0" distL="0" distR="0" wp14:anchorId="6F8D5EEF" wp14:editId="1D7FE725">
                  <wp:extent cx="379730" cy="379730"/>
                  <wp:effectExtent l="19050" t="0" r="1270" b="0"/>
                  <wp:docPr id="21" name="Bild 21"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utton"/>
                          <pic:cNvPicPr>
                            <a:picLocks noChangeAspect="1" noChangeArrowheads="1"/>
                          </pic:cNvPicPr>
                        </pic:nvPicPr>
                        <pic:blipFill>
                          <a:blip r:embed="rId45"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1" w:type="dxa"/>
          </w:tcPr>
          <w:p w:rsidRPr="00C20AEF" w:rsidR="00234020" w:rsidP="00091C86" w:rsidRDefault="00234020" w14:paraId="4BAEA0BA" w14:textId="77777777">
            <w:pPr>
              <w:pStyle w:val="TabelleFlietext3"/>
              <w:spacing w:before="60" w:after="60"/>
            </w:pPr>
            <w:r>
              <w:t>Deletes an object.</w:t>
            </w:r>
          </w:p>
        </w:tc>
      </w:tr>
      <w:tr w:rsidRPr="00C20AEF" w:rsidR="00234020" w:rsidTr="00234020" w14:paraId="4552B7AA" w14:textId="77777777">
        <w:tc>
          <w:tcPr>
            <w:tcW w:w="1967" w:type="dxa"/>
          </w:tcPr>
          <w:p w:rsidRPr="00C20AEF" w:rsidR="00234020" w:rsidP="00091C86" w:rsidRDefault="00234020" w14:paraId="3E3FEFCE" w14:textId="77777777">
            <w:pPr>
              <w:pStyle w:val="TabelleFlietext3"/>
              <w:spacing w:before="60" w:after="60"/>
            </w:pPr>
            <w:r>
              <w:lastRenderedPageBreak/>
              <w:t>Delete line</w:t>
            </w:r>
          </w:p>
        </w:tc>
        <w:tc>
          <w:tcPr>
            <w:tcW w:w="1050" w:type="dxa"/>
            <w:gridSpan w:val="2"/>
          </w:tcPr>
          <w:p w:rsidRPr="00C20AEF" w:rsidR="00234020" w:rsidP="00091C86" w:rsidRDefault="009C33EB" w14:paraId="35DF933E" w14:textId="77777777">
            <w:pPr>
              <w:keepLines/>
              <w:spacing w:before="60" w:after="60"/>
              <w:jc w:val="center"/>
            </w:pPr>
            <w:r>
              <w:rPr>
                <w:noProof/>
              </w:rPr>
              <w:drawing>
                <wp:inline distT="0" distB="0" distL="0" distR="0" wp14:anchorId="4ED334B5" wp14:editId="1799DB6C">
                  <wp:extent cx="379730" cy="379730"/>
                  <wp:effectExtent l="19050" t="0" r="1270" b="0"/>
                  <wp:docPr id="22" name="Bild 22"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utton"/>
                          <pic:cNvPicPr>
                            <a:picLocks noChangeAspect="1" noChangeArrowheads="1"/>
                          </pic:cNvPicPr>
                        </pic:nvPicPr>
                        <pic:blipFill>
                          <a:blip r:embed="rId46"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1" w:type="dxa"/>
          </w:tcPr>
          <w:p w:rsidRPr="00C20AEF" w:rsidR="00234020" w:rsidP="00091C86" w:rsidRDefault="00234020" w14:paraId="5D209075" w14:textId="77777777">
            <w:pPr>
              <w:pStyle w:val="TabelleFlietext3"/>
              <w:spacing w:before="60" w:after="60"/>
            </w:pPr>
            <w:r>
              <w:t>Deletes the selected item(s) in a table.</w:t>
            </w:r>
          </w:p>
        </w:tc>
      </w:tr>
      <w:tr w:rsidRPr="00C20AEF" w:rsidR="00234020" w:rsidTr="00234020" w14:paraId="0C350BBE" w14:textId="77777777">
        <w:tc>
          <w:tcPr>
            <w:tcW w:w="1967" w:type="dxa"/>
          </w:tcPr>
          <w:p w:rsidRPr="00C20AEF" w:rsidR="00234020" w:rsidP="00091C86" w:rsidRDefault="00234020" w14:paraId="115CC276" w14:textId="77777777">
            <w:pPr>
              <w:pStyle w:val="TabelleFlietext3"/>
              <w:spacing w:before="60" w:after="60"/>
            </w:pPr>
            <w:r>
              <w:t>Add line</w:t>
            </w:r>
          </w:p>
        </w:tc>
        <w:tc>
          <w:tcPr>
            <w:tcW w:w="1050" w:type="dxa"/>
            <w:gridSpan w:val="2"/>
          </w:tcPr>
          <w:p w:rsidRPr="00C20AEF" w:rsidR="00234020" w:rsidP="00091C86" w:rsidRDefault="009C33EB" w14:paraId="2E9CEA35" w14:textId="77777777">
            <w:pPr>
              <w:keepLines/>
              <w:spacing w:before="60" w:after="60"/>
              <w:jc w:val="center"/>
            </w:pPr>
            <w:r>
              <w:rPr>
                <w:noProof/>
              </w:rPr>
              <w:drawing>
                <wp:inline distT="0" distB="0" distL="0" distR="0" wp14:anchorId="048385A5" wp14:editId="44AAC263">
                  <wp:extent cx="379730" cy="379730"/>
                  <wp:effectExtent l="19050" t="0" r="1270" b="0"/>
                  <wp:docPr id="23" name="Bild 23"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utton"/>
                          <pic:cNvPicPr>
                            <a:picLocks noChangeAspect="1" noChangeArrowheads="1"/>
                          </pic:cNvPicPr>
                        </pic:nvPicPr>
                        <pic:blipFill>
                          <a:blip r:embed="rId47"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1" w:type="dxa"/>
          </w:tcPr>
          <w:p w:rsidRPr="00C20AEF" w:rsidR="00234020" w:rsidP="00091C86" w:rsidRDefault="00234020" w14:paraId="54D1B5B7" w14:textId="77777777">
            <w:pPr>
              <w:pStyle w:val="TabelleFlietext3"/>
              <w:spacing w:before="60" w:after="60"/>
            </w:pPr>
            <w:r>
              <w:t>Adds a new position in a table.</w:t>
            </w:r>
          </w:p>
        </w:tc>
      </w:tr>
      <w:tr w:rsidRPr="00C20AEF" w:rsidR="00234020" w:rsidTr="00234020" w14:paraId="37E2E96A" w14:textId="77777777">
        <w:tc>
          <w:tcPr>
            <w:tcW w:w="1967" w:type="dxa"/>
          </w:tcPr>
          <w:p w:rsidRPr="00C20AEF" w:rsidR="00234020" w:rsidP="00091C86" w:rsidRDefault="00234020" w14:paraId="6A103ED4" w14:textId="77777777">
            <w:pPr>
              <w:pStyle w:val="TabelleFlietext3"/>
              <w:spacing w:before="60" w:after="60"/>
            </w:pPr>
            <w:r>
              <w:t>Jump</w:t>
            </w:r>
          </w:p>
        </w:tc>
        <w:tc>
          <w:tcPr>
            <w:tcW w:w="1050" w:type="dxa"/>
            <w:gridSpan w:val="2"/>
          </w:tcPr>
          <w:p w:rsidRPr="00C20AEF" w:rsidR="00234020" w:rsidP="00091C86" w:rsidRDefault="009C33EB" w14:paraId="0C473DCF" w14:textId="77777777">
            <w:pPr>
              <w:keepLines/>
              <w:spacing w:before="60" w:after="60"/>
              <w:jc w:val="center"/>
            </w:pPr>
            <w:r>
              <w:rPr>
                <w:noProof/>
              </w:rPr>
              <w:drawing>
                <wp:inline distT="0" distB="0" distL="0" distR="0" wp14:anchorId="65F039B0" wp14:editId="4BE1FA17">
                  <wp:extent cx="301625" cy="215900"/>
                  <wp:effectExtent l="19050" t="0" r="3175" b="0"/>
                  <wp:docPr id="24" name="Bild 24"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utton"/>
                          <pic:cNvPicPr>
                            <a:picLocks noChangeAspect="1" noChangeArrowheads="1"/>
                          </pic:cNvPicPr>
                        </pic:nvPicPr>
                        <pic:blipFill>
                          <a:blip r:embed="rId48" cstate="print"/>
                          <a:srcRect/>
                          <a:stretch>
                            <a:fillRect/>
                          </a:stretch>
                        </pic:blipFill>
                        <pic:spPr bwMode="auto">
                          <a:xfrm>
                            <a:off x="0" y="0"/>
                            <a:ext cx="301625" cy="215900"/>
                          </a:xfrm>
                          <a:prstGeom prst="rect">
                            <a:avLst/>
                          </a:prstGeom>
                          <a:noFill/>
                          <a:ln w="9525">
                            <a:noFill/>
                            <a:miter lim="800000"/>
                            <a:headEnd/>
                            <a:tailEnd/>
                          </a:ln>
                        </pic:spPr>
                      </pic:pic>
                    </a:graphicData>
                  </a:graphic>
                </wp:inline>
              </w:drawing>
            </w:r>
          </w:p>
        </w:tc>
        <w:tc>
          <w:tcPr>
            <w:tcW w:w="5001" w:type="dxa"/>
          </w:tcPr>
          <w:p w:rsidRPr="00C20AEF" w:rsidR="00234020" w:rsidP="00091C86" w:rsidRDefault="00234020" w14:paraId="241AEC2B" w14:textId="77777777">
            <w:pPr>
              <w:pStyle w:val="TabelleFlietext3"/>
              <w:spacing w:before="60" w:after="60"/>
            </w:pPr>
            <w:r>
              <w:t>Jumps to another panel.</w:t>
            </w:r>
          </w:p>
        </w:tc>
      </w:tr>
    </w:tbl>
    <w:p w:rsidRPr="00C20AEF" w:rsidR="00234020" w:rsidP="00234020" w:rsidRDefault="00234020" w14:paraId="17215F67" w14:textId="6EF34F84">
      <w:pPr>
        <w:pStyle w:val="Beschriftung"/>
      </w:pPr>
      <w:bookmarkStart w:name="_Toc252787683" w:id="237"/>
      <w:bookmarkStart w:name="_Toc255401676" w:id="238"/>
      <w:bookmarkStart w:name="_Toc98411805" w:id="239"/>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1</w:t>
      </w:r>
      <w:r>
        <w:fldChar w:fldCharType="end"/>
      </w:r>
      <w:r>
        <w:t xml:space="preserve"> - General overview of buttons</w:t>
      </w:r>
      <w:bookmarkEnd w:id="237"/>
      <w:bookmarkEnd w:id="238"/>
      <w:bookmarkEnd w:id="239"/>
    </w:p>
    <w:p w:rsidRPr="00C20AEF" w:rsidR="00590FE9" w:rsidP="00590FE9" w:rsidRDefault="00234020" w14:paraId="128C3B21" w14:textId="544DDAA6">
      <w:pPr>
        <w:pStyle w:val="berschrift2"/>
      </w:pPr>
      <w:bookmarkStart w:name="_Toc255461156" w:id="240"/>
      <w:bookmarkStart w:name="_Toc252787616" w:id="241"/>
      <w:bookmarkStart w:name="_Toc98411946" w:id="242"/>
      <w:bookmarkEnd w:id="216"/>
      <w:r>
        <w:t>Cross-panel functions</w:t>
      </w:r>
      <w:bookmarkEnd w:id="240"/>
      <w:bookmarkEnd w:id="242"/>
    </w:p>
    <w:p w:rsidRPr="00C20AEF" w:rsidR="00234020" w:rsidP="00234020" w:rsidRDefault="00234020" w14:paraId="4F28EF98" w14:textId="77777777">
      <w:pPr>
        <w:pStyle w:val="berschrift3"/>
      </w:pPr>
      <w:bookmarkStart w:name="_Ref253734448" w:id="243"/>
      <w:bookmarkStart w:name="_Toc255461157" w:id="244"/>
      <w:bookmarkStart w:name="_Toc98411947" w:id="245"/>
      <w:r>
        <w:t>Setting the 'active' operation</w:t>
      </w:r>
      <w:bookmarkEnd w:id="243"/>
      <w:bookmarkEnd w:id="244"/>
      <w:bookmarkEnd w:id="245"/>
    </w:p>
    <w:p w:rsidRPr="00C20AEF" w:rsidR="00234020" w:rsidP="00234020" w:rsidRDefault="00234020" w14:paraId="707C8524" w14:textId="7FA64647">
      <w:pPr>
        <w:pStyle w:val="Textkrper"/>
      </w:pPr>
      <w:r>
        <w:t>If the user sets active operation</w:t>
      </w:r>
      <w:r w:rsidRPr="00C20AEF">
        <w:rPr>
          <w:rStyle w:val="Funotenzeichen"/>
        </w:rPr>
        <w:footnoteReference w:id="9"/>
      </w:r>
      <w:r>
        <w:t xml:space="preserve"> in a connected panel</w:t>
      </w:r>
      <w:r>
        <w:rPr>
          <w:rStyle w:val="Funotenzeichen"/>
        </w:rPr>
        <w:t xml:space="preserve"> </w:t>
      </w:r>
      <w:r>
        <w:t xml:space="preserve">(see </w:t>
      </w:r>
      <w:r w:rsidRPr="00C20AEF" w:rsidR="00A9316A">
        <w:fldChar w:fldCharType="begin"/>
      </w:r>
      <w:r w:rsidRPr="00C20AEF" w:rsidR="00A9316A">
        <w:instrText xml:space="preserve"> REF _Ref253734950 \r \h  \* MERGEFORMAT </w:instrText>
      </w:r>
      <w:r w:rsidRPr="00C20AEF" w:rsidR="00A9316A">
        <w:fldChar w:fldCharType="separate"/>
      </w:r>
      <w:r w:rsidR="000D3A2D">
        <w:t>4.2.1.1</w:t>
      </w:r>
      <w:r w:rsidRPr="00C20AEF" w:rsidR="00A9316A">
        <w:fldChar w:fldCharType="end"/>
      </w:r>
      <w:r>
        <w:t>), the system must react as follows:</w:t>
      </w:r>
    </w:p>
    <w:p w:rsidRPr="00C20AEF" w:rsidR="00234020" w:rsidP="00234020" w:rsidRDefault="00234020" w14:paraId="740C97A2" w14:textId="77777777">
      <w:pPr>
        <w:pStyle w:val="Anforderungsnummer"/>
      </w:pPr>
      <w:r>
        <w:t>Requirement: FKT-GUI-24</w:t>
      </w:r>
    </w:p>
    <w:p w:rsidRPr="00C20AEF" w:rsidR="00234020" w:rsidP="00234020" w:rsidRDefault="00234020" w14:paraId="22220EE0" w14:textId="77777777">
      <w:pPr>
        <w:pStyle w:val="Anforderungstext"/>
      </w:pPr>
      <w:r>
        <w:t>The system must stop setting the active operation (error message) if the user is not authorized for the selection.</w:t>
      </w:r>
    </w:p>
    <w:p w:rsidRPr="00C20AEF" w:rsidR="0034307A" w:rsidP="0034307A" w:rsidRDefault="0034307A" w14:paraId="0FA165F2" w14:textId="77777777">
      <w:pPr>
        <w:pStyle w:val="Textkrper"/>
      </w:pPr>
    </w:p>
    <w:p w:rsidRPr="00C20AEF" w:rsidR="00234020" w:rsidP="00234020" w:rsidRDefault="00234020" w14:paraId="3DD09BBA" w14:textId="77777777">
      <w:pPr>
        <w:pStyle w:val="Anforderungsnummer"/>
      </w:pPr>
      <w:r>
        <w:t>Requirement: FKT-GUI-25</w:t>
      </w:r>
    </w:p>
    <w:p w:rsidRPr="00C20AEF" w:rsidR="00234020" w:rsidP="00234020" w:rsidRDefault="00234020" w14:paraId="06F30BDC" w14:textId="77777777">
      <w:pPr>
        <w:pStyle w:val="Anforderungstext"/>
      </w:pPr>
      <w:r>
        <w:t xml:space="preserve">The system must load the name of the farm and display it in the appropriate text fields. </w:t>
      </w:r>
    </w:p>
    <w:p w:rsidRPr="00C20AEF" w:rsidR="0034307A" w:rsidP="0034307A" w:rsidRDefault="0034307A" w14:paraId="351AAFDE" w14:textId="77777777">
      <w:pPr>
        <w:pStyle w:val="Textkrper"/>
      </w:pPr>
    </w:p>
    <w:p w:rsidRPr="00C20AEF" w:rsidR="00234020" w:rsidP="00234020" w:rsidRDefault="00234020" w14:paraId="5BD9B349" w14:textId="77777777">
      <w:pPr>
        <w:pStyle w:val="Anforderungsnummer"/>
      </w:pPr>
      <w:r>
        <w:t>Requirement: FKT-GUI-26</w:t>
      </w:r>
    </w:p>
    <w:p w:rsidRPr="00C20AEF" w:rsidR="00234020" w:rsidP="00234020" w:rsidRDefault="00234020" w14:paraId="49BFD6FA" w14:textId="28676A48">
      <w:pPr>
        <w:pStyle w:val="Anforderungstext"/>
      </w:pPr>
      <w:r>
        <w:t xml:space="preserve">The system must set active operation in all connected panels (see </w:t>
      </w:r>
      <w:r w:rsidRPr="00C20AEF" w:rsidR="00A9316A">
        <w:fldChar w:fldCharType="begin"/>
      </w:r>
      <w:r w:rsidRPr="00C20AEF" w:rsidR="00A9316A">
        <w:instrText xml:space="preserve"> REF _Ref253734950 \r \h  \* MERGEFORMAT </w:instrText>
      </w:r>
      <w:r w:rsidRPr="00C20AEF" w:rsidR="00A9316A">
        <w:fldChar w:fldCharType="separate"/>
      </w:r>
      <w:r w:rsidR="000D3A2D">
        <w:t>4.2.1.1</w:t>
      </w:r>
      <w:r w:rsidRPr="00C20AEF" w:rsidR="00A9316A">
        <w:fldChar w:fldCharType="end"/>
      </w:r>
      <w:r>
        <w:t>). The data (company number and country are stored in the user properties when the application is shut down.</w:t>
      </w:r>
    </w:p>
    <w:p w:rsidRPr="00C20AEF" w:rsidR="0083651F" w:rsidP="0083651F" w:rsidRDefault="0083651F" w14:paraId="5FA71E65" w14:textId="77777777">
      <w:pPr>
        <w:pStyle w:val="Textkrper"/>
      </w:pPr>
    </w:p>
    <w:p w:rsidRPr="00C20AEF" w:rsidR="0083651F" w:rsidP="0083651F" w:rsidRDefault="0083651F" w14:paraId="2945DFE9" w14:textId="77777777">
      <w:pPr>
        <w:pStyle w:val="Anforderungsnummer"/>
      </w:pPr>
      <w:r>
        <w:t>Requirement: FKT-GUI-27</w:t>
      </w:r>
    </w:p>
    <w:p w:rsidRPr="00C20AEF" w:rsidR="0083651F" w:rsidP="0083651F" w:rsidRDefault="0083651F" w14:paraId="78ABB19A" w14:textId="77777777">
      <w:pPr>
        <w:pStyle w:val="Anforderungstext"/>
      </w:pPr>
      <w:r>
        <w:t>The system must generate an error message (with a corresponding note) if no site number is stored, but this is required for data loading.</w:t>
      </w:r>
    </w:p>
    <w:p w:rsidRPr="00C20AEF" w:rsidR="00952E37" w:rsidP="00952E37" w:rsidRDefault="00952E37" w14:paraId="6DC9577B" w14:textId="77777777">
      <w:pPr>
        <w:pStyle w:val="Textkrper"/>
      </w:pPr>
    </w:p>
    <w:p w:rsidRPr="00C20AEF" w:rsidR="00261357" w:rsidP="00261357" w:rsidRDefault="00261357" w14:paraId="602DF14F" w14:textId="77777777">
      <w:pPr>
        <w:pStyle w:val="Anforderungsnummer"/>
      </w:pPr>
      <w:r>
        <w:t>Requirement: FKT-GUI-306</w:t>
      </w:r>
    </w:p>
    <w:p w:rsidRPr="00C20AEF" w:rsidR="00261357" w:rsidP="0083651F" w:rsidRDefault="00261357" w14:paraId="5D8F45A1" w14:textId="77777777">
      <w:pPr>
        <w:pStyle w:val="Anforderungstext"/>
      </w:pPr>
      <w:r>
        <w:t>The system must display an error message if a site number is stored that has not yet been activated. The system must lock all main panels except for the Start panel.</w:t>
      </w:r>
    </w:p>
    <w:p w:rsidRPr="00C20AEF" w:rsidR="000B1C42" w:rsidP="000B1C42" w:rsidRDefault="000B1C42" w14:paraId="5C6F1AD6" w14:textId="77777777">
      <w:pPr>
        <w:pStyle w:val="Textkrper"/>
      </w:pPr>
    </w:p>
    <w:p w:rsidRPr="00C20AEF" w:rsidR="000B1C42" w:rsidP="000B1C42" w:rsidRDefault="000B1C42" w14:paraId="2D656C6B" w14:textId="77777777">
      <w:pPr>
        <w:pStyle w:val="Anforderungsnummer"/>
      </w:pPr>
      <w:r>
        <w:t>Requirement: FKT-GUI-307</w:t>
      </w:r>
    </w:p>
    <w:p w:rsidRPr="00C20AEF" w:rsidR="009A55D4" w:rsidP="000B1C42" w:rsidRDefault="000B1C42" w14:paraId="26FD1532" w14:textId="77777777">
      <w:pPr>
        <w:pStyle w:val="Anforderungstext"/>
      </w:pPr>
      <w:r>
        <w:t xml:space="preserve">The system must display an error message if a site number is stored that has not yet been initialized. The system must lock the Order Overview, Parts Search, Shopping Cart, Statistics, and Parts Master panels. </w:t>
      </w:r>
    </w:p>
    <w:p w:rsidRPr="00C20AEF" w:rsidR="000B1C42" w:rsidP="0034307A" w:rsidRDefault="000B1C42" w14:paraId="5622EE36" w14:textId="77777777">
      <w:pPr>
        <w:pStyle w:val="Textkrper"/>
      </w:pPr>
    </w:p>
    <w:p w:rsidRPr="00C20AEF" w:rsidR="00234020" w:rsidP="00234020" w:rsidRDefault="00234020" w14:paraId="15197FA9" w14:textId="77777777">
      <w:pPr>
        <w:pStyle w:val="Anforderungsnummer"/>
      </w:pPr>
      <w:r>
        <w:t>Requirement: FKT-GUI-308</w:t>
      </w:r>
    </w:p>
    <w:p w:rsidRPr="00C20AEF" w:rsidR="00234020" w:rsidP="00234020" w:rsidRDefault="00234020" w14:paraId="0E433B68" w14:textId="1B6730B8">
      <w:pPr>
        <w:pStyle w:val="Anforderungstext"/>
      </w:pPr>
      <w:r>
        <w:t xml:space="preserve">The system must clear all connected panels (see </w:t>
      </w:r>
      <w:r w:rsidRPr="00C20AEF" w:rsidR="00A9316A">
        <w:fldChar w:fldCharType="begin"/>
      </w:r>
      <w:r w:rsidRPr="00C20AEF" w:rsidR="00A9316A">
        <w:instrText xml:space="preserve"> REF _Ref253734950 \r \h  \* MERGEFORMAT </w:instrText>
      </w:r>
      <w:r w:rsidRPr="00C20AEF" w:rsidR="00A9316A">
        <w:fldChar w:fldCharType="separate"/>
      </w:r>
      <w:r w:rsidR="000D3A2D">
        <w:t>4.2.1.1</w:t>
      </w:r>
      <w:r w:rsidRPr="00C20AEF" w:rsidR="00A9316A">
        <w:fldChar w:fldCharType="end"/>
      </w:r>
      <w:r>
        <w:t>). That is, delete all user input as well as results (on the GUI).</w:t>
      </w:r>
    </w:p>
    <w:p w:rsidRPr="00C20AEF" w:rsidR="00632B2E" w:rsidP="00632B2E" w:rsidRDefault="00632B2E" w14:paraId="169B2C2B" w14:textId="77777777"/>
    <w:p w:rsidRPr="00C20AEF" w:rsidR="00632B2E" w:rsidP="00632B2E" w:rsidRDefault="00632B2E" w14:paraId="78939ED2" w14:textId="6C294BA1">
      <w:pPr>
        <w:pStyle w:val="Anforderungsnummer"/>
      </w:pPr>
      <w:r>
        <w:t>Requirement: FKT-GUI-420</w:t>
      </w:r>
    </w:p>
    <w:p w:rsidRPr="00C20AEF" w:rsidR="00632B2E" w:rsidP="00632B2E" w:rsidRDefault="00C56D97" w14:paraId="60820F58" w14:textId="0E85AB86">
      <w:pPr>
        <w:pStyle w:val="Anforderungstext"/>
      </w:pPr>
      <w:r>
        <w:t>The system must display the input fields for site number and country with a red background as soon as the user changes the loaded site (country or site number) and the data has not yet been reloaded. This makes it clear that the data displayed does not match the operation entered. As soon as the data for the entered farm (country and farm number) has been loaded, the background color of the two input fields turns white (default).</w:t>
      </w:r>
    </w:p>
    <w:p w:rsidRPr="00C20AEF" w:rsidR="0034307A" w:rsidP="0034307A" w:rsidRDefault="0034307A" w14:paraId="444AC36C" w14:textId="77777777">
      <w:pPr>
        <w:pStyle w:val="Textkrper"/>
      </w:pPr>
    </w:p>
    <w:p w:rsidRPr="00C20AEF" w:rsidR="00234020" w:rsidP="00234020" w:rsidRDefault="00234020" w14:paraId="0337DA62" w14:textId="77777777">
      <w:pPr>
        <w:pStyle w:val="berschrift4"/>
      </w:pPr>
      <w:bookmarkStart w:name="_Ref253734950" w:id="246"/>
      <w:r>
        <w:t>Connected panels</w:t>
      </w:r>
      <w:bookmarkEnd w:id="246"/>
    </w:p>
    <w:p w:rsidRPr="00C20AEF" w:rsidR="00234020" w:rsidP="00234020" w:rsidRDefault="00234020" w14:paraId="10C19468" w14:textId="77777777">
      <w:pPr>
        <w:pStyle w:val="Textkrper"/>
      </w:pPr>
      <w:r>
        <w:t>Setting the active mode has an effect on the following panels:</w:t>
      </w:r>
    </w:p>
    <w:p w:rsidRPr="00C20AEF" w:rsidR="00234020" w:rsidP="00234020" w:rsidRDefault="00234020" w14:paraId="6D67131A" w14:textId="77777777">
      <w:pPr>
        <w:pStyle w:val="AufgezhltmitAbsatz"/>
      </w:pPr>
      <w:r>
        <w:t>Start (initial dialog)</w:t>
      </w:r>
    </w:p>
    <w:p w:rsidRPr="00C20AEF" w:rsidR="00234020" w:rsidP="00234020" w:rsidRDefault="00234020" w14:paraId="2654BB91" w14:textId="77777777">
      <w:pPr>
        <w:pStyle w:val="AufgezhltmitAbsatz"/>
      </w:pPr>
      <w:r>
        <w:t>Order overview</w:t>
      </w:r>
    </w:p>
    <w:p w:rsidRPr="00C20AEF" w:rsidR="00234020" w:rsidP="00234020" w:rsidRDefault="00234020" w14:paraId="1BAC6B8A" w14:textId="77777777">
      <w:pPr>
        <w:pStyle w:val="AufgezhltmitAbsatz"/>
      </w:pPr>
      <w:r>
        <w:t>Part search (incl. multiple search)</w:t>
      </w:r>
    </w:p>
    <w:p w:rsidRPr="00C20AEF" w:rsidR="00234020" w:rsidP="00234020" w:rsidRDefault="00234020" w14:paraId="40A65A02" w14:textId="77777777">
      <w:pPr>
        <w:pStyle w:val="AufgezhltmitAbsatz"/>
      </w:pPr>
      <w:r>
        <w:t>Shopping cart</w:t>
      </w:r>
    </w:p>
    <w:p w:rsidRPr="00C20AEF" w:rsidR="00234020" w:rsidP="00234020" w:rsidRDefault="00234020" w14:paraId="48D7E681" w14:textId="77777777">
      <w:pPr>
        <w:pStyle w:val="AufgezhltmitAbsatz"/>
      </w:pPr>
      <w:r>
        <w:t>Settings</w:t>
      </w:r>
    </w:p>
    <w:p w:rsidRPr="00C20AEF" w:rsidR="00234020" w:rsidP="00234020" w:rsidRDefault="00234020" w14:paraId="1DB2AC4C" w14:textId="77777777">
      <w:pPr>
        <w:pStyle w:val="AufgezhltmitAbsatz"/>
      </w:pPr>
      <w:r>
        <w:t>Statistics</w:t>
      </w:r>
    </w:p>
    <w:p w:rsidRPr="00C20AEF" w:rsidR="00234020" w:rsidP="00234020" w:rsidRDefault="00234020" w14:paraId="6A889362" w14:textId="77777777">
      <w:pPr>
        <w:pStyle w:val="AufgezhltmitAbsatz"/>
      </w:pPr>
      <w:r>
        <w:t>Partial trunk</w:t>
      </w:r>
    </w:p>
    <w:p w:rsidRPr="00C20AEF" w:rsidR="00234020" w:rsidP="00234020" w:rsidRDefault="00234020" w14:paraId="148B0426" w14:textId="77777777">
      <w:pPr>
        <w:pStyle w:val="Textkrper"/>
      </w:pPr>
      <w:r>
        <w:t xml:space="preserve">The </w:t>
      </w:r>
      <w:r>
        <w:rPr>
          <w:i/>
        </w:rPr>
        <w:t>Operating Data</w:t>
      </w:r>
      <w:r>
        <w:t xml:space="preserve"> panel is an exception. If the operation is changed there, the change will not affect the rest of the panels. Background: The </w:t>
      </w:r>
      <w:r>
        <w:rPr>
          <w:i/>
        </w:rPr>
        <w:t>Operational Data</w:t>
      </w:r>
      <w:r>
        <w:t xml:space="preserve"> panel is also used to view addresses and contacts of sellers and buyers.</w:t>
      </w:r>
    </w:p>
    <w:p w:rsidRPr="00C20AEF" w:rsidR="00234020" w:rsidP="00234020" w:rsidRDefault="00234020" w14:paraId="342AEEB6" w14:textId="77777777">
      <w:pPr>
        <w:pStyle w:val="berschrift3"/>
      </w:pPr>
      <w:bookmarkStart w:name="_Ref254011321" w:id="247"/>
      <w:bookmarkStart w:name="_Toc255461158" w:id="248"/>
      <w:bookmarkStart w:name="_Toc98411948" w:id="249"/>
      <w:r>
        <w:t>Print</w:t>
      </w:r>
      <w:bookmarkEnd w:id="247"/>
      <w:bookmarkEnd w:id="248"/>
      <w:bookmarkEnd w:id="249"/>
    </w:p>
    <w:p w:rsidRPr="00C20AEF" w:rsidR="00234020" w:rsidP="00234020" w:rsidRDefault="00234020" w14:paraId="6E148BD7" w14:textId="77777777">
      <w:pPr>
        <w:pStyle w:val="Textkrper"/>
      </w:pPr>
      <w:r>
        <w:t xml:space="preserve">Printing works in </w:t>
      </w:r>
      <w:proofErr w:type="spellStart"/>
      <w:r>
        <w:t>Logbus</w:t>
      </w:r>
      <w:proofErr w:type="spellEnd"/>
      <w:r>
        <w:t xml:space="preserve"> via PDF generation.</w:t>
      </w:r>
    </w:p>
    <w:p w:rsidRPr="00C20AEF" w:rsidR="00234020" w:rsidP="00234020" w:rsidRDefault="00234020" w14:paraId="25459B23" w14:textId="77777777">
      <w:pPr>
        <w:pStyle w:val="Textkrper"/>
      </w:pPr>
      <w:r>
        <w:t>For example, when a user prints an order, a PDF document is generated and saved in the background. Subsequently, an attempt is made to open the saved PDF document with the operating system's standard viewing program</w:t>
      </w:r>
      <w:r w:rsidRPr="00C20AEF">
        <w:rPr>
          <w:rStyle w:val="Funotenzeichen"/>
        </w:rPr>
        <w:footnoteReference w:id="10"/>
      </w:r>
      <w:r>
        <w:t xml:space="preserve"> . From the program, the user can then print the document as usual.</w:t>
      </w:r>
    </w:p>
    <w:p w:rsidRPr="00C20AEF" w:rsidR="00234020" w:rsidP="00A51C7E" w:rsidRDefault="00234020" w14:paraId="7A5D5412" w14:textId="780E7CE0">
      <w:pPr>
        <w:pStyle w:val="Textkrper"/>
      </w:pPr>
      <w:r>
        <w:t xml:space="preserve">The layouts of the various documents are described in the chapter </w:t>
      </w:r>
      <w:r w:rsidRPr="00C20AEF" w:rsidR="00A9316A">
        <w:fldChar w:fldCharType="begin"/>
      </w:r>
      <w:r w:rsidRPr="00C20AEF" w:rsidR="00A9316A">
        <w:instrText xml:space="preserve"> REF _Ref255552392 \r \h  \* MERGEFORMAT </w:instrText>
      </w:r>
      <w:r w:rsidRPr="00C20AEF" w:rsidR="00A9316A">
        <w:fldChar w:fldCharType="separate"/>
      </w:r>
      <w:r w:rsidR="000D3A2D">
        <w:t>5</w:t>
      </w:r>
      <w:r w:rsidRPr="00C20AEF" w:rsidR="00A9316A">
        <w:fldChar w:fldCharType="end"/>
      </w:r>
      <w:r>
        <w:t xml:space="preserve"> .</w:t>
      </w:r>
    </w:p>
    <w:p w:rsidRPr="00C20AEF" w:rsidR="00234020" w:rsidP="00234020" w:rsidRDefault="00234020" w14:paraId="696F25E1" w14:textId="77777777">
      <w:pPr>
        <w:pStyle w:val="Anforderungsnummer"/>
      </w:pPr>
      <w:r>
        <w:t>Requirement: FKT-GUI-28</w:t>
      </w:r>
    </w:p>
    <w:p w:rsidRPr="00C20AEF" w:rsidR="00234020" w:rsidP="00234020" w:rsidRDefault="00234020" w14:paraId="680D25F1" w14:textId="77777777">
      <w:pPr>
        <w:pStyle w:val="Anforderungstext"/>
      </w:pPr>
      <w:r>
        <w:t xml:space="preserve">When clicking a </w:t>
      </w:r>
      <w:r>
        <w:rPr>
          <w:i/>
        </w:rPr>
        <w:t>print</w:t>
      </w:r>
      <w:r>
        <w:t xml:space="preserve"> button within STOX, the system must generate a PDF document from the object (e.g. an order).</w:t>
      </w:r>
    </w:p>
    <w:p w:rsidRPr="00C20AEF" w:rsidR="0034307A" w:rsidP="0034307A" w:rsidRDefault="0034307A" w14:paraId="5B757C65" w14:textId="77777777">
      <w:pPr>
        <w:pStyle w:val="Textkrper"/>
      </w:pPr>
    </w:p>
    <w:p w:rsidRPr="00C20AEF" w:rsidR="00234020" w:rsidP="00234020" w:rsidRDefault="00234020" w14:paraId="45321378" w14:textId="77777777">
      <w:pPr>
        <w:pStyle w:val="Anforderungsnummer"/>
      </w:pPr>
      <w:r>
        <w:t>Requirement: FKT-GUI-29</w:t>
      </w:r>
    </w:p>
    <w:p w:rsidRPr="00C20AEF" w:rsidR="00234020" w:rsidP="00234020" w:rsidRDefault="00234020" w14:paraId="2D21C833" w14:textId="77777777">
      <w:pPr>
        <w:pStyle w:val="Anforderungstext"/>
      </w:pPr>
      <w:r>
        <w:t>The system must save the PDF document in the user's default storage directory</w:t>
      </w:r>
      <w:r w:rsidRPr="00C20AEF">
        <w:rPr>
          <w:rStyle w:val="Funotenzeichen"/>
        </w:rPr>
        <w:footnoteReference w:id="11"/>
      </w:r>
      <w:r>
        <w:t xml:space="preserve"> . If saving to the default storage directory fails, an attempt is made to save the document to c:\. If the document cannot be saved there either, the user will receive an error message telling him to set the default storage directory.</w:t>
      </w:r>
    </w:p>
    <w:p w:rsidRPr="00C20AEF" w:rsidR="0034307A" w:rsidP="0034307A" w:rsidRDefault="0034307A" w14:paraId="040A0BB2" w14:textId="77777777">
      <w:pPr>
        <w:pStyle w:val="Textkrper"/>
      </w:pPr>
    </w:p>
    <w:p w:rsidRPr="00C20AEF" w:rsidR="00234020" w:rsidP="00234020" w:rsidRDefault="00234020" w14:paraId="106F63DD" w14:textId="77777777">
      <w:pPr>
        <w:pStyle w:val="Anforderungsnummer"/>
      </w:pPr>
      <w:r>
        <w:lastRenderedPageBreak/>
        <w:t>Requirement: FKT-GUI-30</w:t>
      </w:r>
    </w:p>
    <w:p w:rsidRPr="00C20AEF" w:rsidR="00234020" w:rsidP="00234020" w:rsidRDefault="00234020" w14:paraId="1C56D19B" w14:textId="77777777">
      <w:pPr>
        <w:pStyle w:val="Anforderungstext"/>
      </w:pPr>
      <w:r>
        <w:t>If the PDF document was saved successfully, an attempt is made to open the document with the standard viewer via a command to Windows. If no default viewer is set for PDF documents, the document cannot be opened automatically. An error message cannot be output here.</w:t>
      </w:r>
    </w:p>
    <w:p w:rsidRPr="00C20AEF" w:rsidR="0034307A" w:rsidP="0034307A" w:rsidRDefault="0034307A" w14:paraId="49B3E340" w14:textId="77777777">
      <w:pPr>
        <w:pStyle w:val="Textkrper"/>
      </w:pPr>
    </w:p>
    <w:p w:rsidRPr="00C20AEF" w:rsidR="00234020" w:rsidP="00234020" w:rsidRDefault="00234020" w14:paraId="1521F415" w14:textId="77777777">
      <w:pPr>
        <w:pStyle w:val="berschrift2"/>
      </w:pPr>
      <w:bookmarkStart w:name="_Toc255461159" w:id="250"/>
      <w:bookmarkStart w:name="_Ref18064124" w:id="251"/>
      <w:bookmarkStart w:name="_Ref41473871" w:id="252"/>
      <w:bookmarkStart w:name="_Toc98411949" w:id="253"/>
      <w:r>
        <w:t>Homepage</w:t>
      </w:r>
      <w:bookmarkEnd w:id="241"/>
      <w:bookmarkEnd w:id="250"/>
      <w:bookmarkEnd w:id="251"/>
      <w:bookmarkEnd w:id="252"/>
      <w:bookmarkEnd w:id="253"/>
    </w:p>
    <w:p w:rsidRPr="00C20AEF" w:rsidR="00234020" w:rsidP="00234020" w:rsidRDefault="00234020" w14:paraId="529D7756" w14:textId="77777777">
      <w:pPr>
        <w:pStyle w:val="Textkrper"/>
      </w:pPr>
      <w:r>
        <w:t xml:space="preserve">The main panel </w:t>
      </w:r>
      <w:r>
        <w:rPr>
          <w:i/>
        </w:rPr>
        <w:t>Start</w:t>
      </w:r>
      <w:r>
        <w:t xml:space="preserve"> is displayed after starting the STOX application. It gives the user an overview of current events.</w:t>
      </w:r>
    </w:p>
    <w:p w:rsidRPr="00C20AEF" w:rsidR="00234020" w:rsidP="00234020" w:rsidRDefault="00234020" w14:paraId="7DF7F06F" w14:textId="75BBC4C1">
      <w:pPr>
        <w:pStyle w:val="Textkrper"/>
      </w:pPr>
      <w:r>
        <w:t xml:space="preserve">This gives the user an overview of the number of his open orders, the orders he has received and information about his </w:t>
      </w:r>
      <w:proofErr w:type="spellStart"/>
      <w:r>
        <w:t>DeadStock</w:t>
      </w:r>
      <w:proofErr w:type="spellEnd"/>
      <w:r>
        <w:t xml:space="preserve"> assortment. A large text box can be used to provide STOX traders with up-to-date information about STOX. </w:t>
      </w:r>
    </w:p>
    <w:p w:rsidRPr="00C20AEF" w:rsidR="00234020" w:rsidP="00234020" w:rsidRDefault="00234020" w14:paraId="2BCFDC7E" w14:textId="77777777">
      <w:pPr>
        <w:pStyle w:val="Anforderungsnummer"/>
      </w:pPr>
      <w:r>
        <w:t>Requirement: FKT-GUI-31</w:t>
      </w:r>
    </w:p>
    <w:p w:rsidRPr="00C20AEF" w:rsidR="00234020" w:rsidP="00234020" w:rsidRDefault="00234020" w14:paraId="604AA583" w14:textId="7EE589E7">
      <w:pPr>
        <w:pStyle w:val="Anforderungstext"/>
      </w:pPr>
      <w:r>
        <w:t xml:space="preserve">The main </w:t>
      </w:r>
      <w:r>
        <w:rPr>
          <w:i/>
        </w:rPr>
        <w:t>Start</w:t>
      </w:r>
      <w:r>
        <w:t xml:space="preserve"> panel can be seen and used by all users (regardless of role) for the sites assigned to them. </w:t>
      </w:r>
    </w:p>
    <w:p w:rsidRPr="00C20AEF" w:rsidR="005D4835" w:rsidP="005D4835" w:rsidRDefault="005D4835" w14:paraId="2ABC8754" w14:textId="77777777">
      <w:pPr>
        <w:pStyle w:val="Textkrper"/>
      </w:pPr>
    </w:p>
    <w:p w:rsidRPr="00C20AEF" w:rsidR="00234020" w:rsidP="00234020" w:rsidRDefault="009C33EB" w14:paraId="1DA07B35" w14:textId="77777777">
      <w:pPr>
        <w:pStyle w:val="Textkrper"/>
        <w:keepNext/>
      </w:pPr>
      <w:r>
        <w:rPr>
          <w:noProof/>
        </w:rPr>
        <w:drawing>
          <wp:inline distT="0" distB="0" distL="0" distR="0" wp14:anchorId="37442670" wp14:editId="4C83679C">
            <wp:extent cx="5926455" cy="4451350"/>
            <wp:effectExtent l="19050" t="0" r="0" b="0"/>
            <wp:docPr id="25" name="Bild 25"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01"/>
                    <pic:cNvPicPr>
                      <a:picLocks noChangeAspect="1" noChangeArrowheads="1"/>
                    </pic:cNvPicPr>
                  </pic:nvPicPr>
                  <pic:blipFill>
                    <a:blip r:embed="rId49"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C20AEF" w:rsidR="00234020" w:rsidP="00234020" w:rsidRDefault="00234020" w14:paraId="30A363FE" w14:textId="232066E1">
      <w:pPr>
        <w:pStyle w:val="Beschriftung"/>
      </w:pPr>
      <w:bookmarkStart w:name="_Toc252787672" w:id="254"/>
      <w:bookmarkStart w:name="_Toc255401659" w:id="255"/>
      <w:bookmarkStart w:name="_Toc98411872" w:id="256"/>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5</w:t>
      </w:r>
      <w:r>
        <w:fldChar w:fldCharType="end"/>
      </w:r>
      <w:r>
        <w:t xml:space="preserve"> - Panel Start</w:t>
      </w:r>
      <w:bookmarkEnd w:id="254"/>
      <w:bookmarkEnd w:id="255"/>
      <w:bookmarkEnd w:id="256"/>
    </w:p>
    <w:p w:rsidRPr="00C20AEF" w:rsidR="007A67C1" w:rsidP="007A67C1" w:rsidRDefault="007A67C1" w14:paraId="073FC28C" w14:textId="77777777">
      <w:pPr>
        <w:pStyle w:val="SchnelllesetextbergeordneteAussage1"/>
      </w:pPr>
      <w:r>
        <w:t>Operation selection</w:t>
      </w:r>
    </w:p>
    <w:p w:rsidRPr="00C20AEF" w:rsidR="00234020" w:rsidP="00234020" w:rsidRDefault="00234020" w14:paraId="34171BF9" w14:textId="77777777">
      <w:pPr>
        <w:pStyle w:val="Anforderungsnummer"/>
      </w:pPr>
      <w:r>
        <w:t>Requirement: FKT-GUI-32</w:t>
      </w:r>
    </w:p>
    <w:p w:rsidRPr="00C20AEF" w:rsidR="00234020" w:rsidP="00234020" w:rsidRDefault="00234020" w14:paraId="7598F240" w14:textId="77777777">
      <w:pPr>
        <w:pStyle w:val="Anforderungstext"/>
      </w:pPr>
      <w:r>
        <w:t>The system must provide the input fields Country (combo box) and Site (text field, max. 6 digits, numeric).</w:t>
      </w:r>
    </w:p>
    <w:p w:rsidRPr="00C20AEF" w:rsidR="0034307A" w:rsidP="0034307A" w:rsidRDefault="0034307A" w14:paraId="07927671" w14:textId="77777777">
      <w:pPr>
        <w:pStyle w:val="Textkrper"/>
      </w:pPr>
    </w:p>
    <w:p w:rsidRPr="00C20AEF" w:rsidR="00234020" w:rsidP="00234020" w:rsidRDefault="00234020" w14:paraId="18D683D3" w14:textId="77777777">
      <w:pPr>
        <w:pStyle w:val="Anforderungsnummer"/>
      </w:pPr>
      <w:r>
        <w:t>Requirement: FKT-GUI-33</w:t>
      </w:r>
    </w:p>
    <w:p w:rsidRPr="00C20AEF" w:rsidR="00234020" w:rsidP="00234020" w:rsidRDefault="00234020" w14:paraId="788C0705" w14:textId="2F7DEAA5">
      <w:pPr>
        <w:pStyle w:val="Anforderungstext"/>
      </w:pPr>
      <w:r>
        <w:t xml:space="preserve">If the user confirms his entry in the Farm number field by pressing </w:t>
      </w:r>
      <w:r>
        <w:rPr>
          <w:i/>
        </w:rPr>
        <w:t>Enter</w:t>
      </w:r>
      <w:r>
        <w:t xml:space="preserve">, the active farm will be set and the information (information on orders and </w:t>
      </w:r>
      <w:proofErr w:type="spellStart"/>
      <w:r>
        <w:t>DeadStock</w:t>
      </w:r>
      <w:proofErr w:type="spellEnd"/>
      <w:r>
        <w:t xml:space="preserve"> assortment defined below) will be loaded.</w:t>
      </w:r>
    </w:p>
    <w:p w:rsidRPr="00C20AEF" w:rsidR="0034307A" w:rsidP="0034307A" w:rsidRDefault="0034307A" w14:paraId="2EF6550F" w14:textId="77777777">
      <w:pPr>
        <w:pStyle w:val="Textkrper"/>
      </w:pPr>
    </w:p>
    <w:p w:rsidRPr="00C20AEF" w:rsidR="00234020" w:rsidP="00234020" w:rsidRDefault="00234020" w14:paraId="3B29FF3C" w14:textId="77777777">
      <w:pPr>
        <w:pStyle w:val="Anforderungsnummer"/>
      </w:pPr>
      <w:r>
        <w:t>Requirement: FKT-GUI-34</w:t>
      </w:r>
    </w:p>
    <w:p w:rsidRPr="00C20AEF" w:rsidR="00234020" w:rsidP="00234020" w:rsidRDefault="00234020" w14:paraId="55317205" w14:textId="76DF4B0F">
      <w:pPr>
        <w:pStyle w:val="Anforderungstext"/>
      </w:pPr>
      <w:r>
        <w:t>The system must load the current country-specific information</w:t>
      </w:r>
      <w:r w:rsidRPr="00C20AEF" w:rsidR="00712C83">
        <w:rPr>
          <w:rStyle w:val="Funotenzeichen"/>
        </w:rPr>
        <w:footnoteReference w:id="12"/>
      </w:r>
      <w:r>
        <w:t xml:space="preserve"> on the orders and </w:t>
      </w:r>
      <w:proofErr w:type="spellStart"/>
      <w:r>
        <w:t>DeadStock</w:t>
      </w:r>
      <w:proofErr w:type="spellEnd"/>
      <w:r>
        <w:t xml:space="preserve"> assortment of the active operation when the application is started.  Prerequisite: A valid operation is set and the user is authorized for the operation.</w:t>
      </w:r>
    </w:p>
    <w:p w:rsidRPr="00C20AEF" w:rsidR="0034307A" w:rsidP="0034307A" w:rsidRDefault="0034307A" w14:paraId="64EFFFC2" w14:textId="77777777">
      <w:pPr>
        <w:pStyle w:val="Textkrper"/>
      </w:pPr>
    </w:p>
    <w:p w:rsidRPr="00C20AEF" w:rsidR="00234020" w:rsidP="00234020" w:rsidRDefault="00234020" w14:paraId="66339C6D" w14:textId="77777777">
      <w:pPr>
        <w:pStyle w:val="Anforderungsnummer"/>
      </w:pPr>
      <w:r>
        <w:t>Requirement: FKT-GUI-35</w:t>
      </w:r>
    </w:p>
    <w:p w:rsidRPr="00C20AEF" w:rsidR="00234020" w:rsidP="00234020" w:rsidRDefault="00234020" w14:paraId="6504F177" w14:textId="7A5B1016">
      <w:pPr>
        <w:pStyle w:val="Anforderungstext"/>
      </w:pPr>
      <w:r>
        <w:t xml:space="preserve">When you click the </w:t>
      </w:r>
      <w:r>
        <w:rPr>
          <w:i/>
        </w:rPr>
        <w:t>Load</w:t>
      </w:r>
      <w:r>
        <w:t xml:space="preserve"> button, the system must set the active mode. The requirements defined at </w:t>
      </w:r>
      <w:r w:rsidRPr="00C20AEF" w:rsidR="00A9316A">
        <w:fldChar w:fldCharType="begin"/>
      </w:r>
      <w:r w:rsidRPr="00C20AEF" w:rsidR="00A9316A">
        <w:instrText xml:space="preserve"> REF _Ref253734448 \r \h  \* MERGEFORMAT </w:instrText>
      </w:r>
      <w:r w:rsidRPr="00C20AEF" w:rsidR="00A9316A">
        <w:fldChar w:fldCharType="separate"/>
      </w:r>
      <w:r w:rsidR="000D3A2D">
        <w:t>4.2.1</w:t>
      </w:r>
      <w:r w:rsidRPr="00C20AEF" w:rsidR="00A9316A">
        <w:fldChar w:fldCharType="end"/>
      </w:r>
      <w:r>
        <w:t xml:space="preserve"> apply here. </w:t>
      </w:r>
    </w:p>
    <w:p w:rsidRPr="00C20AEF" w:rsidR="0034307A" w:rsidP="0034307A" w:rsidRDefault="0034307A" w14:paraId="09B04357" w14:textId="77777777">
      <w:pPr>
        <w:pStyle w:val="Textkrper"/>
      </w:pPr>
    </w:p>
    <w:p w:rsidRPr="00C20AEF" w:rsidR="00234020" w:rsidP="00234020" w:rsidRDefault="00234020" w14:paraId="4A1423AA" w14:textId="77777777">
      <w:pPr>
        <w:pStyle w:val="Anforderungsnummer"/>
      </w:pPr>
      <w:r>
        <w:t>Requirement: FKT-GUI-36</w:t>
      </w:r>
    </w:p>
    <w:p w:rsidRPr="00C20AEF" w:rsidR="00234020" w:rsidP="00234020" w:rsidRDefault="00234020" w14:paraId="01A92068" w14:textId="6D50C33E">
      <w:pPr>
        <w:pStyle w:val="Anforderungstext"/>
      </w:pPr>
      <w:r>
        <w:t xml:space="preserve">When clicking on the </w:t>
      </w:r>
      <w:r>
        <w:rPr>
          <w:i/>
        </w:rPr>
        <w:t>Load</w:t>
      </w:r>
      <w:r>
        <w:t xml:space="preserve"> button, the system must load the information (on active operation) on the orders and </w:t>
      </w:r>
      <w:proofErr w:type="spellStart"/>
      <w:r>
        <w:t>DeadStock</w:t>
      </w:r>
      <w:proofErr w:type="spellEnd"/>
      <w:r>
        <w:t xml:space="preserve"> assortment and the current country-specific information.</w:t>
      </w:r>
    </w:p>
    <w:p w:rsidRPr="00C20AEF" w:rsidR="007A67C1" w:rsidP="007A67C1" w:rsidRDefault="007A67C1" w14:paraId="504CDB9F" w14:textId="77777777">
      <w:pPr>
        <w:pStyle w:val="SchnelllesetextbergeordneteAussage1"/>
      </w:pPr>
      <w:r>
        <w:t>Field description</w:t>
      </w:r>
    </w:p>
    <w:p w:rsidRPr="00C20AEF" w:rsidR="007A67C1" w:rsidP="007A67C1" w:rsidRDefault="007A67C1" w14:paraId="2F923230" w14:textId="77777777">
      <w:pPr>
        <w:pStyle w:val="Anforderungsnummer"/>
      </w:pPr>
      <w:r>
        <w:t>Requirement: FKT-GUI-37</w:t>
      </w:r>
    </w:p>
    <w:p w:rsidRPr="00C20AEF" w:rsidR="007A67C1" w:rsidP="007A67C1" w:rsidRDefault="007A67C1" w14:paraId="169C2F0F" w14:textId="77777777">
      <w:pPr>
        <w:pStyle w:val="Anforderungstext"/>
      </w:pPr>
      <w:r>
        <w:t>The system must provide and populate the following fields (if data is available).</w:t>
      </w:r>
    </w:p>
    <w:p w:rsidRPr="00C20AEF" w:rsidR="007A67C1" w:rsidP="007A67C1" w:rsidRDefault="007A67C1" w14:paraId="00C62134" w14:textId="77777777">
      <w:pPr>
        <w:pStyle w:val="Textkrper"/>
      </w:pPr>
    </w:p>
    <w:tbl>
      <w:tblPr>
        <w:tblW w:w="4742" w:type="pct"/>
        <w:tblBorders>
          <w:top w:val="single" w:color="E20074" w:sz="18" w:space="0"/>
          <w:insideH w:val="single" w:color="auto" w:sz="4" w:space="0"/>
        </w:tblBorders>
        <w:tblLook w:val="01E0" w:firstRow="1" w:lastRow="1" w:firstColumn="1" w:lastColumn="1" w:noHBand="0" w:noVBand="0"/>
      </w:tblPr>
      <w:tblGrid>
        <w:gridCol w:w="2063"/>
        <w:gridCol w:w="988"/>
        <w:gridCol w:w="1857"/>
        <w:gridCol w:w="3958"/>
      </w:tblGrid>
      <w:tr w:rsidRPr="00C20AEF" w:rsidR="007A67C1" w:rsidTr="00C309B9" w14:paraId="0E9EC881" w14:textId="77777777">
        <w:trPr>
          <w:tblHeader/>
        </w:trPr>
        <w:tc>
          <w:tcPr>
            <w:tcW w:w="1164" w:type="pct"/>
            <w:tcBorders>
              <w:top w:val="single" w:color="E20074" w:sz="18" w:space="0"/>
              <w:bottom w:val="single" w:color="auto" w:sz="4" w:space="0"/>
            </w:tcBorders>
            <w:shd w:val="clear" w:color="auto" w:fill="E0E0E0"/>
          </w:tcPr>
          <w:p w:rsidRPr="00C20AEF" w:rsidR="007A67C1" w:rsidP="006E0525" w:rsidRDefault="007A67C1" w14:paraId="4BF477B2" w14:textId="77777777">
            <w:pPr>
              <w:pStyle w:val="TableHeading"/>
              <w:keepNext w:val="0"/>
              <w:rPr>
                <w:rStyle w:val="Fett"/>
                <w:b/>
                <w:bCs/>
              </w:rPr>
            </w:pPr>
            <w:r>
              <w:rPr>
                <w:rStyle w:val="Fett"/>
                <w:b/>
              </w:rPr>
              <w:t>Field</w:t>
            </w:r>
          </w:p>
        </w:tc>
        <w:tc>
          <w:tcPr>
            <w:tcW w:w="557" w:type="pct"/>
            <w:tcBorders>
              <w:top w:val="single" w:color="E20074" w:sz="18" w:space="0"/>
              <w:bottom w:val="single" w:color="auto" w:sz="4" w:space="0"/>
            </w:tcBorders>
            <w:shd w:val="clear" w:color="auto" w:fill="E0E0E0"/>
          </w:tcPr>
          <w:p w:rsidRPr="00C20AEF" w:rsidR="007A67C1" w:rsidP="006E0525" w:rsidRDefault="007A67C1" w14:paraId="7CA0BD28" w14:textId="77777777">
            <w:pPr>
              <w:pStyle w:val="TableHeading"/>
              <w:keepNext w:val="0"/>
              <w:rPr>
                <w:rStyle w:val="Fett"/>
                <w:b/>
                <w:bCs/>
              </w:rPr>
            </w:pPr>
            <w:r>
              <w:rPr>
                <w:rStyle w:val="Fett"/>
                <w:b/>
              </w:rPr>
              <w:t>Element</w:t>
            </w:r>
          </w:p>
        </w:tc>
        <w:tc>
          <w:tcPr>
            <w:tcW w:w="1047" w:type="pct"/>
            <w:tcBorders>
              <w:top w:val="single" w:color="E20074" w:sz="18" w:space="0"/>
              <w:bottom w:val="single" w:color="auto" w:sz="4" w:space="0"/>
            </w:tcBorders>
            <w:shd w:val="clear" w:color="auto" w:fill="E0E0E0"/>
          </w:tcPr>
          <w:p w:rsidRPr="00C20AEF" w:rsidR="007A67C1" w:rsidP="006E0525" w:rsidRDefault="007A67C1" w14:paraId="3D859680" w14:textId="77777777">
            <w:pPr>
              <w:pStyle w:val="TableHeading"/>
              <w:keepNext w:val="0"/>
              <w:rPr>
                <w:rStyle w:val="Fett"/>
                <w:b/>
                <w:bCs/>
              </w:rPr>
            </w:pPr>
            <w:r>
              <w:rPr>
                <w:rStyle w:val="Fett"/>
                <w:b/>
              </w:rPr>
              <w:t>Format</w:t>
            </w:r>
          </w:p>
        </w:tc>
        <w:tc>
          <w:tcPr>
            <w:tcW w:w="2232" w:type="pct"/>
            <w:tcBorders>
              <w:top w:val="single" w:color="E20074" w:sz="18" w:space="0"/>
              <w:bottom w:val="single" w:color="auto" w:sz="4" w:space="0"/>
            </w:tcBorders>
            <w:shd w:val="clear" w:color="auto" w:fill="E0E0E0"/>
          </w:tcPr>
          <w:p w:rsidRPr="00C20AEF" w:rsidR="007A67C1" w:rsidP="006E0525" w:rsidRDefault="007A67C1" w14:paraId="48EB86CA" w14:textId="77777777">
            <w:pPr>
              <w:pStyle w:val="TableHeading"/>
              <w:keepNext w:val="0"/>
              <w:rPr>
                <w:rStyle w:val="Fett"/>
                <w:b/>
                <w:bCs/>
              </w:rPr>
            </w:pPr>
            <w:r>
              <w:rPr>
                <w:rStyle w:val="Fett"/>
                <w:b/>
              </w:rPr>
              <w:t>Content</w:t>
            </w:r>
          </w:p>
        </w:tc>
      </w:tr>
      <w:tr w:rsidRPr="00C20AEF" w:rsidR="00C309B9" w:rsidTr="00C309B9" w14:paraId="06362B74" w14:textId="77777777">
        <w:tc>
          <w:tcPr>
            <w:tcW w:w="1164" w:type="pct"/>
            <w:tcBorders>
              <w:top w:val="single" w:color="auto" w:sz="4" w:space="0"/>
            </w:tcBorders>
          </w:tcPr>
          <w:p w:rsidRPr="00C20AEF" w:rsidR="00C309B9" w:rsidP="006E0525" w:rsidRDefault="00C309B9" w14:paraId="7C7EBD86" w14:textId="77777777">
            <w:pPr>
              <w:pStyle w:val="TabelleFlietext3"/>
              <w:spacing w:before="60" w:after="60"/>
              <w:ind w:left="0"/>
            </w:pPr>
            <w:r>
              <w:t>Current information</w:t>
            </w:r>
          </w:p>
        </w:tc>
        <w:tc>
          <w:tcPr>
            <w:tcW w:w="557" w:type="pct"/>
            <w:tcBorders>
              <w:top w:val="single" w:color="auto" w:sz="4" w:space="0"/>
            </w:tcBorders>
          </w:tcPr>
          <w:p w:rsidRPr="00C20AEF" w:rsidR="00C309B9" w:rsidP="006E0525" w:rsidRDefault="00C309B9" w14:paraId="2539B485" w14:textId="77777777">
            <w:pPr>
              <w:pStyle w:val="TabelleFlietext3"/>
              <w:spacing w:before="60" w:after="60"/>
              <w:ind w:left="0"/>
            </w:pPr>
            <w:proofErr w:type="spellStart"/>
            <w:r>
              <w:t>Textarea</w:t>
            </w:r>
            <w:proofErr w:type="spellEnd"/>
          </w:p>
        </w:tc>
        <w:tc>
          <w:tcPr>
            <w:tcW w:w="1047" w:type="pct"/>
            <w:tcBorders>
              <w:top w:val="single" w:color="auto" w:sz="4" w:space="0"/>
            </w:tcBorders>
          </w:tcPr>
          <w:p w:rsidRPr="00C20AEF" w:rsidR="00C309B9" w:rsidP="006E0525" w:rsidRDefault="00C309B9" w14:paraId="31CF0917" w14:textId="77777777">
            <w:pPr>
              <w:pStyle w:val="TabelleFlietext3"/>
              <w:spacing w:before="60" w:after="60"/>
              <w:ind w:left="0"/>
            </w:pPr>
            <w:r>
              <w:t>-</w:t>
            </w:r>
          </w:p>
        </w:tc>
        <w:tc>
          <w:tcPr>
            <w:tcW w:w="2232" w:type="pct"/>
            <w:tcBorders>
              <w:top w:val="single" w:color="auto" w:sz="4" w:space="0"/>
            </w:tcBorders>
          </w:tcPr>
          <w:p w:rsidRPr="00C20AEF" w:rsidR="00C309B9" w:rsidP="006E0525" w:rsidRDefault="00C309B9" w14:paraId="6E9C88BA" w14:textId="77777777">
            <w:pPr>
              <w:pStyle w:val="TabelleFlietext3"/>
              <w:spacing w:before="60" w:after="60"/>
              <w:ind w:left="0"/>
            </w:pPr>
            <w:r>
              <w:t>Information provided by the STOX department for all distributors.</w:t>
            </w:r>
          </w:p>
        </w:tc>
      </w:tr>
      <w:tr w:rsidRPr="00C20AEF" w:rsidR="007A67C1" w:rsidTr="00C309B9" w14:paraId="2887DC0C" w14:textId="77777777">
        <w:tc>
          <w:tcPr>
            <w:tcW w:w="1164" w:type="pct"/>
            <w:tcBorders>
              <w:top w:val="single" w:color="auto" w:sz="4" w:space="0"/>
            </w:tcBorders>
          </w:tcPr>
          <w:p w:rsidRPr="00C20AEF" w:rsidR="007A67C1" w:rsidP="006E0525" w:rsidRDefault="00D60A12" w14:paraId="672DB98F" w14:textId="77777777">
            <w:pPr>
              <w:pStyle w:val="TabelleFlietext3"/>
              <w:spacing w:before="60" w:after="60"/>
              <w:ind w:left="0"/>
            </w:pPr>
            <w:r>
              <w:t>Orders not yet received</w:t>
            </w:r>
          </w:p>
        </w:tc>
        <w:tc>
          <w:tcPr>
            <w:tcW w:w="557" w:type="pct"/>
            <w:tcBorders>
              <w:top w:val="single" w:color="auto" w:sz="4" w:space="0"/>
            </w:tcBorders>
          </w:tcPr>
          <w:p w:rsidRPr="00C20AEF" w:rsidR="007A67C1" w:rsidP="006E0525" w:rsidRDefault="007A67C1" w14:paraId="60349A88" w14:textId="77777777">
            <w:pPr>
              <w:pStyle w:val="TabelleFlietext3"/>
              <w:spacing w:before="60" w:after="60"/>
              <w:ind w:left="0"/>
            </w:pPr>
            <w:r>
              <w:t>Text field</w:t>
            </w:r>
          </w:p>
        </w:tc>
        <w:tc>
          <w:tcPr>
            <w:tcW w:w="1047" w:type="pct"/>
            <w:tcBorders>
              <w:top w:val="single" w:color="auto" w:sz="4" w:space="0"/>
            </w:tcBorders>
          </w:tcPr>
          <w:p w:rsidRPr="00C20AEF" w:rsidR="007A67C1" w:rsidP="006E0525" w:rsidRDefault="007A67C1" w14:paraId="5D194FB6" w14:textId="77777777">
            <w:pPr>
              <w:pStyle w:val="TabelleFlietext3"/>
              <w:spacing w:before="60" w:after="60"/>
              <w:ind w:left="0"/>
            </w:pPr>
            <w:r>
              <w:t>Integer.</w:t>
            </w:r>
          </w:p>
        </w:tc>
        <w:tc>
          <w:tcPr>
            <w:tcW w:w="2232" w:type="pct"/>
            <w:tcBorders>
              <w:top w:val="single" w:color="auto" w:sz="4" w:space="0"/>
            </w:tcBorders>
          </w:tcPr>
          <w:p w:rsidRPr="00C20AEF" w:rsidR="007A67C1" w:rsidP="006E0525" w:rsidRDefault="007A67C1" w14:paraId="2F13E012" w14:textId="1FC1D54C">
            <w:pPr>
              <w:pStyle w:val="TabelleFlietext3"/>
              <w:spacing w:before="60" w:after="60"/>
              <w:ind w:left="0"/>
            </w:pPr>
            <w:r>
              <w:t xml:space="preserve">Current number of orders not yet received (from buyer's point of view). An order is open from the buyer's point of view if it is in the </w:t>
            </w:r>
            <w:proofErr w:type="spellStart"/>
            <w:r>
              <w:t>status</w:t>
            </w:r>
            <w:r>
              <w:rPr>
                <w:i/>
              </w:rPr>
              <w:t>new</w:t>
            </w:r>
            <w:proofErr w:type="spellEnd"/>
            <w:r>
              <w:rPr>
                <w:i/>
              </w:rPr>
              <w:t>,</w:t>
            </w:r>
            <w:r>
              <w:t xml:space="preserve"> </w:t>
            </w:r>
            <w:r>
              <w:rPr>
                <w:i/>
              </w:rPr>
              <w:t xml:space="preserve">in process </w:t>
            </w:r>
            <w:r>
              <w:t>(</w:t>
            </w:r>
            <w:proofErr w:type="spellStart"/>
            <w:r>
              <w:t>DeadStock</w:t>
            </w:r>
            <w:proofErr w:type="spellEnd"/>
            <w:r>
              <w:t>),</w:t>
            </w:r>
            <w:r>
              <w:rPr>
                <w:i/>
              </w:rPr>
              <w:t xml:space="preserve"> started, accepted </w:t>
            </w:r>
            <w:r>
              <w:t>(D2D)</w:t>
            </w:r>
            <w:r>
              <w:rPr>
                <w:i/>
              </w:rPr>
              <w:t xml:space="preserve"> </w:t>
            </w:r>
            <w:r>
              <w:t xml:space="preserve">or </w:t>
            </w:r>
            <w:r>
              <w:rPr>
                <w:i/>
              </w:rPr>
              <w:t>shipped</w:t>
            </w:r>
            <w:r>
              <w:t xml:space="preserve"> . D2D and </w:t>
            </w:r>
            <w:proofErr w:type="spellStart"/>
            <w:r>
              <w:t>DeadStock</w:t>
            </w:r>
            <w:proofErr w:type="spellEnd"/>
            <w:r>
              <w:t xml:space="preserve"> orders are displayed "/" separately in the same text field, if the authorization for both processes is available. A tooltip clarifies the numbers</w:t>
            </w:r>
          </w:p>
        </w:tc>
      </w:tr>
      <w:tr w:rsidRPr="00C20AEF" w:rsidR="007A67C1" w:rsidTr="00C309B9" w14:paraId="46E87718" w14:textId="77777777">
        <w:tc>
          <w:tcPr>
            <w:tcW w:w="1164" w:type="pct"/>
          </w:tcPr>
          <w:p w:rsidRPr="00C20AEF" w:rsidR="007A67C1" w:rsidP="006E0525" w:rsidRDefault="007A67C1" w14:paraId="7F11731A" w14:textId="77777777">
            <w:pPr>
              <w:pStyle w:val="TabelleFlietext3"/>
              <w:spacing w:before="60" w:after="60"/>
              <w:ind w:left="0"/>
            </w:pPr>
            <w:r>
              <w:t>New orders received</w:t>
            </w:r>
          </w:p>
        </w:tc>
        <w:tc>
          <w:tcPr>
            <w:tcW w:w="557" w:type="pct"/>
          </w:tcPr>
          <w:p w:rsidRPr="00C20AEF" w:rsidR="007A67C1" w:rsidP="006E0525" w:rsidRDefault="007A67C1" w14:paraId="5B7995DE" w14:textId="77777777">
            <w:pPr>
              <w:pStyle w:val="TabelleFlietext3"/>
              <w:spacing w:before="60" w:after="60"/>
              <w:ind w:left="0"/>
            </w:pPr>
            <w:r>
              <w:t>Text field</w:t>
            </w:r>
          </w:p>
        </w:tc>
        <w:tc>
          <w:tcPr>
            <w:tcW w:w="1047" w:type="pct"/>
          </w:tcPr>
          <w:p w:rsidRPr="00C20AEF" w:rsidR="007A67C1" w:rsidP="006E0525" w:rsidRDefault="007A67C1" w14:paraId="6277555D" w14:textId="77777777">
            <w:pPr>
              <w:pStyle w:val="TabelleFlietext3"/>
              <w:spacing w:before="60" w:after="60"/>
              <w:ind w:left="0"/>
            </w:pPr>
            <w:r>
              <w:t>Integer.</w:t>
            </w:r>
          </w:p>
        </w:tc>
        <w:tc>
          <w:tcPr>
            <w:tcW w:w="2232" w:type="pct"/>
          </w:tcPr>
          <w:p w:rsidRPr="00C20AEF" w:rsidR="007A67C1" w:rsidP="006E0525" w:rsidRDefault="005B3505" w14:paraId="1712CA52" w14:textId="25075A50">
            <w:pPr>
              <w:pStyle w:val="TabelleFlietext3"/>
              <w:spacing w:before="60" w:after="60"/>
              <w:ind w:left="0"/>
            </w:pPr>
            <w:r>
              <w:t>Current number of all received orders</w:t>
            </w:r>
            <w:r w:rsidRPr="00C20AEF" w:rsidR="007A67C1">
              <w:rPr>
                <w:rStyle w:val="Funotenzeichen"/>
              </w:rPr>
              <w:footnoteReference w:id="13"/>
            </w:r>
            <w:r>
              <w:t xml:space="preserve"> in status </w:t>
            </w:r>
            <w:r>
              <w:rPr>
                <w:i/>
              </w:rPr>
              <w:t xml:space="preserve">new </w:t>
            </w:r>
            <w:r>
              <w:t>(</w:t>
            </w:r>
            <w:proofErr w:type="spellStart"/>
            <w:r>
              <w:t>DeadStock</w:t>
            </w:r>
            <w:proofErr w:type="spellEnd"/>
            <w:r>
              <w:t>) or</w:t>
            </w:r>
            <w:r>
              <w:rPr>
                <w:i/>
              </w:rPr>
              <w:t xml:space="preserve"> started </w:t>
            </w:r>
            <w:r>
              <w:t xml:space="preserve">(D2D) (from seller's point of view). D2D and </w:t>
            </w:r>
            <w:proofErr w:type="spellStart"/>
            <w:r>
              <w:t>DeadStock</w:t>
            </w:r>
            <w:proofErr w:type="spellEnd"/>
            <w:r>
              <w:t xml:space="preserve"> orders will be displayed "/" separately in the same text field if the authorization for both processes is available. A tooltip clarifies the numbers</w:t>
            </w:r>
          </w:p>
        </w:tc>
      </w:tr>
      <w:tr w:rsidRPr="00C20AEF" w:rsidR="007A67C1" w:rsidTr="00C309B9" w14:paraId="1BB6F2F3" w14:textId="77777777">
        <w:tc>
          <w:tcPr>
            <w:tcW w:w="1164" w:type="pct"/>
            <w:tcBorders>
              <w:top w:val="single" w:color="auto" w:sz="4" w:space="0"/>
            </w:tcBorders>
          </w:tcPr>
          <w:p w:rsidRPr="00C20AEF" w:rsidR="007A67C1" w:rsidP="006E0525" w:rsidRDefault="007A67C1" w14:paraId="5F2D9C3F" w14:textId="0A779F11">
            <w:pPr>
              <w:pStyle w:val="TabelleFlietext3"/>
              <w:spacing w:before="60" w:after="60"/>
              <w:ind w:left="0"/>
            </w:pPr>
            <w:r>
              <w:lastRenderedPageBreak/>
              <w:t xml:space="preserve">Orders in status </w:t>
            </w:r>
            <w:r>
              <w:rPr>
                <w:i/>
              </w:rPr>
              <w:t>in process</w:t>
            </w:r>
          </w:p>
        </w:tc>
        <w:tc>
          <w:tcPr>
            <w:tcW w:w="557" w:type="pct"/>
            <w:tcBorders>
              <w:top w:val="single" w:color="auto" w:sz="4" w:space="0"/>
            </w:tcBorders>
          </w:tcPr>
          <w:p w:rsidRPr="00C20AEF" w:rsidR="007A67C1" w:rsidP="006E0525" w:rsidRDefault="007A67C1" w14:paraId="73D0167E" w14:textId="77777777">
            <w:pPr>
              <w:pStyle w:val="TabelleFlietext3"/>
              <w:spacing w:before="60" w:after="60"/>
              <w:ind w:left="0"/>
            </w:pPr>
            <w:r>
              <w:t>Text field</w:t>
            </w:r>
          </w:p>
        </w:tc>
        <w:tc>
          <w:tcPr>
            <w:tcW w:w="1047" w:type="pct"/>
            <w:tcBorders>
              <w:top w:val="single" w:color="auto" w:sz="4" w:space="0"/>
            </w:tcBorders>
          </w:tcPr>
          <w:p w:rsidRPr="00C20AEF" w:rsidR="007A67C1" w:rsidP="006E0525" w:rsidRDefault="007A67C1" w14:paraId="10FBD869" w14:textId="77777777">
            <w:pPr>
              <w:pStyle w:val="TabelleFlietext3"/>
              <w:spacing w:before="60" w:after="60"/>
              <w:ind w:left="0"/>
            </w:pPr>
            <w:r>
              <w:t>Integer.</w:t>
            </w:r>
          </w:p>
        </w:tc>
        <w:tc>
          <w:tcPr>
            <w:tcW w:w="2232" w:type="pct"/>
            <w:tcBorders>
              <w:top w:val="single" w:color="auto" w:sz="4" w:space="0"/>
            </w:tcBorders>
          </w:tcPr>
          <w:p w:rsidRPr="00C20AEF" w:rsidR="007A67C1" w:rsidP="006E0525" w:rsidRDefault="005B3505" w14:paraId="28A9F8B5" w14:textId="7EFE437F">
            <w:pPr>
              <w:pStyle w:val="TabelleFlietext3"/>
              <w:spacing w:before="60" w:after="60"/>
              <w:ind w:left="0"/>
            </w:pPr>
            <w:r>
              <w:t xml:space="preserve">Current number of orders in status </w:t>
            </w:r>
            <w:r>
              <w:rPr>
                <w:i/>
              </w:rPr>
              <w:t>in process</w:t>
            </w:r>
            <w:r>
              <w:t xml:space="preserve"> (from seller's point of view) (</w:t>
            </w:r>
            <w:proofErr w:type="spellStart"/>
            <w:r>
              <w:t>DeadStock</w:t>
            </w:r>
            <w:proofErr w:type="spellEnd"/>
            <w:r>
              <w:t xml:space="preserve"> only).</w:t>
            </w:r>
          </w:p>
        </w:tc>
      </w:tr>
      <w:tr w:rsidRPr="00C20AEF" w:rsidR="007A67C1" w:rsidTr="00C309B9" w14:paraId="58B1F9FD" w14:textId="77777777">
        <w:tc>
          <w:tcPr>
            <w:tcW w:w="1164" w:type="pct"/>
            <w:tcBorders>
              <w:top w:val="single" w:color="auto" w:sz="4" w:space="0"/>
            </w:tcBorders>
          </w:tcPr>
          <w:p w:rsidRPr="00C20AEF" w:rsidR="007A67C1" w:rsidP="00886E7D" w:rsidRDefault="007A67C1" w14:paraId="54931AC9" w14:textId="2846558D">
            <w:pPr>
              <w:pStyle w:val="TabelleFlietext3"/>
              <w:spacing w:before="60" w:after="60"/>
              <w:ind w:left="0"/>
            </w:pPr>
            <w:r>
              <w:t xml:space="preserve">Date of last batch run </w:t>
            </w:r>
            <w:proofErr w:type="spellStart"/>
            <w:r>
              <w:t>DeadStock</w:t>
            </w:r>
            <w:proofErr w:type="spellEnd"/>
            <w:r>
              <w:t xml:space="preserve"> Part size</w:t>
            </w:r>
          </w:p>
        </w:tc>
        <w:tc>
          <w:tcPr>
            <w:tcW w:w="557" w:type="pct"/>
            <w:tcBorders>
              <w:top w:val="single" w:color="auto" w:sz="4" w:space="0"/>
            </w:tcBorders>
          </w:tcPr>
          <w:p w:rsidRPr="00C20AEF" w:rsidR="007A67C1" w:rsidP="006E0525" w:rsidRDefault="007A67C1" w14:paraId="2A7767F0" w14:textId="77777777">
            <w:pPr>
              <w:pStyle w:val="TabelleFlietext3"/>
              <w:spacing w:before="60" w:after="60"/>
              <w:ind w:left="0"/>
            </w:pPr>
            <w:r>
              <w:t>Text field</w:t>
            </w:r>
          </w:p>
        </w:tc>
        <w:tc>
          <w:tcPr>
            <w:tcW w:w="1047" w:type="pct"/>
            <w:tcBorders>
              <w:top w:val="single" w:color="auto" w:sz="4" w:space="0"/>
            </w:tcBorders>
          </w:tcPr>
          <w:p w:rsidRPr="00C20AEF" w:rsidR="007A67C1" w:rsidP="006E0525" w:rsidRDefault="007A67C1" w14:paraId="41DB30A3" w14:textId="77777777">
            <w:pPr>
              <w:pStyle w:val="TabelleFlietext3"/>
              <w:spacing w:before="60" w:after="60"/>
              <w:ind w:left="0"/>
            </w:pPr>
            <w:r>
              <w:t>Date format</w:t>
            </w:r>
          </w:p>
        </w:tc>
        <w:tc>
          <w:tcPr>
            <w:tcW w:w="2232" w:type="pct"/>
            <w:tcBorders>
              <w:top w:val="single" w:color="auto" w:sz="4" w:space="0"/>
            </w:tcBorders>
          </w:tcPr>
          <w:p w:rsidRPr="00C20AEF" w:rsidR="007A67C1" w:rsidP="00886E7D" w:rsidRDefault="007A67C1" w14:paraId="10E5BDE0" w14:textId="3EB5EE09">
            <w:pPr>
              <w:pStyle w:val="TabelleFlietext3"/>
              <w:spacing w:before="60" w:after="60"/>
              <w:ind w:left="0"/>
            </w:pPr>
            <w:r>
              <w:t xml:space="preserve">Date of the last batch run to determine the </w:t>
            </w:r>
            <w:proofErr w:type="spellStart"/>
            <w:r>
              <w:t>DeadStock</w:t>
            </w:r>
            <w:proofErr w:type="spellEnd"/>
            <w:r>
              <w:t xml:space="preserve"> part count.</w:t>
            </w:r>
          </w:p>
        </w:tc>
      </w:tr>
      <w:tr w:rsidRPr="00C20AEF" w:rsidR="007A67C1" w:rsidTr="00C309B9" w14:paraId="79A396BD" w14:textId="77777777">
        <w:tc>
          <w:tcPr>
            <w:tcW w:w="1164" w:type="pct"/>
            <w:tcBorders>
              <w:top w:val="single" w:color="auto" w:sz="4" w:space="0"/>
            </w:tcBorders>
          </w:tcPr>
          <w:p w:rsidRPr="00C20AEF" w:rsidR="007A67C1" w:rsidP="006E0525" w:rsidRDefault="007A67C1" w14:paraId="3ED040EB" w14:textId="77777777">
            <w:pPr>
              <w:pStyle w:val="TabelleFlietext3"/>
              <w:spacing w:before="60" w:after="60"/>
              <w:ind w:left="0"/>
            </w:pPr>
            <w:r>
              <w:t>Date of last import from DMS system</w:t>
            </w:r>
          </w:p>
        </w:tc>
        <w:tc>
          <w:tcPr>
            <w:tcW w:w="557" w:type="pct"/>
            <w:tcBorders>
              <w:top w:val="single" w:color="auto" w:sz="4" w:space="0"/>
            </w:tcBorders>
          </w:tcPr>
          <w:p w:rsidRPr="00C20AEF" w:rsidR="007A67C1" w:rsidP="006E0525" w:rsidRDefault="007A67C1" w14:paraId="56574153" w14:textId="77777777">
            <w:pPr>
              <w:pStyle w:val="TabelleFlietext3"/>
              <w:spacing w:before="60" w:after="60"/>
              <w:ind w:left="0"/>
            </w:pPr>
            <w:r>
              <w:t>Text field</w:t>
            </w:r>
          </w:p>
        </w:tc>
        <w:tc>
          <w:tcPr>
            <w:tcW w:w="1047" w:type="pct"/>
            <w:tcBorders>
              <w:top w:val="single" w:color="auto" w:sz="4" w:space="0"/>
            </w:tcBorders>
          </w:tcPr>
          <w:p w:rsidRPr="00C20AEF" w:rsidR="007A67C1" w:rsidP="006E0525" w:rsidRDefault="007A67C1" w14:paraId="6C71F1B4" w14:textId="77777777">
            <w:pPr>
              <w:pStyle w:val="TabelleFlietext3"/>
              <w:spacing w:before="60" w:after="60"/>
              <w:ind w:left="0"/>
            </w:pPr>
            <w:r>
              <w:t>-</w:t>
            </w:r>
          </w:p>
        </w:tc>
        <w:tc>
          <w:tcPr>
            <w:tcW w:w="2232" w:type="pct"/>
            <w:tcBorders>
              <w:top w:val="single" w:color="auto" w:sz="4" w:space="0"/>
            </w:tcBorders>
          </w:tcPr>
          <w:p w:rsidRPr="00C20AEF" w:rsidR="007A67C1" w:rsidP="006E0525" w:rsidRDefault="007A67C1" w14:paraId="6A527D73" w14:textId="77777777">
            <w:pPr>
              <w:pStyle w:val="TabelleFlietext3"/>
              <w:spacing w:before="60" w:after="60"/>
              <w:ind w:left="0"/>
            </w:pPr>
            <w:r>
              <w:t>Show date of last import from DMS system (analog DIMS order overview).</w:t>
            </w:r>
          </w:p>
        </w:tc>
      </w:tr>
      <w:tr w:rsidRPr="00C20AEF" w:rsidR="007A67C1" w:rsidTr="00C309B9" w14:paraId="48B85D27" w14:textId="77777777">
        <w:tc>
          <w:tcPr>
            <w:tcW w:w="1164" w:type="pct"/>
            <w:tcBorders>
              <w:top w:val="single" w:color="auto" w:sz="4" w:space="0"/>
            </w:tcBorders>
          </w:tcPr>
          <w:p w:rsidRPr="00C20AEF" w:rsidR="007A67C1" w:rsidP="006E0525" w:rsidRDefault="0012276D" w14:paraId="13DADB6E" w14:textId="5CF0FFAD">
            <w:pPr>
              <w:pStyle w:val="TabelleFlietext3"/>
              <w:spacing w:before="60" w:after="60"/>
              <w:ind w:left="0"/>
            </w:pPr>
            <w:r>
              <w:t xml:space="preserve">Total number of parts in </w:t>
            </w:r>
            <w:proofErr w:type="spellStart"/>
            <w:r>
              <w:t>DeadStock</w:t>
            </w:r>
            <w:proofErr w:type="spellEnd"/>
            <w:r>
              <w:t xml:space="preserve"> assortment</w:t>
            </w:r>
          </w:p>
        </w:tc>
        <w:tc>
          <w:tcPr>
            <w:tcW w:w="557" w:type="pct"/>
            <w:tcBorders>
              <w:top w:val="single" w:color="auto" w:sz="4" w:space="0"/>
            </w:tcBorders>
          </w:tcPr>
          <w:p w:rsidRPr="00C20AEF" w:rsidR="007A67C1" w:rsidP="006E0525" w:rsidRDefault="007A67C1" w14:paraId="4E20CDB9" w14:textId="77777777">
            <w:pPr>
              <w:pStyle w:val="TabelleFlietext3"/>
              <w:spacing w:before="60" w:after="60"/>
              <w:ind w:left="0"/>
            </w:pPr>
            <w:r>
              <w:t>Text field</w:t>
            </w:r>
          </w:p>
        </w:tc>
        <w:tc>
          <w:tcPr>
            <w:tcW w:w="1047" w:type="pct"/>
            <w:tcBorders>
              <w:top w:val="single" w:color="auto" w:sz="4" w:space="0"/>
            </w:tcBorders>
          </w:tcPr>
          <w:p w:rsidRPr="00C20AEF" w:rsidR="007A67C1" w:rsidP="006E0525" w:rsidRDefault="007A67C1" w14:paraId="5B8105FA" w14:textId="77777777">
            <w:pPr>
              <w:pStyle w:val="TabelleFlietext3"/>
              <w:spacing w:before="60" w:after="60"/>
              <w:ind w:left="0"/>
            </w:pPr>
            <w:r>
              <w:t>Integer.</w:t>
            </w:r>
          </w:p>
        </w:tc>
        <w:tc>
          <w:tcPr>
            <w:tcW w:w="2232" w:type="pct"/>
            <w:tcBorders>
              <w:top w:val="single" w:color="auto" w:sz="4" w:space="0"/>
            </w:tcBorders>
          </w:tcPr>
          <w:p w:rsidRPr="00C20AEF" w:rsidR="007A67C1" w:rsidP="006E0525" w:rsidRDefault="007A67C1" w14:paraId="7FCF2481" w14:textId="52AE15B3">
            <w:pPr>
              <w:pStyle w:val="TabelleFlietext3"/>
              <w:spacing w:before="60" w:after="60"/>
              <w:ind w:left="0"/>
            </w:pPr>
            <w:r>
              <w:t xml:space="preserve">Total number of parts in the retailer's </w:t>
            </w:r>
            <w:proofErr w:type="spellStart"/>
            <w:r>
              <w:t>DeadStock</w:t>
            </w:r>
            <w:proofErr w:type="spellEnd"/>
            <w:r>
              <w:t xml:space="preserve"> assortment.</w:t>
            </w:r>
          </w:p>
        </w:tc>
      </w:tr>
      <w:tr w:rsidRPr="00C20AEF" w:rsidR="007A67C1" w:rsidTr="00C309B9" w14:paraId="6048279E" w14:textId="77777777">
        <w:tc>
          <w:tcPr>
            <w:tcW w:w="1164" w:type="pct"/>
            <w:tcBorders>
              <w:top w:val="single" w:color="auto" w:sz="4" w:space="0"/>
            </w:tcBorders>
          </w:tcPr>
          <w:p w:rsidRPr="00C20AEF" w:rsidR="007A67C1" w:rsidP="006E0525" w:rsidRDefault="007A67C1" w14:paraId="63DA7769" w14:textId="496A9892">
            <w:pPr>
              <w:pStyle w:val="TabelleFlietext3"/>
              <w:spacing w:before="60" w:after="60"/>
              <w:ind w:left="0"/>
            </w:pPr>
            <w:r>
              <w:t xml:space="preserve">Number of parts in </w:t>
            </w:r>
            <w:proofErr w:type="spellStart"/>
            <w:r>
              <w:t>DeadStock</w:t>
            </w:r>
            <w:proofErr w:type="spellEnd"/>
            <w:r>
              <w:t xml:space="preserve"> category I</w:t>
            </w:r>
          </w:p>
        </w:tc>
        <w:tc>
          <w:tcPr>
            <w:tcW w:w="557" w:type="pct"/>
            <w:tcBorders>
              <w:top w:val="single" w:color="auto" w:sz="4" w:space="0"/>
            </w:tcBorders>
          </w:tcPr>
          <w:p w:rsidRPr="00C20AEF" w:rsidR="007A67C1" w:rsidP="006E0525" w:rsidRDefault="007A67C1" w14:paraId="4F23D39B" w14:textId="77777777">
            <w:pPr>
              <w:pStyle w:val="TabelleFlietext3"/>
              <w:spacing w:before="60" w:after="60"/>
              <w:ind w:left="0"/>
            </w:pPr>
            <w:r>
              <w:t>Text field</w:t>
            </w:r>
          </w:p>
        </w:tc>
        <w:tc>
          <w:tcPr>
            <w:tcW w:w="1047" w:type="pct"/>
            <w:tcBorders>
              <w:top w:val="single" w:color="auto" w:sz="4" w:space="0"/>
            </w:tcBorders>
          </w:tcPr>
          <w:p w:rsidRPr="00C20AEF" w:rsidR="007A67C1" w:rsidP="006E0525" w:rsidRDefault="007A67C1" w14:paraId="2C79C0B2" w14:textId="77777777">
            <w:pPr>
              <w:pStyle w:val="TabelleFlietext3"/>
              <w:spacing w:before="60" w:after="60"/>
              <w:ind w:left="0"/>
            </w:pPr>
            <w:r>
              <w:t>Integer.</w:t>
            </w:r>
          </w:p>
        </w:tc>
        <w:tc>
          <w:tcPr>
            <w:tcW w:w="2232" w:type="pct"/>
            <w:tcBorders>
              <w:top w:val="single" w:color="auto" w:sz="4" w:space="0"/>
            </w:tcBorders>
          </w:tcPr>
          <w:p w:rsidRPr="00C20AEF" w:rsidR="007A67C1" w:rsidP="0012276D" w:rsidRDefault="0012276D" w14:paraId="55E228E8" w14:textId="79333EE4">
            <w:pPr>
              <w:pStyle w:val="TabelleFlietext3"/>
              <w:spacing w:before="60" w:after="60"/>
              <w:ind w:left="0"/>
            </w:pPr>
            <w:r>
              <w:t xml:space="preserve">Show number of parts in the retailer's </w:t>
            </w:r>
            <w:proofErr w:type="spellStart"/>
            <w:r>
              <w:t>DeadStock</w:t>
            </w:r>
            <w:proofErr w:type="spellEnd"/>
            <w:r>
              <w:t xml:space="preserve"> assortment that are assigned to </w:t>
            </w:r>
            <w:proofErr w:type="spellStart"/>
            <w:r>
              <w:t>DeadStock</w:t>
            </w:r>
            <w:proofErr w:type="spellEnd"/>
            <w:r>
              <w:t xml:space="preserve"> category I.</w:t>
            </w:r>
          </w:p>
        </w:tc>
      </w:tr>
      <w:tr w:rsidRPr="00C20AEF" w:rsidR="007A67C1" w:rsidTr="00C309B9" w14:paraId="6C353DD5" w14:textId="77777777">
        <w:tc>
          <w:tcPr>
            <w:tcW w:w="1164" w:type="pct"/>
            <w:tcBorders>
              <w:top w:val="single" w:color="auto" w:sz="4" w:space="0"/>
            </w:tcBorders>
          </w:tcPr>
          <w:p w:rsidRPr="00C20AEF" w:rsidR="007A67C1" w:rsidP="006E0525" w:rsidRDefault="0012276D" w14:paraId="4B24C259" w14:textId="068F5200">
            <w:pPr>
              <w:pStyle w:val="TabelleFlietext3"/>
              <w:spacing w:before="60" w:after="60"/>
              <w:ind w:left="0"/>
            </w:pPr>
            <w:r>
              <w:t xml:space="preserve">Number of parts in </w:t>
            </w:r>
            <w:proofErr w:type="spellStart"/>
            <w:r>
              <w:t>DeadStock</w:t>
            </w:r>
            <w:proofErr w:type="spellEnd"/>
            <w:r>
              <w:t xml:space="preserve"> category II</w:t>
            </w:r>
          </w:p>
        </w:tc>
        <w:tc>
          <w:tcPr>
            <w:tcW w:w="557" w:type="pct"/>
            <w:tcBorders>
              <w:top w:val="single" w:color="auto" w:sz="4" w:space="0"/>
            </w:tcBorders>
          </w:tcPr>
          <w:p w:rsidRPr="00C20AEF" w:rsidR="007A67C1" w:rsidP="006E0525" w:rsidRDefault="007A67C1" w14:paraId="5C40A407" w14:textId="77777777">
            <w:pPr>
              <w:pStyle w:val="TabelleFlietext3"/>
              <w:spacing w:before="60" w:after="60"/>
              <w:ind w:left="0"/>
            </w:pPr>
            <w:r>
              <w:t>Text field</w:t>
            </w:r>
          </w:p>
        </w:tc>
        <w:tc>
          <w:tcPr>
            <w:tcW w:w="1047" w:type="pct"/>
            <w:tcBorders>
              <w:top w:val="single" w:color="auto" w:sz="4" w:space="0"/>
            </w:tcBorders>
          </w:tcPr>
          <w:p w:rsidRPr="00C20AEF" w:rsidR="007A67C1" w:rsidP="006E0525" w:rsidRDefault="007A67C1" w14:paraId="36E17643" w14:textId="77777777">
            <w:pPr>
              <w:pStyle w:val="TabelleFlietext3"/>
              <w:spacing w:before="60" w:after="60"/>
              <w:ind w:left="0"/>
            </w:pPr>
            <w:r>
              <w:t>Integer.</w:t>
            </w:r>
          </w:p>
        </w:tc>
        <w:tc>
          <w:tcPr>
            <w:tcW w:w="2232" w:type="pct"/>
            <w:tcBorders>
              <w:top w:val="single" w:color="auto" w:sz="4" w:space="0"/>
            </w:tcBorders>
          </w:tcPr>
          <w:p w:rsidRPr="00C20AEF" w:rsidR="007A67C1" w:rsidP="006E0525" w:rsidRDefault="007A67C1" w14:paraId="0282BA64" w14:textId="74120F0D">
            <w:pPr>
              <w:pStyle w:val="TabelleFlietext3"/>
              <w:spacing w:before="60" w:after="60"/>
              <w:ind w:left="0"/>
            </w:pPr>
            <w:r>
              <w:t xml:space="preserve">View the number of parts in the retailer's </w:t>
            </w:r>
            <w:proofErr w:type="spellStart"/>
            <w:r>
              <w:t>DeadStock</w:t>
            </w:r>
            <w:proofErr w:type="spellEnd"/>
            <w:r>
              <w:t xml:space="preserve"> assortment that are assigned to </w:t>
            </w:r>
            <w:proofErr w:type="spellStart"/>
            <w:r>
              <w:t>DeadStock</w:t>
            </w:r>
            <w:proofErr w:type="spellEnd"/>
            <w:r>
              <w:t xml:space="preserve"> category II.</w:t>
            </w:r>
          </w:p>
        </w:tc>
      </w:tr>
      <w:tr w:rsidRPr="00C20AEF" w:rsidR="007A67C1" w:rsidTr="00C309B9" w14:paraId="26597CED" w14:textId="77777777">
        <w:tc>
          <w:tcPr>
            <w:tcW w:w="1164" w:type="pct"/>
            <w:tcBorders>
              <w:top w:val="single" w:color="auto" w:sz="4" w:space="0"/>
            </w:tcBorders>
          </w:tcPr>
          <w:p w:rsidRPr="00C20AEF" w:rsidR="007A67C1" w:rsidP="006E0525" w:rsidRDefault="0012276D" w14:paraId="5191F45D" w14:textId="32D941E3">
            <w:pPr>
              <w:pStyle w:val="TabelleFlietext3"/>
              <w:spacing w:before="60" w:after="60"/>
              <w:ind w:left="0"/>
            </w:pPr>
            <w:r>
              <w:t xml:space="preserve">Number of parts in </w:t>
            </w:r>
            <w:proofErr w:type="spellStart"/>
            <w:r>
              <w:t>DeadStock</w:t>
            </w:r>
            <w:proofErr w:type="spellEnd"/>
            <w:r>
              <w:t xml:space="preserve"> category III</w:t>
            </w:r>
          </w:p>
        </w:tc>
        <w:tc>
          <w:tcPr>
            <w:tcW w:w="557" w:type="pct"/>
            <w:tcBorders>
              <w:top w:val="single" w:color="auto" w:sz="4" w:space="0"/>
            </w:tcBorders>
          </w:tcPr>
          <w:p w:rsidRPr="00C20AEF" w:rsidR="007A67C1" w:rsidP="006E0525" w:rsidRDefault="007A67C1" w14:paraId="67587869" w14:textId="77777777">
            <w:pPr>
              <w:pStyle w:val="TabelleFlietext3"/>
              <w:spacing w:before="60" w:after="60"/>
              <w:ind w:left="0"/>
            </w:pPr>
            <w:r>
              <w:t>Text field</w:t>
            </w:r>
          </w:p>
        </w:tc>
        <w:tc>
          <w:tcPr>
            <w:tcW w:w="1047" w:type="pct"/>
            <w:tcBorders>
              <w:top w:val="single" w:color="auto" w:sz="4" w:space="0"/>
            </w:tcBorders>
          </w:tcPr>
          <w:p w:rsidRPr="00C20AEF" w:rsidR="007A67C1" w:rsidP="006E0525" w:rsidRDefault="007A67C1" w14:paraId="4810522C" w14:textId="77777777">
            <w:pPr>
              <w:pStyle w:val="TabelleFlietext3"/>
              <w:spacing w:before="60" w:after="60"/>
              <w:ind w:left="0"/>
            </w:pPr>
            <w:r>
              <w:t>Integer.</w:t>
            </w:r>
          </w:p>
        </w:tc>
        <w:tc>
          <w:tcPr>
            <w:tcW w:w="2232" w:type="pct"/>
            <w:tcBorders>
              <w:top w:val="single" w:color="auto" w:sz="4" w:space="0"/>
            </w:tcBorders>
          </w:tcPr>
          <w:p w:rsidRPr="00C20AEF" w:rsidR="007A67C1" w:rsidP="006E0525" w:rsidRDefault="0012276D" w14:paraId="352D4FC1" w14:textId="6CAAFBA8">
            <w:pPr>
              <w:pStyle w:val="TabelleFlietext3"/>
              <w:spacing w:before="60" w:after="60"/>
              <w:ind w:left="0"/>
            </w:pPr>
            <w:r>
              <w:t xml:space="preserve">View number of parts in the retailer's </w:t>
            </w:r>
            <w:proofErr w:type="spellStart"/>
            <w:r>
              <w:t>DeadStock</w:t>
            </w:r>
            <w:proofErr w:type="spellEnd"/>
            <w:r>
              <w:t xml:space="preserve"> assortment that are assigned to </w:t>
            </w:r>
            <w:proofErr w:type="spellStart"/>
            <w:r>
              <w:t>DeadStock</w:t>
            </w:r>
            <w:proofErr w:type="spellEnd"/>
            <w:r>
              <w:t xml:space="preserve"> category III.</w:t>
            </w:r>
          </w:p>
        </w:tc>
      </w:tr>
      <w:tr w:rsidRPr="00C20AEF" w:rsidR="007A67C1" w:rsidTr="00C309B9" w14:paraId="3A07F8F0" w14:textId="77777777">
        <w:tc>
          <w:tcPr>
            <w:tcW w:w="1164" w:type="pct"/>
            <w:tcBorders>
              <w:top w:val="single" w:color="auto" w:sz="4" w:space="0"/>
            </w:tcBorders>
          </w:tcPr>
          <w:p w:rsidRPr="00C20AEF" w:rsidR="007A67C1" w:rsidP="006E0525" w:rsidRDefault="007A67C1" w14:paraId="521A5375" w14:textId="77777777">
            <w:pPr>
              <w:pStyle w:val="TabelleFlietext3"/>
              <w:spacing w:before="60" w:after="60"/>
              <w:ind w:left="0"/>
            </w:pPr>
            <w:r>
              <w:t>Number of manually added parts</w:t>
            </w:r>
          </w:p>
        </w:tc>
        <w:tc>
          <w:tcPr>
            <w:tcW w:w="557" w:type="pct"/>
            <w:tcBorders>
              <w:top w:val="single" w:color="auto" w:sz="4" w:space="0"/>
            </w:tcBorders>
          </w:tcPr>
          <w:p w:rsidRPr="00C20AEF" w:rsidR="007A67C1" w:rsidP="006E0525" w:rsidRDefault="007A67C1" w14:paraId="570094A8" w14:textId="77777777">
            <w:pPr>
              <w:pStyle w:val="TabelleFlietext3"/>
              <w:spacing w:before="60" w:after="60"/>
              <w:ind w:left="0"/>
            </w:pPr>
            <w:r>
              <w:t>Text field</w:t>
            </w:r>
          </w:p>
        </w:tc>
        <w:tc>
          <w:tcPr>
            <w:tcW w:w="1047" w:type="pct"/>
            <w:tcBorders>
              <w:top w:val="single" w:color="auto" w:sz="4" w:space="0"/>
            </w:tcBorders>
          </w:tcPr>
          <w:p w:rsidRPr="00C20AEF" w:rsidR="007A67C1" w:rsidP="006E0525" w:rsidRDefault="007A67C1" w14:paraId="4C53D31D" w14:textId="77777777">
            <w:pPr>
              <w:pStyle w:val="TabelleFlietext3"/>
              <w:spacing w:before="60" w:after="60"/>
              <w:ind w:left="0"/>
            </w:pPr>
            <w:r>
              <w:t>Integer.</w:t>
            </w:r>
          </w:p>
        </w:tc>
        <w:tc>
          <w:tcPr>
            <w:tcW w:w="2232" w:type="pct"/>
            <w:tcBorders>
              <w:top w:val="single" w:color="auto" w:sz="4" w:space="0"/>
            </w:tcBorders>
          </w:tcPr>
          <w:p w:rsidRPr="00C20AEF" w:rsidR="007A67C1" w:rsidP="0012276D" w:rsidRDefault="007A67C1" w14:paraId="46D6D075" w14:textId="108372A7">
            <w:pPr>
              <w:pStyle w:val="TabelleFlietext3"/>
              <w:spacing w:before="60" w:after="60"/>
              <w:ind w:left="0"/>
            </w:pPr>
            <w:r>
              <w:t xml:space="preserve">Number of parts in the dealer's </w:t>
            </w:r>
            <w:proofErr w:type="spellStart"/>
            <w:r>
              <w:t>DeadStock</w:t>
            </w:r>
            <w:proofErr w:type="spellEnd"/>
            <w:r>
              <w:t xml:space="preserve"> assortment that the dealer added manually.</w:t>
            </w:r>
          </w:p>
        </w:tc>
      </w:tr>
      <w:tr w:rsidRPr="00C20AEF" w:rsidR="007A67C1" w:rsidTr="00C309B9" w14:paraId="5FA6F03D" w14:textId="77777777">
        <w:tc>
          <w:tcPr>
            <w:tcW w:w="1164" w:type="pct"/>
            <w:tcBorders>
              <w:top w:val="single" w:color="auto" w:sz="4" w:space="0"/>
            </w:tcBorders>
          </w:tcPr>
          <w:p w:rsidRPr="00C20AEF" w:rsidR="007A67C1" w:rsidP="006E0525" w:rsidRDefault="007A67C1" w14:paraId="5EE5E042" w14:textId="77777777">
            <w:pPr>
              <w:pStyle w:val="TabelleFlietext3"/>
              <w:spacing w:before="60" w:after="60"/>
              <w:ind w:left="0"/>
            </w:pPr>
            <w:r>
              <w:t>Number of manually excluded parts</w:t>
            </w:r>
          </w:p>
        </w:tc>
        <w:tc>
          <w:tcPr>
            <w:tcW w:w="557" w:type="pct"/>
            <w:tcBorders>
              <w:top w:val="single" w:color="auto" w:sz="4" w:space="0"/>
            </w:tcBorders>
          </w:tcPr>
          <w:p w:rsidRPr="00C20AEF" w:rsidR="007A67C1" w:rsidP="006E0525" w:rsidRDefault="007A67C1" w14:paraId="33D93259" w14:textId="77777777">
            <w:pPr>
              <w:pStyle w:val="TabelleFlietext3"/>
              <w:spacing w:before="60" w:after="60"/>
              <w:ind w:left="0"/>
            </w:pPr>
            <w:r>
              <w:t>Text field</w:t>
            </w:r>
          </w:p>
        </w:tc>
        <w:tc>
          <w:tcPr>
            <w:tcW w:w="1047" w:type="pct"/>
            <w:tcBorders>
              <w:top w:val="single" w:color="auto" w:sz="4" w:space="0"/>
            </w:tcBorders>
          </w:tcPr>
          <w:p w:rsidRPr="00C20AEF" w:rsidR="007A67C1" w:rsidP="006E0525" w:rsidRDefault="007A67C1" w14:paraId="2E6D492A" w14:textId="77777777">
            <w:pPr>
              <w:pStyle w:val="TabelleFlietext3"/>
              <w:spacing w:before="60" w:after="60"/>
              <w:ind w:left="0"/>
            </w:pPr>
            <w:r>
              <w:t>Integer.</w:t>
            </w:r>
          </w:p>
        </w:tc>
        <w:tc>
          <w:tcPr>
            <w:tcW w:w="2232" w:type="pct"/>
            <w:tcBorders>
              <w:top w:val="single" w:color="auto" w:sz="4" w:space="0"/>
            </w:tcBorders>
          </w:tcPr>
          <w:p w:rsidRPr="00C20AEF" w:rsidR="007A67C1" w:rsidP="006E0525" w:rsidRDefault="0012276D" w14:paraId="319C9904" w14:textId="2C4A504A">
            <w:pPr>
              <w:pStyle w:val="TabelleFlietext3"/>
              <w:spacing w:before="60" w:after="60"/>
              <w:ind w:left="0"/>
            </w:pPr>
            <w:r>
              <w:t xml:space="preserve">Show number of parts in the retailer's </w:t>
            </w:r>
            <w:proofErr w:type="spellStart"/>
            <w:r>
              <w:t>DeadStock</w:t>
            </w:r>
            <w:proofErr w:type="spellEnd"/>
            <w:r>
              <w:t xml:space="preserve"> assortment that the retailer has manually excluded.</w:t>
            </w:r>
          </w:p>
        </w:tc>
      </w:tr>
      <w:tr w:rsidRPr="00C20AEF" w:rsidR="007A67C1" w:rsidTr="00C309B9" w14:paraId="7AD5D178" w14:textId="77777777">
        <w:tc>
          <w:tcPr>
            <w:tcW w:w="1164" w:type="pct"/>
            <w:tcBorders>
              <w:top w:val="single" w:color="auto" w:sz="4" w:space="0"/>
            </w:tcBorders>
          </w:tcPr>
          <w:p w:rsidRPr="00C20AEF" w:rsidR="007A67C1" w:rsidP="006E0525" w:rsidRDefault="007A67C1" w14:paraId="225B406F" w14:textId="77777777">
            <w:pPr>
              <w:pStyle w:val="TabelleFlietext3"/>
              <w:spacing w:before="60" w:after="60"/>
              <w:ind w:left="0"/>
            </w:pPr>
            <w:r>
              <w:t>Number of new parts</w:t>
            </w:r>
          </w:p>
        </w:tc>
        <w:tc>
          <w:tcPr>
            <w:tcW w:w="557" w:type="pct"/>
            <w:tcBorders>
              <w:top w:val="single" w:color="auto" w:sz="4" w:space="0"/>
            </w:tcBorders>
          </w:tcPr>
          <w:p w:rsidRPr="00C20AEF" w:rsidR="007A67C1" w:rsidP="006E0525" w:rsidRDefault="007A67C1" w14:paraId="21C3A7DC" w14:textId="77777777">
            <w:pPr>
              <w:pStyle w:val="TabelleFlietext3"/>
              <w:spacing w:before="60" w:after="60"/>
              <w:ind w:left="0"/>
            </w:pPr>
            <w:r>
              <w:t>Text field</w:t>
            </w:r>
          </w:p>
        </w:tc>
        <w:tc>
          <w:tcPr>
            <w:tcW w:w="1047" w:type="pct"/>
            <w:tcBorders>
              <w:top w:val="single" w:color="auto" w:sz="4" w:space="0"/>
            </w:tcBorders>
          </w:tcPr>
          <w:p w:rsidRPr="00C20AEF" w:rsidR="007A67C1" w:rsidP="006E0525" w:rsidRDefault="007A67C1" w14:paraId="6A0B6BFA" w14:textId="77777777">
            <w:pPr>
              <w:pStyle w:val="TabelleFlietext3"/>
              <w:spacing w:before="60" w:after="60"/>
              <w:ind w:left="0"/>
            </w:pPr>
            <w:r>
              <w:t>Integer.</w:t>
            </w:r>
          </w:p>
        </w:tc>
        <w:tc>
          <w:tcPr>
            <w:tcW w:w="2232" w:type="pct"/>
            <w:tcBorders>
              <w:top w:val="single" w:color="auto" w:sz="4" w:space="0"/>
            </w:tcBorders>
          </w:tcPr>
          <w:p w:rsidRPr="00C20AEF" w:rsidR="007A67C1" w:rsidP="007A67C1" w:rsidRDefault="0012276D" w14:paraId="533A337B" w14:textId="43E12744">
            <w:pPr>
              <w:pStyle w:val="TabelleFlietext3"/>
              <w:keepNext/>
              <w:spacing w:before="60" w:after="60"/>
              <w:ind w:left="0"/>
            </w:pPr>
            <w:r>
              <w:t xml:space="preserve">Number of parts in the retailer's </w:t>
            </w:r>
            <w:proofErr w:type="spellStart"/>
            <w:r>
              <w:t>DeadStock</w:t>
            </w:r>
            <w:proofErr w:type="spellEnd"/>
            <w:r>
              <w:t xml:space="preserve"> assortment that were newly added to the </w:t>
            </w:r>
            <w:proofErr w:type="spellStart"/>
            <w:r>
              <w:t>DeadStock</w:t>
            </w:r>
            <w:proofErr w:type="spellEnd"/>
            <w:r>
              <w:t xml:space="preserve"> assortment by the system during the last calculation.</w:t>
            </w:r>
          </w:p>
        </w:tc>
      </w:tr>
    </w:tbl>
    <w:p w:rsidRPr="00C20AEF" w:rsidR="0034307A" w:rsidP="007A67C1" w:rsidRDefault="007A67C1" w14:paraId="77D1D5FC" w14:textId="54817EB1">
      <w:pPr>
        <w:pStyle w:val="Beschriftung"/>
      </w:pPr>
      <w:bookmarkStart w:name="_Toc98411806" w:id="257"/>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2</w:t>
      </w:r>
      <w:r>
        <w:fldChar w:fldCharType="end"/>
      </w:r>
      <w:r>
        <w:t xml:space="preserve"> - Panel Start: Field description</w:t>
      </w:r>
      <w:bookmarkEnd w:id="257"/>
    </w:p>
    <w:p w:rsidRPr="00C20AEF" w:rsidR="00234020" w:rsidP="00234020" w:rsidRDefault="00234020" w14:paraId="480B2C3E" w14:textId="77777777">
      <w:pPr>
        <w:pStyle w:val="Anforderungsnummer"/>
      </w:pPr>
      <w:r>
        <w:t>Requirement: FKT-GUI-38</w:t>
      </w:r>
    </w:p>
    <w:p w:rsidRPr="00C20AEF" w:rsidR="00234020" w:rsidP="00234020" w:rsidRDefault="00234020" w14:paraId="6FAD1E90" w14:textId="413B5676">
      <w:pPr>
        <w:pStyle w:val="Anforderungstext"/>
      </w:pPr>
      <w:r>
        <w:t xml:space="preserve">The following figures regarding the </w:t>
      </w:r>
      <w:proofErr w:type="spellStart"/>
      <w:r>
        <w:t>DeadStock</w:t>
      </w:r>
      <w:proofErr w:type="spellEnd"/>
      <w:r>
        <w:t xml:space="preserve"> range always refer to the status of the last range calculation. </w:t>
      </w:r>
    </w:p>
    <w:p w:rsidRPr="00C20AEF" w:rsidR="00234020" w:rsidP="00234020" w:rsidRDefault="00234020" w14:paraId="5F7A648F" w14:textId="643DBEF2">
      <w:pPr>
        <w:pStyle w:val="Anforderungstext"/>
      </w:pPr>
      <w:r>
        <w:t xml:space="preserve">Example: In the last calculation, 100 parts were manually excluded. Then the user manually excludes 3 more parts. The home page will continue to show 100 parts as manually excluded until the next </w:t>
      </w:r>
      <w:proofErr w:type="spellStart"/>
      <w:r>
        <w:t>DeadStock</w:t>
      </w:r>
      <w:proofErr w:type="spellEnd"/>
      <w:r>
        <w:t xml:space="preserve"> assortment calculation.</w:t>
      </w:r>
    </w:p>
    <w:p w:rsidRPr="00C20AEF" w:rsidR="00C309B9" w:rsidP="00C309B9" w:rsidRDefault="00C309B9" w14:paraId="7570B1AA" w14:textId="77777777">
      <w:pPr>
        <w:pStyle w:val="Textkrper"/>
      </w:pPr>
    </w:p>
    <w:p w:rsidRPr="00C20AEF" w:rsidR="00C309B9" w:rsidP="00C309B9" w:rsidRDefault="00C309B9" w14:paraId="7F5CC04A" w14:textId="77777777">
      <w:pPr>
        <w:pStyle w:val="Textkrper"/>
      </w:pPr>
      <w:r>
        <w:t xml:space="preserve">Only simple text can be displayed in the </w:t>
      </w:r>
      <w:r>
        <w:rPr>
          <w:i/>
        </w:rPr>
        <w:t>Information</w:t>
      </w:r>
      <w:r>
        <w:t xml:space="preserve"> field (</w:t>
      </w:r>
      <w:proofErr w:type="spellStart"/>
      <w:r>
        <w:t>textarea</w:t>
      </w:r>
      <w:proofErr w:type="spellEnd"/>
      <w:r>
        <w:t>). This means that no formatting in the sense of font, font size, font color, typeface, etc. can be applied. Also no graphics, tables or similar can be displayed.</w:t>
      </w:r>
    </w:p>
    <w:p w:rsidRPr="00C20AEF" w:rsidR="00234020" w:rsidP="00234020" w:rsidRDefault="00234020" w14:paraId="2449C8B3" w14:textId="77777777">
      <w:pPr>
        <w:pStyle w:val="Anforderungsnummer"/>
      </w:pPr>
      <w:r>
        <w:t>Requirement: FKT-GUI-39</w:t>
      </w:r>
    </w:p>
    <w:p w:rsidRPr="00C20AEF" w:rsidR="00234020" w:rsidP="00234020" w:rsidRDefault="00234020" w14:paraId="3DA55192" w14:textId="77777777">
      <w:pPr>
        <w:pStyle w:val="Anforderungstext"/>
      </w:pPr>
      <w:r>
        <w:t xml:space="preserve">When you click the </w:t>
      </w:r>
      <w:r>
        <w:rPr>
          <w:i/>
        </w:rPr>
        <w:t>Jump</w:t>
      </w:r>
      <w:r>
        <w:t xml:space="preserve"> button, the system must jump to the main </w:t>
      </w:r>
      <w:r>
        <w:rPr>
          <w:i/>
        </w:rPr>
        <w:t>Order Overview</w:t>
      </w:r>
      <w:r>
        <w:t xml:space="preserve"> panel and reload the </w:t>
      </w:r>
      <w:r>
        <w:rPr>
          <w:i/>
        </w:rPr>
        <w:t>Order Overview</w:t>
      </w:r>
      <w:r>
        <w:t xml:space="preserve"> . The selection criteria are set according to the button (See the table below). </w:t>
      </w:r>
    </w:p>
    <w:p w:rsidRPr="00C20AEF" w:rsidR="00C309B9" w:rsidP="00C309B9" w:rsidRDefault="00C309B9" w14:paraId="0A372004" w14:textId="77777777">
      <w:pPr>
        <w:pStyle w:val="Textkrper"/>
      </w:pPr>
    </w:p>
    <w:tbl>
      <w:tblPr>
        <w:tblW w:w="4402" w:type="pct"/>
        <w:tblBorders>
          <w:top w:val="single" w:color="E20074" w:sz="18" w:space="0"/>
          <w:insideH w:val="single" w:color="auto" w:sz="4" w:space="0"/>
        </w:tblBorders>
        <w:tblLayout w:type="fixed"/>
        <w:tblLook w:val="01E0" w:firstRow="1" w:lastRow="1" w:firstColumn="1" w:lastColumn="1" w:noHBand="0" w:noVBand="0"/>
      </w:tblPr>
      <w:tblGrid>
        <w:gridCol w:w="3343"/>
        <w:gridCol w:w="4887"/>
      </w:tblGrid>
      <w:tr w:rsidRPr="00C20AEF" w:rsidR="00234020" w:rsidTr="00234020" w14:paraId="308EE5B5" w14:textId="77777777">
        <w:trPr>
          <w:tblHeader/>
        </w:trPr>
        <w:tc>
          <w:tcPr>
            <w:tcW w:w="3419" w:type="dxa"/>
            <w:tcBorders>
              <w:top w:val="single" w:color="E20074" w:sz="18" w:space="0"/>
              <w:bottom w:val="single" w:color="auto" w:sz="4" w:space="0"/>
            </w:tcBorders>
            <w:shd w:val="clear" w:color="auto" w:fill="E0E0E0"/>
          </w:tcPr>
          <w:p w:rsidRPr="00C20AEF" w:rsidR="00234020" w:rsidP="00C309B9" w:rsidRDefault="00234020" w14:paraId="7FD3E1FC" w14:textId="77777777">
            <w:pPr>
              <w:pStyle w:val="TableHeading"/>
              <w:keepNext w:val="0"/>
              <w:rPr>
                <w:rStyle w:val="Fett"/>
                <w:b/>
                <w:bCs/>
              </w:rPr>
            </w:pPr>
            <w:r>
              <w:rPr>
                <w:rStyle w:val="Fett"/>
                <w:b/>
              </w:rPr>
              <w:lastRenderedPageBreak/>
              <w:t>Jump for</w:t>
            </w:r>
          </w:p>
        </w:tc>
        <w:tc>
          <w:tcPr>
            <w:tcW w:w="5001" w:type="dxa"/>
            <w:tcBorders>
              <w:top w:val="single" w:color="E20074" w:sz="18" w:space="0"/>
              <w:bottom w:val="single" w:color="auto" w:sz="4" w:space="0"/>
            </w:tcBorders>
            <w:shd w:val="clear" w:color="auto" w:fill="E0E0E0"/>
          </w:tcPr>
          <w:p w:rsidRPr="00C20AEF" w:rsidR="00234020" w:rsidP="00C309B9" w:rsidRDefault="00234020" w14:paraId="7E918B03" w14:textId="77777777">
            <w:pPr>
              <w:pStyle w:val="TableHeading"/>
              <w:keepNext w:val="0"/>
              <w:rPr>
                <w:rStyle w:val="Fett"/>
                <w:b/>
                <w:bCs/>
              </w:rPr>
            </w:pPr>
            <w:r>
              <w:rPr>
                <w:rStyle w:val="Fett"/>
                <w:b/>
              </w:rPr>
              <w:t>Filter criteria in the Order Overview panel</w:t>
            </w:r>
            <w:r w:rsidRPr="00C20AEF">
              <w:rPr>
                <w:rStyle w:val="Funotenzeichen"/>
              </w:rPr>
              <w:footnoteReference w:id="14"/>
            </w:r>
          </w:p>
        </w:tc>
      </w:tr>
      <w:tr w:rsidRPr="00C20AEF" w:rsidR="00234020" w:rsidTr="00234020" w14:paraId="65AD1B74" w14:textId="77777777">
        <w:tc>
          <w:tcPr>
            <w:tcW w:w="3419" w:type="dxa"/>
            <w:tcBorders>
              <w:top w:val="single" w:color="auto" w:sz="4" w:space="0"/>
            </w:tcBorders>
          </w:tcPr>
          <w:p w:rsidRPr="00C20AEF" w:rsidR="00BF0686" w:rsidP="00C309B9" w:rsidRDefault="00234020" w14:paraId="750F0EB7" w14:textId="77777777">
            <w:pPr>
              <w:pStyle w:val="TabelleFlietext3"/>
              <w:spacing w:before="60" w:after="60"/>
            </w:pPr>
            <w:r>
              <w:rPr>
                <w:i/>
              </w:rPr>
              <w:t>Number of new orders received</w:t>
            </w:r>
            <w:r>
              <w:t xml:space="preserve"> and </w:t>
            </w:r>
          </w:p>
          <w:p w:rsidRPr="00C20AEF" w:rsidR="00234020" w:rsidP="00C309B9" w:rsidRDefault="00BF0686" w14:paraId="5DB48B00" w14:textId="77777777">
            <w:pPr>
              <w:pStyle w:val="TabelleFlietext3"/>
              <w:spacing w:before="60" w:after="60"/>
            </w:pPr>
            <w:r>
              <w:rPr>
                <w:i/>
              </w:rPr>
              <w:t>Number of orders in process</w:t>
            </w:r>
            <w:r>
              <w:t xml:space="preserve"> </w:t>
            </w:r>
            <w:r>
              <w:br/>
            </w:r>
            <w:r>
              <w:t>(as seller) (One button for both)</w:t>
            </w:r>
          </w:p>
        </w:tc>
        <w:tc>
          <w:tcPr>
            <w:tcW w:w="5001" w:type="dxa"/>
            <w:tcBorders>
              <w:top w:val="single" w:color="auto" w:sz="4" w:space="0"/>
            </w:tcBorders>
          </w:tcPr>
          <w:p w:rsidRPr="00C20AEF" w:rsidR="00234020" w:rsidP="00C309B9" w:rsidRDefault="00234020" w14:paraId="7245570A" w14:textId="77777777">
            <w:pPr>
              <w:pStyle w:val="TabelleFlietext3"/>
              <w:spacing w:before="60" w:after="60"/>
            </w:pPr>
            <w:r>
              <w:t xml:space="preserve">- </w:t>
            </w:r>
            <w:r>
              <w:rPr>
                <w:i/>
              </w:rPr>
              <w:t>Sell</w:t>
            </w:r>
            <w:r>
              <w:t xml:space="preserve"> tab is selected.</w:t>
            </w:r>
          </w:p>
          <w:p w:rsidRPr="00C20AEF" w:rsidR="00234020" w:rsidP="00C309B9" w:rsidRDefault="00234020" w14:paraId="692904E1" w14:textId="77777777">
            <w:pPr>
              <w:pStyle w:val="TabelleFlietext3"/>
              <w:spacing w:before="60" w:after="60"/>
            </w:pPr>
            <w:r>
              <w:t>- All statuses are selected</w:t>
            </w:r>
            <w:r>
              <w:rPr>
                <w:i/>
              </w:rPr>
              <w:t xml:space="preserve"> </w:t>
            </w:r>
            <w:r>
              <w:t>.</w:t>
            </w:r>
          </w:p>
        </w:tc>
      </w:tr>
      <w:tr w:rsidRPr="00C20AEF" w:rsidR="00234020" w:rsidTr="00234020" w14:paraId="2BCA1046" w14:textId="77777777">
        <w:tc>
          <w:tcPr>
            <w:tcW w:w="3419" w:type="dxa"/>
          </w:tcPr>
          <w:p w:rsidRPr="00C20AEF" w:rsidR="00234020" w:rsidP="00C309B9" w:rsidRDefault="00234020" w14:paraId="3D032AAD" w14:textId="77777777">
            <w:pPr>
              <w:pStyle w:val="TabelleFlietext3"/>
              <w:spacing w:before="60" w:after="60"/>
            </w:pPr>
            <w:r>
              <w:t>Number of orders not received (as buyer)</w:t>
            </w:r>
          </w:p>
        </w:tc>
        <w:tc>
          <w:tcPr>
            <w:tcW w:w="5001" w:type="dxa"/>
          </w:tcPr>
          <w:p w:rsidRPr="00C20AEF" w:rsidR="00234020" w:rsidP="00C309B9" w:rsidRDefault="00234020" w14:paraId="3D88FA27" w14:textId="77777777">
            <w:pPr>
              <w:pStyle w:val="TabelleFlietext3"/>
              <w:spacing w:before="60" w:after="60"/>
            </w:pPr>
            <w:r>
              <w:t xml:space="preserve">- </w:t>
            </w:r>
            <w:r>
              <w:rPr>
                <w:i/>
              </w:rPr>
              <w:t>Buy</w:t>
            </w:r>
            <w:r>
              <w:t xml:space="preserve"> tab is selected.</w:t>
            </w:r>
          </w:p>
          <w:p w:rsidRPr="00C20AEF" w:rsidR="00234020" w:rsidP="00C309B9" w:rsidRDefault="00234020" w14:paraId="4AF172B3" w14:textId="77777777">
            <w:pPr>
              <w:pStyle w:val="TabelleFlietext3"/>
              <w:spacing w:before="60" w:after="60"/>
            </w:pPr>
            <w:r>
              <w:t>- All statuses are selected</w:t>
            </w:r>
            <w:r>
              <w:rPr>
                <w:i/>
              </w:rPr>
              <w:t xml:space="preserve"> </w:t>
            </w:r>
            <w:r>
              <w:t>.</w:t>
            </w:r>
          </w:p>
        </w:tc>
      </w:tr>
    </w:tbl>
    <w:p w:rsidRPr="00C20AEF" w:rsidR="00234020" w:rsidP="00234020" w:rsidRDefault="00234020" w14:paraId="01DF1FB4" w14:textId="3622CEAB">
      <w:pPr>
        <w:pStyle w:val="Beschriftung"/>
      </w:pPr>
      <w:bookmarkStart w:name="_Toc255401677" w:id="258"/>
      <w:bookmarkStart w:name="_Toc98411807" w:id="259"/>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3</w:t>
      </w:r>
      <w:r>
        <w:fldChar w:fldCharType="end"/>
      </w:r>
      <w:r>
        <w:t xml:space="preserve"> - Panel Start: Selection criteria when jumping to the Order Overview panel</w:t>
      </w:r>
      <w:bookmarkEnd w:id="258"/>
      <w:bookmarkEnd w:id="259"/>
    </w:p>
    <w:p w:rsidRPr="00C20AEF" w:rsidR="00234020" w:rsidP="00234020" w:rsidRDefault="00234020" w14:paraId="67D000CC" w14:textId="77777777">
      <w:pPr>
        <w:pStyle w:val="SchnelllesetextbergeordneteAussage1"/>
      </w:pPr>
      <w:r>
        <w:t>Button overview</w:t>
      </w:r>
    </w:p>
    <w:p w:rsidRPr="00C20AEF" w:rsidR="00234020" w:rsidP="00234020" w:rsidRDefault="00234020" w14:paraId="31BB8C19" w14:textId="77777777">
      <w:pPr>
        <w:pStyle w:val="Textkrper"/>
      </w:pPr>
      <w:r>
        <w:t xml:space="preserve">The following buttons are available on the </w:t>
      </w:r>
      <w:r>
        <w:rPr>
          <w:i/>
        </w:rPr>
        <w:t>Start</w:t>
      </w:r>
      <w:r>
        <w:t xml:space="preserve"> panel:</w:t>
      </w:r>
    </w:p>
    <w:tbl>
      <w:tblPr>
        <w:tblW w:w="4846" w:type="pct"/>
        <w:tblBorders>
          <w:top w:val="single" w:color="E20074" w:sz="18" w:space="0"/>
          <w:insideH w:val="single" w:color="auto" w:sz="4" w:space="0"/>
        </w:tblBorders>
        <w:tblLayout w:type="fixed"/>
        <w:tblLook w:val="01E0" w:firstRow="1" w:lastRow="1" w:firstColumn="1" w:lastColumn="1" w:noHBand="0" w:noVBand="0"/>
      </w:tblPr>
      <w:tblGrid>
        <w:gridCol w:w="3146"/>
        <w:gridCol w:w="1019"/>
        <w:gridCol w:w="11"/>
        <w:gridCol w:w="4873"/>
        <w:gridCol w:w="11"/>
      </w:tblGrid>
      <w:tr w:rsidRPr="00C20AEF" w:rsidR="00234020" w:rsidTr="00234020" w14:paraId="72B363A2" w14:textId="77777777">
        <w:trPr>
          <w:tblHeader/>
        </w:trPr>
        <w:tc>
          <w:tcPr>
            <w:tcW w:w="3219" w:type="dxa"/>
            <w:tcBorders>
              <w:top w:val="single" w:color="E20074" w:sz="18" w:space="0"/>
              <w:bottom w:val="single" w:color="auto" w:sz="4" w:space="0"/>
            </w:tcBorders>
            <w:shd w:val="clear" w:color="auto" w:fill="E0E0E0"/>
          </w:tcPr>
          <w:p w:rsidRPr="00C20AEF" w:rsidR="00234020" w:rsidP="00234020" w:rsidRDefault="00234020" w14:paraId="02FA5A7A" w14:textId="77777777">
            <w:pPr>
              <w:pStyle w:val="TableHeading"/>
              <w:rPr>
                <w:rStyle w:val="Fett"/>
                <w:b/>
                <w:bCs/>
              </w:rPr>
            </w:pPr>
            <w:r>
              <w:rPr>
                <w:rStyle w:val="Fett"/>
                <w:b/>
              </w:rPr>
              <w:t>Button</w:t>
            </w:r>
          </w:p>
        </w:tc>
        <w:tc>
          <w:tcPr>
            <w:tcW w:w="1050" w:type="dxa"/>
            <w:gridSpan w:val="2"/>
            <w:tcBorders>
              <w:top w:val="single" w:color="E20074" w:sz="18" w:space="0"/>
              <w:bottom w:val="single" w:color="auto" w:sz="4" w:space="0"/>
            </w:tcBorders>
            <w:shd w:val="clear" w:color="auto" w:fill="E0E0E0"/>
          </w:tcPr>
          <w:p w:rsidRPr="00C20AEF" w:rsidR="00234020" w:rsidP="00234020" w:rsidRDefault="00234020" w14:paraId="596DA10F" w14:textId="77777777">
            <w:pPr>
              <w:pStyle w:val="TableHeading"/>
              <w:rPr>
                <w:rStyle w:val="Fett"/>
                <w:b/>
                <w:bCs/>
              </w:rPr>
            </w:pPr>
            <w:r>
              <w:rPr>
                <w:rStyle w:val="Fett"/>
                <w:b/>
              </w:rPr>
              <w:t>Symbol</w:t>
            </w:r>
          </w:p>
        </w:tc>
        <w:tc>
          <w:tcPr>
            <w:tcW w:w="5001" w:type="dxa"/>
            <w:gridSpan w:val="2"/>
            <w:tcBorders>
              <w:top w:val="single" w:color="E20074" w:sz="18" w:space="0"/>
              <w:bottom w:val="single" w:color="auto" w:sz="4" w:space="0"/>
            </w:tcBorders>
            <w:shd w:val="clear" w:color="auto" w:fill="E0E0E0"/>
          </w:tcPr>
          <w:p w:rsidRPr="00C20AEF" w:rsidR="00234020" w:rsidP="00234020" w:rsidRDefault="00234020" w14:paraId="5DC892C4" w14:textId="77777777">
            <w:pPr>
              <w:pStyle w:val="TableHeading"/>
              <w:rPr>
                <w:rStyle w:val="Fett"/>
                <w:b/>
                <w:bCs/>
              </w:rPr>
            </w:pPr>
            <w:r>
              <w:rPr>
                <w:rStyle w:val="Fett"/>
                <w:b/>
              </w:rPr>
              <w:t>Function</w:t>
            </w:r>
          </w:p>
        </w:tc>
      </w:tr>
      <w:tr w:rsidRPr="00C20AEF" w:rsidR="00234020" w:rsidTr="00234020" w14:paraId="18171AB2" w14:textId="77777777">
        <w:trPr>
          <w:gridAfter w:val="1"/>
          <w:wAfter w:w="11" w:type="dxa"/>
        </w:trPr>
        <w:tc>
          <w:tcPr>
            <w:tcW w:w="3219" w:type="dxa"/>
            <w:tcBorders>
              <w:top w:val="single" w:color="auto" w:sz="4" w:space="0"/>
            </w:tcBorders>
          </w:tcPr>
          <w:p w:rsidRPr="00C20AEF" w:rsidR="00234020" w:rsidP="00234020" w:rsidRDefault="00234020" w14:paraId="67023669" w14:textId="77777777">
            <w:pPr>
              <w:pStyle w:val="TabelleFlietext3"/>
              <w:keepNext/>
              <w:spacing w:before="60" w:after="60"/>
            </w:pPr>
            <w:r>
              <w:t>Download information</w:t>
            </w:r>
          </w:p>
        </w:tc>
        <w:tc>
          <w:tcPr>
            <w:tcW w:w="1039" w:type="dxa"/>
            <w:tcBorders>
              <w:top w:val="single" w:color="auto" w:sz="4" w:space="0"/>
            </w:tcBorders>
            <w:vAlign w:val="center"/>
          </w:tcPr>
          <w:p w:rsidRPr="00C20AEF" w:rsidR="00234020" w:rsidP="00234020" w:rsidRDefault="009C33EB" w14:paraId="5AEE3E06" w14:textId="77777777">
            <w:pPr>
              <w:keepNext/>
              <w:keepLines/>
              <w:spacing w:before="60" w:after="60"/>
              <w:jc w:val="center"/>
            </w:pPr>
            <w:r>
              <w:rPr>
                <w:noProof/>
              </w:rPr>
              <w:drawing>
                <wp:inline distT="0" distB="0" distL="0" distR="0" wp14:anchorId="682AAC1A" wp14:editId="481958E1">
                  <wp:extent cx="379730" cy="379730"/>
                  <wp:effectExtent l="19050" t="0" r="1270" b="0"/>
                  <wp:docPr id="26" name="Bild 26"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001" w:type="dxa"/>
            <w:gridSpan w:val="2"/>
            <w:tcBorders>
              <w:top w:val="single" w:color="auto" w:sz="4" w:space="0"/>
            </w:tcBorders>
          </w:tcPr>
          <w:p w:rsidRPr="00C20AEF" w:rsidR="00234020" w:rsidP="00234020" w:rsidRDefault="00234020" w14:paraId="00CE4AE5" w14:textId="77777777">
            <w:pPr>
              <w:pStyle w:val="TabelleFlietext3"/>
              <w:keepNext/>
              <w:spacing w:before="60" w:after="60"/>
            </w:pPr>
            <w:r>
              <w:t>Sets the active operation.</w:t>
            </w:r>
          </w:p>
          <w:p w:rsidRPr="00C20AEF" w:rsidR="00234020" w:rsidP="00234020" w:rsidRDefault="00D60A12" w14:paraId="051BD716" w14:textId="2045A22F">
            <w:pPr>
              <w:pStyle w:val="TabelleFlietext3"/>
              <w:keepNext/>
              <w:spacing w:before="60" w:after="60"/>
            </w:pPr>
            <w:r>
              <w:t xml:space="preserve">Updates information on orders, </w:t>
            </w:r>
            <w:proofErr w:type="spellStart"/>
            <w:r>
              <w:t>DeadStock</w:t>
            </w:r>
            <w:proofErr w:type="spellEnd"/>
            <w:r>
              <w:t xml:space="preserve"> assortment and current country-specific information of the operation.</w:t>
            </w:r>
          </w:p>
        </w:tc>
      </w:tr>
      <w:tr w:rsidRPr="00C20AEF" w:rsidR="00234020" w:rsidTr="00234020" w14:paraId="4EAC2979" w14:textId="77777777">
        <w:tc>
          <w:tcPr>
            <w:tcW w:w="3219" w:type="dxa"/>
          </w:tcPr>
          <w:p w:rsidRPr="00C20AEF" w:rsidR="00234020" w:rsidP="00234020" w:rsidRDefault="00234020" w14:paraId="4967EA60" w14:textId="77777777">
            <w:pPr>
              <w:pStyle w:val="TabelleFlietext3"/>
              <w:keepNext/>
              <w:spacing w:before="60" w:after="60"/>
            </w:pPr>
            <w:r>
              <w:t xml:space="preserve">Jump to the </w:t>
            </w:r>
            <w:r>
              <w:rPr>
                <w:i/>
              </w:rPr>
              <w:t xml:space="preserve">Order </w:t>
            </w:r>
            <w:proofErr w:type="spellStart"/>
            <w:r>
              <w:rPr>
                <w:i/>
              </w:rPr>
              <w:t>Overview</w:t>
            </w:r>
            <w:r>
              <w:t>panel</w:t>
            </w:r>
            <w:proofErr w:type="spellEnd"/>
          </w:p>
        </w:tc>
        <w:tc>
          <w:tcPr>
            <w:tcW w:w="1050" w:type="dxa"/>
            <w:gridSpan w:val="2"/>
          </w:tcPr>
          <w:p w:rsidRPr="00C20AEF" w:rsidR="00234020" w:rsidP="00234020" w:rsidRDefault="009C33EB" w14:paraId="329738ED" w14:textId="77777777">
            <w:pPr>
              <w:keepNext/>
              <w:keepLines/>
              <w:spacing w:before="60" w:after="60"/>
              <w:jc w:val="center"/>
            </w:pPr>
            <w:r>
              <w:rPr>
                <w:noProof/>
              </w:rPr>
              <w:drawing>
                <wp:inline distT="0" distB="0" distL="0" distR="0" wp14:anchorId="0F739E1C" wp14:editId="61856100">
                  <wp:extent cx="301625" cy="215900"/>
                  <wp:effectExtent l="19050" t="0" r="3175" b="0"/>
                  <wp:docPr id="27" name="Bild 27"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tton"/>
                          <pic:cNvPicPr>
                            <a:picLocks noChangeAspect="1" noChangeArrowheads="1"/>
                          </pic:cNvPicPr>
                        </pic:nvPicPr>
                        <pic:blipFill>
                          <a:blip r:embed="rId48" cstate="print"/>
                          <a:srcRect/>
                          <a:stretch>
                            <a:fillRect/>
                          </a:stretch>
                        </pic:blipFill>
                        <pic:spPr bwMode="auto">
                          <a:xfrm>
                            <a:off x="0" y="0"/>
                            <a:ext cx="301625" cy="215900"/>
                          </a:xfrm>
                          <a:prstGeom prst="rect">
                            <a:avLst/>
                          </a:prstGeom>
                          <a:noFill/>
                          <a:ln w="9525">
                            <a:noFill/>
                            <a:miter lim="800000"/>
                            <a:headEnd/>
                            <a:tailEnd/>
                          </a:ln>
                        </pic:spPr>
                      </pic:pic>
                    </a:graphicData>
                  </a:graphic>
                </wp:inline>
              </w:drawing>
            </w:r>
          </w:p>
        </w:tc>
        <w:tc>
          <w:tcPr>
            <w:tcW w:w="5001" w:type="dxa"/>
            <w:gridSpan w:val="2"/>
          </w:tcPr>
          <w:p w:rsidRPr="00C20AEF" w:rsidR="00234020" w:rsidP="00234020" w:rsidRDefault="00234020" w14:paraId="6E6FB629" w14:textId="77777777">
            <w:pPr>
              <w:pStyle w:val="TabelleFlietext3"/>
              <w:keepNext/>
              <w:spacing w:before="60" w:after="60"/>
            </w:pPr>
            <w:r>
              <w:t xml:space="preserve">Jumps to the </w:t>
            </w:r>
            <w:r>
              <w:rPr>
                <w:i/>
              </w:rPr>
              <w:t xml:space="preserve">Job </w:t>
            </w:r>
            <w:proofErr w:type="spellStart"/>
            <w:r>
              <w:rPr>
                <w:i/>
              </w:rPr>
              <w:t>Overview</w:t>
            </w:r>
            <w:r>
              <w:t>panel</w:t>
            </w:r>
            <w:proofErr w:type="spellEnd"/>
            <w:r>
              <w:t>.</w:t>
            </w:r>
          </w:p>
        </w:tc>
      </w:tr>
    </w:tbl>
    <w:p w:rsidRPr="00C20AEF" w:rsidR="00234020" w:rsidP="00234020" w:rsidRDefault="00234020" w14:paraId="3DBFD40F" w14:textId="642FB7BF">
      <w:pPr>
        <w:pStyle w:val="Beschriftung"/>
      </w:pPr>
      <w:bookmarkStart w:name="_Toc252787684" w:id="260"/>
      <w:bookmarkStart w:name="_Toc255401678" w:id="261"/>
      <w:bookmarkStart w:name="_Toc98411808" w:id="262"/>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4</w:t>
      </w:r>
      <w:r>
        <w:fldChar w:fldCharType="end"/>
      </w:r>
      <w:r>
        <w:t xml:space="preserve"> - Panel Start: Buttons</w:t>
      </w:r>
      <w:bookmarkEnd w:id="260"/>
      <w:bookmarkEnd w:id="261"/>
      <w:bookmarkEnd w:id="262"/>
    </w:p>
    <w:p w:rsidRPr="00C20AEF" w:rsidR="00234020" w:rsidP="00234020" w:rsidRDefault="00234020" w14:paraId="033719C5" w14:textId="77777777">
      <w:pPr>
        <w:pStyle w:val="Anforderungsnummer"/>
      </w:pPr>
      <w:r>
        <w:t>Requirement: FKT-GUI-40</w:t>
      </w:r>
    </w:p>
    <w:p w:rsidRPr="00C20AEF" w:rsidR="00234020" w:rsidP="00234020" w:rsidRDefault="00234020" w14:paraId="73E457A1" w14:textId="77777777">
      <w:pPr>
        <w:pStyle w:val="Anforderungstext"/>
      </w:pPr>
      <w:r>
        <w:t xml:space="preserve">The </w:t>
      </w:r>
      <w:r>
        <w:rPr>
          <w:i/>
        </w:rPr>
        <w:t>Jump</w:t>
      </w:r>
      <w:r>
        <w:t xml:space="preserve"> buttons may only be active if an authorized operation has been entered and the information has been loaded.</w:t>
      </w:r>
    </w:p>
    <w:p w:rsidRPr="00700C68" w:rsidR="00234020" w:rsidP="00234020" w:rsidRDefault="00234020" w14:paraId="1A02BD1F" w14:textId="77777777">
      <w:pPr>
        <w:pStyle w:val="berschrift2"/>
        <w:rPr>
          <w:highlight w:val="magenta"/>
        </w:rPr>
      </w:pPr>
      <w:bookmarkStart w:name="_Toc255461160" w:id="263"/>
      <w:bookmarkStart w:name="_Ref262804006" w:id="264"/>
      <w:bookmarkStart w:name="_Ref316892508" w:id="265"/>
      <w:bookmarkStart w:name="_Ref316892592" w:id="266"/>
      <w:bookmarkStart w:name="_Ref316893005" w:id="267"/>
      <w:bookmarkStart w:name="_Ref15028220" w:id="268"/>
      <w:bookmarkStart w:name="_Ref89089537" w:id="269"/>
      <w:bookmarkStart w:name="_Toc98411950" w:id="270"/>
      <w:r>
        <w:rPr>
          <w:highlight w:val="magenta"/>
        </w:rPr>
        <w:t>Order overview</w:t>
      </w:r>
      <w:bookmarkEnd w:id="263"/>
      <w:bookmarkEnd w:id="264"/>
      <w:bookmarkEnd w:id="265"/>
      <w:bookmarkEnd w:id="266"/>
      <w:bookmarkEnd w:id="267"/>
      <w:bookmarkEnd w:id="268"/>
      <w:bookmarkEnd w:id="269"/>
      <w:bookmarkEnd w:id="270"/>
    </w:p>
    <w:p w:rsidRPr="00C20AEF" w:rsidR="00234020" w:rsidP="00234020" w:rsidRDefault="00234020" w14:paraId="761DFB97" w14:textId="77777777">
      <w:pPr>
        <w:pStyle w:val="Textkrper"/>
      </w:pPr>
      <w:r>
        <w:t xml:space="preserve">In the main panel </w:t>
      </w:r>
      <w:r>
        <w:rPr>
          <w:i/>
        </w:rPr>
        <w:t>Order Overview</w:t>
      </w:r>
      <w:r>
        <w:t xml:space="preserve"> the user can - as described below - view and edit the received and self-made orders as well as monitor their status. It is divided into the two main areas of </w:t>
      </w:r>
      <w:r>
        <w:rPr>
          <w:i/>
        </w:rPr>
        <w:t>filter criteria</w:t>
      </w:r>
      <w:r>
        <w:t xml:space="preserve"> and </w:t>
      </w:r>
      <w:r>
        <w:rPr>
          <w:i/>
        </w:rPr>
        <w:t>results table</w:t>
      </w:r>
      <w:r>
        <w:t xml:space="preserve">. One of the three result tables - </w:t>
      </w:r>
      <w:r>
        <w:rPr>
          <w:i/>
        </w:rPr>
        <w:t>Sell</w:t>
      </w:r>
      <w:r>
        <w:t>,</w:t>
      </w:r>
      <w:r>
        <w:rPr>
          <w:i/>
        </w:rPr>
        <w:t xml:space="preserve"> Buy</w:t>
      </w:r>
      <w:r>
        <w:t xml:space="preserve"> or </w:t>
      </w:r>
      <w:r>
        <w:rPr>
          <w:i/>
        </w:rPr>
        <w:t>Archive</w:t>
      </w:r>
      <w:r>
        <w:t xml:space="preserve"> - is always displayed.</w:t>
      </w:r>
    </w:p>
    <w:p w:rsidRPr="00C20AEF" w:rsidR="00234020" w:rsidP="00234020" w:rsidRDefault="00234020" w14:paraId="7749CBEF" w14:textId="77777777">
      <w:pPr>
        <w:pStyle w:val="Anforderungsnummer"/>
      </w:pPr>
      <w:r>
        <w:t>Requirement: FKT-GUI-41</w:t>
      </w:r>
    </w:p>
    <w:p w:rsidRPr="00C20AEF" w:rsidR="00234020" w:rsidP="00234020" w:rsidRDefault="00234020" w14:paraId="6521883B" w14:textId="77777777">
      <w:pPr>
        <w:pStyle w:val="Anforderungstext"/>
      </w:pPr>
      <w:r>
        <w:t xml:space="preserve">The main </w:t>
      </w:r>
      <w:r>
        <w:rPr>
          <w:i/>
        </w:rPr>
        <w:t>Order Overview</w:t>
      </w:r>
      <w:r>
        <w:t xml:space="preserve"> panel and its subpanels can be seen and read by all users (regardless of role) for the sites assigned to them. Only users in the roles </w:t>
      </w:r>
      <w:r>
        <w:rPr>
          <w:i/>
        </w:rPr>
        <w:t>Retailer,</w:t>
      </w:r>
      <w:r>
        <w:t xml:space="preserve"> </w:t>
      </w:r>
      <w:proofErr w:type="spellStart"/>
      <w:r>
        <w:rPr>
          <w:i/>
        </w:rPr>
        <w:t>Retaileradmin</w:t>
      </w:r>
      <w:proofErr w:type="spellEnd"/>
      <w:r>
        <w:t xml:space="preserve"> (for the sites assigned to them) have write access.</w:t>
      </w:r>
    </w:p>
    <w:p w:rsidRPr="00C20AEF" w:rsidR="00001504" w:rsidP="00234020" w:rsidRDefault="00001504" w14:paraId="52743BBD" w14:textId="77777777">
      <w:pPr>
        <w:pStyle w:val="Textkrper"/>
      </w:pPr>
    </w:p>
    <w:p w:rsidRPr="00C20AEF" w:rsidR="00234020" w:rsidP="00234020" w:rsidRDefault="009C33EB" w14:paraId="5024A89C" w14:textId="77777777">
      <w:pPr>
        <w:pStyle w:val="Textkrper"/>
        <w:keepNext/>
      </w:pPr>
      <w:r>
        <w:rPr>
          <w:noProof/>
        </w:rPr>
        <w:lastRenderedPageBreak/>
        <w:drawing>
          <wp:inline distT="0" distB="0" distL="0" distR="0" wp14:anchorId="54E72C1E" wp14:editId="4394630D">
            <wp:extent cx="5926455" cy="4451350"/>
            <wp:effectExtent l="19050" t="0" r="0" b="0"/>
            <wp:docPr id="28" name="Bild 28" descr="3_Neue_Auftragsübers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_Neue_Auftragsübersicht"/>
                    <pic:cNvPicPr>
                      <a:picLocks noChangeAspect="1" noChangeArrowheads="1"/>
                    </pic:cNvPicPr>
                  </pic:nvPicPr>
                  <pic:blipFill>
                    <a:blip r:embed="rId50"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C20AEF" w:rsidR="00234020" w:rsidP="00234020" w:rsidRDefault="00234020" w14:paraId="2965588B" w14:textId="39788C22">
      <w:pPr>
        <w:pStyle w:val="Beschriftung"/>
      </w:pPr>
      <w:bookmarkStart w:name="_Toc252787673" w:id="271"/>
      <w:bookmarkStart w:name="_Toc255401660" w:id="272"/>
      <w:bookmarkStart w:name="_Toc98411873" w:id="273"/>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6</w:t>
      </w:r>
      <w:r>
        <w:fldChar w:fldCharType="end"/>
      </w:r>
      <w:r>
        <w:t xml:space="preserve"> - Order overview panel: Sell</w:t>
      </w:r>
      <w:bookmarkEnd w:id="271"/>
      <w:bookmarkEnd w:id="272"/>
      <w:bookmarkEnd w:id="273"/>
    </w:p>
    <w:p w:rsidRPr="00C20AEF" w:rsidR="00234020" w:rsidP="00234020" w:rsidRDefault="00234020" w14:paraId="3002873E" w14:textId="77777777">
      <w:pPr>
        <w:pStyle w:val="Textkrper"/>
      </w:pPr>
      <w:r>
        <w:t xml:space="preserve">In the </w:t>
      </w:r>
      <w:r>
        <w:rPr>
          <w:i/>
        </w:rPr>
        <w:t>Filter criteria</w:t>
      </w:r>
      <w:r>
        <w:t xml:space="preserve"> section, the user can define various filter criteria to limit the amount of displayed orders. Then he can load the orders by clicking the </w:t>
      </w:r>
      <w:r>
        <w:rPr>
          <w:i/>
        </w:rPr>
        <w:t>Load</w:t>
      </w:r>
      <w:r>
        <w:t xml:space="preserve"> button.</w:t>
      </w:r>
    </w:p>
    <w:p w:rsidRPr="00C20AEF" w:rsidR="00234020" w:rsidP="00234020" w:rsidRDefault="00234020" w14:paraId="6C0B1895" w14:textId="77777777">
      <w:pPr>
        <w:pStyle w:val="SchnelllesetextbergeordneteAussage1"/>
      </w:pPr>
      <w:r>
        <w:t>Button overview</w:t>
      </w:r>
    </w:p>
    <w:p w:rsidRPr="00C20AEF" w:rsidR="00234020" w:rsidP="00234020" w:rsidRDefault="00234020" w14:paraId="00BAFBC7" w14:textId="77777777">
      <w:pPr>
        <w:pStyle w:val="Textkrper"/>
      </w:pPr>
      <w:r>
        <w:t>The following buttons are available in the upper part of the Job Overview panel:</w:t>
      </w:r>
    </w:p>
    <w:tbl>
      <w:tblPr>
        <w:tblW w:w="4192" w:type="pct"/>
        <w:tblBorders>
          <w:top w:val="single" w:color="E20074" w:sz="18" w:space="0"/>
          <w:insideH w:val="single" w:color="auto" w:sz="4" w:space="0"/>
        </w:tblBorders>
        <w:tblLayout w:type="fixed"/>
        <w:tblLook w:val="01E0" w:firstRow="1" w:lastRow="1" w:firstColumn="1" w:lastColumn="1" w:noHBand="0" w:noVBand="0"/>
      </w:tblPr>
      <w:tblGrid>
        <w:gridCol w:w="1924"/>
        <w:gridCol w:w="11"/>
        <w:gridCol w:w="1019"/>
        <w:gridCol w:w="4883"/>
      </w:tblGrid>
      <w:tr w:rsidRPr="00C20AEF" w:rsidR="00234020" w:rsidTr="00234020" w14:paraId="77978318" w14:textId="77777777">
        <w:trPr>
          <w:tblHeader/>
        </w:trPr>
        <w:tc>
          <w:tcPr>
            <w:tcW w:w="1967" w:type="dxa"/>
            <w:tcBorders>
              <w:top w:val="single" w:color="E20074" w:sz="18" w:space="0"/>
              <w:bottom w:val="single" w:color="auto" w:sz="4" w:space="0"/>
            </w:tcBorders>
            <w:shd w:val="clear" w:color="auto" w:fill="E0E0E0"/>
          </w:tcPr>
          <w:p w:rsidRPr="00C20AEF" w:rsidR="00234020" w:rsidP="00234020" w:rsidRDefault="00234020" w14:paraId="2059A749" w14:textId="77777777">
            <w:pPr>
              <w:pStyle w:val="TableHeading"/>
              <w:rPr>
                <w:rStyle w:val="Fett"/>
                <w:b/>
                <w:bCs/>
              </w:rPr>
            </w:pPr>
            <w:r>
              <w:rPr>
                <w:rStyle w:val="Fett"/>
                <w:b/>
              </w:rPr>
              <w:t>Button</w:t>
            </w:r>
          </w:p>
        </w:tc>
        <w:tc>
          <w:tcPr>
            <w:tcW w:w="1050" w:type="dxa"/>
            <w:gridSpan w:val="2"/>
            <w:tcBorders>
              <w:top w:val="single" w:color="E20074" w:sz="18" w:space="0"/>
              <w:bottom w:val="single" w:color="auto" w:sz="4" w:space="0"/>
            </w:tcBorders>
            <w:shd w:val="clear" w:color="auto" w:fill="E0E0E0"/>
          </w:tcPr>
          <w:p w:rsidRPr="00C20AEF" w:rsidR="00234020" w:rsidP="00234020" w:rsidRDefault="00234020" w14:paraId="2A735285" w14:textId="77777777">
            <w:pPr>
              <w:pStyle w:val="TableHeading"/>
              <w:rPr>
                <w:rStyle w:val="Fett"/>
                <w:b/>
                <w:bCs/>
              </w:rPr>
            </w:pPr>
            <w:r>
              <w:rPr>
                <w:rStyle w:val="Fett"/>
                <w:b/>
              </w:rPr>
              <w:t>Symbol</w:t>
            </w:r>
          </w:p>
        </w:tc>
        <w:tc>
          <w:tcPr>
            <w:tcW w:w="5001" w:type="dxa"/>
            <w:tcBorders>
              <w:top w:val="single" w:color="E20074" w:sz="18" w:space="0"/>
              <w:bottom w:val="single" w:color="auto" w:sz="4" w:space="0"/>
            </w:tcBorders>
            <w:shd w:val="clear" w:color="auto" w:fill="E0E0E0"/>
          </w:tcPr>
          <w:p w:rsidRPr="00C20AEF" w:rsidR="00234020" w:rsidP="00234020" w:rsidRDefault="00234020" w14:paraId="253183BC" w14:textId="77777777">
            <w:pPr>
              <w:pStyle w:val="TableHeading"/>
              <w:rPr>
                <w:rStyle w:val="Fett"/>
                <w:b/>
                <w:bCs/>
              </w:rPr>
            </w:pPr>
            <w:r>
              <w:rPr>
                <w:rStyle w:val="Fett"/>
                <w:b/>
              </w:rPr>
              <w:t>Function</w:t>
            </w:r>
          </w:p>
        </w:tc>
      </w:tr>
      <w:tr w:rsidRPr="00C20AEF" w:rsidR="00234020" w:rsidTr="00234020" w14:paraId="1B0AC8BA" w14:textId="77777777">
        <w:tc>
          <w:tcPr>
            <w:tcW w:w="1978" w:type="dxa"/>
            <w:gridSpan w:val="2"/>
            <w:tcBorders>
              <w:top w:val="single" w:color="auto" w:sz="4" w:space="0"/>
            </w:tcBorders>
          </w:tcPr>
          <w:p w:rsidRPr="00C20AEF" w:rsidR="00234020" w:rsidP="00234020" w:rsidRDefault="00234020" w14:paraId="0A8D3655" w14:textId="77777777">
            <w:pPr>
              <w:pStyle w:val="TabelleFlietext3"/>
              <w:keepNext/>
              <w:spacing w:before="60" w:after="60"/>
            </w:pPr>
            <w:r>
              <w:t>Load orders</w:t>
            </w:r>
          </w:p>
        </w:tc>
        <w:tc>
          <w:tcPr>
            <w:tcW w:w="1039" w:type="dxa"/>
            <w:tcBorders>
              <w:top w:val="single" w:color="auto" w:sz="4" w:space="0"/>
            </w:tcBorders>
            <w:vAlign w:val="center"/>
          </w:tcPr>
          <w:p w:rsidRPr="00C20AEF" w:rsidR="00234020" w:rsidP="00234020" w:rsidRDefault="009C33EB" w14:paraId="666A0776" w14:textId="77777777">
            <w:pPr>
              <w:keepNext/>
              <w:keepLines/>
              <w:spacing w:before="60" w:after="60"/>
              <w:jc w:val="center"/>
            </w:pPr>
            <w:r>
              <w:rPr>
                <w:noProof/>
              </w:rPr>
              <w:drawing>
                <wp:inline distT="0" distB="0" distL="0" distR="0" wp14:anchorId="2EA8AFA2" wp14:editId="18669F63">
                  <wp:extent cx="379730" cy="379730"/>
                  <wp:effectExtent l="19050" t="0" r="1270" b="0"/>
                  <wp:docPr id="29" name="Bild 29"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001" w:type="dxa"/>
            <w:tcBorders>
              <w:top w:val="single" w:color="auto" w:sz="4" w:space="0"/>
            </w:tcBorders>
          </w:tcPr>
          <w:p w:rsidRPr="00C20AEF" w:rsidR="00234020" w:rsidP="00234020" w:rsidRDefault="00234020" w14:paraId="0CAD16A2" w14:textId="77777777">
            <w:pPr>
              <w:pStyle w:val="TabelleFlietext3"/>
              <w:keepNext/>
              <w:spacing w:before="60" w:after="60"/>
            </w:pPr>
            <w:r>
              <w:t>Sets the active operation.</w:t>
            </w:r>
          </w:p>
          <w:p w:rsidRPr="00C20AEF" w:rsidR="00234020" w:rsidP="00234020" w:rsidRDefault="00234020" w14:paraId="6749F361" w14:textId="77777777">
            <w:pPr>
              <w:pStyle w:val="TabelleFlietext3"/>
              <w:keepNext/>
              <w:spacing w:before="60" w:after="60"/>
            </w:pPr>
            <w:r>
              <w:t>Loads all orders matching the filter criteria.</w:t>
            </w:r>
          </w:p>
        </w:tc>
      </w:tr>
    </w:tbl>
    <w:p w:rsidRPr="00C20AEF" w:rsidR="00234020" w:rsidP="00234020" w:rsidRDefault="00234020" w14:paraId="07C33E0C" w14:textId="21961CE4">
      <w:pPr>
        <w:pStyle w:val="Beschriftung"/>
      </w:pPr>
      <w:bookmarkStart w:name="_Toc252787686" w:id="274"/>
      <w:bookmarkStart w:name="_Toc255401680" w:id="275"/>
      <w:bookmarkStart w:name="_Toc98411809" w:id="276"/>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5</w:t>
      </w:r>
      <w:r>
        <w:fldChar w:fldCharType="end"/>
      </w:r>
      <w:r>
        <w:t xml:space="preserve"> - Order overview panel: Buttons in the Filter Criteria area</w:t>
      </w:r>
      <w:bookmarkEnd w:id="274"/>
      <w:bookmarkEnd w:id="275"/>
      <w:bookmarkEnd w:id="276"/>
    </w:p>
    <w:p w:rsidRPr="00C20AEF" w:rsidR="00234020" w:rsidP="00234020" w:rsidRDefault="00234020" w14:paraId="683007DB" w14:textId="77777777">
      <w:pPr>
        <w:pStyle w:val="Anforderungsnummer"/>
      </w:pPr>
      <w:r>
        <w:t>Requirement: FKT-GUI-42</w:t>
      </w:r>
    </w:p>
    <w:p w:rsidRPr="00C20AEF" w:rsidR="00234020" w:rsidP="00234020" w:rsidRDefault="00234020" w14:paraId="15AA50ED" w14:textId="06673AD4">
      <w:pPr>
        <w:pStyle w:val="Anforderungstext"/>
      </w:pPr>
      <w:r>
        <w:t xml:space="preserve">The system must allow the user to set ( </w:t>
      </w:r>
      <w:proofErr w:type="spellStart"/>
      <w:r>
        <w:rPr>
          <w:i/>
        </w:rPr>
        <w:t>Load</w:t>
      </w:r>
      <w:r>
        <w:t>button</w:t>
      </w:r>
      <w:proofErr w:type="spellEnd"/>
      <w:r>
        <w:t xml:space="preserve">) the active operation (see </w:t>
      </w:r>
      <w:r w:rsidRPr="00C20AEF" w:rsidR="00A9316A">
        <w:fldChar w:fldCharType="begin"/>
      </w:r>
      <w:r w:rsidRPr="00C20AEF" w:rsidR="00A9316A">
        <w:instrText xml:space="preserve"> REF _Ref253734448 \r \h  \* MERGEFORMAT </w:instrText>
      </w:r>
      <w:r w:rsidRPr="00C20AEF" w:rsidR="00A9316A">
        <w:fldChar w:fldCharType="separate"/>
      </w:r>
      <w:r w:rsidR="000D3A2D">
        <w:t>4.2.1</w:t>
      </w:r>
      <w:r w:rsidRPr="00C20AEF" w:rsidR="00A9316A">
        <w:fldChar w:fldCharType="end"/>
      </w:r>
      <w:r>
        <w:t>).</w:t>
      </w:r>
    </w:p>
    <w:p w:rsidRPr="00C20AEF" w:rsidR="0034307A" w:rsidP="0034307A" w:rsidRDefault="0034307A" w14:paraId="41EF4AF2" w14:textId="77777777">
      <w:pPr>
        <w:pStyle w:val="Textkrper"/>
      </w:pPr>
    </w:p>
    <w:p w:rsidRPr="00C20AEF" w:rsidR="00234020" w:rsidP="00234020" w:rsidRDefault="00234020" w14:paraId="141AFE42" w14:textId="77777777">
      <w:pPr>
        <w:pStyle w:val="Anforderungsnummer"/>
      </w:pPr>
      <w:r>
        <w:t>Requirement: FKT-GUI-43</w:t>
      </w:r>
    </w:p>
    <w:p w:rsidRPr="00C20AEF" w:rsidR="00234020" w:rsidP="00234020" w:rsidRDefault="00234020" w14:paraId="6A98E35F" w14:textId="77777777">
      <w:pPr>
        <w:pStyle w:val="Anforderungstext"/>
      </w:pPr>
      <w:r>
        <w:t xml:space="preserve">The system must allow the user to load and display orders - according to the filter criteria. This is done by clicking the </w:t>
      </w:r>
      <w:proofErr w:type="spellStart"/>
      <w:r>
        <w:rPr>
          <w:i/>
        </w:rPr>
        <w:t>Load</w:t>
      </w:r>
      <w:r>
        <w:t>button</w:t>
      </w:r>
      <w:proofErr w:type="spellEnd"/>
      <w:r>
        <w:t>. The displayed fields of an order - as well as their display - are defined in the following chapters.</w:t>
      </w:r>
    </w:p>
    <w:p w:rsidRPr="00C20AEF" w:rsidR="003B06A0" w:rsidP="00234020" w:rsidRDefault="00234020" w14:paraId="06579299" w14:textId="77777777">
      <w:pPr>
        <w:pStyle w:val="Anforderungstext"/>
      </w:pPr>
      <w:r>
        <w:t xml:space="preserve">The two result tables </w:t>
      </w:r>
      <w:r>
        <w:rPr>
          <w:i/>
        </w:rPr>
        <w:t>Buy</w:t>
      </w:r>
      <w:r>
        <w:t xml:space="preserve"> and </w:t>
      </w:r>
      <w:r>
        <w:rPr>
          <w:i/>
        </w:rPr>
        <w:t>Sell</w:t>
      </w:r>
      <w:r>
        <w:t xml:space="preserve"> are basically loaded. For performance reasons, the </w:t>
      </w:r>
      <w:r>
        <w:rPr>
          <w:i/>
        </w:rPr>
        <w:t>Archive</w:t>
      </w:r>
      <w:r>
        <w:t xml:space="preserve"> results table is only loaded when the </w:t>
      </w:r>
      <w:r>
        <w:rPr>
          <w:i/>
        </w:rPr>
        <w:t>Archive</w:t>
      </w:r>
      <w:r>
        <w:t xml:space="preserve"> tab is selected.</w:t>
      </w:r>
      <w:r>
        <w:br w:type="textWrapping" w:clear="all"/>
      </w:r>
      <w:r>
        <w:t>In newly loaded or unedited tables, the top row is always selected.</w:t>
      </w:r>
    </w:p>
    <w:p w:rsidRPr="00C20AEF" w:rsidR="0034307A" w:rsidP="0034307A" w:rsidRDefault="0034307A" w14:paraId="689FBE50" w14:textId="77777777">
      <w:pPr>
        <w:pStyle w:val="Textkrper"/>
      </w:pPr>
    </w:p>
    <w:p w:rsidRPr="00C20AEF" w:rsidR="00234020" w:rsidP="00234020" w:rsidRDefault="00234020" w14:paraId="5354EEE2" w14:textId="77777777">
      <w:pPr>
        <w:pStyle w:val="Anforderungsnummer"/>
      </w:pPr>
      <w:r>
        <w:t>Requirement: FKT-GUI-44</w:t>
      </w:r>
    </w:p>
    <w:p w:rsidRPr="00C20AEF" w:rsidR="00234020" w:rsidP="00234020" w:rsidRDefault="00234020" w14:paraId="7C5D3C8C" w14:textId="77777777">
      <w:pPr>
        <w:pStyle w:val="Anforderungstext"/>
      </w:pPr>
      <w:r>
        <w:t xml:space="preserve">If the user confirms his entry in one of the following fields with the </w:t>
      </w:r>
      <w:proofErr w:type="spellStart"/>
      <w:r>
        <w:rPr>
          <w:i/>
        </w:rPr>
        <w:t>Enter</w:t>
      </w:r>
      <w:r>
        <w:t>key</w:t>
      </w:r>
      <w:proofErr w:type="spellEnd"/>
      <w:r>
        <w:t>, the orders are loaded.</w:t>
      </w:r>
    </w:p>
    <w:p w:rsidRPr="00C20AEF" w:rsidR="004F5CA0" w:rsidP="004F5CA0" w:rsidRDefault="003C4863" w14:paraId="7DF5622E" w14:textId="509153AE">
      <w:pPr>
        <w:pStyle w:val="Anforderungstext"/>
        <w:spacing w:after="0"/>
      </w:pPr>
      <w:r>
        <w:t>- Company number - Order number from/to - Seller/buyer - Order reference</w:t>
      </w:r>
    </w:p>
    <w:p w:rsidRPr="00C20AEF" w:rsidR="004F5CA0" w:rsidP="004F5CA0" w:rsidRDefault="004F5CA0" w14:paraId="724410E6" w14:textId="017FD9FB">
      <w:pPr>
        <w:pStyle w:val="Anforderungstext"/>
      </w:pPr>
      <w:r>
        <w:t>- Part number</w:t>
      </w:r>
    </w:p>
    <w:p w:rsidRPr="00C20AEF" w:rsidR="0034307A" w:rsidP="0034307A" w:rsidRDefault="0034307A" w14:paraId="415A34DA" w14:textId="77777777">
      <w:pPr>
        <w:pStyle w:val="Textkrper"/>
      </w:pPr>
    </w:p>
    <w:p w:rsidRPr="00C20AEF" w:rsidR="00234020" w:rsidP="00234020" w:rsidRDefault="00234020" w14:paraId="3CAA60B8" w14:textId="77777777">
      <w:pPr>
        <w:pStyle w:val="Anforderungsnummer"/>
      </w:pPr>
      <w:r>
        <w:t>Requirement: FKT-GUI-45</w:t>
      </w:r>
    </w:p>
    <w:p w:rsidRPr="00C20AEF" w:rsidR="00234020" w:rsidP="00234020" w:rsidRDefault="00234020" w14:paraId="6F4D3E4B" w14:textId="77777777">
      <w:pPr>
        <w:pStyle w:val="Anforderungstext"/>
      </w:pPr>
      <w:r>
        <w:t xml:space="preserve">The system must clear the results tables before </w:t>
      </w:r>
      <w:r>
        <w:rPr>
          <w:i/>
        </w:rPr>
        <w:t>loading</w:t>
      </w:r>
      <w:r>
        <w:t xml:space="preserve"> the orders.</w:t>
      </w:r>
    </w:p>
    <w:p w:rsidRPr="00C20AEF" w:rsidR="00234020" w:rsidP="00234020" w:rsidRDefault="00234020" w14:paraId="015BC015" w14:textId="77777777">
      <w:pPr>
        <w:pStyle w:val="SchnelllesetextbergeordneteAussage1"/>
      </w:pPr>
      <w:r>
        <w:t>Filter overview</w:t>
      </w:r>
    </w:p>
    <w:p w:rsidRPr="00C20AEF" w:rsidR="00234020" w:rsidP="00234020" w:rsidRDefault="00234020" w14:paraId="37E48A6B" w14:textId="77777777">
      <w:pPr>
        <w:pStyle w:val="Anforderungsnummer"/>
      </w:pPr>
      <w:r>
        <w:rPr>
          <w:highlight w:val="magenta"/>
        </w:rPr>
        <w:t>Requirement: FKT-GUI-46</w:t>
      </w:r>
    </w:p>
    <w:p w:rsidRPr="00C20AEF" w:rsidR="00234020" w:rsidP="00234020" w:rsidRDefault="00234020" w14:paraId="559F0BD4" w14:textId="56873795">
      <w:pPr>
        <w:pStyle w:val="Anforderungstext"/>
      </w:pPr>
      <w:r>
        <w:t xml:space="preserve">The system must provide the filter criteria described in the table below. </w:t>
      </w:r>
      <w:r>
        <w:rPr>
          <w:highlight w:val="magenta"/>
        </w:rPr>
        <w:t>The individual filters are "and"-linked.</w:t>
      </w:r>
    </w:p>
    <w:p w:rsidRPr="00C20AEF" w:rsidR="0034307A" w:rsidP="0034307A" w:rsidRDefault="0034307A" w14:paraId="5195AAF7" w14:textId="77777777">
      <w:pPr>
        <w:pStyle w:val="Textkrper"/>
      </w:pPr>
    </w:p>
    <w:tbl>
      <w:tblPr>
        <w:tblW w:w="5099" w:type="pct"/>
        <w:tblBorders>
          <w:top w:val="single" w:color="E20074" w:sz="18" w:space="0"/>
          <w:insideH w:val="single" w:color="auto" w:sz="4" w:space="0"/>
        </w:tblBorders>
        <w:tblLayout w:type="fixed"/>
        <w:tblLook w:val="01E0" w:firstRow="1" w:lastRow="1" w:firstColumn="1" w:lastColumn="1" w:noHBand="0" w:noVBand="0"/>
      </w:tblPr>
      <w:tblGrid>
        <w:gridCol w:w="1376"/>
        <w:gridCol w:w="1300"/>
        <w:gridCol w:w="1587"/>
        <w:gridCol w:w="1061"/>
        <w:gridCol w:w="1554"/>
        <w:gridCol w:w="2655"/>
      </w:tblGrid>
      <w:tr w:rsidRPr="00C20AEF" w:rsidR="00234020" w:rsidTr="00091C86" w14:paraId="63B0BEB1" w14:textId="77777777">
        <w:trPr>
          <w:tblHeader/>
        </w:trPr>
        <w:tc>
          <w:tcPr>
            <w:tcW w:w="1406" w:type="dxa"/>
            <w:tcBorders>
              <w:top w:val="single" w:color="E20074" w:sz="18" w:space="0"/>
              <w:bottom w:val="single" w:color="auto" w:sz="4" w:space="0"/>
            </w:tcBorders>
            <w:shd w:val="clear" w:color="auto" w:fill="E0E0E0"/>
          </w:tcPr>
          <w:p w:rsidRPr="00C20AEF" w:rsidR="00234020" w:rsidP="00B547B6" w:rsidRDefault="00234020" w14:paraId="75CCB598" w14:textId="77777777">
            <w:pPr>
              <w:pStyle w:val="TableHeading"/>
              <w:rPr>
                <w:rStyle w:val="Fett"/>
                <w:b/>
                <w:bCs/>
              </w:rPr>
            </w:pPr>
            <w:r>
              <w:rPr>
                <w:rStyle w:val="Fett"/>
                <w:b/>
              </w:rPr>
              <w:t>Filter</w:t>
            </w:r>
          </w:p>
        </w:tc>
        <w:tc>
          <w:tcPr>
            <w:tcW w:w="1329" w:type="dxa"/>
            <w:tcBorders>
              <w:top w:val="single" w:color="E20074" w:sz="18" w:space="0"/>
              <w:bottom w:val="single" w:color="auto" w:sz="4" w:space="0"/>
            </w:tcBorders>
            <w:shd w:val="clear" w:color="auto" w:fill="E0E0E0"/>
          </w:tcPr>
          <w:p w:rsidRPr="00C20AEF" w:rsidR="00234020" w:rsidP="00B547B6" w:rsidRDefault="00234020" w14:paraId="495F8FB0" w14:textId="77777777">
            <w:pPr>
              <w:pStyle w:val="TableHeading"/>
              <w:rPr>
                <w:rStyle w:val="Fett"/>
                <w:b/>
                <w:bCs/>
              </w:rPr>
            </w:pPr>
            <w:r>
              <w:rPr>
                <w:rStyle w:val="Fett"/>
                <w:b/>
              </w:rPr>
              <w:t>Element</w:t>
            </w:r>
          </w:p>
        </w:tc>
        <w:tc>
          <w:tcPr>
            <w:tcW w:w="1624" w:type="dxa"/>
            <w:tcBorders>
              <w:top w:val="single" w:color="E20074" w:sz="18" w:space="0"/>
              <w:bottom w:val="single" w:color="auto" w:sz="4" w:space="0"/>
            </w:tcBorders>
            <w:shd w:val="clear" w:color="auto" w:fill="E0E0E0"/>
          </w:tcPr>
          <w:p w:rsidRPr="00C20AEF" w:rsidR="00234020" w:rsidP="00B547B6" w:rsidRDefault="00234020" w14:paraId="72183C5C" w14:textId="77777777">
            <w:pPr>
              <w:pStyle w:val="TableHeading"/>
              <w:rPr>
                <w:rStyle w:val="Fett"/>
                <w:b/>
                <w:bCs/>
              </w:rPr>
            </w:pPr>
            <w:r>
              <w:rPr>
                <w:rStyle w:val="Fett"/>
                <w:b/>
              </w:rPr>
              <w:t>Format</w:t>
            </w:r>
          </w:p>
        </w:tc>
        <w:tc>
          <w:tcPr>
            <w:tcW w:w="1083" w:type="dxa"/>
            <w:tcBorders>
              <w:top w:val="single" w:color="E20074" w:sz="18" w:space="0"/>
              <w:bottom w:val="single" w:color="auto" w:sz="4" w:space="0"/>
            </w:tcBorders>
            <w:shd w:val="clear" w:color="auto" w:fill="E0E0E0"/>
          </w:tcPr>
          <w:p w:rsidRPr="00C20AEF" w:rsidR="00234020" w:rsidP="00B547B6" w:rsidRDefault="00234020" w14:paraId="26D08511" w14:textId="77777777">
            <w:pPr>
              <w:pStyle w:val="TableHeading"/>
              <w:rPr>
                <w:rStyle w:val="Fett"/>
                <w:b/>
                <w:bCs/>
              </w:rPr>
            </w:pPr>
            <w:r>
              <w:rPr>
                <w:rStyle w:val="Fett"/>
                <w:b/>
              </w:rPr>
              <w:t>Multiple</w:t>
            </w:r>
          </w:p>
        </w:tc>
        <w:tc>
          <w:tcPr>
            <w:tcW w:w="1590" w:type="dxa"/>
            <w:tcBorders>
              <w:top w:val="single" w:color="E20074" w:sz="18" w:space="0"/>
              <w:bottom w:val="single" w:color="auto" w:sz="4" w:space="0"/>
            </w:tcBorders>
            <w:shd w:val="clear" w:color="auto" w:fill="E0E0E0"/>
          </w:tcPr>
          <w:p w:rsidRPr="00C20AEF" w:rsidR="00234020" w:rsidP="00B547B6" w:rsidRDefault="00234020" w14:paraId="288DA988" w14:textId="77777777">
            <w:pPr>
              <w:pStyle w:val="TableHeading"/>
              <w:rPr>
                <w:rStyle w:val="Fett"/>
                <w:b/>
                <w:bCs/>
              </w:rPr>
            </w:pPr>
            <w:proofErr w:type="spellStart"/>
            <w:r>
              <w:rPr>
                <w:rStyle w:val="Fett"/>
                <w:b/>
              </w:rPr>
              <w:t>Sonstiges</w:t>
            </w:r>
            <w:proofErr w:type="spellEnd"/>
          </w:p>
        </w:tc>
        <w:tc>
          <w:tcPr>
            <w:tcW w:w="2721" w:type="dxa"/>
            <w:tcBorders>
              <w:top w:val="single" w:color="E20074" w:sz="18" w:space="0"/>
              <w:bottom w:val="single" w:color="auto" w:sz="4" w:space="0"/>
            </w:tcBorders>
            <w:shd w:val="clear" w:color="auto" w:fill="E0E0E0"/>
          </w:tcPr>
          <w:p w:rsidRPr="00C20AEF" w:rsidR="00234020" w:rsidP="00B547B6" w:rsidRDefault="00234020" w14:paraId="5DAD7D67" w14:textId="77777777">
            <w:pPr>
              <w:pStyle w:val="TableHeading"/>
              <w:rPr>
                <w:rStyle w:val="Fett"/>
                <w:b/>
                <w:bCs/>
              </w:rPr>
            </w:pPr>
            <w:proofErr w:type="spellStart"/>
            <w:r>
              <w:rPr>
                <w:rStyle w:val="Fett"/>
                <w:b/>
              </w:rPr>
              <w:t>Gefiltertes</w:t>
            </w:r>
            <w:proofErr w:type="spellEnd"/>
            <w:r>
              <w:rPr>
                <w:rStyle w:val="Fett"/>
                <w:b/>
              </w:rPr>
              <w:t xml:space="preserve"> Feld</w:t>
            </w:r>
          </w:p>
        </w:tc>
      </w:tr>
      <w:tr w:rsidRPr="00C20AEF" w:rsidR="00234020" w:rsidTr="00091C86" w14:paraId="5BE1C169" w14:textId="77777777">
        <w:tc>
          <w:tcPr>
            <w:tcW w:w="1406" w:type="dxa"/>
          </w:tcPr>
          <w:p w:rsidRPr="00C20AEF" w:rsidR="00234020" w:rsidP="00B547B6" w:rsidRDefault="00234020" w14:paraId="0E908A2F" w14:textId="77777777">
            <w:pPr>
              <w:pStyle w:val="TabelleFlietext3"/>
              <w:keepNext/>
              <w:spacing w:before="60" w:after="60"/>
            </w:pPr>
            <w:r>
              <w:t>Country (operation)</w:t>
            </w:r>
          </w:p>
        </w:tc>
        <w:tc>
          <w:tcPr>
            <w:tcW w:w="1329" w:type="dxa"/>
          </w:tcPr>
          <w:p w:rsidRPr="00C20AEF" w:rsidR="00234020" w:rsidP="00B547B6" w:rsidRDefault="00234020" w14:paraId="5A11E68B" w14:textId="77777777">
            <w:pPr>
              <w:pStyle w:val="TabelleFlietext3"/>
              <w:keepNext/>
              <w:spacing w:before="60" w:after="60"/>
            </w:pPr>
            <w:proofErr w:type="spellStart"/>
            <w:r>
              <w:t>Combobox</w:t>
            </w:r>
            <w:proofErr w:type="spellEnd"/>
          </w:p>
        </w:tc>
        <w:tc>
          <w:tcPr>
            <w:tcW w:w="1624" w:type="dxa"/>
          </w:tcPr>
          <w:p w:rsidRPr="00C20AEF" w:rsidR="00234020" w:rsidP="00B547B6" w:rsidRDefault="00234020" w14:paraId="7BC6488C" w14:textId="77777777">
            <w:pPr>
              <w:pStyle w:val="TabelleFlietext3"/>
              <w:keepNext/>
              <w:spacing w:before="60" w:after="60"/>
            </w:pPr>
            <w:r>
              <w:t>Text</w:t>
            </w:r>
          </w:p>
        </w:tc>
        <w:tc>
          <w:tcPr>
            <w:tcW w:w="1083" w:type="dxa"/>
          </w:tcPr>
          <w:p w:rsidRPr="00C20AEF" w:rsidR="00234020" w:rsidP="00B547B6" w:rsidRDefault="00234020" w14:paraId="00DA0BD7" w14:textId="77777777">
            <w:pPr>
              <w:pStyle w:val="TabelleFlietext3"/>
              <w:keepNext/>
              <w:spacing w:before="60" w:after="60"/>
              <w:jc w:val="center"/>
            </w:pPr>
            <w:r>
              <w:t>N</w:t>
            </w:r>
          </w:p>
        </w:tc>
        <w:tc>
          <w:tcPr>
            <w:tcW w:w="1590" w:type="dxa"/>
          </w:tcPr>
          <w:p w:rsidRPr="00C20AEF" w:rsidR="00234020" w:rsidP="00B547B6" w:rsidRDefault="00234020" w14:paraId="4804D6A6" w14:textId="77777777">
            <w:pPr>
              <w:pStyle w:val="TabelleFlietext3"/>
              <w:keepNext/>
              <w:spacing w:before="60" w:after="60"/>
            </w:pPr>
          </w:p>
        </w:tc>
        <w:tc>
          <w:tcPr>
            <w:tcW w:w="2721" w:type="dxa"/>
          </w:tcPr>
          <w:p w:rsidRPr="00C20AEF" w:rsidR="00234020" w:rsidP="00B547B6" w:rsidRDefault="00234020" w14:paraId="7CAB8A33" w14:textId="77777777">
            <w:pPr>
              <w:pStyle w:val="TabelleFlietext3"/>
              <w:keepNext/>
              <w:spacing w:before="60" w:after="60"/>
            </w:pPr>
            <w:r>
              <w:t>Own company number.</w:t>
            </w:r>
          </w:p>
        </w:tc>
      </w:tr>
      <w:tr w:rsidRPr="00C20AEF" w:rsidR="00234020" w:rsidTr="00091C86" w14:paraId="3B6BD719" w14:textId="77777777">
        <w:tc>
          <w:tcPr>
            <w:tcW w:w="1406" w:type="dxa"/>
          </w:tcPr>
          <w:p w:rsidRPr="00C20AEF" w:rsidR="00234020" w:rsidP="00234020" w:rsidRDefault="00234020" w14:paraId="7EC5AEC9" w14:textId="77777777">
            <w:pPr>
              <w:pStyle w:val="TabelleFlietext3"/>
              <w:spacing w:before="60" w:after="60"/>
            </w:pPr>
            <w:proofErr w:type="spellStart"/>
            <w:r>
              <w:t>Betriebsnummer</w:t>
            </w:r>
            <w:proofErr w:type="spellEnd"/>
          </w:p>
        </w:tc>
        <w:tc>
          <w:tcPr>
            <w:tcW w:w="1329" w:type="dxa"/>
          </w:tcPr>
          <w:p w:rsidRPr="00C20AEF" w:rsidR="00234020" w:rsidP="00234020" w:rsidRDefault="00234020" w14:paraId="00CF4677" w14:textId="77777777">
            <w:pPr>
              <w:pStyle w:val="TabelleFlietext3"/>
              <w:spacing w:before="60" w:after="60"/>
            </w:pPr>
            <w:proofErr w:type="spellStart"/>
            <w:r>
              <w:t>Textfeld</w:t>
            </w:r>
            <w:proofErr w:type="spellEnd"/>
          </w:p>
        </w:tc>
        <w:tc>
          <w:tcPr>
            <w:tcW w:w="1624" w:type="dxa"/>
          </w:tcPr>
          <w:p w:rsidRPr="00C20AEF" w:rsidR="00234020" w:rsidP="00234020" w:rsidRDefault="00234020" w14:paraId="2ACEF702" w14:textId="77777777">
            <w:pPr>
              <w:pStyle w:val="TabelleFlietext3"/>
              <w:spacing w:before="60" w:after="60"/>
            </w:pPr>
            <w:r>
              <w:t>6-digit, numeric</w:t>
            </w:r>
          </w:p>
        </w:tc>
        <w:tc>
          <w:tcPr>
            <w:tcW w:w="1083" w:type="dxa"/>
          </w:tcPr>
          <w:p w:rsidRPr="00C20AEF" w:rsidR="00234020" w:rsidP="00234020" w:rsidRDefault="00234020" w14:paraId="60E6CEE8" w14:textId="77777777">
            <w:pPr>
              <w:pStyle w:val="TabelleFlietext3"/>
              <w:spacing w:before="60" w:after="60"/>
              <w:jc w:val="center"/>
            </w:pPr>
            <w:r>
              <w:t>N</w:t>
            </w:r>
          </w:p>
        </w:tc>
        <w:tc>
          <w:tcPr>
            <w:tcW w:w="1590" w:type="dxa"/>
          </w:tcPr>
          <w:p w:rsidRPr="00C20AEF" w:rsidR="00234020" w:rsidP="00234020" w:rsidRDefault="00234020" w14:paraId="119C950E" w14:textId="77777777">
            <w:pPr>
              <w:pStyle w:val="TabelleFlietext3"/>
              <w:spacing w:before="60" w:after="60"/>
            </w:pPr>
          </w:p>
        </w:tc>
        <w:tc>
          <w:tcPr>
            <w:tcW w:w="2721" w:type="dxa"/>
          </w:tcPr>
          <w:p w:rsidRPr="00C20AEF" w:rsidR="00234020" w:rsidP="00234020" w:rsidRDefault="00234020" w14:paraId="3F0EF222" w14:textId="77777777">
            <w:pPr>
              <w:pStyle w:val="TabelleFlietext3"/>
              <w:spacing w:before="60" w:after="60"/>
            </w:pPr>
            <w:r>
              <w:t>Own company number.</w:t>
            </w:r>
          </w:p>
        </w:tc>
      </w:tr>
      <w:tr w:rsidRPr="00BF4184" w:rsidR="00234020" w:rsidTr="00091C86" w14:paraId="04182D79" w14:textId="77777777">
        <w:tc>
          <w:tcPr>
            <w:tcW w:w="1406" w:type="dxa"/>
          </w:tcPr>
          <w:p w:rsidRPr="00C20AEF" w:rsidR="00234020" w:rsidP="00234020" w:rsidRDefault="00234020" w14:paraId="33279E45" w14:textId="77777777">
            <w:pPr>
              <w:pStyle w:val="TabelleFlietext3"/>
              <w:spacing w:before="60" w:after="60"/>
            </w:pPr>
            <w:r>
              <w:t xml:space="preserve">Land (Ver-/ </w:t>
            </w:r>
            <w:proofErr w:type="spellStart"/>
            <w:r>
              <w:t>Käufer</w:t>
            </w:r>
            <w:proofErr w:type="spellEnd"/>
            <w:r>
              <w:t>)</w:t>
            </w:r>
          </w:p>
        </w:tc>
        <w:tc>
          <w:tcPr>
            <w:tcW w:w="1329" w:type="dxa"/>
          </w:tcPr>
          <w:p w:rsidRPr="00C20AEF" w:rsidR="00234020" w:rsidP="00234020" w:rsidRDefault="00234020" w14:paraId="11EF7BC9" w14:textId="77777777">
            <w:pPr>
              <w:pStyle w:val="TabelleFlietext3"/>
              <w:spacing w:before="60" w:after="60"/>
            </w:pPr>
            <w:proofErr w:type="spellStart"/>
            <w:r>
              <w:t>Combobox</w:t>
            </w:r>
            <w:proofErr w:type="spellEnd"/>
          </w:p>
        </w:tc>
        <w:tc>
          <w:tcPr>
            <w:tcW w:w="1624" w:type="dxa"/>
          </w:tcPr>
          <w:p w:rsidRPr="00C20AEF" w:rsidR="00234020" w:rsidP="00234020" w:rsidRDefault="00234020" w14:paraId="2B6C82C5" w14:textId="77777777">
            <w:pPr>
              <w:pStyle w:val="TabelleFlietext3"/>
              <w:spacing w:before="60" w:after="60"/>
            </w:pPr>
            <w:r>
              <w:t>Text</w:t>
            </w:r>
          </w:p>
        </w:tc>
        <w:tc>
          <w:tcPr>
            <w:tcW w:w="1083" w:type="dxa"/>
          </w:tcPr>
          <w:p w:rsidRPr="00C20AEF" w:rsidR="00234020" w:rsidP="00234020" w:rsidRDefault="00234020" w14:paraId="7CE1949B" w14:textId="77777777">
            <w:pPr>
              <w:pStyle w:val="TabelleFlietext3"/>
              <w:spacing w:before="60" w:after="60"/>
              <w:jc w:val="center"/>
            </w:pPr>
            <w:r>
              <w:t>N</w:t>
            </w:r>
          </w:p>
        </w:tc>
        <w:tc>
          <w:tcPr>
            <w:tcW w:w="1590" w:type="dxa"/>
          </w:tcPr>
          <w:p w:rsidRPr="00C20AEF" w:rsidR="00234020" w:rsidP="00234020" w:rsidRDefault="00234020" w14:paraId="750F04BA" w14:textId="77777777">
            <w:pPr>
              <w:pStyle w:val="TabelleFlietext3"/>
              <w:spacing w:before="60" w:after="60"/>
            </w:pPr>
          </w:p>
        </w:tc>
        <w:tc>
          <w:tcPr>
            <w:tcW w:w="2721" w:type="dxa"/>
          </w:tcPr>
          <w:p w:rsidRPr="00BF4184" w:rsidR="00234020" w:rsidP="00234020" w:rsidRDefault="00234020" w14:paraId="5C354EAD" w14:textId="77777777">
            <w:pPr>
              <w:pStyle w:val="TabelleFlietext3"/>
              <w:spacing w:before="60" w:after="60"/>
              <w:rPr>
                <w:lang w:val="de-DE"/>
              </w:rPr>
            </w:pPr>
            <w:r w:rsidRPr="00BF4184">
              <w:rPr>
                <w:lang w:val="de-DE"/>
              </w:rPr>
              <w:t>Betriebsnummer Ver-/Käufer (des Geschäftspartners).</w:t>
            </w:r>
          </w:p>
        </w:tc>
      </w:tr>
      <w:tr w:rsidRPr="00C20AEF" w:rsidR="00234020" w:rsidTr="00091C86" w14:paraId="567C269E" w14:textId="77777777">
        <w:tc>
          <w:tcPr>
            <w:tcW w:w="1406" w:type="dxa"/>
          </w:tcPr>
          <w:p w:rsidRPr="00C20AEF" w:rsidR="00234020" w:rsidP="00234020" w:rsidRDefault="00234020" w14:paraId="2E9540A4" w14:textId="77777777">
            <w:pPr>
              <w:pStyle w:val="TabelleFlietext3"/>
              <w:spacing w:before="60" w:after="60"/>
            </w:pPr>
            <w:r>
              <w:t>Seller/Buyer</w:t>
            </w:r>
          </w:p>
        </w:tc>
        <w:tc>
          <w:tcPr>
            <w:tcW w:w="1329" w:type="dxa"/>
          </w:tcPr>
          <w:p w:rsidRPr="00C20AEF" w:rsidR="00234020" w:rsidP="00234020" w:rsidRDefault="00234020" w14:paraId="2EDDAA92" w14:textId="77777777">
            <w:pPr>
              <w:pStyle w:val="TabelleFlietext3"/>
              <w:spacing w:before="60" w:after="60"/>
            </w:pPr>
            <w:proofErr w:type="spellStart"/>
            <w:r>
              <w:t>Textfeld</w:t>
            </w:r>
            <w:proofErr w:type="spellEnd"/>
          </w:p>
        </w:tc>
        <w:tc>
          <w:tcPr>
            <w:tcW w:w="1624" w:type="dxa"/>
          </w:tcPr>
          <w:p w:rsidRPr="00C20AEF" w:rsidR="00234020" w:rsidP="00234020" w:rsidRDefault="00234020" w14:paraId="08E57876" w14:textId="77777777">
            <w:pPr>
              <w:pStyle w:val="TabelleFlietext3"/>
              <w:spacing w:before="60" w:after="60"/>
            </w:pPr>
            <w:r>
              <w:t>6-stellig,</w:t>
            </w:r>
            <w:r>
              <w:br/>
            </w:r>
            <w:proofErr w:type="spellStart"/>
            <w:r>
              <w:t>numerisch</w:t>
            </w:r>
            <w:proofErr w:type="spellEnd"/>
          </w:p>
        </w:tc>
        <w:tc>
          <w:tcPr>
            <w:tcW w:w="1083" w:type="dxa"/>
          </w:tcPr>
          <w:p w:rsidRPr="00C20AEF" w:rsidR="00234020" w:rsidP="00234020" w:rsidRDefault="00234020" w14:paraId="664AFD0A" w14:textId="77777777">
            <w:pPr>
              <w:pStyle w:val="TabelleFlietext3"/>
              <w:spacing w:before="60" w:after="60"/>
              <w:jc w:val="center"/>
            </w:pPr>
            <w:r>
              <w:t>N</w:t>
            </w:r>
          </w:p>
        </w:tc>
        <w:tc>
          <w:tcPr>
            <w:tcW w:w="1590" w:type="dxa"/>
          </w:tcPr>
          <w:p w:rsidRPr="00C20AEF" w:rsidR="00234020" w:rsidP="00234020" w:rsidRDefault="00234020" w14:paraId="65DA4EFC" w14:textId="77777777">
            <w:pPr>
              <w:pStyle w:val="TabelleFlietext3"/>
              <w:spacing w:before="60" w:after="60"/>
            </w:pPr>
          </w:p>
        </w:tc>
        <w:tc>
          <w:tcPr>
            <w:tcW w:w="2721" w:type="dxa"/>
          </w:tcPr>
          <w:p w:rsidRPr="00C20AEF" w:rsidR="00234020" w:rsidP="00234020" w:rsidRDefault="00234020" w14:paraId="0314F809" w14:textId="77777777">
            <w:pPr>
              <w:pStyle w:val="TabelleFlietext3"/>
              <w:spacing w:before="60" w:after="60"/>
            </w:pPr>
            <w:r>
              <w:t>Company number seller/buyer (of the business partner).</w:t>
            </w:r>
          </w:p>
        </w:tc>
      </w:tr>
      <w:tr w:rsidRPr="00C20AEF" w:rsidR="00234020" w:rsidTr="00091C86" w14:paraId="2A2795B5" w14:textId="77777777">
        <w:tc>
          <w:tcPr>
            <w:tcW w:w="1406" w:type="dxa"/>
            <w:tcBorders>
              <w:top w:val="single" w:color="auto" w:sz="4" w:space="0"/>
            </w:tcBorders>
          </w:tcPr>
          <w:p w:rsidRPr="00C20AEF" w:rsidR="00234020" w:rsidP="00234020" w:rsidRDefault="00234020" w14:paraId="73E261D3" w14:textId="77777777">
            <w:pPr>
              <w:pStyle w:val="TabelleFlietext3"/>
              <w:spacing w:before="60" w:after="60"/>
            </w:pPr>
            <w:proofErr w:type="spellStart"/>
            <w:r>
              <w:t>Auftrags</w:t>
            </w:r>
            <w:proofErr w:type="spellEnd"/>
            <w:r>
              <w:t>.-Nr.</w:t>
            </w:r>
          </w:p>
        </w:tc>
        <w:tc>
          <w:tcPr>
            <w:tcW w:w="1329" w:type="dxa"/>
            <w:tcBorders>
              <w:top w:val="single" w:color="auto" w:sz="4" w:space="0"/>
            </w:tcBorders>
          </w:tcPr>
          <w:p w:rsidRPr="00C20AEF" w:rsidR="00234020" w:rsidP="00234020" w:rsidRDefault="00234020" w14:paraId="4ECFD81C" w14:textId="77777777">
            <w:pPr>
              <w:pStyle w:val="TabelleFlietext3"/>
              <w:spacing w:before="60" w:after="60"/>
            </w:pPr>
            <w:proofErr w:type="spellStart"/>
            <w:r>
              <w:t>Textfeld</w:t>
            </w:r>
            <w:proofErr w:type="spellEnd"/>
          </w:p>
        </w:tc>
        <w:tc>
          <w:tcPr>
            <w:tcW w:w="1624" w:type="dxa"/>
            <w:tcBorders>
              <w:top w:val="single" w:color="auto" w:sz="4" w:space="0"/>
            </w:tcBorders>
          </w:tcPr>
          <w:p w:rsidRPr="00C20AEF" w:rsidR="00234020" w:rsidP="00234020" w:rsidRDefault="00234020" w14:paraId="16A278C6" w14:textId="77777777">
            <w:pPr>
              <w:pStyle w:val="TabelleFlietext3"/>
              <w:spacing w:before="60" w:after="60"/>
            </w:pPr>
            <w:r>
              <w:t>6-stellig,</w:t>
            </w:r>
          </w:p>
          <w:p w:rsidRPr="00C20AEF" w:rsidR="00234020" w:rsidP="00234020" w:rsidRDefault="00234020" w14:paraId="72000C28" w14:textId="77777777">
            <w:pPr>
              <w:pStyle w:val="TabelleFlietext3"/>
              <w:spacing w:before="60" w:after="60"/>
            </w:pPr>
            <w:r>
              <w:t>numeric</w:t>
            </w:r>
          </w:p>
        </w:tc>
        <w:tc>
          <w:tcPr>
            <w:tcW w:w="1083" w:type="dxa"/>
            <w:tcBorders>
              <w:top w:val="single" w:color="auto" w:sz="4" w:space="0"/>
            </w:tcBorders>
          </w:tcPr>
          <w:p w:rsidRPr="00C20AEF" w:rsidR="00234020" w:rsidP="00234020" w:rsidRDefault="00234020" w14:paraId="06DF5EA2" w14:textId="77777777">
            <w:pPr>
              <w:pStyle w:val="TabelleFlietext3"/>
              <w:spacing w:before="60" w:after="60"/>
              <w:jc w:val="center"/>
            </w:pPr>
            <w:r>
              <w:t>N</w:t>
            </w:r>
          </w:p>
        </w:tc>
        <w:tc>
          <w:tcPr>
            <w:tcW w:w="1590" w:type="dxa"/>
            <w:tcBorders>
              <w:top w:val="single" w:color="auto" w:sz="4" w:space="0"/>
            </w:tcBorders>
          </w:tcPr>
          <w:p w:rsidRPr="00C20AEF" w:rsidR="00234020" w:rsidP="00234020" w:rsidRDefault="00234020" w14:paraId="423E2952" w14:textId="77777777">
            <w:pPr>
              <w:pStyle w:val="TabelleFlietext3"/>
              <w:spacing w:before="60" w:after="60"/>
              <w:ind w:left="0"/>
            </w:pPr>
            <w:r>
              <w:t>From - To</w:t>
            </w:r>
          </w:p>
        </w:tc>
        <w:tc>
          <w:tcPr>
            <w:tcW w:w="2721" w:type="dxa"/>
            <w:tcBorders>
              <w:top w:val="single" w:color="auto" w:sz="4" w:space="0"/>
            </w:tcBorders>
          </w:tcPr>
          <w:p w:rsidRPr="00C20AEF" w:rsidR="00234020" w:rsidP="00234020" w:rsidRDefault="00234020" w14:paraId="65C3F8AB" w14:textId="77777777">
            <w:pPr>
              <w:pStyle w:val="TabelleFlietext3"/>
              <w:spacing w:before="60" w:after="60"/>
            </w:pPr>
            <w:r>
              <w:t>Order number.</w:t>
            </w:r>
          </w:p>
        </w:tc>
      </w:tr>
      <w:tr w:rsidRPr="00BF4184" w:rsidR="00234020" w:rsidTr="00091C86" w14:paraId="0F49D6BE" w14:textId="77777777">
        <w:tc>
          <w:tcPr>
            <w:tcW w:w="1406" w:type="dxa"/>
          </w:tcPr>
          <w:p w:rsidRPr="00C20AEF" w:rsidR="00234020" w:rsidP="00234020" w:rsidRDefault="00234020" w14:paraId="4BA71593" w14:textId="77777777">
            <w:pPr>
              <w:pStyle w:val="TabelleFlietext3"/>
              <w:spacing w:before="60" w:after="60"/>
            </w:pPr>
            <w:proofErr w:type="spellStart"/>
            <w:r>
              <w:t>Bestellhinweis</w:t>
            </w:r>
            <w:proofErr w:type="spellEnd"/>
          </w:p>
        </w:tc>
        <w:tc>
          <w:tcPr>
            <w:tcW w:w="1329" w:type="dxa"/>
          </w:tcPr>
          <w:p w:rsidRPr="00C20AEF" w:rsidR="00234020" w:rsidP="00234020" w:rsidRDefault="00234020" w14:paraId="63F3738E" w14:textId="77777777">
            <w:pPr>
              <w:pStyle w:val="TabelleFlietext3"/>
              <w:spacing w:before="60" w:after="60"/>
            </w:pPr>
            <w:proofErr w:type="spellStart"/>
            <w:r>
              <w:t>Textfeld</w:t>
            </w:r>
            <w:proofErr w:type="spellEnd"/>
          </w:p>
        </w:tc>
        <w:tc>
          <w:tcPr>
            <w:tcW w:w="1624" w:type="dxa"/>
          </w:tcPr>
          <w:p w:rsidRPr="00C20AEF" w:rsidR="00234020" w:rsidP="00234020" w:rsidRDefault="0002442B" w14:paraId="0DA4EF8C" w14:textId="77777777">
            <w:pPr>
              <w:pStyle w:val="TabelleFlietext3"/>
              <w:spacing w:before="60" w:after="60"/>
            </w:pPr>
            <w:r>
              <w:t xml:space="preserve">max. 150 </w:t>
            </w:r>
            <w:proofErr w:type="spellStart"/>
            <w:r>
              <w:t>Zeichen</w:t>
            </w:r>
            <w:proofErr w:type="spellEnd"/>
          </w:p>
        </w:tc>
        <w:tc>
          <w:tcPr>
            <w:tcW w:w="1083" w:type="dxa"/>
          </w:tcPr>
          <w:p w:rsidRPr="00C20AEF" w:rsidR="00234020" w:rsidP="00234020" w:rsidRDefault="00234020" w14:paraId="0B8682FD" w14:textId="77777777">
            <w:pPr>
              <w:pStyle w:val="TabelleFlietext3"/>
              <w:spacing w:before="60" w:after="60"/>
              <w:jc w:val="center"/>
            </w:pPr>
            <w:r>
              <w:t>N</w:t>
            </w:r>
          </w:p>
        </w:tc>
        <w:tc>
          <w:tcPr>
            <w:tcW w:w="1590" w:type="dxa"/>
          </w:tcPr>
          <w:p w:rsidRPr="00C20AEF" w:rsidR="00234020" w:rsidP="00234020" w:rsidRDefault="00173405" w14:paraId="425BCF12" w14:textId="77777777">
            <w:pPr>
              <w:pStyle w:val="TabelleFlietext3"/>
              <w:spacing w:before="60" w:after="60"/>
            </w:pPr>
            <w:r w:rsidRPr="00BF4184">
              <w:rPr>
                <w:lang w:val="de-DE"/>
              </w:rPr>
              <w:t xml:space="preserve">Bestellhinweis muss den Text enthalten. </w:t>
            </w:r>
            <w:r>
              <w:t>Case insensitive.</w:t>
            </w:r>
          </w:p>
        </w:tc>
        <w:tc>
          <w:tcPr>
            <w:tcW w:w="2721" w:type="dxa"/>
          </w:tcPr>
          <w:p w:rsidRPr="00BF4184" w:rsidR="00234020" w:rsidP="00234020" w:rsidRDefault="00234020" w14:paraId="5723B0FE" w14:textId="77777777">
            <w:pPr>
              <w:pStyle w:val="TabelleFlietext3"/>
              <w:spacing w:before="60" w:after="60"/>
              <w:rPr>
                <w:lang w:val="de-DE"/>
              </w:rPr>
            </w:pPr>
            <w:r w:rsidRPr="00BF4184">
              <w:rPr>
                <w:lang w:val="de-DE"/>
              </w:rPr>
              <w:t xml:space="preserve">Spezieller </w:t>
            </w:r>
            <w:proofErr w:type="spellStart"/>
            <w:r w:rsidRPr="00BF4184">
              <w:rPr>
                <w:lang w:val="de-DE"/>
              </w:rPr>
              <w:t>Bestellerhinweis</w:t>
            </w:r>
            <w:proofErr w:type="spellEnd"/>
            <w:r w:rsidRPr="00BF4184">
              <w:rPr>
                <w:lang w:val="de-DE"/>
              </w:rPr>
              <w:t xml:space="preserve"> zur Bestellung/ zum Auftrag des Käufers.</w:t>
            </w:r>
          </w:p>
        </w:tc>
      </w:tr>
      <w:tr w:rsidRPr="00C20AEF" w:rsidR="00444822" w:rsidTr="00091C86" w14:paraId="670C9F3E" w14:textId="77777777">
        <w:tc>
          <w:tcPr>
            <w:tcW w:w="1406" w:type="dxa"/>
          </w:tcPr>
          <w:p w:rsidRPr="00C20AEF" w:rsidR="00444822" w:rsidP="00234020" w:rsidRDefault="00444822" w14:paraId="1EC00207" w14:textId="34633D30">
            <w:pPr>
              <w:pStyle w:val="TabelleFlietext3"/>
              <w:spacing w:before="60" w:after="60"/>
            </w:pPr>
            <w:r>
              <w:t>Part number</w:t>
            </w:r>
          </w:p>
        </w:tc>
        <w:tc>
          <w:tcPr>
            <w:tcW w:w="1329" w:type="dxa"/>
          </w:tcPr>
          <w:p w:rsidRPr="00C20AEF" w:rsidR="00444822" w:rsidP="00234020" w:rsidRDefault="00444822" w14:paraId="471A9990" w14:textId="77777777">
            <w:pPr>
              <w:pStyle w:val="TabelleFlietext3"/>
              <w:spacing w:before="60" w:after="60"/>
            </w:pPr>
            <w:proofErr w:type="spellStart"/>
            <w:r>
              <w:t>Textfeld</w:t>
            </w:r>
            <w:proofErr w:type="spellEnd"/>
          </w:p>
        </w:tc>
        <w:tc>
          <w:tcPr>
            <w:tcW w:w="1624" w:type="dxa"/>
          </w:tcPr>
          <w:p w:rsidRPr="00C20AEF" w:rsidR="00444822" w:rsidP="00234020" w:rsidRDefault="004F5CA0" w14:paraId="62820D0A" w14:textId="74465B45">
            <w:pPr>
              <w:pStyle w:val="TabelleFlietext3"/>
              <w:spacing w:before="60" w:after="60"/>
            </w:pPr>
            <w:r>
              <w:t xml:space="preserve">max. 25 </w:t>
            </w:r>
            <w:proofErr w:type="spellStart"/>
            <w:r>
              <w:t>Zeichen</w:t>
            </w:r>
            <w:proofErr w:type="spellEnd"/>
          </w:p>
        </w:tc>
        <w:tc>
          <w:tcPr>
            <w:tcW w:w="1083" w:type="dxa"/>
          </w:tcPr>
          <w:p w:rsidRPr="00C20AEF" w:rsidR="00444822" w:rsidP="00234020" w:rsidRDefault="00444822" w14:paraId="323B2FC5" w14:textId="77777777">
            <w:pPr>
              <w:pStyle w:val="TabelleFlietext3"/>
              <w:spacing w:before="60" w:after="60"/>
              <w:jc w:val="center"/>
            </w:pPr>
            <w:r>
              <w:t>N</w:t>
            </w:r>
          </w:p>
        </w:tc>
        <w:tc>
          <w:tcPr>
            <w:tcW w:w="1590" w:type="dxa"/>
          </w:tcPr>
          <w:p w:rsidRPr="00C20AEF" w:rsidR="00444822" w:rsidP="00234020" w:rsidRDefault="00444822" w14:paraId="23A46B11" w14:textId="77777777">
            <w:pPr>
              <w:pStyle w:val="TabelleFlietext3"/>
              <w:spacing w:before="60" w:after="60"/>
            </w:pPr>
          </w:p>
        </w:tc>
        <w:tc>
          <w:tcPr>
            <w:tcW w:w="2721" w:type="dxa"/>
          </w:tcPr>
          <w:p w:rsidRPr="00C20AEF" w:rsidR="00444822" w:rsidP="00234020" w:rsidRDefault="00444822" w14:paraId="75AC1E20" w14:textId="1782D0F5">
            <w:pPr>
              <w:pStyle w:val="TabelleFlietext3"/>
              <w:spacing w:before="60" w:after="60"/>
            </w:pPr>
            <w:r>
              <w:t>Part number (input option in all part number formats, analog part search without wildcard)</w:t>
            </w:r>
          </w:p>
        </w:tc>
      </w:tr>
      <w:tr w:rsidRPr="00C20AEF" w:rsidR="00234020" w:rsidTr="00091C86" w14:paraId="5E32E351" w14:textId="77777777">
        <w:tc>
          <w:tcPr>
            <w:tcW w:w="1406" w:type="dxa"/>
          </w:tcPr>
          <w:p w:rsidRPr="00C20AEF" w:rsidR="00234020" w:rsidP="00234020" w:rsidRDefault="00BF0686" w14:paraId="6A4603D5" w14:textId="77777777">
            <w:pPr>
              <w:pStyle w:val="TabelleFlietext3"/>
              <w:spacing w:before="60" w:after="60"/>
            </w:pPr>
            <w:proofErr w:type="spellStart"/>
            <w:r>
              <w:t>Anzeigetiefe</w:t>
            </w:r>
            <w:proofErr w:type="spellEnd"/>
          </w:p>
        </w:tc>
        <w:tc>
          <w:tcPr>
            <w:tcW w:w="1329" w:type="dxa"/>
          </w:tcPr>
          <w:p w:rsidRPr="00C20AEF" w:rsidR="00234020" w:rsidP="00234020" w:rsidRDefault="00BF0686" w14:paraId="1B0DFB51" w14:textId="77777777">
            <w:pPr>
              <w:pStyle w:val="TabelleFlietext3"/>
              <w:spacing w:before="60" w:after="60"/>
            </w:pPr>
            <w:proofErr w:type="spellStart"/>
            <w:r>
              <w:t>Combobox</w:t>
            </w:r>
            <w:proofErr w:type="spellEnd"/>
          </w:p>
        </w:tc>
        <w:tc>
          <w:tcPr>
            <w:tcW w:w="1624" w:type="dxa"/>
          </w:tcPr>
          <w:p w:rsidRPr="00C20AEF" w:rsidR="00234020" w:rsidP="00234020" w:rsidRDefault="00BF0686" w14:paraId="026F0C59" w14:textId="77777777">
            <w:pPr>
              <w:pStyle w:val="TabelleFlietext3"/>
              <w:spacing w:before="60" w:after="60"/>
            </w:pPr>
            <w:proofErr w:type="spellStart"/>
            <w:r>
              <w:t>Zahl</w:t>
            </w:r>
            <w:proofErr w:type="spellEnd"/>
          </w:p>
        </w:tc>
        <w:tc>
          <w:tcPr>
            <w:tcW w:w="1083" w:type="dxa"/>
          </w:tcPr>
          <w:p w:rsidRPr="00C20AEF" w:rsidR="00234020" w:rsidP="00234020" w:rsidRDefault="00234020" w14:paraId="79397577" w14:textId="77777777">
            <w:pPr>
              <w:pStyle w:val="TabelleFlietext3"/>
              <w:spacing w:before="60" w:after="60"/>
              <w:jc w:val="center"/>
            </w:pPr>
            <w:r>
              <w:t>N</w:t>
            </w:r>
          </w:p>
        </w:tc>
        <w:tc>
          <w:tcPr>
            <w:tcW w:w="1590" w:type="dxa"/>
          </w:tcPr>
          <w:p w:rsidRPr="00C20AEF" w:rsidR="00234020" w:rsidP="00234020" w:rsidRDefault="00BF0686" w14:paraId="2C5C4CD9" w14:textId="77777777">
            <w:pPr>
              <w:pStyle w:val="TabelleFlietext3"/>
              <w:spacing w:before="60" w:after="60"/>
            </w:pPr>
            <w:r>
              <w:t>6,12,18,24 (</w:t>
            </w:r>
            <w:proofErr w:type="spellStart"/>
            <w:r>
              <w:t>Monate</w:t>
            </w:r>
            <w:proofErr w:type="spellEnd"/>
            <w:r>
              <w:t>)</w:t>
            </w:r>
          </w:p>
        </w:tc>
        <w:tc>
          <w:tcPr>
            <w:tcW w:w="2721" w:type="dxa"/>
          </w:tcPr>
          <w:p w:rsidRPr="00C20AEF" w:rsidR="00234020" w:rsidP="00234020" w:rsidRDefault="00BF0686" w14:paraId="6BFCD98D" w14:textId="77777777">
            <w:pPr>
              <w:pStyle w:val="TabelleFlietext3"/>
              <w:spacing w:before="60" w:after="60"/>
            </w:pPr>
            <w:proofErr w:type="spellStart"/>
            <w:r>
              <w:t>Bestelleingangsdatum</w:t>
            </w:r>
            <w:proofErr w:type="spellEnd"/>
            <w:r>
              <w:t>.</w:t>
            </w:r>
          </w:p>
        </w:tc>
      </w:tr>
      <w:tr w:rsidRPr="00BF4184" w:rsidR="0067671F" w:rsidTr="00297FAF" w14:paraId="642BA952" w14:textId="77777777">
        <w:tc>
          <w:tcPr>
            <w:tcW w:w="1406" w:type="dxa"/>
          </w:tcPr>
          <w:p w:rsidRPr="00C20AEF" w:rsidR="0067671F" w:rsidP="00297FAF" w:rsidRDefault="0067671F" w14:paraId="6147863F" w14:textId="77777777">
            <w:pPr>
              <w:pStyle w:val="TabelleFlietext3"/>
              <w:spacing w:before="60" w:after="60"/>
            </w:pPr>
            <w:r>
              <w:t>Status</w:t>
            </w:r>
          </w:p>
        </w:tc>
        <w:tc>
          <w:tcPr>
            <w:tcW w:w="1329" w:type="dxa"/>
          </w:tcPr>
          <w:p w:rsidRPr="00C20AEF" w:rsidR="0067671F" w:rsidP="00297FAF" w:rsidRDefault="0067671F" w14:paraId="0FF60757" w14:textId="77777777">
            <w:pPr>
              <w:pStyle w:val="TabelleFlietext3"/>
              <w:spacing w:before="60" w:after="60"/>
            </w:pPr>
            <w:r>
              <w:t>Checkbox</w:t>
            </w:r>
          </w:p>
        </w:tc>
        <w:tc>
          <w:tcPr>
            <w:tcW w:w="1624" w:type="dxa"/>
          </w:tcPr>
          <w:p w:rsidRPr="00C20AEF" w:rsidR="0067671F" w:rsidP="00297FAF" w:rsidRDefault="0067671F" w14:paraId="6C845005" w14:textId="77777777">
            <w:pPr>
              <w:pStyle w:val="TabelleFlietext3"/>
              <w:spacing w:before="60" w:after="60"/>
            </w:pPr>
            <w:r>
              <w:t>-</w:t>
            </w:r>
          </w:p>
        </w:tc>
        <w:tc>
          <w:tcPr>
            <w:tcW w:w="1083" w:type="dxa"/>
          </w:tcPr>
          <w:p w:rsidRPr="00C20AEF" w:rsidR="0067671F" w:rsidP="00297FAF" w:rsidRDefault="0067671F" w14:paraId="2AFED198" w14:textId="77777777">
            <w:pPr>
              <w:pStyle w:val="TabelleFlietext3"/>
              <w:spacing w:before="60" w:after="60"/>
              <w:jc w:val="center"/>
            </w:pPr>
            <w:r>
              <w:t>J</w:t>
            </w:r>
          </w:p>
        </w:tc>
        <w:tc>
          <w:tcPr>
            <w:tcW w:w="1590" w:type="dxa"/>
          </w:tcPr>
          <w:p w:rsidRPr="00BF4184" w:rsidR="0067671F" w:rsidP="00297FAF" w:rsidRDefault="0067671F" w14:paraId="0CBB7EC7" w14:textId="77777777">
            <w:pPr>
              <w:pStyle w:val="TabelleFlietext3"/>
              <w:spacing w:before="60" w:after="60"/>
              <w:rPr>
                <w:lang w:val="de-DE"/>
              </w:rPr>
            </w:pPr>
            <w:r w:rsidRPr="00BF4184">
              <w:rPr>
                <w:lang w:val="de-DE"/>
              </w:rPr>
              <w:t xml:space="preserve"> neu</w:t>
            </w:r>
          </w:p>
          <w:p w:rsidRPr="00BF4184" w:rsidR="0067671F" w:rsidP="00297FAF" w:rsidRDefault="0067671F" w14:paraId="0FFB4182" w14:textId="7FBCC792">
            <w:pPr>
              <w:pStyle w:val="TabelleFlietext3"/>
              <w:spacing w:before="60" w:after="60"/>
              <w:rPr>
                <w:lang w:val="de-DE"/>
              </w:rPr>
            </w:pPr>
            <w:r w:rsidRPr="00BF4184">
              <w:rPr>
                <w:lang w:val="de-DE"/>
              </w:rPr>
              <w:t xml:space="preserve"> in Bearbeitung</w:t>
            </w:r>
          </w:p>
          <w:p w:rsidRPr="00BF4184" w:rsidR="00E03231" w:rsidP="00297FAF" w:rsidRDefault="00E03231" w14:paraId="08411A6A" w14:textId="0B006874">
            <w:pPr>
              <w:pStyle w:val="TabelleFlietext3"/>
              <w:spacing w:before="60" w:after="60"/>
              <w:rPr>
                <w:lang w:val="de-DE"/>
              </w:rPr>
            </w:pPr>
            <w:r w:rsidRPr="00BF4184">
              <w:rPr>
                <w:lang w:val="de-DE"/>
              </w:rPr>
              <w:t xml:space="preserve">akzeptiert </w:t>
            </w:r>
          </w:p>
          <w:p w:rsidRPr="00BF4184" w:rsidR="0067671F" w:rsidP="00297FAF" w:rsidRDefault="0067671F" w14:paraId="350CC7F5" w14:textId="77777777">
            <w:pPr>
              <w:pStyle w:val="TabelleFlietext3"/>
              <w:spacing w:before="60" w:after="60"/>
              <w:rPr>
                <w:lang w:val="de-DE"/>
              </w:rPr>
            </w:pPr>
            <w:r w:rsidRPr="00BF4184">
              <w:rPr>
                <w:lang w:val="de-DE"/>
              </w:rPr>
              <w:t xml:space="preserve"> versendet</w:t>
            </w:r>
          </w:p>
          <w:p w:rsidRPr="00BF4184" w:rsidR="0067671F" w:rsidP="00297FAF" w:rsidRDefault="0067671F" w14:paraId="465FD087" w14:textId="77777777">
            <w:pPr>
              <w:pStyle w:val="TabelleFlietext3"/>
              <w:spacing w:before="60" w:after="60"/>
              <w:rPr>
                <w:lang w:val="de-DE"/>
              </w:rPr>
            </w:pPr>
            <w:r w:rsidRPr="00BF4184">
              <w:rPr>
                <w:lang w:val="de-DE"/>
              </w:rPr>
              <w:t xml:space="preserve"> erhalten</w:t>
            </w:r>
          </w:p>
          <w:p w:rsidRPr="00BF4184" w:rsidR="0067671F" w:rsidP="00297FAF" w:rsidRDefault="0067671F" w14:paraId="64CFB2AB" w14:textId="77777777">
            <w:pPr>
              <w:pStyle w:val="TabelleFlietext3"/>
              <w:spacing w:before="60" w:after="60"/>
              <w:rPr>
                <w:lang w:val="de-DE"/>
              </w:rPr>
            </w:pPr>
            <w:r w:rsidRPr="00BF4184">
              <w:rPr>
                <w:lang w:val="de-DE"/>
              </w:rPr>
              <w:t xml:space="preserve"> storniert</w:t>
            </w:r>
          </w:p>
          <w:p w:rsidRPr="00BF4184" w:rsidR="0067671F" w:rsidP="00297FAF" w:rsidRDefault="0067671F" w14:paraId="40D6642A" w14:textId="77777777">
            <w:pPr>
              <w:pStyle w:val="TabelleFlietext3"/>
              <w:rPr>
                <w:lang w:val="de-DE"/>
              </w:rPr>
            </w:pPr>
            <w:r w:rsidRPr="00BF4184">
              <w:rPr>
                <w:lang w:val="de-DE"/>
              </w:rPr>
              <w:t xml:space="preserve"> abgelehnt</w:t>
            </w:r>
          </w:p>
          <w:p w:rsidRPr="00BF4184" w:rsidR="0082124C" w:rsidP="00297FAF" w:rsidRDefault="0082124C" w14:paraId="0F062BFB" w14:textId="29B3EDA7">
            <w:pPr>
              <w:pStyle w:val="TabelleFlietext3"/>
              <w:rPr>
                <w:lang w:val="de-DE"/>
              </w:rPr>
            </w:pPr>
            <w:r w:rsidRPr="00BF4184">
              <w:rPr>
                <w:lang w:val="de-DE"/>
              </w:rPr>
              <w:lastRenderedPageBreak/>
              <w:t>abgelaufen (nur sichtbar in Käufersicht)</w:t>
            </w:r>
          </w:p>
        </w:tc>
        <w:tc>
          <w:tcPr>
            <w:tcW w:w="2721" w:type="dxa"/>
          </w:tcPr>
          <w:p w:rsidRPr="00BF4184" w:rsidR="0067671F" w:rsidP="00297FAF" w:rsidRDefault="0067671F" w14:paraId="24B7BB4F" w14:textId="77777777">
            <w:pPr>
              <w:pStyle w:val="TabelleFlietext3"/>
              <w:spacing w:before="60" w:after="60"/>
              <w:rPr>
                <w:lang w:val="de-DE"/>
              </w:rPr>
            </w:pPr>
            <w:r w:rsidRPr="00BF4184">
              <w:rPr>
                <w:lang w:val="de-DE"/>
              </w:rPr>
              <w:lastRenderedPageBreak/>
              <w:t>Status der Bestellung.</w:t>
            </w:r>
          </w:p>
          <w:p w:rsidRPr="00BF4184" w:rsidR="0082124C" w:rsidP="00297FAF" w:rsidRDefault="0082124C" w14:paraId="7C69B887" w14:textId="790CB13D">
            <w:pPr>
              <w:pStyle w:val="TabelleFlietext3"/>
              <w:spacing w:before="60" w:after="60"/>
              <w:rPr>
                <w:lang w:val="de-DE"/>
              </w:rPr>
            </w:pPr>
            <w:r w:rsidRPr="00BF4184">
              <w:rPr>
                <w:lang w:val="de-DE"/>
              </w:rPr>
              <w:t>Der Status neu entspricht im D2D-Prozess den beiden Status „</w:t>
            </w:r>
            <w:proofErr w:type="spellStart"/>
            <w:r w:rsidRPr="00BF4184">
              <w:rPr>
                <w:lang w:val="de-DE"/>
              </w:rPr>
              <w:t>Created</w:t>
            </w:r>
            <w:proofErr w:type="spellEnd"/>
            <w:r w:rsidRPr="00BF4184">
              <w:rPr>
                <w:lang w:val="de-DE"/>
              </w:rPr>
              <w:t>“ und „</w:t>
            </w:r>
            <w:proofErr w:type="spellStart"/>
            <w:r w:rsidRPr="00BF4184">
              <w:rPr>
                <w:lang w:val="de-DE"/>
              </w:rPr>
              <w:t>Started</w:t>
            </w:r>
            <w:proofErr w:type="spellEnd"/>
            <w:r w:rsidRPr="00BF4184">
              <w:rPr>
                <w:lang w:val="de-DE"/>
              </w:rPr>
              <w:t>“ (D2DOrder/D2DRequest)</w:t>
            </w:r>
          </w:p>
          <w:p w:rsidRPr="00BF4184" w:rsidR="00E03231" w:rsidP="00297FAF" w:rsidRDefault="00E03231" w14:paraId="1607FE50" w14:textId="2894AAD7">
            <w:pPr>
              <w:pStyle w:val="TabelleFlietext3"/>
              <w:spacing w:before="60" w:after="60"/>
              <w:rPr>
                <w:lang w:val="de-DE"/>
              </w:rPr>
            </w:pPr>
            <w:r w:rsidRPr="00BF4184">
              <w:rPr>
                <w:lang w:val="de-DE"/>
              </w:rPr>
              <w:t>Sichtbarkeit:</w:t>
            </w:r>
          </w:p>
          <w:p w:rsidRPr="00BF4184" w:rsidR="00E03231" w:rsidP="00297FAF" w:rsidRDefault="00E03231" w14:paraId="6A6AB2C0" w14:textId="21D46E6A">
            <w:pPr>
              <w:pStyle w:val="TabelleFlietext3"/>
              <w:spacing w:before="60" w:after="60"/>
              <w:rPr>
                <w:lang w:val="de-DE"/>
              </w:rPr>
            </w:pPr>
            <w:r w:rsidRPr="00BF4184">
              <w:rPr>
                <w:lang w:val="de-DE"/>
              </w:rPr>
              <w:t xml:space="preserve">in Bearbeitung – nur bei </w:t>
            </w:r>
            <w:proofErr w:type="spellStart"/>
            <w:r w:rsidRPr="00BF4184">
              <w:rPr>
                <w:lang w:val="de-DE"/>
              </w:rPr>
              <w:t>DeadStock</w:t>
            </w:r>
            <w:proofErr w:type="spellEnd"/>
            <w:r w:rsidRPr="00BF4184">
              <w:rPr>
                <w:lang w:val="de-DE"/>
              </w:rPr>
              <w:t>-Berechtigung</w:t>
            </w:r>
          </w:p>
          <w:p w:rsidRPr="00BF4184" w:rsidR="00E03231" w:rsidP="00297FAF" w:rsidRDefault="00E03231" w14:paraId="29A794BD" w14:textId="399D9ECA">
            <w:pPr>
              <w:pStyle w:val="TabelleFlietext3"/>
              <w:spacing w:before="60" w:after="60"/>
              <w:rPr>
                <w:lang w:val="de-DE"/>
              </w:rPr>
            </w:pPr>
            <w:r w:rsidRPr="00BF4184">
              <w:rPr>
                <w:lang w:val="de-DE"/>
              </w:rPr>
              <w:lastRenderedPageBreak/>
              <w:t>akzeptiert, abgelaufen – nur bei D2D-Berechtigung</w:t>
            </w:r>
          </w:p>
          <w:p w:rsidRPr="00BF4184" w:rsidR="00E03231" w:rsidP="00297FAF" w:rsidRDefault="00E03231" w14:paraId="7AD1F833" w14:textId="6EE1842C">
            <w:pPr>
              <w:pStyle w:val="TabelleFlietext3"/>
              <w:spacing w:before="60" w:after="60"/>
              <w:rPr>
                <w:lang w:val="de-DE"/>
              </w:rPr>
            </w:pPr>
          </w:p>
        </w:tc>
      </w:tr>
      <w:tr w:rsidRPr="00BF4184" w:rsidR="00234020" w:rsidTr="00091C86" w14:paraId="5A36ED2E" w14:textId="77777777">
        <w:tc>
          <w:tcPr>
            <w:tcW w:w="1406" w:type="dxa"/>
          </w:tcPr>
          <w:p w:rsidRPr="00C20AEF" w:rsidR="00234020" w:rsidP="00234020" w:rsidRDefault="0067671F" w14:paraId="7A0BA519" w14:textId="77777777">
            <w:pPr>
              <w:pStyle w:val="TabelleFlietext3"/>
              <w:spacing w:before="60" w:after="60"/>
            </w:pPr>
            <w:proofErr w:type="spellStart"/>
            <w:r>
              <w:lastRenderedPageBreak/>
              <w:t>Kauf</w:t>
            </w:r>
            <w:proofErr w:type="spellEnd"/>
            <w:r>
              <w:t>/</w:t>
            </w:r>
            <w:proofErr w:type="spellStart"/>
            <w:r>
              <w:t>Verkauf</w:t>
            </w:r>
            <w:proofErr w:type="spellEnd"/>
          </w:p>
        </w:tc>
        <w:tc>
          <w:tcPr>
            <w:tcW w:w="1329" w:type="dxa"/>
          </w:tcPr>
          <w:p w:rsidRPr="00C20AEF" w:rsidR="00234020" w:rsidP="00234020" w:rsidRDefault="0067671F" w14:paraId="2BC9A905" w14:textId="77777777">
            <w:pPr>
              <w:pStyle w:val="TabelleFlietext3"/>
              <w:spacing w:before="60" w:after="60"/>
            </w:pPr>
            <w:proofErr w:type="spellStart"/>
            <w:r>
              <w:t>Checkboxen</w:t>
            </w:r>
            <w:proofErr w:type="spellEnd"/>
          </w:p>
        </w:tc>
        <w:tc>
          <w:tcPr>
            <w:tcW w:w="1624" w:type="dxa"/>
          </w:tcPr>
          <w:p w:rsidRPr="00C20AEF" w:rsidR="00234020" w:rsidP="00234020" w:rsidRDefault="00234020" w14:paraId="7265DEE2" w14:textId="77777777">
            <w:pPr>
              <w:pStyle w:val="TabelleFlietext3"/>
              <w:spacing w:before="60" w:after="60"/>
            </w:pPr>
          </w:p>
        </w:tc>
        <w:tc>
          <w:tcPr>
            <w:tcW w:w="1083" w:type="dxa"/>
          </w:tcPr>
          <w:p w:rsidRPr="00C20AEF" w:rsidR="00234020" w:rsidP="00234020" w:rsidRDefault="0067671F" w14:paraId="49247B89" w14:textId="77777777">
            <w:pPr>
              <w:pStyle w:val="TabelleFlietext3"/>
              <w:spacing w:before="60" w:after="60"/>
              <w:jc w:val="center"/>
            </w:pPr>
            <w:r>
              <w:t>J</w:t>
            </w:r>
          </w:p>
        </w:tc>
        <w:tc>
          <w:tcPr>
            <w:tcW w:w="1590" w:type="dxa"/>
          </w:tcPr>
          <w:p w:rsidRPr="00C20AEF" w:rsidR="00234020" w:rsidP="00234020" w:rsidRDefault="0067671F" w14:paraId="17A4254B" w14:textId="77777777">
            <w:pPr>
              <w:pStyle w:val="TabelleFlietext3"/>
            </w:pPr>
            <w:r>
              <w:t>-</w:t>
            </w:r>
          </w:p>
        </w:tc>
        <w:tc>
          <w:tcPr>
            <w:tcW w:w="2721" w:type="dxa"/>
          </w:tcPr>
          <w:p w:rsidRPr="00BF4184" w:rsidR="0067671F" w:rsidP="0067671F" w:rsidRDefault="0067671F" w14:paraId="0F375EA7" w14:textId="77777777">
            <w:pPr>
              <w:pStyle w:val="TabelleFlietext3"/>
              <w:spacing w:before="60" w:after="60"/>
              <w:rPr>
                <w:lang w:val="de-DE"/>
              </w:rPr>
            </w:pPr>
            <w:r w:rsidRPr="00BF4184">
              <w:rPr>
                <w:lang w:val="de-DE"/>
              </w:rPr>
              <w:t>Typ der Bestellung (Händler als Käufer oder Verkäufer).</w:t>
            </w:r>
          </w:p>
        </w:tc>
      </w:tr>
      <w:tr w:rsidRPr="00BF4184" w:rsidR="00475036" w:rsidTr="00091C86" w14:paraId="1C331639" w14:textId="77777777">
        <w:tc>
          <w:tcPr>
            <w:tcW w:w="1406" w:type="dxa"/>
          </w:tcPr>
          <w:p w:rsidRPr="00C20AEF" w:rsidR="00475036" w:rsidP="00234020" w:rsidRDefault="00475036" w14:paraId="26F66D74" w14:textId="1434B83C">
            <w:pPr>
              <w:pStyle w:val="TabelleFlietext3"/>
              <w:spacing w:before="60" w:after="60"/>
            </w:pPr>
            <w:proofErr w:type="spellStart"/>
            <w:r>
              <w:t>Bestellprozess</w:t>
            </w:r>
            <w:proofErr w:type="spellEnd"/>
            <w:r>
              <w:t xml:space="preserve"> (</w:t>
            </w:r>
            <w:proofErr w:type="spellStart"/>
            <w:r>
              <w:t>DeadStock</w:t>
            </w:r>
            <w:proofErr w:type="spellEnd"/>
            <w:r>
              <w:t>/D2D)</w:t>
            </w:r>
          </w:p>
        </w:tc>
        <w:tc>
          <w:tcPr>
            <w:tcW w:w="1329" w:type="dxa"/>
          </w:tcPr>
          <w:p w:rsidRPr="00C20AEF" w:rsidR="00475036" w:rsidP="00234020" w:rsidRDefault="00475036" w14:paraId="56D1BD14" w14:textId="0E0E1ED2">
            <w:pPr>
              <w:pStyle w:val="TabelleFlietext3"/>
              <w:spacing w:before="60" w:after="60"/>
            </w:pPr>
            <w:proofErr w:type="spellStart"/>
            <w:r>
              <w:t>Checkboxen</w:t>
            </w:r>
            <w:proofErr w:type="spellEnd"/>
          </w:p>
        </w:tc>
        <w:tc>
          <w:tcPr>
            <w:tcW w:w="1624" w:type="dxa"/>
          </w:tcPr>
          <w:p w:rsidRPr="00C20AEF" w:rsidR="00475036" w:rsidP="00234020" w:rsidRDefault="00475036" w14:paraId="474F7C1C" w14:textId="4EC10986">
            <w:pPr>
              <w:pStyle w:val="TabelleFlietext3"/>
              <w:spacing w:before="60" w:after="60"/>
            </w:pPr>
            <w:r>
              <w:t>-</w:t>
            </w:r>
          </w:p>
        </w:tc>
        <w:tc>
          <w:tcPr>
            <w:tcW w:w="1083" w:type="dxa"/>
          </w:tcPr>
          <w:p w:rsidRPr="00C20AEF" w:rsidR="00475036" w:rsidP="00234020" w:rsidRDefault="00475036" w14:paraId="4F5921D3" w14:textId="1F953E20">
            <w:pPr>
              <w:pStyle w:val="TabelleFlietext3"/>
              <w:spacing w:before="60" w:after="60"/>
              <w:jc w:val="center"/>
            </w:pPr>
            <w:r>
              <w:t>J</w:t>
            </w:r>
          </w:p>
        </w:tc>
        <w:tc>
          <w:tcPr>
            <w:tcW w:w="1590" w:type="dxa"/>
          </w:tcPr>
          <w:p w:rsidRPr="00BF4184" w:rsidR="00475036" w:rsidP="00234020" w:rsidRDefault="00475036" w14:paraId="29738BD2" w14:textId="211C31A6">
            <w:pPr>
              <w:pStyle w:val="TabelleFlietext3"/>
              <w:rPr>
                <w:lang w:val="de-DE"/>
              </w:rPr>
            </w:pPr>
            <w:r w:rsidRPr="00BF4184">
              <w:rPr>
                <w:lang w:val="de-DE"/>
              </w:rPr>
              <w:t>Es muss immer eine der beiden Checkboxen ausgewählt sein</w:t>
            </w:r>
          </w:p>
        </w:tc>
        <w:tc>
          <w:tcPr>
            <w:tcW w:w="2721" w:type="dxa"/>
          </w:tcPr>
          <w:p w:rsidRPr="00BF4184" w:rsidR="00475036" w:rsidP="0067671F" w:rsidRDefault="00475036" w14:paraId="20593430" w14:textId="77777777">
            <w:pPr>
              <w:pStyle w:val="TabelleFlietext3"/>
              <w:spacing w:before="60" w:after="60"/>
              <w:rPr>
                <w:lang w:val="de-DE"/>
              </w:rPr>
            </w:pPr>
            <w:r w:rsidRPr="00BF4184">
              <w:rPr>
                <w:lang w:val="de-DE"/>
              </w:rPr>
              <w:t xml:space="preserve">Bestellprozess </w:t>
            </w:r>
            <w:proofErr w:type="spellStart"/>
            <w:r w:rsidRPr="00BF4184">
              <w:rPr>
                <w:lang w:val="de-DE"/>
              </w:rPr>
              <w:t>DeadStock</w:t>
            </w:r>
            <w:proofErr w:type="spellEnd"/>
            <w:r w:rsidRPr="00BF4184">
              <w:rPr>
                <w:lang w:val="de-DE"/>
              </w:rPr>
              <w:t xml:space="preserve"> oder D2D</w:t>
            </w:r>
          </w:p>
          <w:p w:rsidRPr="00BF4184" w:rsidR="00475036" w:rsidP="0067671F" w:rsidRDefault="00475036" w14:paraId="50C7CDE8" w14:textId="45C257EE">
            <w:pPr>
              <w:pStyle w:val="TabelleFlietext3"/>
              <w:spacing w:before="60" w:after="60"/>
              <w:rPr>
                <w:lang w:val="de-DE"/>
              </w:rPr>
            </w:pPr>
            <w:r w:rsidRPr="00BF4184">
              <w:rPr>
                <w:lang w:val="de-DE"/>
              </w:rPr>
              <w:t>Falls beim Anwender nur die Berechtigung für einen der beiden Prozesse vorliegt, dann wird dieser Filterbereich nicht angezeigt</w:t>
            </w:r>
          </w:p>
        </w:tc>
      </w:tr>
    </w:tbl>
    <w:p w:rsidRPr="00BF4184" w:rsidR="00234020" w:rsidP="00234020" w:rsidRDefault="00234020" w14:paraId="0835E69D" w14:textId="04C30D59">
      <w:pPr>
        <w:pStyle w:val="Beschriftung"/>
        <w:rPr>
          <w:lang w:val="de-DE"/>
        </w:rPr>
      </w:pPr>
      <w:bookmarkStart w:name="_Toc252787687" w:id="277"/>
      <w:bookmarkStart w:name="_Toc255401681" w:id="278"/>
      <w:bookmarkStart w:name="_Toc98411810" w:id="279"/>
      <w:r w:rsidRPr="00BF4184">
        <w:rPr>
          <w:lang w:val="de-DE"/>
        </w:rPr>
        <w:t xml:space="preserve">Tabelle </w:t>
      </w:r>
      <w:r w:rsidRPr="00C20AEF" w:rsidR="008F2353">
        <w:fldChar w:fldCharType="begin"/>
      </w:r>
      <w:r w:rsidRPr="00BF4184" w:rsidR="008F2353">
        <w:rPr>
          <w:lang w:val="de-DE"/>
        </w:rPr>
        <w:instrText xml:space="preserve"> STYLEREF 1 \s </w:instrText>
      </w:r>
      <w:r w:rsidRPr="00C20AEF" w:rsidR="008F2353">
        <w:fldChar w:fldCharType="separate"/>
      </w:r>
      <w:r w:rsidRPr="00BF4184" w:rsidR="000D3A2D">
        <w:rPr>
          <w:lang w:val="de-DE"/>
        </w:rPr>
        <w:t>4</w:t>
      </w:r>
      <w:r w:rsidRPr="00C20AEF" w:rsidR="008F2353">
        <w:fldChar w:fldCharType="end"/>
      </w:r>
      <w:r w:rsidRPr="00BF4184">
        <w:rPr>
          <w:lang w:val="de-DE"/>
        </w:rPr>
        <w:noBreakHyphen/>
      </w:r>
      <w:r w:rsidRPr="00C20AEF" w:rsidR="008F2353">
        <w:fldChar w:fldCharType="begin"/>
      </w:r>
      <w:r w:rsidRPr="00BF4184" w:rsidR="008F2353">
        <w:rPr>
          <w:lang w:val="de-DE"/>
        </w:rPr>
        <w:instrText xml:space="preserve"> SEQ Tabelle \* ARABIC \s 1 </w:instrText>
      </w:r>
      <w:r w:rsidRPr="00C20AEF" w:rsidR="008F2353">
        <w:fldChar w:fldCharType="separate"/>
      </w:r>
      <w:r w:rsidRPr="00BF4184" w:rsidR="000D3A2D">
        <w:rPr>
          <w:lang w:val="de-DE"/>
        </w:rPr>
        <w:t>6</w:t>
      </w:r>
      <w:r w:rsidRPr="00C20AEF" w:rsidR="008F2353">
        <w:fldChar w:fldCharType="end"/>
      </w:r>
      <w:r w:rsidRPr="00BF4184">
        <w:rPr>
          <w:lang w:val="de-DE"/>
        </w:rPr>
        <w:t xml:space="preserve"> - Filterkriterien im Panel </w:t>
      </w:r>
      <w:bookmarkEnd w:id="277"/>
      <w:r w:rsidRPr="00BF4184">
        <w:rPr>
          <w:lang w:val="de-DE"/>
        </w:rPr>
        <w:t>Auftragsübersicht</w:t>
      </w:r>
      <w:bookmarkEnd w:id="278"/>
      <w:bookmarkEnd w:id="279"/>
    </w:p>
    <w:p w:rsidRPr="00BF4184" w:rsidR="00234020" w:rsidP="00234020" w:rsidRDefault="00234020" w14:paraId="16DCD3E7" w14:textId="77777777">
      <w:pPr>
        <w:pStyle w:val="Anforderungsnummer"/>
        <w:rPr>
          <w:lang w:val="de-DE"/>
        </w:rPr>
      </w:pPr>
      <w:r w:rsidRPr="00BF4184">
        <w:rPr>
          <w:lang w:val="de-DE"/>
        </w:rPr>
        <w:t>Anforderung: FKT-GUI-47</w:t>
      </w:r>
    </w:p>
    <w:p w:rsidRPr="00BF4184" w:rsidR="00234020" w:rsidP="00234020" w:rsidRDefault="00234020" w14:paraId="30BA079B" w14:textId="77777777">
      <w:pPr>
        <w:pStyle w:val="Anforderungstext"/>
        <w:rPr>
          <w:lang w:val="de-DE"/>
        </w:rPr>
      </w:pPr>
      <w:r w:rsidRPr="00BF4184">
        <w:rPr>
          <w:lang w:val="de-DE"/>
        </w:rPr>
        <w:t>Die Filter haben folgenden Initialzustand:</w:t>
      </w:r>
    </w:p>
    <w:p w:rsidRPr="00BF4184" w:rsidR="00234020" w:rsidP="00475036" w:rsidRDefault="00234020" w14:paraId="6BC2921C" w14:textId="0C6792A4">
      <w:pPr>
        <w:pStyle w:val="Anforderungstext"/>
        <w:spacing w:after="0"/>
        <w:rPr>
          <w:lang w:val="de-DE"/>
        </w:rPr>
      </w:pPr>
      <w:r w:rsidRPr="00BF4184">
        <w:rPr>
          <w:lang w:val="de-DE"/>
        </w:rPr>
        <w:t>- Betrieb: Letzte eingegebene Betriebsnummer</w:t>
      </w:r>
      <w:r w:rsidRPr="00BF4184">
        <w:rPr>
          <w:lang w:val="de-DE"/>
        </w:rPr>
        <w:br/>
      </w:r>
      <w:r w:rsidRPr="00BF4184">
        <w:rPr>
          <w:lang w:val="de-DE"/>
        </w:rPr>
        <w:t>- Land: Letztes eingegebene Land zum Betrieb (Käufer/ Verkäufer)</w:t>
      </w:r>
      <w:r w:rsidRPr="00BF4184">
        <w:rPr>
          <w:lang w:val="de-DE"/>
        </w:rPr>
        <w:br/>
      </w:r>
      <w:r w:rsidRPr="00BF4184">
        <w:rPr>
          <w:lang w:val="de-DE"/>
        </w:rPr>
        <w:t>- Status: Alle sichtbaren Status sind ausgewählt</w:t>
      </w:r>
    </w:p>
    <w:p w:rsidRPr="00BF4184" w:rsidR="00475036" w:rsidP="00234020" w:rsidRDefault="00475036" w14:paraId="42167FDB" w14:textId="5A348A5E">
      <w:pPr>
        <w:pStyle w:val="Anforderungstext"/>
        <w:rPr>
          <w:lang w:val="de-DE"/>
        </w:rPr>
      </w:pPr>
      <w:r w:rsidRPr="00BF4184">
        <w:rPr>
          <w:lang w:val="de-DE"/>
        </w:rPr>
        <w:t>- Bestellprozess: Sind beide Prozesse berechtigt, sind auch beide ausgewählt</w:t>
      </w:r>
    </w:p>
    <w:p w:rsidRPr="00BF4184" w:rsidR="00234020" w:rsidP="00234020" w:rsidRDefault="00234020" w14:paraId="226C1CFB" w14:textId="77777777">
      <w:pPr>
        <w:pStyle w:val="Anforderungstext"/>
        <w:rPr>
          <w:lang w:val="de-DE"/>
        </w:rPr>
      </w:pPr>
      <w:r w:rsidRPr="00BF4184">
        <w:rPr>
          <w:lang w:val="de-DE"/>
        </w:rPr>
        <w:t>Alle anderen Felder sind im Initialzustand leer bzw. nicht befüllt.</w:t>
      </w:r>
    </w:p>
    <w:p w:rsidRPr="00BF4184" w:rsidR="0067671F" w:rsidP="0067671F" w:rsidRDefault="0067671F" w14:paraId="28A096BC" w14:textId="77777777">
      <w:pPr>
        <w:pStyle w:val="Textkrper"/>
        <w:rPr>
          <w:lang w:val="de-DE"/>
        </w:rPr>
      </w:pPr>
    </w:p>
    <w:p w:rsidRPr="00BF4184" w:rsidR="000E7F8D" w:rsidP="000E7F8D" w:rsidRDefault="000E7F8D" w14:paraId="33C38410" w14:textId="77777777">
      <w:pPr>
        <w:pStyle w:val="Anforderungsnummer"/>
        <w:rPr>
          <w:lang w:val="de-DE"/>
        </w:rPr>
      </w:pPr>
      <w:r w:rsidRPr="00BF4184">
        <w:rPr>
          <w:lang w:val="de-DE"/>
        </w:rPr>
        <w:t>Anforderung: FKT-GUI-309</w:t>
      </w:r>
    </w:p>
    <w:p w:rsidRPr="00BF4184" w:rsidR="00DA7E59" w:rsidP="0073511A" w:rsidRDefault="000E7F8D" w14:paraId="79EFD549" w14:textId="467450C1">
      <w:pPr>
        <w:pStyle w:val="Anforderungstext"/>
        <w:rPr>
          <w:lang w:val="de-DE"/>
        </w:rPr>
      </w:pPr>
      <w:r w:rsidRPr="00BF4184">
        <w:rPr>
          <w:lang w:val="de-DE"/>
        </w:rPr>
        <w:t xml:space="preserve">Der Eintrag im Filter </w:t>
      </w:r>
      <w:r w:rsidRPr="00BF4184">
        <w:rPr>
          <w:i/>
          <w:lang w:val="de-DE"/>
        </w:rPr>
        <w:t>Auftragsnummer von</w:t>
      </w:r>
      <w:r w:rsidRPr="00BF4184">
        <w:rPr>
          <w:lang w:val="de-DE"/>
        </w:rPr>
        <w:t xml:space="preserve"> muss kleiner/gleich dem Eintrag im Filter </w:t>
      </w:r>
      <w:r w:rsidRPr="00BF4184">
        <w:rPr>
          <w:i/>
          <w:lang w:val="de-DE"/>
        </w:rPr>
        <w:t>Auftragsnummer bis</w:t>
      </w:r>
      <w:r w:rsidRPr="00BF4184">
        <w:rPr>
          <w:lang w:val="de-DE"/>
        </w:rPr>
        <w:t xml:space="preserve"> sein (und umgekehrt). Das System gibt eine Fehlermeldung aus, wenn der Benutzer einen Wert eingibt, der diesem Kriterium nicht entspricht.</w:t>
      </w:r>
    </w:p>
    <w:p w:rsidRPr="00BF4184" w:rsidR="000E7F8D" w:rsidP="0067671F" w:rsidRDefault="000E7F8D" w14:paraId="00D65D31" w14:textId="77777777">
      <w:pPr>
        <w:pStyle w:val="Textkrper"/>
        <w:rPr>
          <w:lang w:val="de-DE"/>
        </w:rPr>
      </w:pPr>
    </w:p>
    <w:p w:rsidRPr="00BF4184" w:rsidR="0067671F" w:rsidP="0067671F" w:rsidRDefault="0067671F" w14:paraId="3AC1C418" w14:textId="77777777">
      <w:pPr>
        <w:pStyle w:val="Anforderungsnummer"/>
        <w:rPr>
          <w:lang w:val="de-DE"/>
        </w:rPr>
      </w:pPr>
      <w:r w:rsidRPr="00BF4184">
        <w:rPr>
          <w:lang w:val="de-DE"/>
        </w:rPr>
        <w:t>Anforderung: FKT-GUI-48</w:t>
      </w:r>
    </w:p>
    <w:p w:rsidRPr="00BF4184" w:rsidR="0067671F" w:rsidP="0067671F" w:rsidRDefault="0067671F" w14:paraId="368C9567" w14:textId="77777777">
      <w:pPr>
        <w:pStyle w:val="Anforderungstext"/>
        <w:rPr>
          <w:lang w:val="de-DE"/>
        </w:rPr>
      </w:pPr>
      <w:r w:rsidRPr="00BF4184">
        <w:rPr>
          <w:lang w:val="de-DE"/>
        </w:rPr>
        <w:t xml:space="preserve">Der Filter </w:t>
      </w:r>
      <w:r w:rsidRPr="00BF4184">
        <w:rPr>
          <w:i/>
          <w:lang w:val="de-DE"/>
        </w:rPr>
        <w:t>Anzeigetiefe</w:t>
      </w:r>
      <w:r w:rsidRPr="00BF4184">
        <w:rPr>
          <w:lang w:val="de-DE"/>
        </w:rPr>
        <w:t xml:space="preserve"> ist nur aktiv, wenn der Reiter Archiv ausgewählt ist. Der Standardwert ist 6 (Monate).</w:t>
      </w:r>
    </w:p>
    <w:p w:rsidRPr="00BF4184" w:rsidR="0067671F" w:rsidP="0067671F" w:rsidRDefault="0067671F" w14:paraId="4A4C56B3" w14:textId="77777777">
      <w:pPr>
        <w:pStyle w:val="Textkrper"/>
        <w:rPr>
          <w:lang w:val="de-DE"/>
        </w:rPr>
      </w:pPr>
    </w:p>
    <w:p w:rsidRPr="00BF4184" w:rsidR="0067671F" w:rsidP="0067671F" w:rsidRDefault="0067671F" w14:paraId="6DA6F966" w14:textId="77777777">
      <w:pPr>
        <w:pStyle w:val="Anforderungsnummer"/>
        <w:rPr>
          <w:lang w:val="de-DE"/>
        </w:rPr>
      </w:pPr>
      <w:r w:rsidRPr="00BF4184">
        <w:rPr>
          <w:lang w:val="de-DE"/>
        </w:rPr>
        <w:t>Anforderung: FKT-GUI-49</w:t>
      </w:r>
    </w:p>
    <w:p w:rsidRPr="00BF4184" w:rsidR="0067671F" w:rsidP="0067671F" w:rsidRDefault="0067671F" w14:paraId="39BABF3B" w14:textId="2CAD282B">
      <w:pPr>
        <w:pStyle w:val="Anforderungstext"/>
        <w:rPr>
          <w:lang w:val="de-DE"/>
        </w:rPr>
      </w:pPr>
      <w:r w:rsidRPr="00BF4184">
        <w:rPr>
          <w:lang w:val="de-DE"/>
        </w:rPr>
        <w:t xml:space="preserve">Die Filter </w:t>
      </w:r>
      <w:r w:rsidRPr="00BF4184">
        <w:rPr>
          <w:i/>
          <w:lang w:val="de-DE"/>
        </w:rPr>
        <w:t xml:space="preserve">Kauf </w:t>
      </w:r>
      <w:r w:rsidRPr="00BF4184">
        <w:rPr>
          <w:lang w:val="de-DE"/>
        </w:rPr>
        <w:t>und</w:t>
      </w:r>
      <w:r w:rsidRPr="00BF4184">
        <w:rPr>
          <w:i/>
          <w:lang w:val="de-DE"/>
        </w:rPr>
        <w:t xml:space="preserve"> Verkauf</w:t>
      </w:r>
      <w:r w:rsidRPr="00BF4184">
        <w:rPr>
          <w:lang w:val="de-DE"/>
        </w:rPr>
        <w:t xml:space="preserve"> sind nur aktiv, wenn der Reiter Archiv ausgewählt ist. Per Default sind beide Checkboxen markiert. Das System muss sicherstellen, das immer eine der beiden Checkboxen aktiviert ist.</w:t>
      </w:r>
    </w:p>
    <w:p w:rsidRPr="00BF4184" w:rsidR="00B92383" w:rsidP="00B92383" w:rsidRDefault="00B92383" w14:paraId="4C4719F7" w14:textId="77777777">
      <w:pPr>
        <w:pStyle w:val="Textkrper"/>
        <w:rPr>
          <w:lang w:val="de-DE"/>
        </w:rPr>
      </w:pPr>
    </w:p>
    <w:p w:rsidRPr="00BF4184" w:rsidR="00B92383" w:rsidP="00B92383" w:rsidRDefault="00B92383" w14:paraId="5EBC0945" w14:textId="77777777">
      <w:pPr>
        <w:pStyle w:val="Anforderungsnummer"/>
        <w:rPr>
          <w:lang w:val="de-DE"/>
        </w:rPr>
      </w:pPr>
      <w:r w:rsidRPr="00BF4184">
        <w:rPr>
          <w:lang w:val="de-DE"/>
        </w:rPr>
        <w:t>Anforderung: FKT-GUI-50</w:t>
      </w:r>
    </w:p>
    <w:p w:rsidRPr="00BF4184" w:rsidR="00B92383" w:rsidP="00B92383" w:rsidRDefault="00B92383" w14:paraId="6EBC9586" w14:textId="77777777">
      <w:pPr>
        <w:pStyle w:val="Anforderungstext"/>
        <w:rPr>
          <w:lang w:val="de-DE"/>
        </w:rPr>
      </w:pPr>
      <w:r w:rsidRPr="00BF4184">
        <w:rPr>
          <w:lang w:val="de-DE"/>
        </w:rPr>
        <w:t xml:space="preserve">Die Filter </w:t>
      </w:r>
      <w:r w:rsidRPr="00BF4184">
        <w:rPr>
          <w:i/>
          <w:lang w:val="de-DE"/>
        </w:rPr>
        <w:t xml:space="preserve">Kauf </w:t>
      </w:r>
      <w:r w:rsidRPr="00BF4184">
        <w:rPr>
          <w:lang w:val="de-DE"/>
        </w:rPr>
        <w:t>und</w:t>
      </w:r>
      <w:r w:rsidRPr="00BF4184">
        <w:rPr>
          <w:i/>
          <w:lang w:val="de-DE"/>
        </w:rPr>
        <w:t xml:space="preserve"> Verkauf</w:t>
      </w:r>
      <w:r w:rsidRPr="00BF4184">
        <w:rPr>
          <w:lang w:val="de-DE"/>
        </w:rPr>
        <w:t xml:space="preserve"> sind Live-Filter, das heißt, wenn der Benutzer ein Kriterium ausgewählt/abwählt, wird das Suchergebnis direkt gefiltert (ohne Datenbankabfrage). Gefiltert werden nur die Archivdaten.</w:t>
      </w:r>
    </w:p>
    <w:p w:rsidRPr="00BF4184" w:rsidR="00811369" w:rsidP="00811369" w:rsidRDefault="00811369" w14:paraId="53C12060" w14:textId="77777777">
      <w:pPr>
        <w:pStyle w:val="Textkrper"/>
        <w:rPr>
          <w:lang w:val="de-DE"/>
        </w:rPr>
      </w:pPr>
    </w:p>
    <w:p w:rsidRPr="00BF4184" w:rsidR="00811369" w:rsidP="00811369" w:rsidRDefault="00811369" w14:paraId="3303F5E4" w14:textId="77777777">
      <w:pPr>
        <w:pStyle w:val="Anforderungsnummer"/>
        <w:rPr>
          <w:lang w:val="de-DE"/>
        </w:rPr>
      </w:pPr>
      <w:r w:rsidRPr="00BF4184">
        <w:rPr>
          <w:highlight w:val="magenta"/>
          <w:lang w:val="de-DE"/>
        </w:rPr>
        <w:t>Anforderung: FKT-GUI-51</w:t>
      </w:r>
    </w:p>
    <w:p w:rsidRPr="00BF4184" w:rsidR="00625104" w:rsidP="00811369" w:rsidRDefault="00811369" w14:paraId="39FCFEB3" w14:textId="77777777">
      <w:pPr>
        <w:pStyle w:val="Anforderungstext"/>
        <w:rPr>
          <w:lang w:val="de-DE"/>
        </w:rPr>
      </w:pPr>
      <w:r w:rsidRPr="00BF4184">
        <w:rPr>
          <w:lang w:val="de-DE"/>
        </w:rPr>
        <w:t xml:space="preserve">Die Bezeichnung des Filters </w:t>
      </w:r>
      <w:r w:rsidRPr="00BF4184">
        <w:rPr>
          <w:i/>
          <w:lang w:val="de-DE"/>
        </w:rPr>
        <w:t>Ver-/Käufer</w:t>
      </w:r>
      <w:r w:rsidRPr="00BF4184">
        <w:rPr>
          <w:lang w:val="de-DE"/>
        </w:rPr>
        <w:t xml:space="preserve"> ändert sich je nachdem welche Ergebnistabelle ausgewählt wurde. Zum Beispiel heißt der Filter „Käufer“, wenn die Ergebnistabelle </w:t>
      </w:r>
      <w:r w:rsidRPr="00BF4184">
        <w:rPr>
          <w:i/>
          <w:lang w:val="de-DE"/>
        </w:rPr>
        <w:t>Verkaufen</w:t>
      </w:r>
      <w:r w:rsidRPr="00BF4184">
        <w:rPr>
          <w:lang w:val="de-DE"/>
        </w:rPr>
        <w:t xml:space="preserve"> ausgewählt ist.</w:t>
      </w:r>
    </w:p>
    <w:p w:rsidRPr="00BF4184" w:rsidR="00AD682F" w:rsidP="00811369" w:rsidRDefault="00AD682F" w14:paraId="39C3EED2" w14:textId="77777777">
      <w:pPr>
        <w:pStyle w:val="Anforderungstext"/>
        <w:rPr>
          <w:lang w:val="de-DE"/>
        </w:rPr>
      </w:pPr>
      <w:r w:rsidRPr="00BF4184">
        <w:rPr>
          <w:lang w:val="de-DE"/>
        </w:rPr>
        <w:t xml:space="preserve">Ergebnistabelle Kaufen </w:t>
      </w:r>
      <w:r>
        <w:rPr>
          <w:rFonts w:ascii="Wingdings" w:hAnsi="Wingdings" w:eastAsia="Wingdings" w:cs="Wingdings"/>
        </w:rPr>
        <w:t>à</w:t>
      </w:r>
      <w:r w:rsidRPr="00BF4184">
        <w:rPr>
          <w:lang w:val="de-DE"/>
        </w:rPr>
        <w:t xml:space="preserve"> Filter heißt Verkäufer</w:t>
      </w:r>
    </w:p>
    <w:p w:rsidRPr="00BF4184" w:rsidR="00AD682F" w:rsidP="00AD682F" w:rsidRDefault="00AD682F" w14:paraId="2CADC74E" w14:textId="77777777">
      <w:pPr>
        <w:pStyle w:val="Anforderungstext"/>
        <w:rPr>
          <w:lang w:val="de-DE"/>
        </w:rPr>
      </w:pPr>
      <w:r w:rsidRPr="00BF4184">
        <w:rPr>
          <w:lang w:val="de-DE"/>
        </w:rPr>
        <w:lastRenderedPageBreak/>
        <w:t xml:space="preserve">Ergebnistabelle Verkaufen </w:t>
      </w:r>
      <w:r>
        <w:rPr>
          <w:rFonts w:ascii="Wingdings" w:hAnsi="Wingdings" w:eastAsia="Wingdings" w:cs="Wingdings"/>
        </w:rPr>
        <w:t>à</w:t>
      </w:r>
      <w:r w:rsidRPr="00BF4184">
        <w:rPr>
          <w:lang w:val="de-DE"/>
        </w:rPr>
        <w:t xml:space="preserve"> Filter heißt Käufer</w:t>
      </w:r>
    </w:p>
    <w:p w:rsidRPr="00BF4184" w:rsidR="00AD682F" w:rsidP="00AD682F" w:rsidRDefault="00AD682F" w14:paraId="21C3CD16" w14:textId="6C5B02D7">
      <w:pPr>
        <w:pStyle w:val="Anforderungstext"/>
        <w:rPr>
          <w:lang w:val="de-DE"/>
        </w:rPr>
      </w:pPr>
      <w:r w:rsidRPr="00BF4184">
        <w:rPr>
          <w:lang w:val="de-DE"/>
        </w:rPr>
        <w:t xml:space="preserve">Ergebnistabelle Archiv </w:t>
      </w:r>
      <w:r>
        <w:rPr>
          <w:rFonts w:ascii="Wingdings" w:hAnsi="Wingdings" w:eastAsia="Wingdings" w:cs="Wingdings"/>
        </w:rPr>
        <w:t>à</w:t>
      </w:r>
      <w:r w:rsidRPr="00BF4184">
        <w:rPr>
          <w:lang w:val="de-DE"/>
        </w:rPr>
        <w:t xml:space="preserve"> Filter heißt Ver-/Käufer</w:t>
      </w:r>
    </w:p>
    <w:p w:rsidRPr="00BF4184" w:rsidR="00B935CF" w:rsidP="00AD682F" w:rsidRDefault="00B935CF" w14:paraId="7A88DAB4" w14:textId="063D7DF1">
      <w:pPr>
        <w:pStyle w:val="Anforderungstext"/>
        <w:rPr>
          <w:lang w:val="de-DE"/>
        </w:rPr>
      </w:pPr>
      <w:r w:rsidRPr="00BF4184">
        <w:rPr>
          <w:highlight w:val="magenta"/>
          <w:lang w:val="de-DE"/>
        </w:rPr>
        <w:t xml:space="preserve">Es kann nur nach </w:t>
      </w:r>
      <w:r w:rsidRPr="00BF4184">
        <w:rPr>
          <w:i/>
          <w:highlight w:val="magenta"/>
          <w:lang w:val="de-DE"/>
        </w:rPr>
        <w:t xml:space="preserve">Ver-/Käufer </w:t>
      </w:r>
      <w:r w:rsidRPr="00BF4184">
        <w:rPr>
          <w:highlight w:val="magenta"/>
          <w:lang w:val="de-DE"/>
        </w:rPr>
        <w:t>gefiltert werden, die auch angezeigt werden.</w:t>
      </w:r>
    </w:p>
    <w:p w:rsidRPr="00BF4184" w:rsidR="0073511A" w:rsidP="0073511A" w:rsidRDefault="0073511A" w14:paraId="6601C10C" w14:textId="4B1E64BD">
      <w:pPr>
        <w:pStyle w:val="Anforderungsnummer"/>
        <w:rPr>
          <w:lang w:val="de-DE"/>
        </w:rPr>
      </w:pPr>
      <w:r w:rsidRPr="00BF4184">
        <w:rPr>
          <w:lang w:val="de-DE"/>
        </w:rPr>
        <w:t>Anforderung: FKT-GUI-334</w:t>
      </w:r>
    </w:p>
    <w:p w:rsidRPr="00BF4184" w:rsidR="0073511A" w:rsidP="0073511A" w:rsidRDefault="0073511A" w14:paraId="60883FBB" w14:textId="30C24AC2">
      <w:pPr>
        <w:pStyle w:val="Anforderungstext"/>
        <w:rPr>
          <w:lang w:val="de-DE"/>
        </w:rPr>
      </w:pPr>
      <w:r w:rsidRPr="00BF4184">
        <w:rPr>
          <w:lang w:val="de-DE"/>
        </w:rPr>
        <w:t>Ist der Filter „Teilenummer“ aktiv, werden die Aufträge gefiltert auf die, die Positionen zur gesuchten Teilenummer enthalten. Um diesen Filter anwenden zu können, müssen die Daten neu geladen werden, kein Live-Filter (analog bspw. zum Filter „Auftragsnummer“).</w:t>
      </w:r>
    </w:p>
    <w:p w:rsidRPr="00BF4184" w:rsidR="0073511A" w:rsidP="0073511A" w:rsidRDefault="0073511A" w14:paraId="6E1646A7" w14:textId="60D2D666">
      <w:pPr>
        <w:pStyle w:val="Anforderungsnummer"/>
        <w:rPr>
          <w:lang w:val="de-DE"/>
        </w:rPr>
      </w:pPr>
      <w:r w:rsidRPr="00BF4184">
        <w:rPr>
          <w:highlight w:val="magenta"/>
          <w:lang w:val="de-DE"/>
        </w:rPr>
        <w:t>Anforderung: FKT-GUI-335</w:t>
      </w:r>
    </w:p>
    <w:p w:rsidRPr="00BF4184" w:rsidR="0073511A" w:rsidP="0073511A" w:rsidRDefault="0073511A" w14:paraId="50A892D8" w14:textId="1E5AEAFD">
      <w:pPr>
        <w:pStyle w:val="Anforderungstext"/>
        <w:rPr>
          <w:lang w:val="de-DE"/>
        </w:rPr>
      </w:pPr>
      <w:r w:rsidRPr="00BF4184">
        <w:rPr>
          <w:lang w:val="de-DE"/>
        </w:rPr>
        <w:t xml:space="preserve">Die Checkboxen im Bereich „Bestellprozess“ filtern den Prozesstyp der Aufträge: </w:t>
      </w:r>
      <w:proofErr w:type="spellStart"/>
      <w:r w:rsidRPr="00BF4184">
        <w:rPr>
          <w:lang w:val="de-DE"/>
        </w:rPr>
        <w:t>DeadStock</w:t>
      </w:r>
      <w:proofErr w:type="spellEnd"/>
      <w:r w:rsidRPr="00BF4184">
        <w:rPr>
          <w:lang w:val="de-DE"/>
        </w:rPr>
        <w:t xml:space="preserve"> oder D2D. Dieser Filter ist ein Live-Filter, das heißt das Suchergebnis wird direkt gefiltert (analog bspw. zum Filter „Status“).</w:t>
      </w:r>
    </w:p>
    <w:p w:rsidRPr="00BF4184" w:rsidR="00700C68" w:rsidP="0073511A" w:rsidRDefault="00700C68" w14:paraId="20F5B08C" w14:textId="0823B20E">
      <w:pPr>
        <w:pStyle w:val="Anforderungstext"/>
        <w:rPr>
          <w:lang w:val="de-DE"/>
        </w:rPr>
      </w:pPr>
      <w:r w:rsidRPr="00BF4184">
        <w:rPr>
          <w:highlight w:val="magenta"/>
          <w:lang w:val="de-DE"/>
        </w:rPr>
        <w:t>Es muss immer mindestens eine Checkbox aktiv sein.  D.h. es ist systemseitig nicht möglich aus beiden Checkboxen die Haken zu entfernen.</w:t>
      </w:r>
    </w:p>
    <w:p w:rsidRPr="00BF4184" w:rsidR="00363534" w:rsidP="00363534" w:rsidRDefault="00363534" w14:paraId="27588F0F" w14:textId="16AC1927">
      <w:pPr>
        <w:pStyle w:val="Anforderungsnummer"/>
        <w:rPr>
          <w:lang w:val="de-DE"/>
        </w:rPr>
      </w:pPr>
      <w:r w:rsidRPr="00BF4184">
        <w:rPr>
          <w:lang w:val="de-DE"/>
        </w:rPr>
        <w:t>Anforderung: FKT-GUI-336</w:t>
      </w:r>
    </w:p>
    <w:p w:rsidRPr="00C20AEF" w:rsidR="00363534" w:rsidP="00363534" w:rsidRDefault="00363534" w14:paraId="26585F9B" w14:textId="71CD44EB">
      <w:pPr>
        <w:pStyle w:val="Anforderungstext"/>
      </w:pPr>
      <w:r w:rsidRPr="00BF4184">
        <w:rPr>
          <w:lang w:val="de-DE"/>
        </w:rPr>
        <w:t xml:space="preserve">Ist der Anwender nur für einen der beiden Prozesstypen (D2D oder </w:t>
      </w:r>
      <w:proofErr w:type="spellStart"/>
      <w:r w:rsidRPr="00BF4184">
        <w:rPr>
          <w:lang w:val="de-DE"/>
        </w:rPr>
        <w:t>DeadStock</w:t>
      </w:r>
      <w:proofErr w:type="spellEnd"/>
      <w:r w:rsidRPr="00BF4184">
        <w:rPr>
          <w:lang w:val="de-DE"/>
        </w:rPr>
        <w:t xml:space="preserve">) berechtigt, dann werden auch nur die Aufträge zu diesem Prozesstyp geladen und angezeigt. </w:t>
      </w:r>
      <w:r>
        <w:t xml:space="preserve">Der </w:t>
      </w:r>
      <w:proofErr w:type="spellStart"/>
      <w:r>
        <w:t>entsprechende</w:t>
      </w:r>
      <w:proofErr w:type="spellEnd"/>
      <w:r>
        <w:t xml:space="preserve"> Filter </w:t>
      </w:r>
      <w:proofErr w:type="spellStart"/>
      <w:r>
        <w:t>ist</w:t>
      </w:r>
      <w:proofErr w:type="spellEnd"/>
      <w:r>
        <w:t xml:space="preserve"> </w:t>
      </w:r>
      <w:proofErr w:type="spellStart"/>
      <w:r>
        <w:t>nicht</w:t>
      </w:r>
      <w:proofErr w:type="spellEnd"/>
      <w:r>
        <w:t xml:space="preserve"> </w:t>
      </w:r>
      <w:proofErr w:type="spellStart"/>
      <w:r>
        <w:t>sichtbar</w:t>
      </w:r>
      <w:proofErr w:type="spellEnd"/>
      <w:r>
        <w:t>.</w:t>
      </w:r>
    </w:p>
    <w:p w:rsidRPr="00C20AEF" w:rsidR="00811369" w:rsidP="00811369" w:rsidRDefault="00811369" w14:paraId="6F9F7EFC" w14:textId="77777777">
      <w:pPr>
        <w:pStyle w:val="Textkrper"/>
      </w:pPr>
    </w:p>
    <w:p w:rsidRPr="00C20AEF" w:rsidR="00234020" w:rsidP="00234020" w:rsidRDefault="00234020" w14:paraId="54D77A03" w14:textId="77777777">
      <w:pPr>
        <w:pStyle w:val="berschrift3"/>
      </w:pPr>
      <w:bookmarkStart w:name="_Toc255461162" w:id="280"/>
      <w:bookmarkStart w:name="_Ref343504439" w:id="281"/>
      <w:bookmarkStart w:name="_Ref17982802" w:id="282"/>
      <w:bookmarkStart w:name="_Ref31182692" w:id="283"/>
      <w:bookmarkStart w:name="_Ref252366195" w:id="284"/>
      <w:bookmarkStart w:name="_Toc252787619" w:id="285"/>
      <w:bookmarkStart w:name="_Toc98411951" w:id="286"/>
      <w:proofErr w:type="spellStart"/>
      <w:r>
        <w:t>Ergebnistabellen</w:t>
      </w:r>
      <w:bookmarkEnd w:id="280"/>
      <w:bookmarkEnd w:id="281"/>
      <w:bookmarkEnd w:id="282"/>
      <w:bookmarkEnd w:id="283"/>
      <w:bookmarkEnd w:id="286"/>
      <w:proofErr w:type="spellEnd"/>
    </w:p>
    <w:p w:rsidRPr="00BF4184" w:rsidR="00234020" w:rsidP="00234020" w:rsidRDefault="00234020" w14:paraId="6970B7A7" w14:textId="77777777">
      <w:pPr>
        <w:pStyle w:val="Textkrper"/>
        <w:rPr>
          <w:lang w:val="de-DE"/>
        </w:rPr>
      </w:pPr>
      <w:r w:rsidRPr="00BF4184">
        <w:rPr>
          <w:lang w:val="de-DE"/>
        </w:rPr>
        <w:t>Allgemeine Festlegungen zu den Ergebnistabellen.</w:t>
      </w:r>
    </w:p>
    <w:p w:rsidRPr="00C20AEF" w:rsidR="00234020" w:rsidP="00234020" w:rsidRDefault="00234020" w14:paraId="24427775" w14:textId="77777777">
      <w:pPr>
        <w:pStyle w:val="Anforderungsnummer"/>
      </w:pPr>
      <w:r>
        <w:t>Requirement: FKT-GUI-52</w:t>
      </w:r>
    </w:p>
    <w:p w:rsidRPr="00C20AEF" w:rsidR="00234020" w:rsidP="00234020" w:rsidRDefault="00234020" w14:paraId="24ED8BA9" w14:textId="77777777">
      <w:pPr>
        <w:pStyle w:val="Anforderungstext"/>
      </w:pPr>
      <w:r>
        <w:t>By default, the system must sort the orders in the results tables according to the following criteria:</w:t>
      </w:r>
    </w:p>
    <w:p w:rsidRPr="00C20AEF" w:rsidR="00C95F15" w:rsidP="00957E58" w:rsidRDefault="00C95F15" w14:paraId="4813A929" w14:textId="130059DF">
      <w:pPr>
        <w:pStyle w:val="Anforderungstext"/>
        <w:numPr>
          <w:ilvl w:val="0"/>
          <w:numId w:val="69"/>
        </w:numPr>
      </w:pPr>
      <w:r>
        <w:t>Status: new - in process - accepted - shipped - received - cancelled - rejected - expired (buyer view only)</w:t>
      </w:r>
    </w:p>
    <w:p w:rsidRPr="00C20AEF" w:rsidR="00500748" w:rsidP="00957E58" w:rsidRDefault="00500748" w14:paraId="1CB5767D" w14:textId="77386B64">
      <w:pPr>
        <w:pStyle w:val="Anforderungstext"/>
        <w:numPr>
          <w:ilvl w:val="0"/>
          <w:numId w:val="69"/>
        </w:numPr>
      </w:pPr>
      <w:r>
        <w:t>Process: first D2D, then DS</w:t>
      </w:r>
    </w:p>
    <w:p w:rsidRPr="00C20AEF" w:rsidR="00C95F15" w:rsidP="00957E58" w:rsidRDefault="00C95F15" w14:paraId="354D70C6" w14:textId="5DDF5531">
      <w:pPr>
        <w:pStyle w:val="Anforderungstext"/>
        <w:numPr>
          <w:ilvl w:val="0"/>
          <w:numId w:val="69"/>
        </w:numPr>
      </w:pPr>
      <w:r>
        <w:t>Order receipt: descending (therefore: the 18.04.2010 before the 11.04.2010)</w:t>
      </w:r>
    </w:p>
    <w:p w:rsidRPr="00C20AEF" w:rsidR="00054C86" w:rsidP="00957E58" w:rsidRDefault="00054C86" w14:paraId="5BD41689" w14:textId="275FAE06">
      <w:pPr>
        <w:pStyle w:val="Anforderungstext"/>
        <w:numPr>
          <w:ilvl w:val="0"/>
          <w:numId w:val="69"/>
        </w:numPr>
      </w:pPr>
      <w:r>
        <w:t>Order number: descending</w:t>
      </w:r>
    </w:p>
    <w:p w:rsidRPr="00C20AEF" w:rsidR="00931594" w:rsidP="00234020" w:rsidRDefault="00C95F15" w14:paraId="76EC1E77" w14:textId="77777777">
      <w:pPr>
        <w:pStyle w:val="Anforderungstext"/>
      </w:pPr>
      <w:r>
        <w:t xml:space="preserve"> (The archive table is sorted by order receipt only)</w:t>
      </w:r>
    </w:p>
    <w:p w:rsidRPr="00C20AEF" w:rsidR="0034307A" w:rsidP="0034307A" w:rsidRDefault="0034307A" w14:paraId="5B59A075" w14:textId="77777777">
      <w:pPr>
        <w:pStyle w:val="Textkrper"/>
      </w:pPr>
    </w:p>
    <w:p w:rsidRPr="00C20AEF" w:rsidR="00130A9B" w:rsidP="00130A9B" w:rsidRDefault="00130A9B" w14:paraId="186D91A2" w14:textId="77777777">
      <w:pPr>
        <w:pStyle w:val="Anforderungsnummer"/>
      </w:pPr>
      <w:r>
        <w:t>Requirement: FKT-GUI-53</w:t>
      </w:r>
    </w:p>
    <w:p w:rsidRPr="00C20AEF" w:rsidR="00130A9B" w:rsidP="00130A9B" w:rsidRDefault="00130A9B" w14:paraId="3E78A142" w14:textId="68D6C5E8">
      <w:pPr>
        <w:pStyle w:val="Anforderungstext"/>
      </w:pPr>
      <w:r>
        <w:t>Empty quantities (e.g. deleted positions or changed positions) are displayed in the tables with a '0'. Currency symbols are only displayed if the amount is &gt; 0.</w:t>
      </w:r>
    </w:p>
    <w:p w:rsidRPr="00C20AEF" w:rsidR="00130A9B" w:rsidP="0034307A" w:rsidRDefault="00130A9B" w14:paraId="34CF3DAA" w14:textId="77777777">
      <w:pPr>
        <w:pStyle w:val="Textkrper"/>
      </w:pPr>
    </w:p>
    <w:p w:rsidRPr="00C20AEF" w:rsidR="004E22FD" w:rsidP="004E22FD" w:rsidRDefault="004E22FD" w14:paraId="0D7D70B0" w14:textId="77777777">
      <w:pPr>
        <w:pStyle w:val="Anforderungsnummer"/>
      </w:pPr>
      <w:r>
        <w:t>Requirement: FKT-GUI-328</w:t>
      </w:r>
    </w:p>
    <w:p w:rsidRPr="00C20AEF" w:rsidR="004E22FD" w:rsidP="004E22FD" w:rsidRDefault="008C3015" w14:paraId="2058BFD2" w14:textId="59F50A6B">
      <w:pPr>
        <w:pStyle w:val="Anforderungstext"/>
      </w:pPr>
      <w:r>
        <w:t xml:space="preserve">An indication of preferred or problematic business partners is displayed in the </w:t>
      </w:r>
      <w:r>
        <w:rPr>
          <w:i/>
        </w:rPr>
        <w:t>Buy</w:t>
      </w:r>
      <w:r>
        <w:t xml:space="preserve"> and </w:t>
      </w:r>
      <w:r>
        <w:rPr>
          <w:i/>
        </w:rPr>
        <w:t>Sell</w:t>
      </w:r>
      <w:r>
        <w:t xml:space="preserve"> result tables. Analogous to the parts search procedure, the "preferred" or "problematic business partner" icon is displayed in front of the company no. in the "Buyer" or "Seller" column (depending on the results tables). The icon display always refers to the current selection/saving of the farms in the buy and sell settings at the selected farm</w:t>
      </w:r>
      <w:r w:rsidRPr="00C20AEF" w:rsidR="007716EE">
        <w:rPr>
          <w:rStyle w:val="Funotenzeichen"/>
        </w:rPr>
        <w:footnoteReference w:id="15"/>
      </w:r>
      <w:r>
        <w:t>.</w:t>
      </w:r>
    </w:p>
    <w:p w:rsidRPr="00C20AEF" w:rsidR="004E22FD" w:rsidP="0034307A" w:rsidRDefault="004E22FD" w14:paraId="07C39164" w14:textId="77777777">
      <w:pPr>
        <w:pStyle w:val="Textkrper"/>
      </w:pPr>
    </w:p>
    <w:p w:rsidRPr="005462BE" w:rsidR="00234020" w:rsidP="00234020" w:rsidRDefault="00234020" w14:paraId="74AD6258" w14:textId="77777777">
      <w:pPr>
        <w:pStyle w:val="berschrift4"/>
        <w:rPr>
          <w:highlight w:val="magenta"/>
        </w:rPr>
      </w:pPr>
      <w:bookmarkStart w:name="_Ref262808673" w:id="287"/>
      <w:r>
        <w:rPr>
          <w:highlight w:val="magenta"/>
        </w:rPr>
        <w:lastRenderedPageBreak/>
        <w:t>Sell</w:t>
      </w:r>
      <w:bookmarkEnd w:id="284"/>
      <w:bookmarkEnd w:id="285"/>
      <w:bookmarkEnd w:id="287"/>
    </w:p>
    <w:p w:rsidRPr="00C20AEF" w:rsidR="00234020" w:rsidP="00234020" w:rsidRDefault="00234020" w14:paraId="3AA2D2F0" w14:textId="3E441EA1">
      <w:pPr>
        <w:pStyle w:val="Textkrper"/>
      </w:pPr>
      <w:r>
        <w:t xml:space="preserve">The </w:t>
      </w:r>
      <w:r>
        <w:rPr>
          <w:i/>
        </w:rPr>
        <w:t>Sales</w:t>
      </w:r>
      <w:r>
        <w:t xml:space="preserve"> results table displays all orders or delivery requests</w:t>
      </w:r>
      <w:r w:rsidRPr="00C20AEF">
        <w:rPr>
          <w:rStyle w:val="Funotenzeichen"/>
        </w:rPr>
        <w:footnoteReference w:id="16"/>
      </w:r>
      <w:r>
        <w:t xml:space="preserve"> received by the active merchant</w:t>
      </w:r>
      <w:r w:rsidRPr="00C20AEF">
        <w:rPr>
          <w:rStyle w:val="Funotenzeichen"/>
        </w:rPr>
        <w:footnoteReference w:id="17"/>
      </w:r>
      <w:r>
        <w:t xml:space="preserve"> , i.e. all orders in which the merchant acts as a seller. </w:t>
      </w:r>
    </w:p>
    <w:p w:rsidRPr="00C20AEF" w:rsidR="00234020" w:rsidP="00234020" w:rsidRDefault="00234020" w14:paraId="13831C87" w14:textId="77777777">
      <w:pPr>
        <w:pStyle w:val="SchnelllesetextbergeordneteAussage1"/>
      </w:pPr>
      <w:r>
        <w:t>Table definition and functions</w:t>
      </w:r>
    </w:p>
    <w:p w:rsidRPr="00C20AEF" w:rsidR="00234020" w:rsidP="00234020" w:rsidRDefault="00234020" w14:paraId="27EA2AA1" w14:textId="77777777">
      <w:pPr>
        <w:pStyle w:val="Anforderungsnummer"/>
      </w:pPr>
      <w:r>
        <w:t>Requirement: FKT-GUI-54</w:t>
      </w:r>
    </w:p>
    <w:p w:rsidRPr="00C20AEF" w:rsidR="0034307A" w:rsidP="00E21C2B" w:rsidRDefault="00234020" w14:paraId="01957ECC" w14:textId="115EDF58">
      <w:pPr>
        <w:pStyle w:val="Anforderungstext"/>
      </w:pPr>
      <w:r>
        <w:t xml:space="preserve">The system must display one purchase order per row in the </w:t>
      </w:r>
      <w:r>
        <w:rPr>
          <w:i/>
        </w:rPr>
        <w:t>Sales</w:t>
      </w:r>
      <w:r>
        <w:t xml:space="preserve"> results table with the following columns (values)</w:t>
      </w:r>
      <w:r w:rsidRPr="00C20AEF">
        <w:rPr>
          <w:rStyle w:val="Funotenzeichen"/>
        </w:rPr>
        <w:footnoteReference w:id="18"/>
      </w:r>
      <w:r>
        <w:t xml:space="preserve"> :</w:t>
      </w:r>
    </w:p>
    <w:tbl>
      <w:tblPr>
        <w:tblW w:w="5000" w:type="pct"/>
        <w:tblBorders>
          <w:top w:val="single" w:color="E20074" w:sz="18" w:space="0"/>
          <w:insideH w:val="single" w:color="auto" w:sz="4" w:space="0"/>
        </w:tblBorders>
        <w:tblLook w:val="01E0" w:firstRow="1" w:lastRow="1" w:firstColumn="1" w:lastColumn="1" w:noHBand="0" w:noVBand="0"/>
      </w:tblPr>
      <w:tblGrid>
        <w:gridCol w:w="1154"/>
        <w:gridCol w:w="1498"/>
        <w:gridCol w:w="1613"/>
        <w:gridCol w:w="5083"/>
      </w:tblGrid>
      <w:tr w:rsidRPr="00C20AEF" w:rsidR="00877968" w:rsidTr="004D5473" w14:paraId="6A79DCA8" w14:textId="77777777">
        <w:trPr>
          <w:tblHeader/>
        </w:trPr>
        <w:tc>
          <w:tcPr>
            <w:tcW w:w="617" w:type="pct"/>
            <w:tcBorders>
              <w:top w:val="single" w:color="E20074" w:sz="18" w:space="0"/>
              <w:bottom w:val="single" w:color="auto" w:sz="4" w:space="0"/>
            </w:tcBorders>
            <w:shd w:val="clear" w:color="auto" w:fill="D9D9D9" w:themeFill="background1" w:themeFillShade="D9"/>
          </w:tcPr>
          <w:p w:rsidRPr="00C20AEF" w:rsidR="00877968" w:rsidP="00234020" w:rsidRDefault="00877968" w14:paraId="2048C25A" w14:textId="18D0C871">
            <w:pPr>
              <w:pStyle w:val="TableHeading"/>
              <w:keepNext w:val="0"/>
              <w:rPr>
                <w:rStyle w:val="Fett"/>
                <w:b/>
                <w:bCs/>
              </w:rPr>
            </w:pPr>
            <w:r>
              <w:rPr>
                <w:rStyle w:val="Fett"/>
                <w:b/>
              </w:rPr>
              <w:t>Visibility</w:t>
            </w:r>
            <w:r w:rsidRPr="00C20AEF" w:rsidR="00150349">
              <w:rPr>
                <w:rStyle w:val="Funotenzeichen"/>
              </w:rPr>
              <w:footnoteReference w:id="19"/>
            </w:r>
          </w:p>
        </w:tc>
        <w:tc>
          <w:tcPr>
            <w:tcW w:w="801" w:type="pct"/>
            <w:tcBorders>
              <w:top w:val="single" w:color="E20074" w:sz="18" w:space="0"/>
              <w:bottom w:val="single" w:color="auto" w:sz="4" w:space="0"/>
            </w:tcBorders>
            <w:shd w:val="clear" w:color="auto" w:fill="D9D9D9" w:themeFill="background1" w:themeFillShade="D9"/>
          </w:tcPr>
          <w:p w:rsidRPr="00C20AEF" w:rsidR="00877968" w:rsidP="00234020" w:rsidRDefault="00877968" w14:paraId="5F2E03CA" w14:textId="3B64ACDF">
            <w:pPr>
              <w:pStyle w:val="TableHeading"/>
              <w:keepNext w:val="0"/>
              <w:rPr>
                <w:rStyle w:val="Fett"/>
                <w:b/>
                <w:bCs/>
              </w:rPr>
            </w:pPr>
            <w:r>
              <w:rPr>
                <w:rStyle w:val="Fett"/>
                <w:b/>
              </w:rPr>
              <w:t>Column</w:t>
            </w:r>
          </w:p>
        </w:tc>
        <w:tc>
          <w:tcPr>
            <w:tcW w:w="863" w:type="pct"/>
            <w:tcBorders>
              <w:top w:val="single" w:color="E20074" w:sz="18" w:space="0"/>
              <w:bottom w:val="single" w:color="auto" w:sz="4" w:space="0"/>
            </w:tcBorders>
            <w:shd w:val="clear" w:color="auto" w:fill="D9D9D9" w:themeFill="background1" w:themeFillShade="D9"/>
          </w:tcPr>
          <w:p w:rsidRPr="00C20AEF" w:rsidR="00877968" w:rsidP="00234020" w:rsidRDefault="00877968" w14:paraId="0354589E" w14:textId="77777777">
            <w:pPr>
              <w:pStyle w:val="TableHeading"/>
              <w:keepNext w:val="0"/>
              <w:rPr>
                <w:rStyle w:val="Fett"/>
                <w:b/>
                <w:bCs/>
              </w:rPr>
            </w:pPr>
            <w:r>
              <w:rPr>
                <w:rStyle w:val="Fett"/>
                <w:b/>
              </w:rPr>
              <w:t>Format</w:t>
            </w:r>
          </w:p>
        </w:tc>
        <w:tc>
          <w:tcPr>
            <w:tcW w:w="2719" w:type="pct"/>
            <w:tcBorders>
              <w:top w:val="single" w:color="E20074" w:sz="18" w:space="0"/>
              <w:bottom w:val="single" w:color="auto" w:sz="4" w:space="0"/>
            </w:tcBorders>
            <w:shd w:val="clear" w:color="auto" w:fill="D9D9D9" w:themeFill="background1" w:themeFillShade="D9"/>
          </w:tcPr>
          <w:p w:rsidRPr="00C20AEF" w:rsidR="00877968" w:rsidP="00234020" w:rsidRDefault="00877968" w14:paraId="55D86A7B" w14:textId="29C41E1D">
            <w:pPr>
              <w:pStyle w:val="TableHeading"/>
              <w:keepNext w:val="0"/>
              <w:rPr>
                <w:rStyle w:val="Fett"/>
                <w:b/>
                <w:bCs/>
              </w:rPr>
            </w:pPr>
            <w:r>
              <w:rPr>
                <w:rStyle w:val="Fett"/>
                <w:b/>
              </w:rPr>
              <w:t>Display</w:t>
            </w:r>
          </w:p>
        </w:tc>
      </w:tr>
      <w:tr w:rsidRPr="00C20AEF" w:rsidR="00877968" w:rsidTr="004D5473" w14:paraId="7E112BF9" w14:textId="77777777">
        <w:tc>
          <w:tcPr>
            <w:tcW w:w="617" w:type="pct"/>
          </w:tcPr>
          <w:p w:rsidRPr="00C20AEF" w:rsidR="00877968" w:rsidP="00150349" w:rsidRDefault="00150349" w14:paraId="277B2FDA" w14:textId="3B1F4261">
            <w:pPr>
              <w:pStyle w:val="TabelleFlietext3"/>
              <w:spacing w:before="60" w:after="60"/>
            </w:pPr>
            <w:r>
              <w:t>X</w:t>
            </w:r>
          </w:p>
        </w:tc>
        <w:tc>
          <w:tcPr>
            <w:tcW w:w="801" w:type="pct"/>
          </w:tcPr>
          <w:p w:rsidRPr="00C20AEF" w:rsidR="00877968" w:rsidP="00234020" w:rsidRDefault="00877968" w14:paraId="6D818C15" w14:textId="2254BA48">
            <w:pPr>
              <w:pStyle w:val="TabelleFlietext3"/>
              <w:spacing w:before="60" w:after="60"/>
            </w:pPr>
            <w:r>
              <w:t>Process</w:t>
            </w:r>
          </w:p>
        </w:tc>
        <w:tc>
          <w:tcPr>
            <w:tcW w:w="863" w:type="pct"/>
          </w:tcPr>
          <w:p w:rsidRPr="00C20AEF" w:rsidR="00877968" w:rsidP="00234020" w:rsidRDefault="00877968" w14:paraId="1DE7F83E" w14:textId="75B07666">
            <w:pPr>
              <w:pStyle w:val="TabelleFlietext3"/>
              <w:spacing w:before="60" w:after="60"/>
            </w:pPr>
            <w:r>
              <w:t>Text</w:t>
            </w:r>
          </w:p>
        </w:tc>
        <w:tc>
          <w:tcPr>
            <w:tcW w:w="2719" w:type="pct"/>
          </w:tcPr>
          <w:p w:rsidRPr="00C20AEF" w:rsidR="00877968" w:rsidP="00C759DA" w:rsidRDefault="00877968" w14:paraId="672B2AAD" w14:textId="4D47920A">
            <w:pPr>
              <w:pStyle w:val="TabelleFlietext3"/>
              <w:spacing w:before="60" w:after="60"/>
            </w:pPr>
            <w:r>
              <w:t xml:space="preserve">Process through which the order was created: D2D or </w:t>
            </w:r>
            <w:proofErr w:type="spellStart"/>
            <w:r>
              <w:t>DeadStock</w:t>
            </w:r>
            <w:proofErr w:type="spellEnd"/>
            <w:r>
              <w:t>. This column is only visible if the user is authorized for both processes</w:t>
            </w:r>
          </w:p>
        </w:tc>
      </w:tr>
      <w:tr w:rsidRPr="00C20AEF" w:rsidR="00877968" w:rsidTr="004D5473" w14:paraId="6A8E55A4" w14:textId="77777777">
        <w:tc>
          <w:tcPr>
            <w:tcW w:w="617" w:type="pct"/>
          </w:tcPr>
          <w:p w:rsidRPr="00C20AEF" w:rsidR="00877968" w:rsidP="00150349" w:rsidRDefault="00150349" w14:paraId="3E224A0E" w14:textId="404A6D56">
            <w:pPr>
              <w:pStyle w:val="TabelleFlietext3"/>
              <w:spacing w:before="60" w:after="60"/>
            </w:pPr>
            <w:r>
              <w:t>X</w:t>
            </w:r>
          </w:p>
        </w:tc>
        <w:tc>
          <w:tcPr>
            <w:tcW w:w="801" w:type="pct"/>
          </w:tcPr>
          <w:p w:rsidRPr="00C20AEF" w:rsidR="00877968" w:rsidP="00234020" w:rsidRDefault="00877968" w14:paraId="6013000E" w14:textId="3BE793EA">
            <w:pPr>
              <w:pStyle w:val="TabelleFlietext3"/>
              <w:spacing w:before="60" w:after="60"/>
            </w:pPr>
            <w:r>
              <w:t>Status</w:t>
            </w:r>
          </w:p>
        </w:tc>
        <w:tc>
          <w:tcPr>
            <w:tcW w:w="863" w:type="pct"/>
          </w:tcPr>
          <w:p w:rsidRPr="00C20AEF" w:rsidR="00877968" w:rsidP="00234020" w:rsidRDefault="00877968" w14:paraId="53F60FEC" w14:textId="77777777">
            <w:pPr>
              <w:pStyle w:val="TabelleFlietext3"/>
              <w:spacing w:before="60" w:after="60"/>
            </w:pPr>
            <w:r>
              <w:t>Text</w:t>
            </w:r>
          </w:p>
        </w:tc>
        <w:tc>
          <w:tcPr>
            <w:tcW w:w="2719" w:type="pct"/>
          </w:tcPr>
          <w:p w:rsidRPr="00C20AEF" w:rsidR="00877968" w:rsidP="00234020" w:rsidRDefault="00877968" w14:paraId="21CDADB9" w14:textId="77777777">
            <w:pPr>
              <w:pStyle w:val="TabelleFlietext3"/>
              <w:spacing w:before="60" w:after="60"/>
            </w:pPr>
            <w:r>
              <w:t>Current status of the order.</w:t>
            </w:r>
          </w:p>
        </w:tc>
      </w:tr>
      <w:tr w:rsidRPr="00C20AEF" w:rsidR="004D5473" w:rsidTr="004D5473" w14:paraId="22789340" w14:textId="77777777">
        <w:tc>
          <w:tcPr>
            <w:tcW w:w="617" w:type="pct"/>
          </w:tcPr>
          <w:p w:rsidRPr="00C20AEF" w:rsidR="004D5473" w:rsidP="004D5473" w:rsidRDefault="004D5473" w14:paraId="7FC202CD" w14:textId="5B09400F">
            <w:pPr>
              <w:pStyle w:val="TabelleFlietext3"/>
              <w:spacing w:before="60" w:after="60"/>
            </w:pPr>
            <w:r>
              <w:t>X</w:t>
            </w:r>
          </w:p>
        </w:tc>
        <w:tc>
          <w:tcPr>
            <w:tcW w:w="801" w:type="pct"/>
          </w:tcPr>
          <w:p w:rsidRPr="00C20AEF" w:rsidR="004D5473" w:rsidP="004D5473" w:rsidRDefault="004D5473" w14:paraId="50F27F56" w14:textId="0CEB728B">
            <w:pPr>
              <w:pStyle w:val="TabelleFlietext3"/>
              <w:spacing w:before="60" w:after="60"/>
            </w:pPr>
            <w:r>
              <w:t>User ID</w:t>
            </w:r>
          </w:p>
        </w:tc>
        <w:tc>
          <w:tcPr>
            <w:tcW w:w="863" w:type="pct"/>
          </w:tcPr>
          <w:p w:rsidRPr="00C20AEF" w:rsidR="004D5473" w:rsidP="004D5473" w:rsidRDefault="004D5473" w14:paraId="020BF2AB" w14:textId="3F95F1F9">
            <w:pPr>
              <w:pStyle w:val="TabelleFlietext3"/>
              <w:spacing w:before="60" w:after="60"/>
            </w:pPr>
            <w:r>
              <w:t>Text</w:t>
            </w:r>
          </w:p>
        </w:tc>
        <w:tc>
          <w:tcPr>
            <w:tcW w:w="2719" w:type="pct"/>
          </w:tcPr>
          <w:p w:rsidRPr="00C20AEF" w:rsidR="004D5473" w:rsidP="004D5473" w:rsidRDefault="004D5473" w14:paraId="1F69373B" w14:textId="6A858826">
            <w:pPr>
              <w:pStyle w:val="TabelleFlietext3"/>
              <w:spacing w:before="60" w:after="60"/>
            </w:pPr>
            <w:r>
              <w:t xml:space="preserve">The user who made the last relevant change. See </w:t>
            </w:r>
            <w:r w:rsidRPr="00C20AEF">
              <w:fldChar w:fldCharType="begin"/>
            </w:r>
            <w:r w:rsidRPr="00C20AEF">
              <w:instrText xml:space="preserve"> REF FKT_GUI_423 \h  \* MERGEFORMAT </w:instrText>
            </w:r>
            <w:r w:rsidRPr="00C20AEF">
              <w:fldChar w:fldCharType="separate"/>
            </w:r>
            <w:r w:rsidRPr="00C20AEF" w:rsidR="000D3A2D">
              <w:t>FKT-GUI-423</w:t>
            </w:r>
            <w:r w:rsidRPr="00C20AEF">
              <w:fldChar w:fldCharType="end"/>
            </w:r>
            <w:r>
              <w:t xml:space="preserve"> for the breakdown of relevant changes.</w:t>
            </w:r>
          </w:p>
        </w:tc>
      </w:tr>
      <w:tr w:rsidRPr="00C20AEF" w:rsidR="004D5473" w:rsidTr="004D5473" w14:paraId="63D37B04" w14:textId="77777777">
        <w:tc>
          <w:tcPr>
            <w:tcW w:w="617" w:type="pct"/>
          </w:tcPr>
          <w:p w:rsidRPr="00C20AEF" w:rsidR="004D5473" w:rsidP="004D5473" w:rsidRDefault="004D5473" w14:paraId="7680009F" w14:textId="24251F4A">
            <w:pPr>
              <w:pStyle w:val="TabelleFlietext3"/>
              <w:spacing w:before="60" w:after="60"/>
            </w:pPr>
            <w:r>
              <w:t>*</w:t>
            </w:r>
          </w:p>
        </w:tc>
        <w:tc>
          <w:tcPr>
            <w:tcW w:w="801" w:type="pct"/>
          </w:tcPr>
          <w:p w:rsidRPr="00C20AEF" w:rsidR="004D5473" w:rsidP="004D5473" w:rsidRDefault="004D5473" w14:paraId="717860B2" w14:textId="447FD0F4">
            <w:pPr>
              <w:pStyle w:val="TabelleFlietext3"/>
              <w:spacing w:before="60" w:after="60"/>
            </w:pPr>
            <w:r>
              <w:t>Buyer</w:t>
            </w:r>
          </w:p>
        </w:tc>
        <w:tc>
          <w:tcPr>
            <w:tcW w:w="863" w:type="pct"/>
          </w:tcPr>
          <w:p w:rsidRPr="00C20AEF" w:rsidR="004D5473" w:rsidP="004D5473" w:rsidRDefault="004D5473" w14:paraId="322290FD" w14:textId="77777777">
            <w:pPr>
              <w:pStyle w:val="TabelleFlietext3"/>
              <w:spacing w:before="60" w:after="60"/>
            </w:pPr>
            <w:r>
              <w:t>6-digit, numeric</w:t>
            </w:r>
          </w:p>
        </w:tc>
        <w:tc>
          <w:tcPr>
            <w:tcW w:w="2719" w:type="pct"/>
          </w:tcPr>
          <w:p w:rsidRPr="00C20AEF" w:rsidR="004D5473" w:rsidP="004D5473" w:rsidRDefault="004D5473" w14:paraId="73210B5B" w14:textId="77777777">
            <w:pPr>
              <w:pStyle w:val="TabelleFlietext3"/>
              <w:spacing w:before="60" w:after="60"/>
            </w:pPr>
            <w:r>
              <w:t>Company number of the ordering dealer.</w:t>
            </w:r>
          </w:p>
          <w:p w:rsidRPr="00C20AEF" w:rsidR="004D5473" w:rsidP="004D5473" w:rsidRDefault="004D5473" w14:paraId="55BD8CE8" w14:textId="248C26F5">
            <w:pPr>
              <w:pStyle w:val="TabelleFlietext3"/>
              <w:spacing w:before="60" w:after="60"/>
            </w:pPr>
            <w:r>
              <w:t>Incl. ICON for preferred or problematic supplier</w:t>
            </w:r>
          </w:p>
        </w:tc>
      </w:tr>
      <w:tr w:rsidRPr="00C20AEF" w:rsidR="004D5473" w:rsidTr="004D5473" w14:paraId="4107936F" w14:textId="77777777">
        <w:tc>
          <w:tcPr>
            <w:tcW w:w="617" w:type="pct"/>
          </w:tcPr>
          <w:p w:rsidRPr="00C20AEF" w:rsidR="004D5473" w:rsidP="004D5473" w:rsidRDefault="004D5473" w14:paraId="778FF17B" w14:textId="65E886E7">
            <w:pPr>
              <w:pStyle w:val="TabelleFlietext3"/>
              <w:spacing w:before="60" w:after="60"/>
            </w:pPr>
            <w:r>
              <w:t>*</w:t>
            </w:r>
          </w:p>
        </w:tc>
        <w:tc>
          <w:tcPr>
            <w:tcW w:w="801" w:type="pct"/>
          </w:tcPr>
          <w:p w:rsidRPr="00C20AEF" w:rsidR="004D5473" w:rsidP="004D5473" w:rsidRDefault="004D5473" w14:paraId="43234762" w14:textId="27A4C7C1">
            <w:pPr>
              <w:pStyle w:val="TabelleFlietext3"/>
              <w:spacing w:before="60" w:after="60"/>
            </w:pPr>
            <w:r>
              <w:t>Country</w:t>
            </w:r>
          </w:p>
        </w:tc>
        <w:tc>
          <w:tcPr>
            <w:tcW w:w="863" w:type="pct"/>
          </w:tcPr>
          <w:p w:rsidRPr="00C20AEF" w:rsidR="004D5473" w:rsidP="004D5473" w:rsidRDefault="004D5473" w14:paraId="3B7648E7" w14:textId="77777777">
            <w:pPr>
              <w:pStyle w:val="TabelleFlietext3"/>
              <w:spacing w:before="60" w:after="60"/>
            </w:pPr>
            <w:r>
              <w:t>Text</w:t>
            </w:r>
          </w:p>
        </w:tc>
        <w:tc>
          <w:tcPr>
            <w:tcW w:w="2719" w:type="pct"/>
          </w:tcPr>
          <w:p w:rsidRPr="00C20AEF" w:rsidR="004D5473" w:rsidP="004D5473" w:rsidRDefault="004D5473" w14:paraId="43D798A4" w14:textId="2FBF5315">
            <w:pPr>
              <w:pStyle w:val="TabelleFlietext3"/>
              <w:spacing w:before="60" w:after="60"/>
            </w:pPr>
            <w:r>
              <w:t>Country designation of the ordering dealer</w:t>
            </w:r>
          </w:p>
        </w:tc>
      </w:tr>
      <w:tr w:rsidRPr="00C20AEF" w:rsidR="004D5473" w:rsidTr="004D5473" w14:paraId="7F367F7E" w14:textId="77777777">
        <w:tc>
          <w:tcPr>
            <w:tcW w:w="617" w:type="pct"/>
          </w:tcPr>
          <w:p w:rsidRPr="00C20AEF" w:rsidR="004D5473" w:rsidP="004D5473" w:rsidRDefault="004D5473" w14:paraId="10FC4687" w14:textId="05F5AE94">
            <w:pPr>
              <w:pStyle w:val="TabelleFlietext3"/>
              <w:spacing w:before="60" w:after="60"/>
            </w:pPr>
            <w:r>
              <w:t>X</w:t>
            </w:r>
          </w:p>
        </w:tc>
        <w:tc>
          <w:tcPr>
            <w:tcW w:w="801" w:type="pct"/>
          </w:tcPr>
          <w:p w:rsidRPr="00C20AEF" w:rsidR="004D5473" w:rsidP="004D5473" w:rsidRDefault="004D5473" w14:paraId="5AAFEA94" w14:textId="682FE8A1">
            <w:pPr>
              <w:pStyle w:val="TabelleFlietext3"/>
              <w:spacing w:before="60" w:after="60"/>
            </w:pPr>
            <w:r>
              <w:t>Order number</w:t>
            </w:r>
          </w:p>
        </w:tc>
        <w:tc>
          <w:tcPr>
            <w:tcW w:w="863" w:type="pct"/>
          </w:tcPr>
          <w:p w:rsidRPr="00C20AEF" w:rsidR="004D5473" w:rsidP="004D5473" w:rsidRDefault="004D5473" w14:paraId="29C72721" w14:textId="45B0D489">
            <w:pPr>
              <w:pStyle w:val="TabelleFlietext3"/>
              <w:spacing w:before="60" w:after="60"/>
            </w:pPr>
            <w:r>
              <w:t>Numeric, Integer</w:t>
            </w:r>
          </w:p>
        </w:tc>
        <w:tc>
          <w:tcPr>
            <w:tcW w:w="2719" w:type="pct"/>
          </w:tcPr>
          <w:p w:rsidRPr="00C20AEF" w:rsidR="004D5473" w:rsidP="004D5473" w:rsidRDefault="004D5473" w14:paraId="5834DE06" w14:textId="77777777">
            <w:pPr>
              <w:pStyle w:val="TabelleFlietext3"/>
              <w:spacing w:before="60" w:after="60"/>
            </w:pPr>
            <w:r>
              <w:t>Order number of the ordering dealer.</w:t>
            </w:r>
          </w:p>
        </w:tc>
      </w:tr>
      <w:tr w:rsidRPr="00C20AEF" w:rsidR="004D5473" w:rsidTr="004D5473" w14:paraId="44147905" w14:textId="77777777">
        <w:tc>
          <w:tcPr>
            <w:tcW w:w="617" w:type="pct"/>
          </w:tcPr>
          <w:p w:rsidRPr="00C20AEF" w:rsidR="004D5473" w:rsidP="004D5473" w:rsidRDefault="004D5473" w14:paraId="28EFCEB5" w14:textId="7A92C4D3">
            <w:pPr>
              <w:pStyle w:val="TabelleFlietext3"/>
              <w:spacing w:before="60" w:after="60"/>
            </w:pPr>
            <w:r>
              <w:t>X</w:t>
            </w:r>
          </w:p>
        </w:tc>
        <w:tc>
          <w:tcPr>
            <w:tcW w:w="801" w:type="pct"/>
          </w:tcPr>
          <w:p w:rsidRPr="00C20AEF" w:rsidR="004D5473" w:rsidP="004D5473" w:rsidRDefault="004D5473" w14:paraId="68C5F384" w14:textId="392A5AF2">
            <w:pPr>
              <w:pStyle w:val="TabelleFlietext3"/>
              <w:spacing w:before="60" w:after="60"/>
            </w:pPr>
            <w:r>
              <w:t>Pos. Total</w:t>
            </w:r>
          </w:p>
        </w:tc>
        <w:tc>
          <w:tcPr>
            <w:tcW w:w="863" w:type="pct"/>
          </w:tcPr>
          <w:p w:rsidRPr="00C20AEF" w:rsidR="004D5473" w:rsidP="004D5473" w:rsidRDefault="004D5473" w14:paraId="0D1BFAC7" w14:textId="77777777">
            <w:pPr>
              <w:pStyle w:val="TabelleFlietext3"/>
              <w:spacing w:before="60" w:after="60"/>
            </w:pPr>
            <w:r>
              <w:t>Numeric, Integer</w:t>
            </w:r>
          </w:p>
        </w:tc>
        <w:tc>
          <w:tcPr>
            <w:tcW w:w="2719" w:type="pct"/>
          </w:tcPr>
          <w:p w:rsidRPr="00C20AEF" w:rsidR="004D5473" w:rsidP="004D5473" w:rsidRDefault="004D5473" w14:paraId="05706662" w14:textId="77777777">
            <w:pPr>
              <w:pStyle w:val="TabelleFlietext3"/>
              <w:spacing w:before="60" w:after="60"/>
            </w:pPr>
            <w:r>
              <w:t>Number of order items in the order.</w:t>
            </w:r>
          </w:p>
        </w:tc>
      </w:tr>
      <w:tr w:rsidRPr="00C20AEF" w:rsidR="004D5473" w:rsidTr="004D5473" w14:paraId="399CD924" w14:textId="77777777">
        <w:tc>
          <w:tcPr>
            <w:tcW w:w="617" w:type="pct"/>
          </w:tcPr>
          <w:p w:rsidRPr="00C20AEF" w:rsidR="004D5473" w:rsidP="004D5473" w:rsidRDefault="004D5473" w14:paraId="44A55DF1" w14:textId="6BAD6569">
            <w:pPr>
              <w:pStyle w:val="TabelleFlietext3"/>
              <w:spacing w:before="60" w:after="60"/>
            </w:pPr>
            <w:r>
              <w:t>X</w:t>
            </w:r>
          </w:p>
        </w:tc>
        <w:tc>
          <w:tcPr>
            <w:tcW w:w="801" w:type="pct"/>
          </w:tcPr>
          <w:p w:rsidRPr="00C20AEF" w:rsidR="004D5473" w:rsidP="004D5473" w:rsidRDefault="004D5473" w14:paraId="6073903A" w14:textId="12D9B299">
            <w:pPr>
              <w:pStyle w:val="TabelleFlietext3"/>
              <w:spacing w:before="60" w:after="60"/>
            </w:pPr>
            <w:r>
              <w:t>Item Deleted</w:t>
            </w:r>
          </w:p>
        </w:tc>
        <w:tc>
          <w:tcPr>
            <w:tcW w:w="863" w:type="pct"/>
          </w:tcPr>
          <w:p w:rsidRPr="00C20AEF" w:rsidR="004D5473" w:rsidP="004D5473" w:rsidRDefault="004D5473" w14:paraId="4C70F1FD" w14:textId="77777777">
            <w:pPr>
              <w:pStyle w:val="TabelleFlietext3"/>
              <w:spacing w:before="60" w:after="60"/>
            </w:pPr>
            <w:r>
              <w:t>Numeric, Integer</w:t>
            </w:r>
          </w:p>
        </w:tc>
        <w:tc>
          <w:tcPr>
            <w:tcW w:w="2719" w:type="pct"/>
          </w:tcPr>
          <w:p w:rsidRPr="00C20AEF" w:rsidR="004D5473" w:rsidP="004D5473" w:rsidRDefault="004D5473" w14:paraId="2400467C" w14:textId="0B965BC7">
            <w:pPr>
              <w:pStyle w:val="TabelleFlietext3"/>
              <w:spacing w:before="60" w:after="60"/>
            </w:pPr>
            <w:r>
              <w:t>Number of deleted order items in the order (delivery quantity = 0). At D2D: In case of rejection of a D2D request: Pos. deleted = 1.</w:t>
            </w:r>
          </w:p>
        </w:tc>
      </w:tr>
      <w:tr w:rsidRPr="00C20AEF" w:rsidR="004D5473" w:rsidTr="004D5473" w14:paraId="50B9E892" w14:textId="77777777">
        <w:tc>
          <w:tcPr>
            <w:tcW w:w="617" w:type="pct"/>
          </w:tcPr>
          <w:p w:rsidRPr="00C20AEF" w:rsidR="004D5473" w:rsidP="004D5473" w:rsidRDefault="004D5473" w14:paraId="1C87CB1A" w14:textId="229ABBE8">
            <w:pPr>
              <w:pStyle w:val="TabelleFlietext3"/>
              <w:spacing w:before="60" w:after="60"/>
            </w:pPr>
            <w:r>
              <w:t>X</w:t>
            </w:r>
          </w:p>
        </w:tc>
        <w:tc>
          <w:tcPr>
            <w:tcW w:w="801" w:type="pct"/>
          </w:tcPr>
          <w:p w:rsidRPr="00C20AEF" w:rsidR="004D5473" w:rsidP="004D5473" w:rsidRDefault="004D5473" w14:paraId="5143089A" w14:textId="1711AF89">
            <w:pPr>
              <w:pStyle w:val="TabelleFlietext3"/>
              <w:spacing w:before="60" w:after="60"/>
            </w:pPr>
            <w:r>
              <w:t>Item Changed</w:t>
            </w:r>
          </w:p>
        </w:tc>
        <w:tc>
          <w:tcPr>
            <w:tcW w:w="863" w:type="pct"/>
          </w:tcPr>
          <w:p w:rsidRPr="00C20AEF" w:rsidR="004D5473" w:rsidP="004D5473" w:rsidRDefault="004D5473" w14:paraId="13ADE393" w14:textId="77777777">
            <w:pPr>
              <w:pStyle w:val="TabelleFlietext3"/>
              <w:spacing w:before="60" w:after="60"/>
            </w:pPr>
            <w:r>
              <w:t>Numeric, Integer</w:t>
            </w:r>
          </w:p>
        </w:tc>
        <w:tc>
          <w:tcPr>
            <w:tcW w:w="2719" w:type="pct"/>
          </w:tcPr>
          <w:p w:rsidRPr="00C20AEF" w:rsidR="004D5473" w:rsidP="004D5473" w:rsidRDefault="004D5473" w14:paraId="110039E6" w14:textId="77777777">
            <w:pPr>
              <w:pStyle w:val="TabelleFlietext3"/>
              <w:spacing w:before="60" w:after="60"/>
            </w:pPr>
            <w:r>
              <w:t xml:space="preserve">Number of order items in the order for which the delivery quantity was corrected downwards (quantity &gt; 0). </w:t>
            </w:r>
          </w:p>
        </w:tc>
      </w:tr>
      <w:tr w:rsidRPr="00C20AEF" w:rsidR="004D5473" w:rsidTr="004D5473" w14:paraId="09D7554C" w14:textId="77777777">
        <w:tc>
          <w:tcPr>
            <w:tcW w:w="617" w:type="pct"/>
            <w:tcBorders>
              <w:top w:val="single" w:color="auto" w:sz="4" w:space="0"/>
            </w:tcBorders>
          </w:tcPr>
          <w:p w:rsidRPr="00C20AEF" w:rsidR="004D5473" w:rsidP="004D5473" w:rsidRDefault="004D5473" w14:paraId="042D9FEF" w14:textId="5C31F4A6">
            <w:pPr>
              <w:pStyle w:val="TabelleFlietext3"/>
              <w:spacing w:before="60" w:after="60"/>
            </w:pPr>
            <w:r>
              <w:t>X</w:t>
            </w:r>
          </w:p>
        </w:tc>
        <w:tc>
          <w:tcPr>
            <w:tcW w:w="801" w:type="pct"/>
            <w:tcBorders>
              <w:top w:val="single" w:color="auto" w:sz="4" w:space="0"/>
            </w:tcBorders>
          </w:tcPr>
          <w:p w:rsidRPr="00C20AEF" w:rsidR="004D5473" w:rsidP="004D5473" w:rsidRDefault="004D5473" w14:paraId="071C15D7" w14:textId="20875DFE">
            <w:pPr>
              <w:pStyle w:val="TabelleFlietext3"/>
              <w:spacing w:before="60" w:after="60"/>
              <w:ind w:left="0"/>
            </w:pPr>
            <w:r>
              <w:t xml:space="preserve"> Order value</w:t>
            </w:r>
          </w:p>
        </w:tc>
        <w:tc>
          <w:tcPr>
            <w:tcW w:w="863" w:type="pct"/>
            <w:tcBorders>
              <w:top w:val="single" w:color="auto" w:sz="4" w:space="0"/>
            </w:tcBorders>
          </w:tcPr>
          <w:p w:rsidRPr="00C20AEF" w:rsidR="004D5473" w:rsidP="004D5473" w:rsidRDefault="004D5473" w14:paraId="5B7E82B0" w14:textId="77777777">
            <w:pPr>
              <w:pStyle w:val="TabelleFlietext3"/>
              <w:spacing w:before="60" w:after="60"/>
            </w:pPr>
            <w:r>
              <w:t>Price format</w:t>
            </w:r>
          </w:p>
        </w:tc>
        <w:tc>
          <w:tcPr>
            <w:tcW w:w="2719" w:type="pct"/>
            <w:tcBorders>
              <w:top w:val="single" w:color="auto" w:sz="4" w:space="0"/>
            </w:tcBorders>
            <w:vAlign w:val="center"/>
          </w:tcPr>
          <w:p w:rsidRPr="00C20AEF" w:rsidR="004D5473" w:rsidP="004D5473" w:rsidRDefault="004D5473" w14:paraId="1F6892E0" w14:textId="53F04CAC">
            <w:pPr>
              <w:pStyle w:val="TabelleFlietext3"/>
              <w:spacing w:before="60" w:after="60"/>
            </w:pPr>
            <w:r>
              <w:t xml:space="preserve">Order value of the order (delivery quantity × </w:t>
            </w:r>
            <w:proofErr w:type="spellStart"/>
            <w:r>
              <w:t>DeadStock</w:t>
            </w:r>
            <w:proofErr w:type="spellEnd"/>
            <w:r>
              <w:t xml:space="preserve"> price / delivery quantity × D2D price + D2D handling margin). </w:t>
            </w:r>
          </w:p>
        </w:tc>
      </w:tr>
      <w:tr w:rsidRPr="00C20AEF" w:rsidR="004D5473" w:rsidTr="004D5473" w14:paraId="3C1DBE69" w14:textId="77777777">
        <w:tc>
          <w:tcPr>
            <w:tcW w:w="617" w:type="pct"/>
            <w:tcBorders>
              <w:top w:val="single" w:color="auto" w:sz="4" w:space="0"/>
            </w:tcBorders>
          </w:tcPr>
          <w:p w:rsidRPr="00C20AEF" w:rsidR="004D5473" w:rsidP="004D5473" w:rsidRDefault="004D5473" w14:paraId="482BB3A2" w14:textId="67AC284D">
            <w:pPr>
              <w:pStyle w:val="TabelleFlietext3"/>
              <w:spacing w:before="60" w:after="60"/>
            </w:pPr>
            <w:r>
              <w:t>X</w:t>
            </w:r>
          </w:p>
        </w:tc>
        <w:tc>
          <w:tcPr>
            <w:tcW w:w="801" w:type="pct"/>
            <w:tcBorders>
              <w:top w:val="single" w:color="auto" w:sz="4" w:space="0"/>
            </w:tcBorders>
          </w:tcPr>
          <w:p w:rsidRPr="00C20AEF" w:rsidR="004D5473" w:rsidP="004D5473" w:rsidRDefault="004D5473" w14:paraId="24F007BF" w14:textId="655D5250">
            <w:pPr>
              <w:pStyle w:val="TabelleFlietext3"/>
              <w:spacing w:before="60" w:after="60"/>
            </w:pPr>
            <w:r>
              <w:t>Incoming orders</w:t>
            </w:r>
          </w:p>
        </w:tc>
        <w:tc>
          <w:tcPr>
            <w:tcW w:w="863" w:type="pct"/>
            <w:tcBorders>
              <w:top w:val="single" w:color="auto" w:sz="4" w:space="0"/>
            </w:tcBorders>
          </w:tcPr>
          <w:p w:rsidRPr="00C20AEF" w:rsidR="004D5473" w:rsidP="004D5473" w:rsidRDefault="004D5473" w14:paraId="2765FAA3" w14:textId="77777777">
            <w:pPr>
              <w:pStyle w:val="TabelleFlietext3"/>
              <w:spacing w:before="60" w:after="60"/>
            </w:pPr>
            <w:r>
              <w:t>General time format</w:t>
            </w:r>
          </w:p>
        </w:tc>
        <w:tc>
          <w:tcPr>
            <w:tcW w:w="2719" w:type="pct"/>
            <w:tcBorders>
              <w:top w:val="single" w:color="auto" w:sz="4" w:space="0"/>
            </w:tcBorders>
            <w:vAlign w:val="center"/>
          </w:tcPr>
          <w:p w:rsidRPr="00C20AEF" w:rsidR="004D5473" w:rsidP="004D5473" w:rsidRDefault="004D5473" w14:paraId="0E4D074D" w14:textId="38E51B52">
            <w:pPr>
              <w:pStyle w:val="TabelleFlietext3"/>
              <w:spacing w:before="60" w:after="60"/>
            </w:pPr>
            <w:r>
              <w:t>Time at which the buyer ordered (</w:t>
            </w:r>
            <w:proofErr w:type="spellStart"/>
            <w:r>
              <w:t>DeadStock</w:t>
            </w:r>
            <w:proofErr w:type="spellEnd"/>
            <w:r>
              <w:t>)/Start of delivery request (D2D).</w:t>
            </w:r>
          </w:p>
        </w:tc>
      </w:tr>
      <w:tr w:rsidRPr="00C20AEF" w:rsidR="004D5473" w:rsidTr="004D5473" w14:paraId="47FA7E24" w14:textId="77777777">
        <w:tc>
          <w:tcPr>
            <w:tcW w:w="617" w:type="pct"/>
          </w:tcPr>
          <w:p w:rsidRPr="00C20AEF" w:rsidR="004D5473" w:rsidP="004D5473" w:rsidRDefault="004D5473" w14:paraId="75FCD5E8" w14:textId="6D640E94">
            <w:pPr>
              <w:pStyle w:val="TabelleFlietext3"/>
              <w:spacing w:before="60" w:after="60"/>
            </w:pPr>
            <w:r>
              <w:t>X</w:t>
            </w:r>
          </w:p>
        </w:tc>
        <w:tc>
          <w:tcPr>
            <w:tcW w:w="801" w:type="pct"/>
          </w:tcPr>
          <w:p w:rsidRPr="00C20AEF" w:rsidR="004D5473" w:rsidP="004D5473" w:rsidRDefault="004D5473" w14:paraId="5C1E86C7" w14:textId="4F972F42">
            <w:pPr>
              <w:pStyle w:val="TabelleFlietext3"/>
              <w:spacing w:before="60" w:after="60"/>
            </w:pPr>
            <w:r>
              <w:t>In process</w:t>
            </w:r>
          </w:p>
        </w:tc>
        <w:tc>
          <w:tcPr>
            <w:tcW w:w="863" w:type="pct"/>
          </w:tcPr>
          <w:p w:rsidRPr="00C20AEF" w:rsidR="004D5473" w:rsidP="004D5473" w:rsidRDefault="004D5473" w14:paraId="1A2568D2" w14:textId="77777777">
            <w:pPr>
              <w:pStyle w:val="TabelleFlietext3"/>
              <w:spacing w:before="60" w:after="60"/>
            </w:pPr>
            <w:r>
              <w:t>General time format</w:t>
            </w:r>
          </w:p>
        </w:tc>
        <w:tc>
          <w:tcPr>
            <w:tcW w:w="2719" w:type="pct"/>
          </w:tcPr>
          <w:p w:rsidRPr="00C20AEF" w:rsidR="004D5473" w:rsidP="004D5473" w:rsidRDefault="004D5473" w14:paraId="283302AD" w14:textId="07F6DAE4">
            <w:pPr>
              <w:pStyle w:val="TabelleFlietext3"/>
              <w:spacing w:before="60" w:after="60"/>
            </w:pPr>
            <w:r>
              <w:t>Time at which the seller can place the order to the 1. Time opened (</w:t>
            </w:r>
            <w:proofErr w:type="spellStart"/>
            <w:r>
              <w:t>DeadStock</w:t>
            </w:r>
            <w:proofErr w:type="spellEnd"/>
            <w:r>
              <w:t>) / Time when the seller accepted or rejected the order and saved (D2D)</w:t>
            </w:r>
          </w:p>
        </w:tc>
      </w:tr>
      <w:tr w:rsidRPr="00C20AEF" w:rsidR="004D5473" w:rsidTr="004D5473" w14:paraId="3A4473B6" w14:textId="77777777">
        <w:tc>
          <w:tcPr>
            <w:tcW w:w="617" w:type="pct"/>
          </w:tcPr>
          <w:p w:rsidRPr="00C20AEF" w:rsidR="004D5473" w:rsidP="004D5473" w:rsidRDefault="004D5473" w14:paraId="4B21EEB0" w14:textId="63F0EE63">
            <w:pPr>
              <w:pStyle w:val="TabelleFlietext3"/>
              <w:spacing w:before="60" w:after="60"/>
            </w:pPr>
            <w:r>
              <w:t>X</w:t>
            </w:r>
          </w:p>
        </w:tc>
        <w:tc>
          <w:tcPr>
            <w:tcW w:w="801" w:type="pct"/>
          </w:tcPr>
          <w:p w:rsidRPr="00C20AEF" w:rsidR="004D5473" w:rsidP="004D5473" w:rsidRDefault="004D5473" w14:paraId="6FC5F601" w14:textId="7FA72ACD">
            <w:pPr>
              <w:pStyle w:val="TabelleFlietext3"/>
              <w:spacing w:before="60" w:after="60"/>
            </w:pPr>
            <w:r>
              <w:t>Shipping initiated</w:t>
            </w:r>
          </w:p>
        </w:tc>
        <w:tc>
          <w:tcPr>
            <w:tcW w:w="863" w:type="pct"/>
          </w:tcPr>
          <w:p w:rsidRPr="00C20AEF" w:rsidR="004D5473" w:rsidP="004D5473" w:rsidRDefault="004D5473" w14:paraId="187B76C8" w14:textId="77777777">
            <w:pPr>
              <w:pStyle w:val="TabelleFlietext3"/>
              <w:spacing w:before="60" w:after="60"/>
            </w:pPr>
            <w:r>
              <w:t>Checkbox</w:t>
            </w:r>
          </w:p>
        </w:tc>
        <w:tc>
          <w:tcPr>
            <w:tcW w:w="2719" w:type="pct"/>
          </w:tcPr>
          <w:p w:rsidRPr="00C20AEF" w:rsidR="004D5473" w:rsidP="004D5473" w:rsidRDefault="004D5473" w14:paraId="53889838" w14:textId="32E0F91B">
            <w:pPr>
              <w:pStyle w:val="TabelleFlietext3"/>
              <w:spacing w:before="60" w:after="60"/>
            </w:pPr>
            <w:r>
              <w:t>Checkbox is active (ticked) when shipping (via MBVD partner store) has been initiated (column does not contain a heading, but an icon and a tooltip).</w:t>
            </w:r>
          </w:p>
        </w:tc>
      </w:tr>
      <w:tr w:rsidRPr="00C20AEF" w:rsidR="004D5473" w:rsidTr="004D5473" w14:paraId="2869F0E5" w14:textId="77777777">
        <w:tc>
          <w:tcPr>
            <w:tcW w:w="617" w:type="pct"/>
          </w:tcPr>
          <w:p w:rsidRPr="00C20AEF" w:rsidR="004D5473" w:rsidP="004D5473" w:rsidRDefault="004D5473" w14:paraId="65A7C912" w14:textId="7D7C1A52">
            <w:pPr>
              <w:pStyle w:val="TabelleFlietext3"/>
              <w:spacing w:before="60" w:after="60"/>
            </w:pPr>
            <w:r>
              <w:t>X</w:t>
            </w:r>
          </w:p>
        </w:tc>
        <w:tc>
          <w:tcPr>
            <w:tcW w:w="801" w:type="pct"/>
          </w:tcPr>
          <w:p w:rsidRPr="00C20AEF" w:rsidR="004D5473" w:rsidP="004D5473" w:rsidRDefault="004D5473" w14:paraId="6F17DF03" w14:textId="6FCEA549">
            <w:pPr>
              <w:pStyle w:val="TabelleFlietext3"/>
              <w:spacing w:before="60" w:after="60"/>
            </w:pPr>
            <w:r>
              <w:t>Dispatched</w:t>
            </w:r>
          </w:p>
        </w:tc>
        <w:tc>
          <w:tcPr>
            <w:tcW w:w="863" w:type="pct"/>
          </w:tcPr>
          <w:p w:rsidRPr="00C20AEF" w:rsidR="004D5473" w:rsidP="004D5473" w:rsidRDefault="004D5473" w14:paraId="01D36463" w14:textId="77777777">
            <w:pPr>
              <w:pStyle w:val="TabelleFlietext3"/>
              <w:spacing w:before="60" w:after="60"/>
            </w:pPr>
            <w:r>
              <w:t>General time format</w:t>
            </w:r>
          </w:p>
        </w:tc>
        <w:tc>
          <w:tcPr>
            <w:tcW w:w="2719" w:type="pct"/>
          </w:tcPr>
          <w:p w:rsidRPr="00C20AEF" w:rsidR="004D5473" w:rsidP="004D5473" w:rsidRDefault="004D5473" w14:paraId="25BEEBD4" w14:textId="77777777">
            <w:pPr>
              <w:pStyle w:val="TabelleFlietext3"/>
              <w:spacing w:before="60" w:after="60"/>
            </w:pPr>
            <w:r>
              <w:t xml:space="preserve">Time when the order was marked as </w:t>
            </w:r>
            <w:r>
              <w:rPr>
                <w:i/>
              </w:rPr>
              <w:t>shipped</w:t>
            </w:r>
            <w:r>
              <w:t xml:space="preserve"> .</w:t>
            </w:r>
          </w:p>
        </w:tc>
      </w:tr>
      <w:tr w:rsidRPr="00C20AEF" w:rsidR="004D5473" w:rsidTr="004D5473" w14:paraId="6EB265FB" w14:textId="77777777">
        <w:tc>
          <w:tcPr>
            <w:tcW w:w="617" w:type="pct"/>
          </w:tcPr>
          <w:p w:rsidRPr="00C20AEF" w:rsidR="004D5473" w:rsidP="004D5473" w:rsidRDefault="004D5473" w14:paraId="65D905D7" w14:textId="3A4185B9">
            <w:pPr>
              <w:pStyle w:val="TabelleFlietext3"/>
              <w:spacing w:before="60" w:after="60"/>
            </w:pPr>
            <w:r>
              <w:lastRenderedPageBreak/>
              <w:t>X</w:t>
            </w:r>
          </w:p>
        </w:tc>
        <w:tc>
          <w:tcPr>
            <w:tcW w:w="801" w:type="pct"/>
          </w:tcPr>
          <w:p w:rsidRPr="00C20AEF" w:rsidR="004D5473" w:rsidP="004D5473" w:rsidRDefault="004D5473" w14:paraId="034B599C" w14:textId="70D99293">
            <w:pPr>
              <w:pStyle w:val="TabelleFlietext3"/>
              <w:spacing w:before="60" w:after="60"/>
            </w:pPr>
            <w:r>
              <w:t>Done</w:t>
            </w:r>
          </w:p>
        </w:tc>
        <w:tc>
          <w:tcPr>
            <w:tcW w:w="863" w:type="pct"/>
          </w:tcPr>
          <w:p w:rsidRPr="00C20AEF" w:rsidR="004D5473" w:rsidP="004D5473" w:rsidRDefault="004D5473" w14:paraId="7CB97608" w14:textId="77777777">
            <w:pPr>
              <w:pStyle w:val="TabelleFlietext3"/>
              <w:spacing w:before="60" w:after="60"/>
            </w:pPr>
            <w:r>
              <w:t>General time format</w:t>
            </w:r>
          </w:p>
        </w:tc>
        <w:tc>
          <w:tcPr>
            <w:tcW w:w="2719" w:type="pct"/>
          </w:tcPr>
          <w:p w:rsidRPr="00C20AEF" w:rsidR="004D5473" w:rsidP="004D5473" w:rsidRDefault="004D5473" w14:paraId="71F2123B" w14:textId="4EDCC41A">
            <w:pPr>
              <w:pStyle w:val="TabelleFlietext3"/>
              <w:spacing w:before="60" w:after="60"/>
            </w:pPr>
            <w:r>
              <w:t xml:space="preserve">Time when the order was marked as </w:t>
            </w:r>
            <w:r>
              <w:rPr>
                <w:i/>
              </w:rPr>
              <w:t>received</w:t>
            </w:r>
            <w:r>
              <w:t xml:space="preserve">, </w:t>
            </w:r>
            <w:r>
              <w:rPr>
                <w:i/>
              </w:rPr>
              <w:t>rejected</w:t>
            </w:r>
            <w:r>
              <w:t xml:space="preserve"> or </w:t>
            </w:r>
            <w:r>
              <w:rPr>
                <w:i/>
              </w:rPr>
              <w:t>cancelled</w:t>
            </w:r>
            <w:r>
              <w:t xml:space="preserve"> .</w:t>
            </w:r>
          </w:p>
        </w:tc>
      </w:tr>
    </w:tbl>
    <w:p w:rsidRPr="00C20AEF" w:rsidR="00234020" w:rsidP="00234020" w:rsidRDefault="00234020" w14:paraId="4CFF3476" w14:textId="1B74E465">
      <w:pPr>
        <w:pStyle w:val="Beschriftung"/>
      </w:pPr>
      <w:bookmarkStart w:name="_Ref22211026" w:id="288"/>
      <w:bookmarkStart w:name="_Toc252787688" w:id="289"/>
      <w:bookmarkStart w:name="_Toc255401682" w:id="290"/>
      <w:bookmarkStart w:name="_Ref20298552" w:id="291"/>
      <w:bookmarkStart w:name="_Ref22211020" w:id="292"/>
      <w:bookmarkStart w:name="_Toc98411811" w:id="293"/>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7</w:t>
      </w:r>
      <w:r>
        <w:fldChar w:fldCharType="end"/>
      </w:r>
      <w:bookmarkEnd w:id="288"/>
      <w:r>
        <w:t xml:space="preserve"> - table order overview selling: Column description</w:t>
      </w:r>
      <w:bookmarkEnd w:id="289"/>
      <w:bookmarkEnd w:id="290"/>
      <w:bookmarkEnd w:id="291"/>
      <w:bookmarkEnd w:id="292"/>
      <w:bookmarkEnd w:id="293"/>
    </w:p>
    <w:p w:rsidRPr="00C20AEF" w:rsidR="00130A9B" w:rsidP="00130A9B" w:rsidRDefault="00130A9B" w14:paraId="758C6A75" w14:textId="77777777">
      <w:pPr>
        <w:pStyle w:val="Textkrper"/>
      </w:pPr>
    </w:p>
    <w:p w:rsidRPr="00C20AEF" w:rsidR="00234020" w:rsidP="00234020" w:rsidRDefault="00234020" w14:paraId="26DCF14F" w14:textId="77777777">
      <w:pPr>
        <w:pStyle w:val="Anforderungsnummer"/>
      </w:pPr>
      <w:r>
        <w:t>Requirement: FKT-GUI-55</w:t>
      </w:r>
    </w:p>
    <w:p w:rsidRPr="00C20AEF" w:rsidR="00234020" w:rsidP="00DA4E3C" w:rsidRDefault="00234020" w14:paraId="2C3BAD61" w14:textId="0E007A6F">
      <w:pPr>
        <w:pStyle w:val="Anforderungstext"/>
      </w:pPr>
      <w:r>
        <w:t xml:space="preserve">The system must open a selected order by clicking the </w:t>
      </w:r>
      <w:r>
        <w:rPr>
          <w:i/>
        </w:rPr>
        <w:t>Edit</w:t>
      </w:r>
      <w:r>
        <w:t xml:space="preserve"> button in the </w:t>
      </w:r>
      <w:r>
        <w:rPr>
          <w:i/>
        </w:rPr>
        <w:t>Order Details</w:t>
      </w:r>
      <w:r>
        <w:t xml:space="preserve"> panel (see </w:t>
      </w:r>
      <w:r w:rsidRPr="00C20AEF" w:rsidR="00A9316A">
        <w:fldChar w:fldCharType="begin"/>
      </w:r>
      <w:r w:rsidRPr="00C20AEF" w:rsidR="00A9316A">
        <w:instrText xml:space="preserve"> REF _Ref252356202 \r \h  \* MERGEFORMAT </w:instrText>
      </w:r>
      <w:r w:rsidRPr="00C20AEF" w:rsidR="00A9316A">
        <w:fldChar w:fldCharType="separate"/>
      </w:r>
      <w:r w:rsidR="000D3A2D">
        <w:t>4.4.2</w:t>
      </w:r>
      <w:r w:rsidRPr="00C20AEF" w:rsidR="00A9316A">
        <w:fldChar w:fldCharType="end"/>
      </w:r>
      <w:r>
        <w:t>)</w:t>
      </w:r>
      <w:r>
        <w:rPr>
          <w:i/>
        </w:rPr>
        <w:t>(Seller view</w:t>
      </w:r>
      <w:r>
        <w:t xml:space="preserve">). Exactly one order must be selected. </w:t>
      </w:r>
    </w:p>
    <w:p w:rsidRPr="00C20AEF" w:rsidR="0034307A" w:rsidP="0034307A" w:rsidRDefault="0034307A" w14:paraId="0877314B" w14:textId="77777777">
      <w:pPr>
        <w:pStyle w:val="Textkrper"/>
      </w:pPr>
    </w:p>
    <w:p w:rsidRPr="00C20AEF" w:rsidR="00234020" w:rsidP="00234020" w:rsidRDefault="00234020" w14:paraId="5FAAAF8F" w14:textId="77777777">
      <w:pPr>
        <w:pStyle w:val="Anforderungsnummer"/>
      </w:pPr>
      <w:r>
        <w:t>Requirement: FKT-GUI-57</w:t>
      </w:r>
    </w:p>
    <w:p w:rsidRPr="00C20AEF" w:rsidR="00CA2D73" w:rsidP="00CA2D73" w:rsidRDefault="00234020" w14:paraId="321DEC53" w14:textId="2DB53737">
      <w:pPr>
        <w:pStyle w:val="Anforderungstext"/>
      </w:pPr>
      <w:r>
        <w:t xml:space="preserve">Double-clicking on a cell in the table opens the underlying order in the </w:t>
      </w:r>
      <w:r>
        <w:rPr>
          <w:i/>
        </w:rPr>
        <w:t>Order Details</w:t>
      </w:r>
      <w:r>
        <w:t xml:space="preserve"> panel (see </w:t>
      </w:r>
      <w:r w:rsidRPr="00C20AEF" w:rsidR="00A9316A">
        <w:fldChar w:fldCharType="begin"/>
      </w:r>
      <w:r w:rsidRPr="00C20AEF" w:rsidR="00A9316A">
        <w:instrText xml:space="preserve"> REF _Ref252356202 \r \h  \* MERGEFORMAT </w:instrText>
      </w:r>
      <w:r w:rsidRPr="00C20AEF" w:rsidR="00A9316A">
        <w:fldChar w:fldCharType="separate"/>
      </w:r>
      <w:r w:rsidR="000D3A2D">
        <w:t>4.4.2</w:t>
      </w:r>
      <w:r w:rsidRPr="00C20AEF" w:rsidR="00A9316A">
        <w:fldChar w:fldCharType="end"/>
      </w:r>
      <w:r>
        <w:t>)</w:t>
      </w:r>
      <w:r>
        <w:rPr>
          <w:i/>
        </w:rPr>
        <w:t>(seller view</w:t>
      </w:r>
      <w:r>
        <w:t xml:space="preserve">). </w:t>
      </w:r>
    </w:p>
    <w:p w:rsidRPr="00C20AEF" w:rsidR="0034307A" w:rsidP="0034307A" w:rsidRDefault="0034307A" w14:paraId="40FFEACB" w14:textId="77777777">
      <w:pPr>
        <w:pStyle w:val="Textkrper"/>
      </w:pPr>
    </w:p>
    <w:p w:rsidRPr="00C20AEF" w:rsidR="00234020" w:rsidP="00234020" w:rsidRDefault="00234020" w14:paraId="34DF41E4" w14:textId="77777777">
      <w:pPr>
        <w:pStyle w:val="Anforderungsnummer"/>
      </w:pPr>
      <w:r>
        <w:t>Requirement: FKT-GUI-58</w:t>
      </w:r>
    </w:p>
    <w:p w:rsidRPr="00C20AEF" w:rsidR="00234020" w:rsidP="00234020" w:rsidRDefault="00234020" w14:paraId="73EFA0FD" w14:textId="7A9D957E">
      <w:pPr>
        <w:pStyle w:val="Anforderungstext"/>
      </w:pPr>
      <w:r>
        <w:t xml:space="preserve">The system must set the status of a </w:t>
      </w:r>
      <w:proofErr w:type="spellStart"/>
      <w:r>
        <w:t>DeadStock</w:t>
      </w:r>
      <w:proofErr w:type="spellEnd"/>
      <w:r>
        <w:t xml:space="preserve"> order to </w:t>
      </w:r>
      <w:r>
        <w:rPr>
          <w:i/>
        </w:rPr>
        <w:t>in process</w:t>
      </w:r>
      <w:r>
        <w:t xml:space="preserve"> when the order is first opened. In case of a D2D order, the status remains in the </w:t>
      </w:r>
      <w:proofErr w:type="spellStart"/>
      <w:r>
        <w:rPr>
          <w:i/>
        </w:rPr>
        <w:t>new</w:t>
      </w:r>
      <w:r>
        <w:t>status</w:t>
      </w:r>
      <w:proofErr w:type="spellEnd"/>
      <w:r>
        <w:t xml:space="preserve"> until the user changes the item status to </w:t>
      </w:r>
      <w:r>
        <w:rPr>
          <w:i/>
        </w:rPr>
        <w:t>accepted</w:t>
      </w:r>
      <w:r>
        <w:t xml:space="preserve"> or </w:t>
      </w:r>
      <w:r>
        <w:rPr>
          <w:i/>
        </w:rPr>
        <w:t>rejected</w:t>
      </w:r>
      <w:r>
        <w:t xml:space="preserve"> and saves it or the status is changed externally (e.g. by the buyer).</w:t>
      </w:r>
    </w:p>
    <w:p w:rsidRPr="00C20AEF" w:rsidR="0034307A" w:rsidP="0034307A" w:rsidRDefault="0034307A" w14:paraId="4B000FF5" w14:textId="77777777">
      <w:pPr>
        <w:pStyle w:val="Textkrper"/>
      </w:pPr>
    </w:p>
    <w:p w:rsidRPr="00C20AEF" w:rsidR="00234020" w:rsidP="00234020" w:rsidRDefault="00234020" w14:paraId="5C710231" w14:textId="77777777">
      <w:pPr>
        <w:pStyle w:val="Anforderungsnummer"/>
      </w:pPr>
      <w:r>
        <w:t>Requirement: FKT-GUI-59</w:t>
      </w:r>
    </w:p>
    <w:p w:rsidRPr="00C20AEF" w:rsidR="00234020" w:rsidP="00234020" w:rsidRDefault="00234020" w14:paraId="766E09FC" w14:textId="40C9F635">
      <w:pPr>
        <w:pStyle w:val="Anforderungstext"/>
      </w:pPr>
      <w:r>
        <w:t xml:space="preserve">The system must transfer a selected order to the status shipped by clicking the </w:t>
      </w:r>
      <w:r>
        <w:rPr>
          <w:i/>
        </w:rPr>
        <w:t>Mark as</w:t>
      </w:r>
      <w:r>
        <w:t xml:space="preserve">  </w:t>
      </w:r>
      <w:r>
        <w:rPr>
          <w:i/>
        </w:rPr>
        <w:t>shipped</w:t>
      </w:r>
      <w:r>
        <w:t xml:space="preserve"> button (after confirmation via popup).  If an order item of the purchase order is still unprocessed, the user receives a message that he must process the order item first.</w:t>
      </w:r>
    </w:p>
    <w:p w:rsidRPr="00C20AEF" w:rsidR="0034307A" w:rsidP="0034307A" w:rsidRDefault="0034307A" w14:paraId="7681EFDF" w14:textId="77777777">
      <w:pPr>
        <w:pStyle w:val="Textkrper"/>
      </w:pPr>
    </w:p>
    <w:p w:rsidRPr="00C20AEF" w:rsidR="00234020" w:rsidP="00234020" w:rsidRDefault="00234020" w14:paraId="71DC2A6E" w14:textId="77777777">
      <w:pPr>
        <w:pStyle w:val="Anforderungsnummer"/>
      </w:pPr>
      <w:r>
        <w:rPr>
          <w:highlight w:val="magenta"/>
        </w:rPr>
        <w:t>Requirement: FKT-GUI-60</w:t>
      </w:r>
    </w:p>
    <w:p w:rsidRPr="00C20AEF" w:rsidR="00234020" w:rsidP="00234020" w:rsidRDefault="00234020" w14:paraId="2654B7DF" w14:textId="1B07C279">
      <w:pPr>
        <w:pStyle w:val="Anforderungstext"/>
      </w:pPr>
      <w:r>
        <w:t xml:space="preserve">The </w:t>
      </w:r>
      <w:r>
        <w:rPr>
          <w:i/>
        </w:rPr>
        <w:t xml:space="preserve">Mark as sent </w:t>
      </w:r>
      <w:r>
        <w:t xml:space="preserve">button may be active only if the user is in the </w:t>
      </w:r>
      <w:r>
        <w:rPr>
          <w:i/>
        </w:rPr>
        <w:t>Retailer</w:t>
      </w:r>
      <w:r>
        <w:t xml:space="preserve"> or </w:t>
      </w:r>
      <w:proofErr w:type="spellStart"/>
      <w:r>
        <w:rPr>
          <w:i/>
        </w:rPr>
        <w:t>Retaileradmin</w:t>
      </w:r>
      <w:proofErr w:type="spellEnd"/>
      <w:r>
        <w:t xml:space="preserve"> role and is authorized for active operation. The selected order must either have the status </w:t>
      </w:r>
      <w:r>
        <w:rPr>
          <w:i/>
        </w:rPr>
        <w:t>In process</w:t>
      </w:r>
      <w:r>
        <w:t xml:space="preserve"> and at least 1 position must have the position status </w:t>
      </w:r>
      <w:r>
        <w:rPr>
          <w:i/>
        </w:rPr>
        <w:t>Accepted</w:t>
      </w:r>
      <w:r>
        <w:t xml:space="preserve"> (A) </w:t>
      </w:r>
      <w:r>
        <w:rPr>
          <w:highlight w:val="magenta"/>
        </w:rPr>
        <w:t xml:space="preserve">or </w:t>
      </w:r>
      <w:r>
        <w:rPr>
          <w:i/>
          <w:highlight w:val="magenta"/>
        </w:rPr>
        <w:t>Changed</w:t>
      </w:r>
      <w:r>
        <w:rPr>
          <w:highlight w:val="magenta"/>
        </w:rPr>
        <w:t xml:space="preserve"> </w:t>
      </w:r>
      <w:r>
        <w:t xml:space="preserve"> (V) or be completely </w:t>
      </w:r>
      <w:r>
        <w:rPr>
          <w:i/>
        </w:rPr>
        <w:t>accepted</w:t>
      </w:r>
      <w:r>
        <w:t xml:space="preserve"> .</w:t>
      </w:r>
    </w:p>
    <w:p w:rsidRPr="00C20AEF" w:rsidR="000A76DE" w:rsidP="000A76DE" w:rsidRDefault="000A76DE" w14:paraId="1B1EADDF" w14:textId="77777777">
      <w:pPr>
        <w:pStyle w:val="Textkrper"/>
      </w:pPr>
    </w:p>
    <w:p w:rsidRPr="00C20AEF" w:rsidR="000A76DE" w:rsidP="000A76DE" w:rsidRDefault="000A76DE" w14:paraId="0300FEE9" w14:textId="77777777">
      <w:pPr>
        <w:pStyle w:val="Anforderungsnummer"/>
      </w:pPr>
      <w:r>
        <w:t>Requirement: FKT-GUI-321</w:t>
      </w:r>
    </w:p>
    <w:p w:rsidRPr="00C20AEF" w:rsidR="000A76DE" w:rsidP="000A76DE" w:rsidRDefault="000A76DE" w14:paraId="583FDB47" w14:textId="5308E538">
      <w:pPr>
        <w:pStyle w:val="Anforderungstext"/>
      </w:pPr>
      <w:r>
        <w:t xml:space="preserve">The system must transfer a selected order to the status </w:t>
      </w:r>
      <w:r>
        <w:rPr>
          <w:i/>
        </w:rPr>
        <w:t>shipped</w:t>
      </w:r>
      <w:r>
        <w:t xml:space="preserve"> by clicking the </w:t>
      </w:r>
      <w:r>
        <w:rPr>
          <w:i/>
        </w:rPr>
        <w:t xml:space="preserve">Initiate shipping </w:t>
      </w:r>
      <w:r>
        <w:t>button (after confirmation via popup) and the shipping date is set. If an order item of the purchase order is still unprocessed, the user receives a message that he must process the order item first. Afterwards a jump to the MBVD partner store takes place (jump means here the opening of the Internet browser with the URL of the partner store).</w:t>
      </w:r>
    </w:p>
    <w:p w:rsidRPr="00C20AEF" w:rsidR="000A76DE" w:rsidP="000A76DE" w:rsidRDefault="000A76DE" w14:paraId="24CC1A33" w14:textId="77777777">
      <w:pPr>
        <w:pStyle w:val="Textkrper"/>
      </w:pPr>
    </w:p>
    <w:p w:rsidRPr="00C20AEF" w:rsidR="000A76DE" w:rsidP="000A76DE" w:rsidRDefault="000A76DE" w14:paraId="4515D41E" w14:textId="77777777">
      <w:pPr>
        <w:pStyle w:val="Anforderungsnummer"/>
      </w:pPr>
      <w:r>
        <w:t>Requirement: FKT-GUI-322</w:t>
      </w:r>
    </w:p>
    <w:p w:rsidRPr="00C20AEF" w:rsidR="00AA79D4" w:rsidP="000A76DE" w:rsidRDefault="000A76DE" w14:paraId="71776893" w14:textId="57D55771">
      <w:pPr>
        <w:pStyle w:val="Anforderungstext"/>
      </w:pPr>
      <w:r>
        <w:t xml:space="preserve">The </w:t>
      </w:r>
      <w:r>
        <w:rPr>
          <w:i/>
        </w:rPr>
        <w:t xml:space="preserve">Initiate shipping </w:t>
      </w:r>
      <w:r>
        <w:t xml:space="preserve">button may be active only if the user is in the </w:t>
      </w:r>
      <w:r>
        <w:rPr>
          <w:i/>
        </w:rPr>
        <w:t>Retailer</w:t>
      </w:r>
      <w:r>
        <w:t xml:space="preserve"> or </w:t>
      </w:r>
      <w:proofErr w:type="spellStart"/>
      <w:r>
        <w:rPr>
          <w:i/>
        </w:rPr>
        <w:t>Retaileradmin</w:t>
      </w:r>
      <w:proofErr w:type="spellEnd"/>
      <w:r>
        <w:t xml:space="preserve"> role and is authorized for active operation and the order is in the </w:t>
      </w:r>
      <w:r>
        <w:rPr>
          <w:i/>
        </w:rPr>
        <w:t xml:space="preserve">In process, Accepted </w:t>
      </w:r>
      <w:r>
        <w:t xml:space="preserve">or </w:t>
      </w:r>
      <w:r>
        <w:rPr>
          <w:i/>
        </w:rPr>
        <w:t xml:space="preserve">Shipped </w:t>
      </w:r>
      <w:r>
        <w:t xml:space="preserve">status. </w:t>
      </w:r>
    </w:p>
    <w:p w:rsidRPr="00C20AEF" w:rsidR="000A76DE" w:rsidP="000A76DE" w:rsidRDefault="00AA79D4" w14:paraId="0CF3BBE7" w14:textId="77777777">
      <w:pPr>
        <w:pStyle w:val="Anforderungstext"/>
      </w:pPr>
      <w:r>
        <w:t>The button is only visible if the active site belongs to the market Germany (country code 200).</w:t>
      </w:r>
    </w:p>
    <w:p w:rsidRPr="00C20AEF" w:rsidR="00B32670" w:rsidP="00B32670" w:rsidRDefault="00B32670" w14:paraId="7D7C40FD" w14:textId="77777777">
      <w:pPr>
        <w:pStyle w:val="Textkrper"/>
      </w:pPr>
    </w:p>
    <w:p w:rsidRPr="00C20AEF" w:rsidR="00B32670" w:rsidP="00B32670" w:rsidRDefault="00B32670" w14:paraId="22D63355" w14:textId="77777777">
      <w:pPr>
        <w:pStyle w:val="Anforderungsnummer"/>
      </w:pPr>
      <w:r>
        <w:lastRenderedPageBreak/>
        <w:t>Requirement: FKT-GUI-323</w:t>
      </w:r>
    </w:p>
    <w:p w:rsidRPr="00C20AEF" w:rsidR="008357BC" w:rsidP="005A68E1" w:rsidRDefault="00B32670" w14:paraId="61E8F388" w14:textId="4D313789">
      <w:pPr>
        <w:pStyle w:val="Anforderungstext"/>
      </w:pPr>
      <w:r>
        <w:t xml:space="preserve">The </w:t>
      </w:r>
      <w:r>
        <w:rPr>
          <w:i/>
        </w:rPr>
        <w:t xml:space="preserve">Order tracking </w:t>
      </w:r>
      <w:r>
        <w:t>button is only visible and active if the active site belongs to the Germany market (country code 200).</w:t>
      </w:r>
    </w:p>
    <w:p w:rsidRPr="00C20AEF" w:rsidR="00FB53A9" w:rsidP="00FB53A9" w:rsidRDefault="00FB53A9" w14:paraId="650C1CCA" w14:textId="1F3E81FD">
      <w:pPr>
        <w:pStyle w:val="Anforderungsnummer"/>
      </w:pPr>
      <w:r>
        <w:t>Requirement: FKT-GUI-337</w:t>
      </w:r>
    </w:p>
    <w:p w:rsidRPr="00C20AEF" w:rsidR="00FB53A9" w:rsidP="00FB53A9" w:rsidRDefault="00FB53A9" w14:paraId="1CB96633" w14:textId="031D61AF">
      <w:pPr>
        <w:pStyle w:val="Anforderungstext"/>
      </w:pPr>
      <w:r>
        <w:t>In the Sales view, only D2D orders/D2D delivery requests are displayed in the Started, Accepted, Sent, Received, and Rejected statuses.</w:t>
      </w:r>
    </w:p>
    <w:p w:rsidRPr="00C20AEF" w:rsidR="008321BF" w:rsidP="008321BF" w:rsidRDefault="008321BF" w14:paraId="50284E90" w14:textId="62FBB844">
      <w:pPr>
        <w:pStyle w:val="Anforderungsnummer"/>
      </w:pPr>
      <w:r>
        <w:t xml:space="preserve">Requirement: </w:t>
      </w:r>
      <w:bookmarkStart w:name="FKT_GUI_423" w:id="294"/>
      <w:r>
        <w:t>FKT-GUI-423</w:t>
      </w:r>
      <w:bookmarkEnd w:id="294"/>
    </w:p>
    <w:p w:rsidRPr="00C20AEF" w:rsidR="008321BF" w:rsidP="008321BF" w:rsidRDefault="008321BF" w14:paraId="2AE5E253" w14:textId="5D82F4B3">
      <w:pPr>
        <w:pStyle w:val="Anforderungstext"/>
      </w:pPr>
      <w:r>
        <w:t>The sales view displays the user who is making certain changes.</w:t>
      </w:r>
    </w:p>
    <w:p w:rsidRPr="00C20AEF" w:rsidR="004D5473" w:rsidP="008321BF" w:rsidRDefault="004D5473" w14:paraId="03F26567" w14:textId="1ACD2FC0">
      <w:pPr>
        <w:pStyle w:val="Anforderungstext"/>
      </w:pPr>
      <w:r>
        <w:t>The saved column setting in the Sell, Buy and Archive tables for the users will be reset once with the introduction of the column.</w:t>
      </w:r>
    </w:p>
    <w:p w:rsidRPr="00C20AEF" w:rsidR="00CE697E" w:rsidP="008321BF" w:rsidRDefault="00CE697E" w14:paraId="3A2D0727" w14:textId="450ADA15">
      <w:pPr>
        <w:pStyle w:val="Anforderungstext"/>
      </w:pPr>
      <w:r>
        <w:t>When the following changes are made, the user ID is saved.</w:t>
      </w:r>
    </w:p>
    <w:p w:rsidRPr="00C20AEF" w:rsidR="00CE697E" w:rsidP="00CE697E" w:rsidRDefault="00CE697E" w14:paraId="6B102FCB" w14:textId="77777777">
      <w:pPr>
        <w:pStyle w:val="Anforderungstext"/>
        <w:rPr>
          <w:b/>
        </w:rPr>
      </w:pPr>
      <w:r>
        <w:rPr>
          <w:b/>
        </w:rPr>
        <w:t>DS:</w:t>
      </w:r>
    </w:p>
    <w:p w:rsidRPr="00C20AEF" w:rsidR="00CE697E" w:rsidP="00CE697E" w:rsidRDefault="00CE697E" w14:paraId="670668C4" w14:textId="77777777">
      <w:pPr>
        <w:pStyle w:val="Anforderungstext"/>
      </w:pPr>
      <w:r>
        <w:t>Status New: Cell is not filled</w:t>
      </w:r>
    </w:p>
    <w:p w:rsidRPr="00C20AEF" w:rsidR="00CE697E" w:rsidP="00CE697E" w:rsidRDefault="00CE697E" w14:paraId="7BEE284D" w14:textId="47D6001C">
      <w:pPr>
        <w:pStyle w:val="Anforderungstext"/>
      </w:pPr>
      <w:r>
        <w:t>In progress: User who saves the last change (also on position level).</w:t>
      </w:r>
    </w:p>
    <w:p w:rsidRPr="00C20AEF" w:rsidR="00CE697E" w:rsidP="00CE697E" w:rsidRDefault="00CE697E" w14:paraId="7A8D10E6" w14:textId="04C047B4">
      <w:pPr>
        <w:pStyle w:val="Anforderungstext"/>
      </w:pPr>
      <w:r>
        <w:t>Status Sent: Generally, the user ID is not saved when transitioning to the Sent status and in the Sent status. An exception is when an unsaved change (item status or the delivery quantity) is also saved during the transition to the Shipped status.</w:t>
      </w:r>
    </w:p>
    <w:p w:rsidRPr="00C20AEF" w:rsidR="00CE697E" w:rsidP="00CE697E" w:rsidRDefault="00CE697E" w14:paraId="10CE3C5F" w14:textId="77777777">
      <w:pPr>
        <w:pStyle w:val="Anforderungstext"/>
        <w:rPr>
          <w:b/>
        </w:rPr>
      </w:pPr>
      <w:r>
        <w:rPr>
          <w:b/>
        </w:rPr>
        <w:t>D2D:</w:t>
      </w:r>
    </w:p>
    <w:p w:rsidRPr="00C20AEF" w:rsidR="00CE697E" w:rsidP="00CE697E" w:rsidRDefault="00CE697E" w14:paraId="52EEC2E1" w14:textId="794CC931">
      <w:pPr>
        <w:pStyle w:val="Anforderungstext"/>
      </w:pPr>
      <w:r>
        <w:t xml:space="preserve">Status New: User who opens the order details for the first time, if the user has the </w:t>
      </w:r>
      <w:r>
        <w:rPr>
          <w:i/>
        </w:rPr>
        <w:t>Retailer</w:t>
      </w:r>
      <w:r>
        <w:t xml:space="preserve"> or </w:t>
      </w:r>
      <w:proofErr w:type="spellStart"/>
      <w:r>
        <w:rPr>
          <w:i/>
        </w:rPr>
        <w:t>Retaileradmin</w:t>
      </w:r>
      <w:proofErr w:type="spellEnd"/>
      <w:r>
        <w:t xml:space="preserve"> role and is assigned to the site.</w:t>
      </w:r>
    </w:p>
    <w:p w:rsidRPr="00C20AEF" w:rsidR="00CE697E" w:rsidP="00CE697E" w:rsidRDefault="00CE697E" w14:paraId="2CB71EAF" w14:textId="26D95C5A">
      <w:pPr>
        <w:pStyle w:val="Anforderungstext"/>
      </w:pPr>
      <w:r>
        <w:t>Status Accepted: User is saved when accepting. Changing the shipping method does not change the user ID.</w:t>
      </w:r>
    </w:p>
    <w:p w:rsidRPr="00C20AEF" w:rsidR="00CE697E" w:rsidP="00CE697E" w:rsidRDefault="00CE697E" w14:paraId="0820FD77" w14:textId="6E666DCF">
      <w:pPr>
        <w:pStyle w:val="Anforderungstext"/>
      </w:pPr>
      <w:r>
        <w:t>Status Sent: When switching to the Sent status and in the Sent status, the user ID is not saved.</w:t>
      </w:r>
    </w:p>
    <w:p w:rsidRPr="00C20AEF" w:rsidR="00CE697E" w:rsidP="00CE697E" w:rsidRDefault="00CE697E" w14:paraId="74A86231" w14:textId="77777777">
      <w:pPr>
        <w:pStyle w:val="Anforderungstext"/>
        <w:rPr>
          <w:b/>
        </w:rPr>
      </w:pPr>
      <w:r>
        <w:rPr>
          <w:b/>
        </w:rPr>
        <w:t>DS and D2D:</w:t>
      </w:r>
    </w:p>
    <w:p w:rsidRPr="00C20AEF" w:rsidR="002769E0" w:rsidP="00CE697E" w:rsidRDefault="00CE697E" w14:paraId="1EAD1728" w14:textId="7E23D5B1">
      <w:pPr>
        <w:pStyle w:val="Anforderungstext"/>
      </w:pPr>
      <w:r>
        <w:t>Status Rejected: User who rejects and saves the job.</w:t>
      </w:r>
    </w:p>
    <w:p w:rsidRPr="00C20AEF" w:rsidR="00234020" w:rsidP="00234020" w:rsidRDefault="00234020" w14:paraId="4590A6F0" w14:textId="60049570">
      <w:pPr>
        <w:pStyle w:val="SchnelllesetextbergeordneteAussage1"/>
      </w:pPr>
      <w:r>
        <w:t>Button overview</w:t>
      </w:r>
    </w:p>
    <w:p w:rsidRPr="00C20AEF" w:rsidR="00234020" w:rsidP="00234020" w:rsidRDefault="00234020" w14:paraId="596112E3" w14:textId="77777777">
      <w:pPr>
        <w:pStyle w:val="Textkrper"/>
      </w:pPr>
      <w:r>
        <w:t xml:space="preserve">The following buttons are available in the </w:t>
      </w:r>
      <w:r>
        <w:rPr>
          <w:i/>
        </w:rPr>
        <w:t>Sell</w:t>
      </w:r>
      <w:r>
        <w:t xml:space="preserve"> section:</w:t>
      </w:r>
    </w:p>
    <w:tbl>
      <w:tblPr>
        <w:tblW w:w="4750" w:type="pct"/>
        <w:tblBorders>
          <w:top w:val="single" w:color="E20074" w:sz="18" w:space="0"/>
          <w:insideH w:val="single" w:color="auto" w:sz="4" w:space="0"/>
        </w:tblBorders>
        <w:tblLayout w:type="fixed"/>
        <w:tblLook w:val="01E0" w:firstRow="1" w:lastRow="1" w:firstColumn="1" w:lastColumn="1" w:noHBand="0" w:noVBand="0"/>
      </w:tblPr>
      <w:tblGrid>
        <w:gridCol w:w="1925"/>
        <w:gridCol w:w="11"/>
        <w:gridCol w:w="1019"/>
        <w:gridCol w:w="5926"/>
      </w:tblGrid>
      <w:tr w:rsidRPr="00C20AEF" w:rsidR="00234020" w:rsidTr="00234020" w14:paraId="06B50A83" w14:textId="77777777">
        <w:trPr>
          <w:tblHeader/>
        </w:trPr>
        <w:tc>
          <w:tcPr>
            <w:tcW w:w="1967" w:type="dxa"/>
            <w:tcBorders>
              <w:top w:val="single" w:color="E20074" w:sz="18" w:space="0"/>
              <w:bottom w:val="single" w:color="auto" w:sz="4" w:space="0"/>
            </w:tcBorders>
            <w:shd w:val="clear" w:color="auto" w:fill="E0E0E0"/>
          </w:tcPr>
          <w:p w:rsidRPr="00C20AEF" w:rsidR="00234020" w:rsidP="00234020" w:rsidRDefault="00234020" w14:paraId="7C1E762A" w14:textId="77777777">
            <w:pPr>
              <w:pStyle w:val="TableHeading"/>
              <w:rPr>
                <w:rStyle w:val="Fett"/>
                <w:b/>
                <w:bCs/>
              </w:rPr>
            </w:pPr>
            <w:r>
              <w:rPr>
                <w:rStyle w:val="Fett"/>
                <w:b/>
              </w:rPr>
              <w:t>Button</w:t>
            </w:r>
          </w:p>
        </w:tc>
        <w:tc>
          <w:tcPr>
            <w:tcW w:w="1050" w:type="dxa"/>
            <w:gridSpan w:val="2"/>
            <w:tcBorders>
              <w:top w:val="single" w:color="E20074" w:sz="18" w:space="0"/>
              <w:bottom w:val="single" w:color="auto" w:sz="4" w:space="0"/>
            </w:tcBorders>
            <w:shd w:val="clear" w:color="auto" w:fill="E0E0E0"/>
          </w:tcPr>
          <w:p w:rsidRPr="00C20AEF" w:rsidR="00234020" w:rsidP="00234020" w:rsidRDefault="00234020" w14:paraId="37A81215" w14:textId="77777777">
            <w:pPr>
              <w:pStyle w:val="TableHeading"/>
              <w:rPr>
                <w:rStyle w:val="Fett"/>
                <w:b/>
                <w:bCs/>
              </w:rPr>
            </w:pPr>
            <w:r>
              <w:rPr>
                <w:rStyle w:val="Fett"/>
                <w:b/>
              </w:rPr>
              <w:t>Symbol</w:t>
            </w:r>
          </w:p>
        </w:tc>
        <w:tc>
          <w:tcPr>
            <w:tcW w:w="6069" w:type="dxa"/>
            <w:tcBorders>
              <w:top w:val="single" w:color="E20074" w:sz="18" w:space="0"/>
              <w:bottom w:val="single" w:color="auto" w:sz="4" w:space="0"/>
            </w:tcBorders>
            <w:shd w:val="clear" w:color="auto" w:fill="E0E0E0"/>
          </w:tcPr>
          <w:p w:rsidRPr="00C20AEF" w:rsidR="00234020" w:rsidP="00234020" w:rsidRDefault="00234020" w14:paraId="45CA8DF7" w14:textId="77777777">
            <w:pPr>
              <w:pStyle w:val="TableHeading"/>
              <w:rPr>
                <w:rStyle w:val="Fett"/>
                <w:b/>
                <w:bCs/>
              </w:rPr>
            </w:pPr>
            <w:r>
              <w:rPr>
                <w:rStyle w:val="Fett"/>
                <w:b/>
              </w:rPr>
              <w:t>Function</w:t>
            </w:r>
          </w:p>
        </w:tc>
      </w:tr>
      <w:tr w:rsidRPr="00C20AEF" w:rsidR="00234020" w:rsidTr="00234020" w14:paraId="1659077D" w14:textId="77777777">
        <w:tc>
          <w:tcPr>
            <w:tcW w:w="1978" w:type="dxa"/>
            <w:gridSpan w:val="2"/>
            <w:tcBorders>
              <w:top w:val="single" w:color="auto" w:sz="4" w:space="0"/>
            </w:tcBorders>
          </w:tcPr>
          <w:p w:rsidRPr="00C20AEF" w:rsidR="00234020" w:rsidP="00234020" w:rsidRDefault="00234020" w14:paraId="6A60E588" w14:textId="77777777">
            <w:pPr>
              <w:pStyle w:val="TabelleFlietext3"/>
              <w:keepNext/>
              <w:spacing w:before="60" w:after="60"/>
            </w:pPr>
            <w:r>
              <w:t>Edit</w:t>
            </w:r>
          </w:p>
        </w:tc>
        <w:tc>
          <w:tcPr>
            <w:tcW w:w="1039" w:type="dxa"/>
            <w:tcBorders>
              <w:top w:val="single" w:color="auto" w:sz="4" w:space="0"/>
            </w:tcBorders>
            <w:vAlign w:val="center"/>
          </w:tcPr>
          <w:p w:rsidRPr="00C20AEF" w:rsidR="00234020" w:rsidP="00234020" w:rsidRDefault="009C33EB" w14:paraId="2252771D" w14:textId="77777777">
            <w:pPr>
              <w:keepNext/>
              <w:keepLines/>
              <w:spacing w:before="60" w:after="60"/>
              <w:jc w:val="center"/>
            </w:pPr>
            <w:r>
              <w:rPr>
                <w:noProof/>
              </w:rPr>
              <w:drawing>
                <wp:inline distT="0" distB="0" distL="0" distR="0" wp14:anchorId="75AB1F1B" wp14:editId="40D53C34">
                  <wp:extent cx="379730" cy="379730"/>
                  <wp:effectExtent l="19050" t="0" r="1270" b="0"/>
                  <wp:docPr id="31" name="Bild 31"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utton"/>
                          <pic:cNvPicPr>
                            <a:picLocks noChangeAspect="1" noChangeArrowheads="1"/>
                          </pic:cNvPicPr>
                        </pic:nvPicPr>
                        <pic:blipFill>
                          <a:blip r:embed="rId42"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6069" w:type="dxa"/>
            <w:tcBorders>
              <w:top w:val="single" w:color="auto" w:sz="4" w:space="0"/>
            </w:tcBorders>
          </w:tcPr>
          <w:p w:rsidRPr="00C20AEF" w:rsidR="00234020" w:rsidP="00234020" w:rsidRDefault="00234020" w14:paraId="50B04BCE" w14:textId="77777777">
            <w:pPr>
              <w:pStyle w:val="TabelleFlietext3"/>
              <w:keepNext/>
              <w:spacing w:before="60" w:after="60"/>
            </w:pPr>
            <w:r>
              <w:t>Opens the selected order in the Order details panel for editing.</w:t>
            </w:r>
          </w:p>
        </w:tc>
      </w:tr>
      <w:tr w:rsidRPr="00C20AEF" w:rsidR="00234020" w:rsidTr="00234020" w14:paraId="254EA0CC" w14:textId="77777777">
        <w:tc>
          <w:tcPr>
            <w:tcW w:w="1967" w:type="dxa"/>
          </w:tcPr>
          <w:p w:rsidRPr="00C20AEF" w:rsidR="00234020" w:rsidP="00234020" w:rsidRDefault="00234020" w14:paraId="7080FE3B" w14:textId="77777777">
            <w:pPr>
              <w:pStyle w:val="TabelleFlietext3"/>
              <w:keepNext/>
              <w:spacing w:before="60" w:after="60"/>
            </w:pPr>
            <w:r>
              <w:t>Mark as shipped</w:t>
            </w:r>
          </w:p>
        </w:tc>
        <w:tc>
          <w:tcPr>
            <w:tcW w:w="1050" w:type="dxa"/>
            <w:gridSpan w:val="2"/>
          </w:tcPr>
          <w:p w:rsidRPr="00C20AEF" w:rsidR="00234020" w:rsidP="00234020" w:rsidRDefault="009C33EB" w14:paraId="1FA603A3" w14:textId="77777777">
            <w:pPr>
              <w:keepNext/>
              <w:keepLines/>
              <w:spacing w:before="60" w:after="60"/>
              <w:jc w:val="center"/>
            </w:pPr>
            <w:r>
              <w:rPr>
                <w:noProof/>
              </w:rPr>
              <w:drawing>
                <wp:inline distT="0" distB="0" distL="0" distR="0" wp14:anchorId="4F737839" wp14:editId="1BD7FAAD">
                  <wp:extent cx="353695" cy="336550"/>
                  <wp:effectExtent l="19050" t="0" r="8255" b="0"/>
                  <wp:docPr id="32" name="Bild 32" descr="versen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ersendet"/>
                          <pic:cNvPicPr>
                            <a:picLocks noChangeAspect="1" noChangeArrowheads="1"/>
                          </pic:cNvPicPr>
                        </pic:nvPicPr>
                        <pic:blipFill>
                          <a:blip r:embed="rId51"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6069" w:type="dxa"/>
          </w:tcPr>
          <w:p w:rsidRPr="00C20AEF" w:rsidR="00234020" w:rsidP="00234020" w:rsidRDefault="00234020" w14:paraId="3EE654C3" w14:textId="77777777">
            <w:pPr>
              <w:pStyle w:val="TabelleFlietext3"/>
              <w:keepNext/>
              <w:spacing w:before="60" w:after="60"/>
            </w:pPr>
            <w:r>
              <w:t xml:space="preserve">Sets the status of the order to </w:t>
            </w:r>
            <w:r>
              <w:rPr>
                <w:i/>
              </w:rPr>
              <w:t>shipped</w:t>
            </w:r>
            <w:r>
              <w:t>.</w:t>
            </w:r>
          </w:p>
        </w:tc>
      </w:tr>
      <w:tr w:rsidRPr="00C20AEF" w:rsidR="006B6F87" w:rsidTr="00DD4716" w14:paraId="2FAEE791" w14:textId="77777777">
        <w:tc>
          <w:tcPr>
            <w:tcW w:w="1967" w:type="dxa"/>
          </w:tcPr>
          <w:p w:rsidRPr="00C20AEF" w:rsidR="006B6F87" w:rsidP="00DD4716" w:rsidRDefault="006B6F87" w14:paraId="547B716C" w14:textId="77777777">
            <w:pPr>
              <w:pStyle w:val="TabelleFlietext3"/>
              <w:keepNext/>
              <w:spacing w:before="60" w:after="60"/>
            </w:pPr>
            <w:r>
              <w:t>Order tracking</w:t>
            </w:r>
          </w:p>
        </w:tc>
        <w:tc>
          <w:tcPr>
            <w:tcW w:w="1050" w:type="dxa"/>
            <w:gridSpan w:val="2"/>
          </w:tcPr>
          <w:p w:rsidRPr="00C20AEF" w:rsidR="006B6F87" w:rsidP="00DD4716" w:rsidRDefault="009C33EB" w14:paraId="1EBB28BC" w14:textId="77777777">
            <w:pPr>
              <w:keepNext/>
              <w:keepLines/>
              <w:spacing w:before="60" w:after="60"/>
              <w:jc w:val="center"/>
            </w:pPr>
            <w:r>
              <w:rPr>
                <w:noProof/>
              </w:rPr>
              <w:drawing>
                <wp:inline distT="0" distB="0" distL="0" distR="0" wp14:anchorId="47B87BC4" wp14:editId="0B70DB88">
                  <wp:extent cx="379730" cy="336550"/>
                  <wp:effectExtent l="19050" t="0" r="1270" b="0"/>
                  <wp:docPr id="33" name="Bil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cstate="print"/>
                          <a:srcRect/>
                          <a:stretch>
                            <a:fillRect/>
                          </a:stretch>
                        </pic:blipFill>
                        <pic:spPr bwMode="auto">
                          <a:xfrm>
                            <a:off x="0" y="0"/>
                            <a:ext cx="379730" cy="336550"/>
                          </a:xfrm>
                          <a:prstGeom prst="rect">
                            <a:avLst/>
                          </a:prstGeom>
                          <a:noFill/>
                          <a:ln w="9525">
                            <a:noFill/>
                            <a:miter lim="800000"/>
                            <a:headEnd/>
                            <a:tailEnd/>
                          </a:ln>
                        </pic:spPr>
                      </pic:pic>
                    </a:graphicData>
                  </a:graphic>
                </wp:inline>
              </w:drawing>
            </w:r>
          </w:p>
        </w:tc>
        <w:tc>
          <w:tcPr>
            <w:tcW w:w="6069" w:type="dxa"/>
          </w:tcPr>
          <w:p w:rsidRPr="00C20AEF" w:rsidR="006B6F87" w:rsidP="00DD4716" w:rsidRDefault="006B6F87" w14:paraId="0D166860" w14:textId="77777777">
            <w:pPr>
              <w:pStyle w:val="TabelleFlietext3"/>
              <w:keepNext/>
              <w:spacing w:before="60" w:after="60"/>
            </w:pPr>
            <w:r>
              <w:t>Jump to the partner store for order tracking</w:t>
            </w:r>
          </w:p>
        </w:tc>
      </w:tr>
      <w:tr w:rsidRPr="00C20AEF" w:rsidR="0037393A" w:rsidTr="00D8552D" w14:paraId="01158691" w14:textId="77777777">
        <w:tc>
          <w:tcPr>
            <w:tcW w:w="1967" w:type="dxa"/>
          </w:tcPr>
          <w:p w:rsidRPr="00C20AEF" w:rsidR="0037393A" w:rsidP="00D8552D" w:rsidRDefault="0037393A" w14:paraId="63F68475" w14:textId="77777777">
            <w:pPr>
              <w:pStyle w:val="TabelleFlietext3"/>
              <w:keepNext/>
              <w:spacing w:before="60" w:after="60"/>
            </w:pPr>
            <w:r>
              <w:t>Initiate shipping</w:t>
            </w:r>
          </w:p>
        </w:tc>
        <w:tc>
          <w:tcPr>
            <w:tcW w:w="1050" w:type="dxa"/>
            <w:gridSpan w:val="2"/>
          </w:tcPr>
          <w:p w:rsidRPr="00C20AEF" w:rsidR="0037393A" w:rsidP="00D8552D" w:rsidRDefault="009C33EB" w14:paraId="03447418" w14:textId="77777777">
            <w:pPr>
              <w:keepNext/>
              <w:keepLines/>
              <w:spacing w:before="60" w:after="60"/>
              <w:jc w:val="center"/>
            </w:pPr>
            <w:r>
              <w:rPr>
                <w:noProof/>
              </w:rPr>
              <w:drawing>
                <wp:inline distT="0" distB="0" distL="0" distR="0" wp14:anchorId="03A2B545" wp14:editId="1410C8C6">
                  <wp:extent cx="448310" cy="422910"/>
                  <wp:effectExtent l="19050" t="0" r="8890" b="0"/>
                  <wp:docPr id="34" name="Bild 34" descr="tr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ruck"/>
                          <pic:cNvPicPr>
                            <a:picLocks noChangeAspect="1" noChangeArrowheads="1"/>
                          </pic:cNvPicPr>
                        </pic:nvPicPr>
                        <pic:blipFill>
                          <a:blip r:embed="rId53" cstate="print"/>
                          <a:srcRect/>
                          <a:stretch>
                            <a:fillRect/>
                          </a:stretch>
                        </pic:blipFill>
                        <pic:spPr bwMode="auto">
                          <a:xfrm>
                            <a:off x="0" y="0"/>
                            <a:ext cx="448310" cy="422910"/>
                          </a:xfrm>
                          <a:prstGeom prst="rect">
                            <a:avLst/>
                          </a:prstGeom>
                          <a:noFill/>
                          <a:ln w="9525">
                            <a:noFill/>
                            <a:miter lim="800000"/>
                            <a:headEnd/>
                            <a:tailEnd/>
                          </a:ln>
                        </pic:spPr>
                      </pic:pic>
                    </a:graphicData>
                  </a:graphic>
                </wp:inline>
              </w:drawing>
            </w:r>
          </w:p>
        </w:tc>
        <w:tc>
          <w:tcPr>
            <w:tcW w:w="6069" w:type="dxa"/>
          </w:tcPr>
          <w:p w:rsidRPr="00C20AEF" w:rsidR="0037393A" w:rsidP="00504144" w:rsidRDefault="0037393A" w14:paraId="74266C4C" w14:textId="74BB7DC8">
            <w:pPr>
              <w:pStyle w:val="TabelleFlietext3"/>
              <w:keepNext/>
              <w:spacing w:before="60" w:after="60"/>
            </w:pPr>
            <w:r>
              <w:t xml:space="preserve">Sets the status of the order to </w:t>
            </w:r>
            <w:r>
              <w:rPr>
                <w:i/>
              </w:rPr>
              <w:t>shipped</w:t>
            </w:r>
            <w:r>
              <w:t xml:space="preserve"> and jumps to the shipping form in the partner store and activates the Shipping </w:t>
            </w:r>
            <w:r>
              <w:rPr>
                <w:i/>
              </w:rPr>
              <w:t>initiated</w:t>
            </w:r>
            <w:r>
              <w:t xml:space="preserve">  flag in the order overview.</w:t>
            </w:r>
          </w:p>
        </w:tc>
      </w:tr>
    </w:tbl>
    <w:p w:rsidRPr="00C20AEF" w:rsidR="00234020" w:rsidP="00234020" w:rsidRDefault="00234020" w14:paraId="31D822E5" w14:textId="4A946587">
      <w:pPr>
        <w:pStyle w:val="Beschriftung"/>
      </w:pPr>
      <w:bookmarkStart w:name="_Toc252787689" w:id="295"/>
      <w:bookmarkStart w:name="_Toc255401683" w:id="296"/>
      <w:bookmarkStart w:name="_Toc98411812" w:id="297"/>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8</w:t>
      </w:r>
      <w:r>
        <w:fldChar w:fldCharType="end"/>
      </w:r>
      <w:r>
        <w:t xml:space="preserve"> - Order overview panel: Buttons of the Sell table</w:t>
      </w:r>
      <w:bookmarkEnd w:id="295"/>
      <w:bookmarkEnd w:id="296"/>
      <w:bookmarkEnd w:id="297"/>
    </w:p>
    <w:p w:rsidRPr="005462BE" w:rsidR="00234020" w:rsidP="00234020" w:rsidRDefault="00234020" w14:paraId="4BBF8A34" w14:textId="77777777">
      <w:pPr>
        <w:pStyle w:val="berschrift4"/>
        <w:rPr>
          <w:highlight w:val="magenta"/>
        </w:rPr>
      </w:pPr>
      <w:bookmarkStart w:name="_Ref252366206" w:id="298"/>
      <w:bookmarkStart w:name="_Toc252787620" w:id="299"/>
      <w:r>
        <w:rPr>
          <w:highlight w:val="magenta"/>
        </w:rPr>
        <w:lastRenderedPageBreak/>
        <w:t>Buy</w:t>
      </w:r>
      <w:bookmarkEnd w:id="298"/>
      <w:bookmarkEnd w:id="299"/>
    </w:p>
    <w:p w:rsidRPr="00C20AEF" w:rsidR="008B6566" w:rsidP="008B6566" w:rsidRDefault="008B6566" w14:paraId="0E25B829" w14:textId="77777777">
      <w:pPr>
        <w:pStyle w:val="Textkrper"/>
      </w:pPr>
      <w:r>
        <w:t xml:space="preserve">The </w:t>
      </w:r>
      <w:r>
        <w:rPr>
          <w:i/>
        </w:rPr>
        <w:t>Buy</w:t>
      </w:r>
      <w:r>
        <w:t xml:space="preserve"> results table displays all orders</w:t>
      </w:r>
      <w:r w:rsidRPr="00C20AEF">
        <w:rPr>
          <w:rStyle w:val="Funotenzeichen"/>
        </w:rPr>
        <w:footnoteReference w:id="20"/>
      </w:r>
      <w:r>
        <w:t xml:space="preserve"> for which the active dealer (entered site number in the site selection) acts as the buyer.</w:t>
      </w:r>
    </w:p>
    <w:p w:rsidRPr="00C20AEF" w:rsidR="00234020" w:rsidP="00234020" w:rsidRDefault="009C33EB" w14:paraId="5816AECC" w14:textId="77777777">
      <w:pPr>
        <w:pStyle w:val="Textkrper"/>
        <w:keepNext/>
      </w:pPr>
      <w:r>
        <w:rPr>
          <w:noProof/>
        </w:rPr>
        <w:drawing>
          <wp:inline distT="0" distB="0" distL="0" distR="0" wp14:anchorId="62F309F4" wp14:editId="20D1AE0F">
            <wp:extent cx="5926455" cy="4451350"/>
            <wp:effectExtent l="19050" t="0" r="0" b="0"/>
            <wp:docPr id="35" name="Bild 35"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01"/>
                    <pic:cNvPicPr>
                      <a:picLocks noChangeAspect="1" noChangeArrowheads="1"/>
                    </pic:cNvPicPr>
                  </pic:nvPicPr>
                  <pic:blipFill>
                    <a:blip r:embed="rId54"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C20AEF" w:rsidR="00234020" w:rsidP="00234020" w:rsidRDefault="00234020" w14:paraId="793CA0E5" w14:textId="1DDF9C45">
      <w:pPr>
        <w:pStyle w:val="Beschriftung"/>
      </w:pPr>
      <w:bookmarkStart w:name="_Toc252787674" w:id="300"/>
      <w:bookmarkStart w:name="_Toc255401661" w:id="301"/>
      <w:bookmarkStart w:name="_Toc98411874" w:id="302"/>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7</w:t>
      </w:r>
      <w:r>
        <w:fldChar w:fldCharType="end"/>
      </w:r>
      <w:r>
        <w:t xml:space="preserve"> - Order overview panel: Buy</w:t>
      </w:r>
      <w:bookmarkEnd w:id="300"/>
      <w:bookmarkEnd w:id="301"/>
      <w:bookmarkEnd w:id="302"/>
    </w:p>
    <w:p w:rsidRPr="00C20AEF" w:rsidR="00234020" w:rsidP="00234020" w:rsidRDefault="00234020" w14:paraId="25F57AC3" w14:textId="77777777">
      <w:pPr>
        <w:pStyle w:val="SchnelllesetextbergeordneteAussage1"/>
      </w:pPr>
      <w:r>
        <w:t>Table definition and functions</w:t>
      </w:r>
    </w:p>
    <w:p w:rsidRPr="00C20AEF" w:rsidR="00234020" w:rsidP="00234020" w:rsidRDefault="00234020" w14:paraId="55735132" w14:textId="77777777">
      <w:pPr>
        <w:pStyle w:val="Anforderungsnummer"/>
      </w:pPr>
      <w:r>
        <w:t>Requirement: FKT-GUI-61</w:t>
      </w:r>
    </w:p>
    <w:p w:rsidRPr="00C20AEF" w:rsidR="00234020" w:rsidP="00234020" w:rsidRDefault="00234020" w14:paraId="43FEDA82" w14:textId="77777777">
      <w:pPr>
        <w:pStyle w:val="Anforderungstext"/>
      </w:pPr>
      <w:r>
        <w:t xml:space="preserve">The system must display one purchase order per row in the </w:t>
      </w:r>
      <w:r>
        <w:rPr>
          <w:i/>
        </w:rPr>
        <w:t>Purchase</w:t>
      </w:r>
      <w:r>
        <w:t xml:space="preserve"> results table with the following columns (values)</w:t>
      </w:r>
      <w:r w:rsidRPr="00C20AEF">
        <w:rPr>
          <w:rStyle w:val="Funotenzeichen"/>
        </w:rPr>
        <w:footnoteReference w:id="21"/>
      </w:r>
      <w:r>
        <w:t xml:space="preserve"> :</w:t>
      </w:r>
    </w:p>
    <w:p w:rsidRPr="00C20AEF" w:rsidR="0034307A" w:rsidP="0034307A" w:rsidRDefault="0034307A" w14:paraId="231183EC" w14:textId="77777777">
      <w:pPr>
        <w:pStyle w:val="Textkrper"/>
      </w:pPr>
    </w:p>
    <w:tbl>
      <w:tblPr>
        <w:tblW w:w="5000" w:type="pct"/>
        <w:tblBorders>
          <w:top w:val="single" w:color="E20074" w:sz="18" w:space="0"/>
          <w:insideH w:val="single" w:color="auto" w:sz="4" w:space="0"/>
        </w:tblBorders>
        <w:tblLook w:val="01E0" w:firstRow="1" w:lastRow="1" w:firstColumn="1" w:lastColumn="1" w:noHBand="0" w:noVBand="0"/>
      </w:tblPr>
      <w:tblGrid>
        <w:gridCol w:w="1275"/>
        <w:gridCol w:w="1701"/>
        <w:gridCol w:w="1986"/>
        <w:gridCol w:w="4386"/>
      </w:tblGrid>
      <w:tr w:rsidRPr="00C20AEF" w:rsidR="00344020" w:rsidTr="00344020" w14:paraId="3B3AF4F3" w14:textId="77777777">
        <w:trPr>
          <w:tblHeader/>
        </w:trPr>
        <w:tc>
          <w:tcPr>
            <w:tcW w:w="682" w:type="pct"/>
            <w:tcBorders>
              <w:top w:val="single" w:color="E20074" w:sz="18" w:space="0"/>
              <w:bottom w:val="single" w:color="auto" w:sz="4" w:space="0"/>
            </w:tcBorders>
            <w:shd w:val="clear" w:color="auto" w:fill="E0E0E0"/>
          </w:tcPr>
          <w:p w:rsidRPr="00C20AEF" w:rsidR="00344020" w:rsidP="00234020" w:rsidRDefault="00344020" w14:paraId="0EBD384C" w14:textId="6DFBA0CC">
            <w:pPr>
              <w:pStyle w:val="TableHeading"/>
              <w:keepNext w:val="0"/>
              <w:rPr>
                <w:rStyle w:val="Fett"/>
                <w:b/>
                <w:bCs/>
              </w:rPr>
            </w:pPr>
            <w:r>
              <w:rPr>
                <w:rStyle w:val="Fett"/>
                <w:b/>
              </w:rPr>
              <w:t>Visibility</w:t>
            </w:r>
            <w:r w:rsidRPr="00C20AEF">
              <w:rPr>
                <w:rStyle w:val="Funotenzeichen"/>
              </w:rPr>
              <w:footnoteReference w:id="22"/>
            </w:r>
          </w:p>
        </w:tc>
        <w:tc>
          <w:tcPr>
            <w:tcW w:w="910" w:type="pct"/>
            <w:tcBorders>
              <w:top w:val="single" w:color="E20074" w:sz="18" w:space="0"/>
              <w:bottom w:val="single" w:color="auto" w:sz="4" w:space="0"/>
            </w:tcBorders>
            <w:shd w:val="clear" w:color="auto" w:fill="E0E0E0"/>
          </w:tcPr>
          <w:p w:rsidRPr="00C20AEF" w:rsidR="00344020" w:rsidP="00234020" w:rsidRDefault="00344020" w14:paraId="71FEAE47" w14:textId="4224898A">
            <w:pPr>
              <w:pStyle w:val="TableHeading"/>
              <w:keepNext w:val="0"/>
              <w:rPr>
                <w:rStyle w:val="Fett"/>
                <w:b/>
                <w:bCs/>
              </w:rPr>
            </w:pPr>
            <w:r>
              <w:rPr>
                <w:rStyle w:val="Fett"/>
                <w:b/>
              </w:rPr>
              <w:t>Column</w:t>
            </w:r>
          </w:p>
        </w:tc>
        <w:tc>
          <w:tcPr>
            <w:tcW w:w="1062" w:type="pct"/>
            <w:tcBorders>
              <w:top w:val="single" w:color="E20074" w:sz="18" w:space="0"/>
              <w:bottom w:val="single" w:color="auto" w:sz="4" w:space="0"/>
            </w:tcBorders>
            <w:shd w:val="clear" w:color="auto" w:fill="E0E0E0"/>
          </w:tcPr>
          <w:p w:rsidRPr="00C20AEF" w:rsidR="00344020" w:rsidP="00234020" w:rsidRDefault="00344020" w14:paraId="5270C6D0" w14:textId="77777777">
            <w:pPr>
              <w:pStyle w:val="TableHeading"/>
              <w:keepNext w:val="0"/>
              <w:rPr>
                <w:rStyle w:val="Fett"/>
                <w:b/>
                <w:bCs/>
              </w:rPr>
            </w:pPr>
            <w:r>
              <w:rPr>
                <w:rStyle w:val="Fett"/>
                <w:b/>
              </w:rPr>
              <w:t>Format</w:t>
            </w:r>
          </w:p>
        </w:tc>
        <w:tc>
          <w:tcPr>
            <w:tcW w:w="2346" w:type="pct"/>
            <w:tcBorders>
              <w:top w:val="single" w:color="E20074" w:sz="18" w:space="0"/>
              <w:bottom w:val="single" w:color="auto" w:sz="4" w:space="0"/>
            </w:tcBorders>
            <w:shd w:val="clear" w:color="auto" w:fill="E0E0E0"/>
          </w:tcPr>
          <w:p w:rsidRPr="00C20AEF" w:rsidR="00344020" w:rsidP="00234020" w:rsidRDefault="00344020" w14:paraId="4B87FE7E" w14:textId="3F4A4F52">
            <w:pPr>
              <w:pStyle w:val="TableHeading"/>
              <w:keepNext w:val="0"/>
              <w:rPr>
                <w:rStyle w:val="Fett"/>
                <w:b/>
                <w:bCs/>
              </w:rPr>
            </w:pPr>
            <w:r>
              <w:rPr>
                <w:rStyle w:val="Fett"/>
                <w:b/>
              </w:rPr>
              <w:t>Display</w:t>
            </w:r>
          </w:p>
        </w:tc>
      </w:tr>
      <w:tr w:rsidRPr="00C20AEF" w:rsidR="00344020" w:rsidTr="00344020" w14:paraId="0B17F44D" w14:textId="77777777">
        <w:tc>
          <w:tcPr>
            <w:tcW w:w="682" w:type="pct"/>
          </w:tcPr>
          <w:p w:rsidRPr="00C20AEF" w:rsidR="00344020" w:rsidP="009A28D7" w:rsidRDefault="00344020" w14:paraId="1126A78F" w14:textId="6D4C4E5B">
            <w:pPr>
              <w:pStyle w:val="TabelleFlietext3"/>
              <w:spacing w:before="60" w:after="60"/>
            </w:pPr>
            <w:r>
              <w:t>X</w:t>
            </w:r>
          </w:p>
        </w:tc>
        <w:tc>
          <w:tcPr>
            <w:tcW w:w="910" w:type="pct"/>
          </w:tcPr>
          <w:p w:rsidRPr="00C20AEF" w:rsidR="00344020" w:rsidP="009A28D7" w:rsidRDefault="00344020" w14:paraId="49EC7AAB" w14:textId="0C2561D4">
            <w:pPr>
              <w:pStyle w:val="TabelleFlietext3"/>
              <w:spacing w:before="60" w:after="60"/>
            </w:pPr>
            <w:r>
              <w:t>Process</w:t>
            </w:r>
          </w:p>
        </w:tc>
        <w:tc>
          <w:tcPr>
            <w:tcW w:w="1062" w:type="pct"/>
          </w:tcPr>
          <w:p w:rsidRPr="00C20AEF" w:rsidR="00344020" w:rsidP="009A28D7" w:rsidRDefault="00344020" w14:paraId="102AC020" w14:textId="77777777">
            <w:pPr>
              <w:pStyle w:val="TabelleFlietext3"/>
              <w:spacing w:before="60" w:after="60"/>
            </w:pPr>
            <w:r>
              <w:t>Text</w:t>
            </w:r>
          </w:p>
        </w:tc>
        <w:tc>
          <w:tcPr>
            <w:tcW w:w="2346" w:type="pct"/>
          </w:tcPr>
          <w:p w:rsidRPr="00C20AEF" w:rsidR="00344020" w:rsidP="009A28D7" w:rsidRDefault="00344020" w14:paraId="53194279" w14:textId="77777777">
            <w:pPr>
              <w:pStyle w:val="TabelleFlietext3"/>
              <w:spacing w:before="60" w:after="60"/>
            </w:pPr>
            <w:r>
              <w:t xml:space="preserve">Process through which the order was created: D2D or </w:t>
            </w:r>
            <w:proofErr w:type="spellStart"/>
            <w:r>
              <w:t>DeadStock</w:t>
            </w:r>
            <w:proofErr w:type="spellEnd"/>
            <w:r>
              <w:t>. This column is only visible if the user is authorized for both processes</w:t>
            </w:r>
          </w:p>
        </w:tc>
      </w:tr>
      <w:tr w:rsidRPr="00C20AEF" w:rsidR="00344020" w:rsidTr="00344020" w14:paraId="13189D84" w14:textId="77777777">
        <w:tc>
          <w:tcPr>
            <w:tcW w:w="682" w:type="pct"/>
          </w:tcPr>
          <w:p w:rsidRPr="00C20AEF" w:rsidR="00344020" w:rsidP="00234020" w:rsidRDefault="00344020" w14:paraId="21102324" w14:textId="2366F840">
            <w:pPr>
              <w:pStyle w:val="TabelleFlietext3"/>
              <w:spacing w:before="60" w:after="60"/>
            </w:pPr>
            <w:r>
              <w:t>X</w:t>
            </w:r>
          </w:p>
        </w:tc>
        <w:tc>
          <w:tcPr>
            <w:tcW w:w="910" w:type="pct"/>
          </w:tcPr>
          <w:p w:rsidRPr="00C20AEF" w:rsidR="00344020" w:rsidP="00234020" w:rsidRDefault="00344020" w14:paraId="5FD3EB90" w14:textId="12F6CC81">
            <w:pPr>
              <w:pStyle w:val="TabelleFlietext3"/>
              <w:spacing w:before="60" w:after="60"/>
            </w:pPr>
            <w:r>
              <w:t>Status</w:t>
            </w:r>
          </w:p>
        </w:tc>
        <w:tc>
          <w:tcPr>
            <w:tcW w:w="1062" w:type="pct"/>
          </w:tcPr>
          <w:p w:rsidRPr="00C20AEF" w:rsidR="00344020" w:rsidP="00234020" w:rsidRDefault="00344020" w14:paraId="6000D29F" w14:textId="77777777">
            <w:pPr>
              <w:pStyle w:val="TabelleFlietext3"/>
              <w:spacing w:before="60" w:after="60"/>
            </w:pPr>
            <w:r>
              <w:t>Text</w:t>
            </w:r>
          </w:p>
        </w:tc>
        <w:tc>
          <w:tcPr>
            <w:tcW w:w="2346" w:type="pct"/>
          </w:tcPr>
          <w:p w:rsidRPr="00C20AEF" w:rsidR="00344020" w:rsidP="00234020" w:rsidRDefault="00344020" w14:paraId="1A9CF967" w14:textId="77777777">
            <w:pPr>
              <w:pStyle w:val="TabelleFlietext3"/>
              <w:spacing w:before="60" w:after="60"/>
            </w:pPr>
            <w:r>
              <w:t>Current status of the order.</w:t>
            </w:r>
          </w:p>
        </w:tc>
      </w:tr>
      <w:tr w:rsidRPr="00C20AEF" w:rsidR="00113F56" w:rsidTr="00344020" w14:paraId="01AD3BAD" w14:textId="77777777">
        <w:tc>
          <w:tcPr>
            <w:tcW w:w="682" w:type="pct"/>
          </w:tcPr>
          <w:p w:rsidRPr="00C20AEF" w:rsidR="00113F56" w:rsidP="00113F56" w:rsidRDefault="00113F56" w14:paraId="351B0AB3" w14:textId="01378A41">
            <w:pPr>
              <w:pStyle w:val="TabelleFlietext3"/>
              <w:spacing w:before="60" w:after="60"/>
            </w:pPr>
            <w:r>
              <w:t>X</w:t>
            </w:r>
          </w:p>
        </w:tc>
        <w:tc>
          <w:tcPr>
            <w:tcW w:w="910" w:type="pct"/>
          </w:tcPr>
          <w:p w:rsidRPr="00C20AEF" w:rsidR="00113F56" w:rsidP="00113F56" w:rsidRDefault="00113F56" w14:paraId="6976335E" w14:textId="4ABF9E1A">
            <w:pPr>
              <w:pStyle w:val="TabelleFlietext3"/>
              <w:spacing w:before="60" w:after="60"/>
            </w:pPr>
            <w:r>
              <w:t>User ID</w:t>
            </w:r>
          </w:p>
        </w:tc>
        <w:tc>
          <w:tcPr>
            <w:tcW w:w="1062" w:type="pct"/>
          </w:tcPr>
          <w:p w:rsidRPr="00C20AEF" w:rsidR="00113F56" w:rsidP="00113F56" w:rsidRDefault="00113F56" w14:paraId="769D7BC8" w14:textId="34213805">
            <w:pPr>
              <w:pStyle w:val="TabelleFlietext3"/>
              <w:spacing w:before="60" w:after="60"/>
            </w:pPr>
            <w:r>
              <w:t>Text</w:t>
            </w:r>
          </w:p>
        </w:tc>
        <w:tc>
          <w:tcPr>
            <w:tcW w:w="2346" w:type="pct"/>
          </w:tcPr>
          <w:p w:rsidRPr="00C20AEF" w:rsidR="00113F56" w:rsidP="00113F56" w:rsidRDefault="00113F56" w14:paraId="12A2914F" w14:textId="08E8011A">
            <w:pPr>
              <w:pStyle w:val="TabelleFlietext3"/>
              <w:spacing w:before="60" w:after="60"/>
            </w:pPr>
            <w:r>
              <w:t xml:space="preserve">The user who made the last relevant change. See </w:t>
            </w:r>
            <w:r w:rsidRPr="00C20AEF">
              <w:fldChar w:fldCharType="begin"/>
            </w:r>
            <w:r w:rsidRPr="00C20AEF">
              <w:instrText xml:space="preserve"> REF FKT_GUI_424 \h </w:instrText>
            </w:r>
            <w:r w:rsidR="00C20AEF">
              <w:instrText xml:space="preserve"> \* MERGEFORMAT </w:instrText>
            </w:r>
            <w:r w:rsidRPr="00C20AEF">
              <w:fldChar w:fldCharType="separate"/>
            </w:r>
            <w:r w:rsidRPr="00C20AEF" w:rsidR="000D3A2D">
              <w:t>FKT-GUI-424</w:t>
            </w:r>
            <w:r w:rsidRPr="00C20AEF">
              <w:fldChar w:fldCharType="end"/>
            </w:r>
            <w:r>
              <w:t xml:space="preserve"> for the breakdown of relevant changes.</w:t>
            </w:r>
          </w:p>
        </w:tc>
      </w:tr>
      <w:tr w:rsidRPr="00C20AEF" w:rsidR="00113F56" w:rsidTr="00344020" w14:paraId="334859FE" w14:textId="77777777">
        <w:tc>
          <w:tcPr>
            <w:tcW w:w="682" w:type="pct"/>
          </w:tcPr>
          <w:p w:rsidRPr="00C20AEF" w:rsidR="00113F56" w:rsidP="00113F56" w:rsidRDefault="00113F56" w14:paraId="21D7B1EF" w14:textId="404E82CC">
            <w:pPr>
              <w:pStyle w:val="TabelleFlietext3"/>
              <w:spacing w:before="60" w:after="60"/>
            </w:pPr>
            <w:r>
              <w:lastRenderedPageBreak/>
              <w:t>*</w:t>
            </w:r>
          </w:p>
        </w:tc>
        <w:tc>
          <w:tcPr>
            <w:tcW w:w="910" w:type="pct"/>
          </w:tcPr>
          <w:p w:rsidRPr="00C20AEF" w:rsidR="00113F56" w:rsidP="00113F56" w:rsidRDefault="00113F56" w14:paraId="325F942A" w14:textId="0320F15A">
            <w:pPr>
              <w:pStyle w:val="TabelleFlietext3"/>
              <w:spacing w:before="60" w:after="60"/>
            </w:pPr>
            <w:r>
              <w:t>Seller</w:t>
            </w:r>
          </w:p>
        </w:tc>
        <w:tc>
          <w:tcPr>
            <w:tcW w:w="1062" w:type="pct"/>
          </w:tcPr>
          <w:p w:rsidRPr="00C20AEF" w:rsidR="00113F56" w:rsidP="00113F56" w:rsidRDefault="00113F56" w14:paraId="17C3E67A" w14:textId="77777777">
            <w:pPr>
              <w:pStyle w:val="TabelleFlietext3"/>
              <w:spacing w:before="60" w:after="60"/>
            </w:pPr>
            <w:r>
              <w:t>6 digits</w:t>
            </w:r>
          </w:p>
        </w:tc>
        <w:tc>
          <w:tcPr>
            <w:tcW w:w="2346" w:type="pct"/>
          </w:tcPr>
          <w:p w:rsidRPr="00C20AEF" w:rsidR="00113F56" w:rsidP="00113F56" w:rsidRDefault="00113F56" w14:paraId="516D9A48" w14:textId="77777777">
            <w:pPr>
              <w:pStyle w:val="TabelleFlietext3"/>
              <w:spacing w:before="60" w:after="60"/>
            </w:pPr>
            <w:r>
              <w:t>Company number of the selling dealer.</w:t>
            </w:r>
          </w:p>
          <w:p w:rsidRPr="00C20AEF" w:rsidR="00113F56" w:rsidP="00113F56" w:rsidRDefault="00113F56" w14:paraId="74C48C54" w14:textId="1989CAEF">
            <w:pPr>
              <w:pStyle w:val="TabelleFlietext3"/>
              <w:spacing w:before="60" w:after="60"/>
            </w:pPr>
            <w:r>
              <w:t>Incl. ICON for preferred or problematic supplier</w:t>
            </w:r>
          </w:p>
        </w:tc>
      </w:tr>
      <w:tr w:rsidRPr="00C20AEF" w:rsidR="00113F56" w:rsidTr="00344020" w14:paraId="0F98AF5B" w14:textId="77777777">
        <w:tc>
          <w:tcPr>
            <w:tcW w:w="682" w:type="pct"/>
          </w:tcPr>
          <w:p w:rsidRPr="00C20AEF" w:rsidR="00113F56" w:rsidP="00113F56" w:rsidRDefault="00113F56" w14:paraId="11739BD4" w14:textId="1EFC93E5">
            <w:pPr>
              <w:pStyle w:val="TabelleFlietext3"/>
              <w:spacing w:before="60" w:after="60"/>
            </w:pPr>
            <w:r>
              <w:t>*</w:t>
            </w:r>
          </w:p>
        </w:tc>
        <w:tc>
          <w:tcPr>
            <w:tcW w:w="910" w:type="pct"/>
          </w:tcPr>
          <w:p w:rsidRPr="00C20AEF" w:rsidR="00113F56" w:rsidP="00113F56" w:rsidRDefault="00113F56" w14:paraId="79B13944" w14:textId="6AD1E60E">
            <w:pPr>
              <w:pStyle w:val="TabelleFlietext3"/>
              <w:spacing w:before="60" w:after="60"/>
            </w:pPr>
            <w:r>
              <w:t>Country</w:t>
            </w:r>
          </w:p>
        </w:tc>
        <w:tc>
          <w:tcPr>
            <w:tcW w:w="1062" w:type="pct"/>
          </w:tcPr>
          <w:p w:rsidRPr="00C20AEF" w:rsidR="00113F56" w:rsidP="00113F56" w:rsidRDefault="00113F56" w14:paraId="1EEED74C" w14:textId="77777777">
            <w:pPr>
              <w:pStyle w:val="TabelleFlietext3"/>
              <w:spacing w:before="60" w:after="60"/>
            </w:pPr>
            <w:r>
              <w:t>Text</w:t>
            </w:r>
          </w:p>
        </w:tc>
        <w:tc>
          <w:tcPr>
            <w:tcW w:w="2346" w:type="pct"/>
          </w:tcPr>
          <w:p w:rsidRPr="00C20AEF" w:rsidR="00113F56" w:rsidP="00113F56" w:rsidRDefault="00113F56" w14:paraId="4BC6402C" w14:textId="563AE630">
            <w:pPr>
              <w:pStyle w:val="TabelleFlietext3"/>
              <w:spacing w:before="60" w:after="60"/>
            </w:pPr>
            <w:r>
              <w:t>Country name of the selling dealer</w:t>
            </w:r>
          </w:p>
        </w:tc>
      </w:tr>
      <w:tr w:rsidRPr="00C20AEF" w:rsidR="00113F56" w:rsidTr="00344020" w14:paraId="37F9216A" w14:textId="77777777">
        <w:tc>
          <w:tcPr>
            <w:tcW w:w="682" w:type="pct"/>
          </w:tcPr>
          <w:p w:rsidRPr="00C20AEF" w:rsidR="00113F56" w:rsidP="00113F56" w:rsidRDefault="00113F56" w14:paraId="464AFE72" w14:textId="5AC26C1E">
            <w:pPr>
              <w:pStyle w:val="TabelleFlietext3"/>
              <w:spacing w:before="60" w:after="60"/>
            </w:pPr>
            <w:r>
              <w:t>X</w:t>
            </w:r>
          </w:p>
        </w:tc>
        <w:tc>
          <w:tcPr>
            <w:tcW w:w="910" w:type="pct"/>
          </w:tcPr>
          <w:p w:rsidRPr="00C20AEF" w:rsidR="00113F56" w:rsidP="00113F56" w:rsidRDefault="00113F56" w14:paraId="09D9FCA1" w14:textId="1B2DC77E">
            <w:pPr>
              <w:pStyle w:val="TabelleFlietext3"/>
              <w:spacing w:before="60" w:after="60"/>
            </w:pPr>
            <w:r>
              <w:t>Order info</w:t>
            </w:r>
          </w:p>
        </w:tc>
        <w:tc>
          <w:tcPr>
            <w:tcW w:w="1062" w:type="pct"/>
          </w:tcPr>
          <w:p w:rsidRPr="00C20AEF" w:rsidR="00113F56" w:rsidP="00113F56" w:rsidRDefault="00113F56" w14:paraId="0ABD58B3" w14:textId="77777777">
            <w:pPr>
              <w:pStyle w:val="TabelleFlietext3"/>
              <w:spacing w:before="60" w:after="60"/>
            </w:pPr>
            <w:r>
              <w:t>Text</w:t>
            </w:r>
          </w:p>
        </w:tc>
        <w:tc>
          <w:tcPr>
            <w:tcW w:w="2346" w:type="pct"/>
          </w:tcPr>
          <w:p w:rsidRPr="00C20AEF" w:rsidR="00113F56" w:rsidP="00113F56" w:rsidRDefault="00113F56" w14:paraId="1D0084F3" w14:textId="41E251F8">
            <w:pPr>
              <w:pStyle w:val="TabelleFlietext3"/>
              <w:spacing w:before="60" w:after="60"/>
            </w:pPr>
            <w:r>
              <w:t>This column is filled only for D2D orders. This column is only visible if the user is authorized for the D2D process</w:t>
            </w:r>
          </w:p>
        </w:tc>
      </w:tr>
      <w:tr w:rsidRPr="00C20AEF" w:rsidR="00113F56" w:rsidTr="00344020" w14:paraId="5CAD9DC8" w14:textId="77777777">
        <w:tc>
          <w:tcPr>
            <w:tcW w:w="682" w:type="pct"/>
          </w:tcPr>
          <w:p w:rsidRPr="00C20AEF" w:rsidR="00113F56" w:rsidP="00113F56" w:rsidRDefault="00113F56" w14:paraId="76C6910F" w14:textId="6FBA9004">
            <w:pPr>
              <w:pStyle w:val="TabelleFlietext3"/>
              <w:spacing w:before="60" w:after="60"/>
            </w:pPr>
            <w:r>
              <w:t>X</w:t>
            </w:r>
          </w:p>
        </w:tc>
        <w:tc>
          <w:tcPr>
            <w:tcW w:w="910" w:type="pct"/>
          </w:tcPr>
          <w:p w:rsidRPr="00C20AEF" w:rsidR="00113F56" w:rsidP="00113F56" w:rsidRDefault="00113F56" w14:paraId="6F8BE197" w14:textId="461034CE">
            <w:pPr>
              <w:pStyle w:val="TabelleFlietext3"/>
              <w:spacing w:before="60" w:after="60"/>
            </w:pPr>
            <w:r>
              <w:t>Order number</w:t>
            </w:r>
          </w:p>
        </w:tc>
        <w:tc>
          <w:tcPr>
            <w:tcW w:w="1062" w:type="pct"/>
          </w:tcPr>
          <w:p w:rsidRPr="00C20AEF" w:rsidR="00113F56" w:rsidP="00113F56" w:rsidRDefault="00113F56" w14:paraId="645A4C26" w14:textId="6151F232">
            <w:pPr>
              <w:pStyle w:val="TabelleFlietext3"/>
              <w:spacing w:before="60" w:after="60"/>
            </w:pPr>
            <w:r>
              <w:t>Numeric, Integer</w:t>
            </w:r>
          </w:p>
        </w:tc>
        <w:tc>
          <w:tcPr>
            <w:tcW w:w="2346" w:type="pct"/>
          </w:tcPr>
          <w:p w:rsidRPr="00C20AEF" w:rsidR="00113F56" w:rsidP="00113F56" w:rsidRDefault="00113F56" w14:paraId="240414BE" w14:textId="77777777">
            <w:pPr>
              <w:pStyle w:val="TabelleFlietext3"/>
              <w:spacing w:before="60" w:after="60"/>
            </w:pPr>
            <w:r>
              <w:t>Order number of the buyer.</w:t>
            </w:r>
          </w:p>
          <w:p w:rsidRPr="00C20AEF" w:rsidR="00113F56" w:rsidP="00113F56" w:rsidRDefault="00113F56" w14:paraId="79339FB8" w14:textId="39F8B6C3">
            <w:pPr>
              <w:pStyle w:val="TabelleFlietext3"/>
              <w:spacing w:before="60" w:after="60"/>
            </w:pPr>
            <w:r>
              <w:t>D2D only: A tooltip shows the searched part number (can also be wildcard and BHW and sales order number if available (incl. language dependent text). As soon as the D2D order has been accepted, the supplied part number incl. language-dependent text is also displayed.</w:t>
            </w:r>
          </w:p>
          <w:p w:rsidRPr="00C20AEF" w:rsidR="00113F56" w:rsidP="00113F56" w:rsidRDefault="00113F56" w14:paraId="07FCCA36" w14:textId="33F8D7DA">
            <w:pPr>
              <w:pStyle w:val="TabelleFlietext3"/>
              <w:spacing w:before="60" w:after="60"/>
            </w:pPr>
            <w:r>
              <w:t>Example of an accepted order with BHW and customer order number:</w:t>
            </w:r>
          </w:p>
          <w:p w:rsidRPr="00C20AEF" w:rsidR="00113F56" w:rsidP="00113F56" w:rsidRDefault="00113F56" w14:paraId="3FBED021" w14:textId="77777777">
            <w:pPr>
              <w:pStyle w:val="TabelleFlietext3"/>
              <w:spacing w:before="60" w:after="60"/>
            </w:pPr>
            <w:r>
              <w:t>Wanted part number: B67870*</w:t>
            </w:r>
          </w:p>
          <w:p w:rsidRPr="00C20AEF" w:rsidR="00113F56" w:rsidP="00113F56" w:rsidRDefault="00113F56" w14:paraId="6755553E" w14:textId="77777777">
            <w:pPr>
              <w:pStyle w:val="TabelleFlietext3"/>
              <w:spacing w:before="60" w:after="60"/>
            </w:pPr>
            <w:r>
              <w:t>Supplied part number: B6 7 87 0476</w:t>
            </w:r>
          </w:p>
          <w:p w:rsidRPr="00C20AEF" w:rsidR="00113F56" w:rsidP="00113F56" w:rsidRDefault="00113F56" w14:paraId="53728C63" w14:textId="77777777">
            <w:pPr>
              <w:pStyle w:val="TabelleFlietext3"/>
              <w:spacing w:before="60" w:after="60"/>
            </w:pPr>
            <w:r>
              <w:t>BHW: xxx</w:t>
            </w:r>
          </w:p>
          <w:p w:rsidRPr="00C20AEF" w:rsidR="00113F56" w:rsidP="00113F56" w:rsidRDefault="00113F56" w14:paraId="77283607" w14:textId="27BD1FA5">
            <w:pPr>
              <w:pStyle w:val="TabelleFlietext3"/>
              <w:spacing w:before="60" w:after="60"/>
            </w:pPr>
            <w:r>
              <w:t>Sales order number: 123</w:t>
            </w:r>
          </w:p>
        </w:tc>
      </w:tr>
      <w:tr w:rsidRPr="00C20AEF" w:rsidR="00113F56" w:rsidTr="00344020" w14:paraId="5516A346" w14:textId="77777777">
        <w:tc>
          <w:tcPr>
            <w:tcW w:w="682" w:type="pct"/>
          </w:tcPr>
          <w:p w:rsidRPr="00C20AEF" w:rsidR="00113F56" w:rsidP="00113F56" w:rsidRDefault="00113F56" w14:paraId="3AE22CBB" w14:textId="6333D07A">
            <w:pPr>
              <w:pStyle w:val="TabelleFlietext3"/>
              <w:spacing w:before="60" w:after="60"/>
            </w:pPr>
            <w:r>
              <w:t>X</w:t>
            </w:r>
          </w:p>
        </w:tc>
        <w:tc>
          <w:tcPr>
            <w:tcW w:w="910" w:type="pct"/>
          </w:tcPr>
          <w:p w:rsidRPr="00C20AEF" w:rsidR="00113F56" w:rsidP="00113F56" w:rsidRDefault="00113F56" w14:paraId="0B8AE996" w14:textId="3AB7DE91">
            <w:pPr>
              <w:pStyle w:val="TabelleFlietext3"/>
              <w:spacing w:before="60" w:after="60"/>
            </w:pPr>
            <w:r>
              <w:t>Pos. total</w:t>
            </w:r>
          </w:p>
        </w:tc>
        <w:tc>
          <w:tcPr>
            <w:tcW w:w="1062" w:type="pct"/>
          </w:tcPr>
          <w:p w:rsidRPr="00C20AEF" w:rsidR="00113F56" w:rsidP="00113F56" w:rsidRDefault="00113F56" w14:paraId="6B2FD07E" w14:textId="77777777">
            <w:pPr>
              <w:pStyle w:val="TabelleFlietext3"/>
              <w:spacing w:before="60" w:after="60"/>
            </w:pPr>
            <w:r>
              <w:t>Numeric, Integer</w:t>
            </w:r>
          </w:p>
        </w:tc>
        <w:tc>
          <w:tcPr>
            <w:tcW w:w="2346" w:type="pct"/>
          </w:tcPr>
          <w:p w:rsidRPr="00C20AEF" w:rsidR="00113F56" w:rsidP="00113F56" w:rsidRDefault="00113F56" w14:paraId="245E6A09" w14:textId="77777777">
            <w:pPr>
              <w:pStyle w:val="TabelleFlietext3"/>
              <w:spacing w:before="60" w:after="60"/>
            </w:pPr>
            <w:r>
              <w:t>Number of order items in the order.</w:t>
            </w:r>
          </w:p>
        </w:tc>
      </w:tr>
      <w:tr w:rsidRPr="00C20AEF" w:rsidR="00113F56" w:rsidTr="00344020" w14:paraId="62B434BC" w14:textId="77777777">
        <w:tc>
          <w:tcPr>
            <w:tcW w:w="682" w:type="pct"/>
          </w:tcPr>
          <w:p w:rsidRPr="00C20AEF" w:rsidR="00113F56" w:rsidP="00113F56" w:rsidRDefault="00113F56" w14:paraId="1087D6A3" w14:textId="55D1CF3B">
            <w:pPr>
              <w:pStyle w:val="TabelleFlietext3"/>
              <w:spacing w:before="60" w:after="60"/>
            </w:pPr>
            <w:r>
              <w:t>X</w:t>
            </w:r>
          </w:p>
        </w:tc>
        <w:tc>
          <w:tcPr>
            <w:tcW w:w="910" w:type="pct"/>
          </w:tcPr>
          <w:p w:rsidRPr="00C20AEF" w:rsidR="00113F56" w:rsidP="00113F56" w:rsidRDefault="00113F56" w14:paraId="6082A39F" w14:textId="11DAC36D">
            <w:pPr>
              <w:pStyle w:val="TabelleFlietext3"/>
              <w:spacing w:before="60" w:after="60"/>
            </w:pPr>
            <w:r>
              <w:t>Pos. deleted</w:t>
            </w:r>
          </w:p>
        </w:tc>
        <w:tc>
          <w:tcPr>
            <w:tcW w:w="1062" w:type="pct"/>
          </w:tcPr>
          <w:p w:rsidRPr="00C20AEF" w:rsidR="00113F56" w:rsidP="00113F56" w:rsidRDefault="00113F56" w14:paraId="0ECBF9E2" w14:textId="77777777">
            <w:pPr>
              <w:pStyle w:val="TabelleFlietext3"/>
              <w:spacing w:before="60" w:after="60"/>
            </w:pPr>
            <w:r>
              <w:t>Numeric, Integer</w:t>
            </w:r>
          </w:p>
        </w:tc>
        <w:tc>
          <w:tcPr>
            <w:tcW w:w="2346" w:type="pct"/>
          </w:tcPr>
          <w:p w:rsidRPr="00C20AEF" w:rsidR="00113F56" w:rsidP="00113F56" w:rsidRDefault="00113F56" w14:paraId="555971B7" w14:textId="77777777">
            <w:pPr>
              <w:pStyle w:val="TabelleFlietext3"/>
              <w:spacing w:before="60" w:after="60"/>
            </w:pPr>
            <w:r>
              <w:t xml:space="preserve">Number of deleted order items in the order (quantity = 0). </w:t>
            </w:r>
          </w:p>
          <w:p w:rsidRPr="00C20AEF" w:rsidR="00113F56" w:rsidP="00113F56" w:rsidRDefault="00113F56" w14:paraId="0346F17B" w14:textId="53AAAA70">
            <w:pPr>
              <w:pStyle w:val="TabelleFlietext3"/>
              <w:spacing w:before="60" w:after="60"/>
            </w:pPr>
            <w:r>
              <w:t xml:space="preserve">For D2D when rejecting a complete D2D order or a cancellation = 1. </w:t>
            </w:r>
          </w:p>
          <w:p w:rsidRPr="00C20AEF" w:rsidR="00113F56" w:rsidP="00113F56" w:rsidRDefault="00113F56" w14:paraId="423E14E4" w14:textId="56CCA0F0">
            <w:pPr>
              <w:pStyle w:val="TabelleFlietext3"/>
              <w:spacing w:before="60" w:after="60"/>
            </w:pPr>
            <w:r>
              <w:t xml:space="preserve">For </w:t>
            </w:r>
            <w:proofErr w:type="spellStart"/>
            <w:r>
              <w:t>DeadStock</w:t>
            </w:r>
            <w:proofErr w:type="spellEnd"/>
            <w:r>
              <w:t xml:space="preserve"> in the case of a cancellation = number of items included</w:t>
            </w:r>
          </w:p>
        </w:tc>
      </w:tr>
      <w:tr w:rsidRPr="00C20AEF" w:rsidR="00113F56" w:rsidTr="00344020" w14:paraId="4E80A726" w14:textId="77777777">
        <w:tc>
          <w:tcPr>
            <w:tcW w:w="682" w:type="pct"/>
          </w:tcPr>
          <w:p w:rsidRPr="00C20AEF" w:rsidR="00113F56" w:rsidP="00113F56" w:rsidRDefault="00113F56" w14:paraId="67766491" w14:textId="6D07EE63">
            <w:pPr>
              <w:pStyle w:val="TabelleFlietext3"/>
              <w:spacing w:before="60" w:after="60"/>
            </w:pPr>
            <w:r>
              <w:t>X</w:t>
            </w:r>
          </w:p>
        </w:tc>
        <w:tc>
          <w:tcPr>
            <w:tcW w:w="910" w:type="pct"/>
          </w:tcPr>
          <w:p w:rsidRPr="00C20AEF" w:rsidR="00113F56" w:rsidP="00113F56" w:rsidRDefault="00113F56" w14:paraId="3657FC32" w14:textId="4641DADF">
            <w:pPr>
              <w:pStyle w:val="TabelleFlietext3"/>
              <w:spacing w:before="60" w:after="60"/>
            </w:pPr>
            <w:r>
              <w:t>Pos. changed</w:t>
            </w:r>
          </w:p>
        </w:tc>
        <w:tc>
          <w:tcPr>
            <w:tcW w:w="1062" w:type="pct"/>
          </w:tcPr>
          <w:p w:rsidRPr="00C20AEF" w:rsidR="00113F56" w:rsidP="00113F56" w:rsidRDefault="00113F56" w14:paraId="6872D338" w14:textId="77777777">
            <w:pPr>
              <w:pStyle w:val="TabelleFlietext3"/>
              <w:spacing w:before="60" w:after="60"/>
            </w:pPr>
            <w:r>
              <w:t>Numeric, Integer</w:t>
            </w:r>
          </w:p>
        </w:tc>
        <w:tc>
          <w:tcPr>
            <w:tcW w:w="2346" w:type="pct"/>
          </w:tcPr>
          <w:p w:rsidRPr="00C20AEF" w:rsidR="00113F56" w:rsidP="00113F56" w:rsidRDefault="00113F56" w14:paraId="181DE902" w14:textId="77777777">
            <w:pPr>
              <w:pStyle w:val="TabelleFlietext3"/>
              <w:spacing w:before="60" w:after="60"/>
            </w:pPr>
            <w:r>
              <w:t>Number of order items in the order for which the quantity was corrected downwards (quantity &gt; 0).</w:t>
            </w:r>
          </w:p>
        </w:tc>
      </w:tr>
      <w:tr w:rsidRPr="00C20AEF" w:rsidR="00113F56" w:rsidTr="00344020" w14:paraId="46A8F9E5" w14:textId="77777777">
        <w:tc>
          <w:tcPr>
            <w:tcW w:w="682" w:type="pct"/>
          </w:tcPr>
          <w:p w:rsidRPr="00C20AEF" w:rsidR="00113F56" w:rsidP="00113F56" w:rsidRDefault="00113F56" w14:paraId="5B1FE2B7" w14:textId="35239989">
            <w:pPr>
              <w:pStyle w:val="TabelleFlietext3"/>
              <w:spacing w:before="60" w:after="60"/>
            </w:pPr>
            <w:r>
              <w:t>*</w:t>
            </w:r>
          </w:p>
        </w:tc>
        <w:tc>
          <w:tcPr>
            <w:tcW w:w="910" w:type="pct"/>
          </w:tcPr>
          <w:p w:rsidRPr="00C20AEF" w:rsidR="00113F56" w:rsidP="00113F56" w:rsidRDefault="00113F56" w14:paraId="38994A33" w14:textId="43FCFA6C">
            <w:pPr>
              <w:pStyle w:val="TabelleFlietext3"/>
              <w:spacing w:before="60" w:after="60"/>
            </w:pPr>
            <w:r>
              <w:t>Order value</w:t>
            </w:r>
          </w:p>
        </w:tc>
        <w:tc>
          <w:tcPr>
            <w:tcW w:w="1062" w:type="pct"/>
          </w:tcPr>
          <w:p w:rsidRPr="00C20AEF" w:rsidR="00113F56" w:rsidP="00113F56" w:rsidRDefault="00113F56" w14:paraId="6BC067DB" w14:textId="77777777">
            <w:pPr>
              <w:pStyle w:val="TabelleFlietext3"/>
              <w:spacing w:before="60" w:after="60"/>
            </w:pPr>
            <w:r>
              <w:t>Price format</w:t>
            </w:r>
          </w:p>
        </w:tc>
        <w:tc>
          <w:tcPr>
            <w:tcW w:w="2346" w:type="pct"/>
            <w:vAlign w:val="center"/>
          </w:tcPr>
          <w:p w:rsidRPr="00C20AEF" w:rsidR="00113F56" w:rsidP="00113F56" w:rsidRDefault="00113F56" w14:paraId="4F5D3AE3" w14:textId="4F9DB15C">
            <w:pPr>
              <w:pStyle w:val="TabelleFlietext3"/>
              <w:spacing w:before="60" w:after="60"/>
            </w:pPr>
            <w:r>
              <w:t xml:space="preserve">Order value of the order.  (Delivery Quantity × </w:t>
            </w:r>
            <w:proofErr w:type="spellStart"/>
            <w:r>
              <w:t>DeadStock</w:t>
            </w:r>
            <w:proofErr w:type="spellEnd"/>
            <w:r>
              <w:t xml:space="preserve"> Price / Delivery Quantity × D2D Price + D2D Handling Margin)</w:t>
            </w:r>
          </w:p>
        </w:tc>
      </w:tr>
      <w:tr w:rsidRPr="00C20AEF" w:rsidR="00113F56" w:rsidTr="00344020" w14:paraId="1A1B8F9D" w14:textId="77777777">
        <w:tc>
          <w:tcPr>
            <w:tcW w:w="682" w:type="pct"/>
          </w:tcPr>
          <w:p w:rsidRPr="00C20AEF" w:rsidR="00113F56" w:rsidP="00113F56" w:rsidRDefault="00113F56" w14:paraId="28CFC6A4" w14:textId="19EA4D27">
            <w:pPr>
              <w:pStyle w:val="TabelleFlietext3"/>
              <w:spacing w:before="60" w:after="60"/>
            </w:pPr>
            <w:r>
              <w:t>X</w:t>
            </w:r>
          </w:p>
        </w:tc>
        <w:tc>
          <w:tcPr>
            <w:tcW w:w="910" w:type="pct"/>
          </w:tcPr>
          <w:p w:rsidRPr="00C20AEF" w:rsidR="00113F56" w:rsidP="00113F56" w:rsidRDefault="00113F56" w14:paraId="5B87A174" w14:textId="71496C61">
            <w:pPr>
              <w:pStyle w:val="TabelleFlietext3"/>
              <w:spacing w:before="60" w:after="60"/>
            </w:pPr>
            <w:r>
              <w:t>Incoming orders</w:t>
            </w:r>
          </w:p>
        </w:tc>
        <w:tc>
          <w:tcPr>
            <w:tcW w:w="1062" w:type="pct"/>
          </w:tcPr>
          <w:p w:rsidRPr="00C20AEF" w:rsidR="00113F56" w:rsidP="00113F56" w:rsidRDefault="00113F56" w14:paraId="7D49C21E" w14:textId="77777777">
            <w:pPr>
              <w:pStyle w:val="TabelleFlietext3"/>
              <w:spacing w:before="60" w:after="60"/>
            </w:pPr>
            <w:r>
              <w:t>General time format</w:t>
            </w:r>
          </w:p>
        </w:tc>
        <w:tc>
          <w:tcPr>
            <w:tcW w:w="2346" w:type="pct"/>
            <w:vAlign w:val="center"/>
          </w:tcPr>
          <w:p w:rsidRPr="00C20AEF" w:rsidR="00113F56" w:rsidP="00113F56" w:rsidRDefault="00113F56" w14:paraId="11A8F715" w14:textId="77777777">
            <w:pPr>
              <w:pStyle w:val="TabelleFlietext3"/>
              <w:spacing w:before="60" w:after="60"/>
            </w:pPr>
            <w:r>
              <w:t>Time at which was ordered.</w:t>
            </w:r>
          </w:p>
        </w:tc>
      </w:tr>
      <w:tr w:rsidRPr="00C20AEF" w:rsidR="00113F56" w:rsidTr="00344020" w14:paraId="149C9B9B" w14:textId="77777777">
        <w:tc>
          <w:tcPr>
            <w:tcW w:w="682" w:type="pct"/>
            <w:tcBorders>
              <w:top w:val="single" w:color="auto" w:sz="4" w:space="0"/>
            </w:tcBorders>
          </w:tcPr>
          <w:p w:rsidRPr="00C20AEF" w:rsidR="00113F56" w:rsidP="00113F56" w:rsidRDefault="00113F56" w14:paraId="2E737DB8" w14:textId="4C9E8C36">
            <w:pPr>
              <w:pStyle w:val="TabelleFlietext3"/>
              <w:spacing w:before="60" w:after="60"/>
            </w:pPr>
            <w:r>
              <w:t>X</w:t>
            </w:r>
          </w:p>
        </w:tc>
        <w:tc>
          <w:tcPr>
            <w:tcW w:w="910" w:type="pct"/>
            <w:tcBorders>
              <w:top w:val="single" w:color="auto" w:sz="4" w:space="0"/>
            </w:tcBorders>
          </w:tcPr>
          <w:p w:rsidRPr="00C20AEF" w:rsidR="00113F56" w:rsidP="00113F56" w:rsidRDefault="00113F56" w14:paraId="2E61293E" w14:textId="46044FBA">
            <w:pPr>
              <w:pStyle w:val="TabelleFlietext3"/>
              <w:spacing w:before="60" w:after="60"/>
            </w:pPr>
            <w:r>
              <w:t>in process</w:t>
            </w:r>
          </w:p>
        </w:tc>
        <w:tc>
          <w:tcPr>
            <w:tcW w:w="1062" w:type="pct"/>
            <w:tcBorders>
              <w:top w:val="single" w:color="auto" w:sz="4" w:space="0"/>
            </w:tcBorders>
          </w:tcPr>
          <w:p w:rsidRPr="00C20AEF" w:rsidR="00113F56" w:rsidP="00113F56" w:rsidRDefault="00113F56" w14:paraId="6077F3A2" w14:textId="77777777">
            <w:pPr>
              <w:pStyle w:val="TabelleFlietext3"/>
              <w:spacing w:before="60" w:after="60"/>
            </w:pPr>
            <w:r>
              <w:t>General time format</w:t>
            </w:r>
          </w:p>
        </w:tc>
        <w:tc>
          <w:tcPr>
            <w:tcW w:w="2346" w:type="pct"/>
            <w:tcBorders>
              <w:top w:val="single" w:color="auto" w:sz="4" w:space="0"/>
            </w:tcBorders>
          </w:tcPr>
          <w:p w:rsidRPr="00C20AEF" w:rsidR="00113F56" w:rsidP="00113F56" w:rsidRDefault="00113F56" w14:paraId="74CA6BF5" w14:textId="5431EEF6">
            <w:pPr>
              <w:pStyle w:val="TabelleFlietext3"/>
              <w:spacing w:before="60" w:after="60"/>
            </w:pPr>
            <w:r>
              <w:t>Time when the seller opened the order (</w:t>
            </w:r>
            <w:proofErr w:type="spellStart"/>
            <w:r>
              <w:t>DeadStock</w:t>
            </w:r>
            <w:proofErr w:type="spellEnd"/>
            <w:r>
              <w:t xml:space="preserve">) / Time when a seller accepted and saved the delivery request </w:t>
            </w:r>
            <w:r>
              <w:rPr>
                <w:highlight w:val="magenta"/>
              </w:rPr>
              <w:t>(D2D)</w:t>
            </w:r>
            <w:r>
              <w:t xml:space="preserve"> .</w:t>
            </w:r>
          </w:p>
        </w:tc>
      </w:tr>
      <w:tr w:rsidRPr="00C20AEF" w:rsidR="00113F56" w:rsidTr="00344020" w14:paraId="2E4325BD" w14:textId="77777777">
        <w:tc>
          <w:tcPr>
            <w:tcW w:w="682" w:type="pct"/>
          </w:tcPr>
          <w:p w:rsidRPr="00C20AEF" w:rsidR="00113F56" w:rsidP="00113F56" w:rsidRDefault="00113F56" w14:paraId="765EBD0E" w14:textId="7975D28C">
            <w:pPr>
              <w:pStyle w:val="TabelleFlietext3"/>
              <w:spacing w:before="60" w:after="60"/>
            </w:pPr>
            <w:r>
              <w:t>X</w:t>
            </w:r>
          </w:p>
        </w:tc>
        <w:tc>
          <w:tcPr>
            <w:tcW w:w="910" w:type="pct"/>
          </w:tcPr>
          <w:p w:rsidRPr="00C20AEF" w:rsidR="00113F56" w:rsidP="00113F56" w:rsidRDefault="00113F56" w14:paraId="570A37B0" w14:textId="1FAACBF2">
            <w:pPr>
              <w:pStyle w:val="TabelleFlietext3"/>
              <w:spacing w:before="60" w:after="60"/>
            </w:pPr>
            <w:r>
              <w:t>dispatches</w:t>
            </w:r>
          </w:p>
        </w:tc>
        <w:tc>
          <w:tcPr>
            <w:tcW w:w="1062" w:type="pct"/>
          </w:tcPr>
          <w:p w:rsidRPr="00C20AEF" w:rsidR="00113F56" w:rsidP="00113F56" w:rsidRDefault="00113F56" w14:paraId="3E07457C" w14:textId="77777777">
            <w:pPr>
              <w:pStyle w:val="TabelleFlietext3"/>
              <w:spacing w:before="60" w:after="60"/>
            </w:pPr>
            <w:r>
              <w:t>General time format</w:t>
            </w:r>
          </w:p>
        </w:tc>
        <w:tc>
          <w:tcPr>
            <w:tcW w:w="2346" w:type="pct"/>
          </w:tcPr>
          <w:p w:rsidRPr="00C20AEF" w:rsidR="00113F56" w:rsidP="00113F56" w:rsidRDefault="00113F56" w14:paraId="38018B20" w14:textId="77777777">
            <w:pPr>
              <w:pStyle w:val="TabelleFlietext3"/>
              <w:spacing w:before="60" w:after="60"/>
            </w:pPr>
            <w:r>
              <w:t xml:space="preserve">Time when the seller marked the order as </w:t>
            </w:r>
            <w:r>
              <w:rPr>
                <w:i/>
              </w:rPr>
              <w:t>shipped</w:t>
            </w:r>
            <w:r>
              <w:t xml:space="preserve"> .</w:t>
            </w:r>
          </w:p>
        </w:tc>
      </w:tr>
      <w:tr w:rsidRPr="00C20AEF" w:rsidR="00113F56" w:rsidTr="00344020" w14:paraId="4BDF421F" w14:textId="77777777">
        <w:tc>
          <w:tcPr>
            <w:tcW w:w="682" w:type="pct"/>
          </w:tcPr>
          <w:p w:rsidRPr="00C20AEF" w:rsidR="00113F56" w:rsidP="00113F56" w:rsidRDefault="00113F56" w14:paraId="11F065BD" w14:textId="381B4A62">
            <w:pPr>
              <w:pStyle w:val="TabelleFlietext3"/>
              <w:spacing w:before="60" w:after="60"/>
            </w:pPr>
            <w:r>
              <w:t>X</w:t>
            </w:r>
          </w:p>
        </w:tc>
        <w:tc>
          <w:tcPr>
            <w:tcW w:w="910" w:type="pct"/>
          </w:tcPr>
          <w:p w:rsidRPr="00C20AEF" w:rsidR="00113F56" w:rsidP="00113F56" w:rsidRDefault="00113F56" w14:paraId="610B98B4" w14:textId="2B87C07E">
            <w:pPr>
              <w:pStyle w:val="TabelleFlietext3"/>
              <w:spacing w:before="60" w:after="60"/>
            </w:pPr>
            <w:r>
              <w:t>done</w:t>
            </w:r>
          </w:p>
        </w:tc>
        <w:tc>
          <w:tcPr>
            <w:tcW w:w="1062" w:type="pct"/>
          </w:tcPr>
          <w:p w:rsidRPr="00C20AEF" w:rsidR="00113F56" w:rsidP="00113F56" w:rsidRDefault="00113F56" w14:paraId="14EE1174" w14:textId="77777777">
            <w:pPr>
              <w:pStyle w:val="TabelleFlietext3"/>
              <w:spacing w:before="60" w:after="60"/>
            </w:pPr>
            <w:r>
              <w:t>General time format</w:t>
            </w:r>
          </w:p>
        </w:tc>
        <w:tc>
          <w:tcPr>
            <w:tcW w:w="2346" w:type="pct"/>
          </w:tcPr>
          <w:p w:rsidRPr="00C20AEF" w:rsidR="00113F56" w:rsidP="00113F56" w:rsidRDefault="00113F56" w14:paraId="0C203D60" w14:textId="0C8F0C88">
            <w:pPr>
              <w:pStyle w:val="TabelleFlietext3"/>
              <w:spacing w:before="60" w:after="60"/>
            </w:pPr>
            <w:r>
              <w:t xml:space="preserve">Time when the order was marked as </w:t>
            </w:r>
            <w:r>
              <w:rPr>
                <w:i/>
              </w:rPr>
              <w:t>received</w:t>
            </w:r>
            <w:r>
              <w:t xml:space="preserve">, </w:t>
            </w:r>
            <w:r>
              <w:rPr>
                <w:i/>
              </w:rPr>
              <w:t>rejected</w:t>
            </w:r>
            <w:r>
              <w:t xml:space="preserve">, </w:t>
            </w:r>
            <w:r>
              <w:rPr>
                <w:i/>
              </w:rPr>
              <w:t>cancelled</w:t>
            </w:r>
            <w:r>
              <w:t xml:space="preserve"> or </w:t>
            </w:r>
            <w:r>
              <w:rPr>
                <w:i/>
              </w:rPr>
              <w:t>expired</w:t>
            </w:r>
            <w:r>
              <w:t xml:space="preserve"> .</w:t>
            </w:r>
          </w:p>
        </w:tc>
      </w:tr>
      <w:tr w:rsidRPr="00C20AEF" w:rsidR="00113F56" w:rsidTr="00344020" w14:paraId="684818FA" w14:textId="77777777">
        <w:tc>
          <w:tcPr>
            <w:tcW w:w="682" w:type="pct"/>
          </w:tcPr>
          <w:p w:rsidRPr="00C20AEF" w:rsidR="00113F56" w:rsidP="00113F56" w:rsidRDefault="00113F56" w14:paraId="79BABC11" w14:textId="0A015F75">
            <w:pPr>
              <w:pStyle w:val="TabelleFlietext3"/>
              <w:spacing w:before="60" w:after="60"/>
            </w:pPr>
            <w:r>
              <w:t>X</w:t>
            </w:r>
          </w:p>
        </w:tc>
        <w:tc>
          <w:tcPr>
            <w:tcW w:w="910" w:type="pct"/>
          </w:tcPr>
          <w:p w:rsidRPr="00C20AEF" w:rsidR="00113F56" w:rsidP="00113F56" w:rsidRDefault="00113F56" w14:paraId="36B26626" w14:textId="4E7BAD78">
            <w:pPr>
              <w:pStyle w:val="TabelleFlietext3"/>
              <w:spacing w:before="60" w:after="60"/>
            </w:pPr>
            <w:r>
              <w:t>BEFORE order</w:t>
            </w:r>
          </w:p>
        </w:tc>
        <w:tc>
          <w:tcPr>
            <w:tcW w:w="1062" w:type="pct"/>
          </w:tcPr>
          <w:p w:rsidRPr="00C20AEF" w:rsidR="00113F56" w:rsidP="00113F56" w:rsidRDefault="00113F56" w14:paraId="75058CFA" w14:textId="77777777">
            <w:pPr>
              <w:pStyle w:val="TabelleFlietext3"/>
              <w:spacing w:before="60" w:after="60"/>
            </w:pPr>
            <w:r>
              <w:t>Checkbox</w:t>
            </w:r>
          </w:p>
        </w:tc>
        <w:tc>
          <w:tcPr>
            <w:tcW w:w="2346" w:type="pct"/>
          </w:tcPr>
          <w:p w:rsidRPr="00C20AEF" w:rsidR="00113F56" w:rsidP="00113F56" w:rsidRDefault="00113F56" w14:paraId="70FE5677" w14:textId="767AC652">
            <w:pPr>
              <w:pStyle w:val="TabelleFlietext3"/>
              <w:spacing w:before="60" w:after="60"/>
            </w:pPr>
            <w:r>
              <w:t>This column is editable only for D2D orders. It is only visible if the user is authorized for the D2D process and has the authorization to place D2D and VOR orders for the ordering company.</w:t>
            </w:r>
          </w:p>
        </w:tc>
      </w:tr>
    </w:tbl>
    <w:p w:rsidRPr="00C20AEF" w:rsidR="00234020" w:rsidP="00234020" w:rsidRDefault="00234020" w14:paraId="4EF88C95" w14:textId="758A9A34">
      <w:pPr>
        <w:pStyle w:val="Beschriftung"/>
      </w:pPr>
      <w:bookmarkStart w:name="_Ref22211028" w:id="303"/>
      <w:bookmarkStart w:name="_Toc252787690" w:id="304"/>
      <w:bookmarkStart w:name="_Toc255401684" w:id="305"/>
      <w:bookmarkStart w:name="_Ref20298556" w:id="306"/>
      <w:bookmarkStart w:name="_Toc98411813" w:id="307"/>
      <w:r>
        <w:rPr>
          <w:highlight w:val="magenta"/>
        </w:rPr>
        <w:t xml:space="preserve">Table </w:t>
      </w:r>
      <w:r w:rsidRPr="005462BE" w:rsidR="00D75B8F">
        <w:rPr>
          <w:highlight w:val="magenta"/>
        </w:rPr>
        <w:fldChar w:fldCharType="begin"/>
      </w:r>
      <w:r w:rsidRPr="005462BE" w:rsidR="00D75B8F">
        <w:rPr>
          <w:highlight w:val="magenta"/>
        </w:rPr>
        <w:instrText xml:space="preserve"> STYLEREF 1 \s </w:instrText>
      </w:r>
      <w:r w:rsidRPr="005462BE" w:rsidR="00D75B8F">
        <w:rPr>
          <w:highlight w:val="magenta"/>
        </w:rPr>
        <w:fldChar w:fldCharType="separate"/>
      </w:r>
      <w:r w:rsidR="000D3A2D">
        <w:rPr>
          <w:highlight w:val="magenta"/>
        </w:rPr>
        <w:t>4</w:t>
      </w:r>
      <w:r w:rsidRPr="005462BE" w:rsidR="00D75B8F">
        <w:rPr>
          <w:highlight w:val="magenta"/>
        </w:rPr>
        <w:fldChar w:fldCharType="end"/>
      </w:r>
      <w:r>
        <w:rPr>
          <w:highlight w:val="magenta"/>
        </w:rPr>
        <w:noBreakHyphen/>
      </w:r>
      <w:r w:rsidRPr="005462BE" w:rsidR="00D75B8F">
        <w:rPr>
          <w:highlight w:val="magenta"/>
        </w:rPr>
        <w:fldChar w:fldCharType="begin"/>
      </w:r>
      <w:r w:rsidRPr="005462BE" w:rsidR="00D75B8F">
        <w:rPr>
          <w:highlight w:val="magenta"/>
        </w:rPr>
        <w:instrText xml:space="preserve"> SEQ Tabelle \* ARABIC \s 1 </w:instrText>
      </w:r>
      <w:r w:rsidRPr="005462BE" w:rsidR="00D75B8F">
        <w:rPr>
          <w:highlight w:val="magenta"/>
        </w:rPr>
        <w:fldChar w:fldCharType="separate"/>
      </w:r>
      <w:r w:rsidR="000D3A2D">
        <w:rPr>
          <w:highlight w:val="magenta"/>
        </w:rPr>
        <w:t>9</w:t>
      </w:r>
      <w:r w:rsidRPr="005462BE" w:rsidR="00D75B8F">
        <w:rPr>
          <w:highlight w:val="magenta"/>
        </w:rPr>
        <w:fldChar w:fldCharType="end"/>
      </w:r>
      <w:bookmarkEnd w:id="303"/>
      <w:r>
        <w:rPr>
          <w:highlight w:val="magenta"/>
        </w:rPr>
        <w:t xml:space="preserve"> - Table order overview Buy: Column description</w:t>
      </w:r>
      <w:bookmarkEnd w:id="304"/>
      <w:bookmarkEnd w:id="305"/>
      <w:bookmarkEnd w:id="306"/>
      <w:bookmarkEnd w:id="307"/>
    </w:p>
    <w:p w:rsidRPr="00C20AEF" w:rsidR="00234020" w:rsidP="00234020" w:rsidRDefault="00234020" w14:paraId="30360A7E" w14:textId="77777777">
      <w:pPr>
        <w:pStyle w:val="Anforderungsnummer"/>
      </w:pPr>
      <w:r>
        <w:lastRenderedPageBreak/>
        <w:t>Requirement: FKT-GUI-62</w:t>
      </w:r>
    </w:p>
    <w:p w:rsidRPr="00C20AEF" w:rsidR="00234020" w:rsidP="00234020" w:rsidRDefault="00234020" w14:paraId="243D5FDD" w14:textId="07E99A10">
      <w:pPr>
        <w:pStyle w:val="Anforderungstext"/>
      </w:pPr>
      <w:r>
        <w:t xml:space="preserve">The system must open a selected order by clicking the </w:t>
      </w:r>
      <w:r>
        <w:rPr>
          <w:i/>
        </w:rPr>
        <w:t>Edit</w:t>
      </w:r>
      <w:r>
        <w:t xml:space="preserve"> button in the </w:t>
      </w:r>
      <w:r>
        <w:rPr>
          <w:i/>
        </w:rPr>
        <w:t>Order Details</w:t>
      </w:r>
      <w:r>
        <w:t xml:space="preserve"> panel (see </w:t>
      </w:r>
      <w:r w:rsidRPr="00C20AEF" w:rsidR="00A9316A">
        <w:fldChar w:fldCharType="begin"/>
      </w:r>
      <w:r w:rsidRPr="00C20AEF" w:rsidR="00A9316A">
        <w:instrText xml:space="preserve"> REF _Ref252356202 \r \h  \* MERGEFORMAT </w:instrText>
      </w:r>
      <w:r w:rsidRPr="00C20AEF" w:rsidR="00A9316A">
        <w:fldChar w:fldCharType="separate"/>
      </w:r>
      <w:r w:rsidR="000D3A2D">
        <w:t>4.4.2</w:t>
      </w:r>
      <w:r w:rsidRPr="00C20AEF" w:rsidR="00A9316A">
        <w:fldChar w:fldCharType="end"/>
      </w:r>
      <w:r>
        <w:t>)</w:t>
      </w:r>
      <w:r>
        <w:rPr>
          <w:i/>
        </w:rPr>
        <w:t>(Buyer View</w:t>
      </w:r>
      <w:r>
        <w:t>). Exactly one order must be selected. For D2D orders, this is only possible when the D2D order is in the status "Accepted" or following ("Sent", "Received"). If the D2D order is in a different status, an info dialog will appear indicating which status the D2D order is in and that order details cannot be displayed in this status. In addition, the searched part number (can also be wildcard) and BHW and sales order number if available are also displayed.</w:t>
      </w:r>
    </w:p>
    <w:p w:rsidRPr="00C20AEF" w:rsidR="0034307A" w:rsidP="0034307A" w:rsidRDefault="0034307A" w14:paraId="61935DD3" w14:textId="77777777">
      <w:pPr>
        <w:pStyle w:val="Textkrper"/>
      </w:pPr>
    </w:p>
    <w:p w:rsidRPr="00C20AEF" w:rsidR="00234020" w:rsidP="00234020" w:rsidRDefault="00234020" w14:paraId="74A28249" w14:textId="77777777">
      <w:pPr>
        <w:pStyle w:val="Anforderungsnummer"/>
      </w:pPr>
      <w:r>
        <w:t>Requirement: FKT-GUI-64</w:t>
      </w:r>
    </w:p>
    <w:p w:rsidRPr="00C20AEF" w:rsidR="00033A84" w:rsidP="00033A84" w:rsidRDefault="00234020" w14:paraId="4D70581D" w14:textId="41040071">
      <w:pPr>
        <w:pStyle w:val="Anforderungstext"/>
      </w:pPr>
      <w:r>
        <w:t xml:space="preserve">Double-clicking on a cell in the table opens the underlying order in the </w:t>
      </w:r>
      <w:r>
        <w:rPr>
          <w:i/>
        </w:rPr>
        <w:t>Order Details</w:t>
      </w:r>
      <w:r>
        <w:t xml:space="preserve"> panel (see </w:t>
      </w:r>
      <w:r w:rsidRPr="00C20AEF" w:rsidR="00A9316A">
        <w:fldChar w:fldCharType="begin"/>
      </w:r>
      <w:r w:rsidRPr="00C20AEF" w:rsidR="00A9316A">
        <w:instrText xml:space="preserve"> REF _Ref252356202 \r \h  \* MERGEFORMAT </w:instrText>
      </w:r>
      <w:r w:rsidRPr="00C20AEF" w:rsidR="00A9316A">
        <w:fldChar w:fldCharType="separate"/>
      </w:r>
      <w:r w:rsidR="000D3A2D">
        <w:t>4.4.2</w:t>
      </w:r>
      <w:r w:rsidRPr="00C20AEF" w:rsidR="00A9316A">
        <w:fldChar w:fldCharType="end"/>
      </w:r>
      <w:r>
        <w:t>)</w:t>
      </w:r>
      <w:r>
        <w:rPr>
          <w:i/>
        </w:rPr>
        <w:t>(buyer's view</w:t>
      </w:r>
      <w:r>
        <w:t>). For D2D orders, this is only possible when the order is in the status "Accepted" or following ("Sent", "Received"). If the D2D order is in a different status, an info dialog will appear indicating which status the D2D order is in and that order details cannot be displayed in this status. In addition, the searched part number (can also be wildcard) and BHW and sales order number if available are also displayed.</w:t>
      </w:r>
    </w:p>
    <w:p w:rsidRPr="00C20AEF" w:rsidR="00033A84" w:rsidP="00033A84" w:rsidRDefault="00033A84" w14:paraId="4D435D53" w14:textId="77777777"/>
    <w:p w:rsidRPr="00C20AEF" w:rsidR="00D47774" w:rsidP="00D47774" w:rsidRDefault="00D47774" w14:paraId="765B98B4" w14:textId="77777777">
      <w:pPr>
        <w:pStyle w:val="Anforderungsnummer"/>
      </w:pPr>
      <w:r>
        <w:t>Requirement: FKT-GUI-65</w:t>
      </w:r>
    </w:p>
    <w:p w:rsidRPr="00C20AEF" w:rsidR="00D47774" w:rsidP="00D47774" w:rsidRDefault="00D47774" w14:paraId="32FE284E" w14:textId="02240B5C">
      <w:pPr>
        <w:pStyle w:val="Anforderungstext"/>
      </w:pPr>
      <w:r>
        <w:t xml:space="preserve">The system must transfer a selected order to the status </w:t>
      </w:r>
      <w:r>
        <w:rPr>
          <w:i/>
        </w:rPr>
        <w:t>received</w:t>
      </w:r>
      <w:r>
        <w:t xml:space="preserve"> by clicking </w:t>
      </w:r>
      <w:proofErr w:type="spellStart"/>
      <w:r>
        <w:t>the</w:t>
      </w:r>
      <w:r>
        <w:rPr>
          <w:i/>
        </w:rPr>
        <w:t>Mark</w:t>
      </w:r>
      <w:proofErr w:type="spellEnd"/>
      <w:r>
        <w:t xml:space="preserve">  </w:t>
      </w:r>
      <w:r>
        <w:rPr>
          <w:i/>
        </w:rPr>
        <w:t>as</w:t>
      </w:r>
      <w:r>
        <w:t xml:space="preserve">  </w:t>
      </w:r>
      <w:r>
        <w:rPr>
          <w:i/>
        </w:rPr>
        <w:t>received</w:t>
      </w:r>
      <w:r>
        <w:t xml:space="preserve"> button (after confirmation via popup). </w:t>
      </w:r>
    </w:p>
    <w:p w:rsidRPr="00C20AEF" w:rsidR="0034307A" w:rsidP="0034307A" w:rsidRDefault="0034307A" w14:paraId="5B5CF600" w14:textId="77777777">
      <w:pPr>
        <w:pStyle w:val="Textkrper"/>
      </w:pPr>
    </w:p>
    <w:p w:rsidRPr="00C20AEF" w:rsidR="00234020" w:rsidP="00234020" w:rsidRDefault="00234020" w14:paraId="18564AA6" w14:textId="77777777">
      <w:pPr>
        <w:pStyle w:val="Anforderungsnummer"/>
      </w:pPr>
      <w:r>
        <w:t>Requirement: FKT-GUI-66</w:t>
      </w:r>
    </w:p>
    <w:p w:rsidRPr="00C20AEF" w:rsidR="00234020" w:rsidP="00DC0F3E" w:rsidRDefault="00234020" w14:paraId="417A8451" w14:textId="5FB94E36">
      <w:pPr>
        <w:pStyle w:val="Anforderungstext"/>
      </w:pPr>
      <w:r>
        <w:t xml:space="preserve">The </w:t>
      </w:r>
      <w:r>
        <w:rPr>
          <w:i/>
        </w:rPr>
        <w:t xml:space="preserve">Mark as received </w:t>
      </w:r>
      <w:r>
        <w:t xml:space="preserve">button may be active only if the selected order is in the </w:t>
      </w:r>
      <w:r>
        <w:rPr>
          <w:i/>
        </w:rPr>
        <w:t>shipped</w:t>
      </w:r>
      <w:r>
        <w:t xml:space="preserve"> status and if the user is in the </w:t>
      </w:r>
      <w:r>
        <w:rPr>
          <w:i/>
        </w:rPr>
        <w:t>Retailer</w:t>
      </w:r>
      <w:r>
        <w:t xml:space="preserve"> or </w:t>
      </w:r>
      <w:proofErr w:type="spellStart"/>
      <w:r>
        <w:rPr>
          <w:i/>
        </w:rPr>
        <w:t>Retaileradmin</w:t>
      </w:r>
      <w:proofErr w:type="spellEnd"/>
      <w:r>
        <w:t xml:space="preserve"> role and is authorized for active operation.</w:t>
      </w:r>
    </w:p>
    <w:p w:rsidRPr="00C20AEF" w:rsidR="008226AB" w:rsidP="008226AB" w:rsidRDefault="008226AB" w14:paraId="1432F23E" w14:textId="77777777">
      <w:pPr>
        <w:pStyle w:val="Textkrper"/>
      </w:pPr>
    </w:p>
    <w:p w:rsidRPr="00C20AEF" w:rsidR="008226AB" w:rsidP="008226AB" w:rsidRDefault="008226AB" w14:paraId="0183EDB3" w14:textId="77777777">
      <w:pPr>
        <w:pStyle w:val="Anforderungsnummer"/>
      </w:pPr>
      <w:r>
        <w:t>Requirement: FKT-GUI-324</w:t>
      </w:r>
    </w:p>
    <w:p w:rsidRPr="00C20AEF" w:rsidR="008226AB" w:rsidP="008226AB" w:rsidRDefault="008226AB" w14:paraId="3D428FD8" w14:textId="51622F63">
      <w:pPr>
        <w:pStyle w:val="Anforderungstext"/>
      </w:pPr>
      <w:r>
        <w:t xml:space="preserve">The </w:t>
      </w:r>
      <w:r>
        <w:rPr>
          <w:i/>
        </w:rPr>
        <w:t xml:space="preserve">Order tracking </w:t>
      </w:r>
      <w:r>
        <w:t>button is only visible and active if the active site belongs to the Germany market (country code 200).</w:t>
      </w:r>
    </w:p>
    <w:p w:rsidRPr="00C20AEF" w:rsidR="005A68E1" w:rsidP="005A68E1" w:rsidRDefault="005A68E1" w14:paraId="3EC0D77C" w14:textId="77777777"/>
    <w:p w:rsidRPr="00C20AEF" w:rsidR="005A68E1" w:rsidP="005A68E1" w:rsidRDefault="005A68E1" w14:paraId="4A1A38F6" w14:textId="726310E7">
      <w:pPr>
        <w:pStyle w:val="Anforderungsnummer"/>
      </w:pPr>
      <w:r>
        <w:t>Requirement: FKT-GUI-338</w:t>
      </w:r>
    </w:p>
    <w:p w:rsidRPr="00C20AEF" w:rsidR="005A68E1" w:rsidP="005A68E1" w:rsidRDefault="005A68E1" w14:paraId="6B08059D" w14:textId="409D6F81">
      <w:pPr>
        <w:pStyle w:val="Anforderungstext"/>
      </w:pPr>
      <w:r>
        <w:t>In the column "Order info" a summary of the current status of the D2D order is shown in the form "a / b / c / d ". The placeholders have the following meaning, which is explained by a tooltip:</w:t>
      </w:r>
    </w:p>
    <w:p w:rsidRPr="00C20AEF" w:rsidR="005A68E1" w:rsidP="00E834B8" w:rsidRDefault="005A68E1" w14:paraId="2DCC467B" w14:textId="4704DE50">
      <w:pPr>
        <w:pStyle w:val="Anforderungstext"/>
        <w:numPr>
          <w:ilvl w:val="0"/>
          <w:numId w:val="49"/>
        </w:numPr>
      </w:pPr>
      <w:r>
        <w:t>a: Number of sellers originally selected by the user for the D2D order</w:t>
      </w:r>
    </w:p>
    <w:p w:rsidRPr="00C20AEF" w:rsidR="005A68E1" w:rsidP="00E834B8" w:rsidRDefault="005A68E1" w14:paraId="10B8ACA3" w14:textId="0EF447FC">
      <w:pPr>
        <w:pStyle w:val="Anforderungstext"/>
        <w:numPr>
          <w:ilvl w:val="0"/>
          <w:numId w:val="49"/>
        </w:numPr>
      </w:pPr>
      <w:r>
        <w:t>b: Number of open delivery requests (status "Created")</w:t>
      </w:r>
    </w:p>
    <w:p w:rsidRPr="00C20AEF" w:rsidR="005A68E1" w:rsidP="00E834B8" w:rsidRDefault="005A68E1" w14:paraId="45483084" w14:textId="0CB6C475">
      <w:pPr>
        <w:pStyle w:val="Anforderungstext"/>
        <w:numPr>
          <w:ilvl w:val="0"/>
          <w:numId w:val="49"/>
        </w:numPr>
      </w:pPr>
      <w:r>
        <w:t>c: Number of delivery requests already started (status "Started")</w:t>
      </w:r>
    </w:p>
    <w:p w:rsidRPr="00C20AEF" w:rsidR="00E60DBB" w:rsidP="00E834B8" w:rsidRDefault="006C73A7" w14:paraId="15E03320" w14:textId="401AF7F8">
      <w:pPr>
        <w:pStyle w:val="Anforderungstext"/>
        <w:numPr>
          <w:ilvl w:val="0"/>
          <w:numId w:val="49"/>
        </w:numPr>
      </w:pPr>
      <w:r>
        <w:t xml:space="preserve">d: Sum of the number of rejected ("Rejected" status) and invalid ("Invalid" status) delivery requests </w:t>
      </w:r>
      <w:r>
        <w:rPr>
          <w:rFonts w:ascii="Wingdings" w:hAnsi="Wingdings" w:eastAsia="Wingdings" w:cs="Wingdings"/>
        </w:rPr>
        <w:t>à</w:t>
      </w:r>
      <w:r>
        <w:t xml:space="preserve"> the inventory check at the time the delivery request was started was no longer successful </w:t>
      </w:r>
    </w:p>
    <w:p w:rsidRPr="00C20AEF" w:rsidR="00807EBA" w:rsidP="00807EBA" w:rsidRDefault="005A68E1" w14:paraId="39784873" w14:textId="18E7A607">
      <w:pPr>
        <w:pStyle w:val="Anforderungstext"/>
      </w:pPr>
      <w:r>
        <w:t>This information is checked in the background at regular intervals (every 5 minutes) while the D2D order is still in the "Started" status. If there are any changes, the user will be notified as follows: The lines of D2D orders whose order info has changed are displayed in italics and bold. The user must then reload the data to see the current job info. Once a D2D order is in Accepted, Rejected, Sent, Received, Cancelled, or Expired status, only placeholder "a" (number of sellers the user originally selected for the D2D order) is displayed.</w:t>
      </w:r>
    </w:p>
    <w:p w:rsidRPr="00C20AEF" w:rsidR="00647479" w:rsidP="00807EBA" w:rsidRDefault="00647479" w14:paraId="7143CF26" w14:textId="46B63D67">
      <w:pPr>
        <w:pStyle w:val="Anforderungstext"/>
      </w:pPr>
      <w:r>
        <w:t>Example:</w:t>
      </w:r>
    </w:p>
    <w:p w:rsidRPr="00C20AEF" w:rsidR="00647479" w:rsidP="00807EBA" w:rsidRDefault="00647479" w14:paraId="585E7AB9" w14:textId="778482EB">
      <w:pPr>
        <w:pStyle w:val="Anforderungstext"/>
      </w:pPr>
      <w:r>
        <w:t>D2D ordering has started, totaling 100 potential vendors, the first wave of 20 potential vendors has started: Order info 100/80/20/0</w:t>
      </w:r>
    </w:p>
    <w:p w:rsidRPr="00C20AEF" w:rsidR="00647479" w:rsidP="00807EBA" w:rsidRDefault="00647479" w14:paraId="50A14DEF" w14:textId="5D0787A9">
      <w:pPr>
        <w:pStyle w:val="Anforderungstext"/>
      </w:pPr>
      <w:r>
        <w:lastRenderedPageBreak/>
        <w:t>In the meantime, 10 potential vendors have declined and the next wave of 20 potential vendors has been launched: Order Info: 100/60/30/10</w:t>
      </w:r>
    </w:p>
    <w:p w:rsidRPr="00C20AEF" w:rsidR="00647479" w:rsidP="00807EBA" w:rsidRDefault="00647479" w14:paraId="04EC4BB8" w14:textId="4450211B">
      <w:pPr>
        <w:pStyle w:val="Anforderungstext"/>
      </w:pPr>
      <w:r>
        <w:t>The next wave starts with 20 potential sellers, but for 3 the inventory check is no longer successful: Order Info: 100/37/50/13</w:t>
      </w:r>
    </w:p>
    <w:p w:rsidRPr="00C20AEF" w:rsidR="00CD0E4C" w:rsidP="00807EBA" w:rsidRDefault="00CD0E4C" w14:paraId="5112DB14" w14:textId="46F384FF">
      <w:pPr>
        <w:pStyle w:val="Anforderungstext"/>
      </w:pPr>
      <w:r>
        <w:t>A seller accepts the delivery request. Order info 100</w:t>
      </w:r>
    </w:p>
    <w:p w:rsidRPr="00C20AEF" w:rsidR="00807EBA" w:rsidP="00807EBA" w:rsidRDefault="00807EBA" w14:paraId="5ED25013" w14:textId="7F7F4852">
      <w:pPr>
        <w:pStyle w:val="Anforderungsnummer"/>
      </w:pPr>
      <w:bookmarkStart w:name="OLE_LINK12" w:id="308"/>
      <w:bookmarkStart w:name="OLE_LINK13" w:id="309"/>
      <w:r>
        <w:t>Requirement: FKT-GUI-339</w:t>
      </w:r>
    </w:p>
    <w:p w:rsidRPr="00C20AEF" w:rsidR="00807EBA" w:rsidP="00807EBA" w:rsidRDefault="00A64892" w14:paraId="70B159E3" w14:textId="5BDD75BF">
      <w:pPr>
        <w:pStyle w:val="Anforderungstext"/>
      </w:pPr>
      <w:r>
        <w:t>The checkbox in the "PRE-Order" column is not selected by default, but can be selected by the user if required. This is only possible for D2D orders that are in Created, Started, Cancelled, Rejected or Expired status</w:t>
      </w:r>
      <w:bookmarkEnd w:id="308"/>
      <w:bookmarkEnd w:id="309"/>
      <w:r>
        <w:t xml:space="preserve">. (Annotation: If a BEFORE order was already placed as part of the part search, the part numbers were removed from the search result and were no longer available for a D2D order). Since the VOR order is based on the searched part number, a VOR order is only possible for D2D orders that are not based on a wildcard search. Only then is the part number you are looking for clearly known. For </w:t>
      </w:r>
      <w:proofErr w:type="spellStart"/>
      <w:r>
        <w:t>Evobus</w:t>
      </w:r>
      <w:proofErr w:type="spellEnd"/>
      <w:r>
        <w:t xml:space="preserve"> part numbers, a VOR order is also not possible.</w:t>
      </w:r>
    </w:p>
    <w:p w:rsidRPr="00C20AEF" w:rsidR="00A64892" w:rsidP="00A64892" w:rsidRDefault="00A64892" w14:paraId="2FEAA375" w14:textId="30210535">
      <w:pPr>
        <w:pStyle w:val="Anforderungsnummer"/>
      </w:pPr>
      <w:r>
        <w:t>Requirement: FKT-GUI-340</w:t>
      </w:r>
    </w:p>
    <w:p w:rsidRPr="00C20AEF" w:rsidR="00601393" w:rsidP="00601393" w:rsidRDefault="00A64892" w14:paraId="66CDF5D6" w14:textId="384C91BD">
      <w:pPr>
        <w:pStyle w:val="Anforderungstext"/>
      </w:pPr>
      <w:r>
        <w:t>If the checkbox in the "BEFORE order" column is set for at least one order, then the "BEFORE order" button becomes active. When the button is clicked, a question dialog appears asking if the user wants to create a VOR order for the searched part numbers of the selected D2D orders:</w:t>
      </w:r>
    </w:p>
    <w:p w:rsidRPr="00C20AEF" w:rsidR="00CD6ADA" w:rsidP="00601393" w:rsidRDefault="00601393" w14:paraId="230C575D" w14:textId="7B1E23E0">
      <w:pPr>
        <w:pStyle w:val="Anforderungstext"/>
      </w:pPr>
      <w:r>
        <w:t xml:space="preserve">Yes - The status of all selected D2D orders in Created or Started status will be set to Cancelled, and the rejection reason will be set accordingly ("Order item ordered by VOR"). For all others (status "Cancelled", "Rejected" or "Expired") the D2D order remains unchanged. There is a jump in </w:t>
      </w:r>
      <w:proofErr w:type="spellStart"/>
      <w:r>
        <w:t>StarOrder</w:t>
      </w:r>
      <w:proofErr w:type="spellEnd"/>
      <w:r>
        <w:t>/</w:t>
      </w:r>
      <w:proofErr w:type="spellStart"/>
      <w:r>
        <w:t>StarOrderPlus</w:t>
      </w:r>
      <w:proofErr w:type="spellEnd"/>
      <w:r>
        <w:t xml:space="preserve"> (depending on the configuration of the ordering site, analog VOR button in part search) for all part numbers (in input format), the selected ordering site (breakdown in </w:t>
      </w:r>
      <w:proofErr w:type="spellStart"/>
      <w:r>
        <w:t>FacingLocation</w:t>
      </w:r>
      <w:proofErr w:type="spellEnd"/>
      <w:r>
        <w:t xml:space="preserve">) and the ordered quantity. If BHW and sales order number exist, they are also transferred to the target system. The same applies if part numbers/orders are included whose status has changed in the meantime (no longer "Created" or "Started"). They are also not transferred and displayed in an info dialog. </w:t>
      </w:r>
    </w:p>
    <w:p w:rsidRPr="00C20AEF" w:rsidR="00817017" w:rsidP="00601393" w:rsidRDefault="00CD6ADA" w14:paraId="59EBB8F9" w14:textId="59EAC143">
      <w:pPr>
        <w:pStyle w:val="Anforderungstext"/>
      </w:pPr>
      <w:r>
        <w:t>If more than one customer number is determined for the selected part numbers (parts have different brands), then the jump is performed for one (any) of these customer numbers. The target system (SO/SOP) ensures that the order is split according to the customer number.</w:t>
      </w:r>
      <w:r w:rsidRPr="00C20AEF">
        <w:rPr>
          <w:rStyle w:val="Funotenzeichen"/>
        </w:rPr>
        <w:footnoteReference w:id="23"/>
      </w:r>
    </w:p>
    <w:p w:rsidRPr="00C20AEF" w:rsidR="00601393" w:rsidP="00601393" w:rsidRDefault="00587AFD" w14:paraId="065D13B3" w14:textId="1806F1FC">
      <w:pPr>
        <w:pStyle w:val="Anforderungstext"/>
      </w:pPr>
      <w:r>
        <w:t xml:space="preserve">If there are still open processes in </w:t>
      </w:r>
      <w:proofErr w:type="spellStart"/>
      <w:r>
        <w:t>StarOrder</w:t>
      </w:r>
      <w:proofErr w:type="spellEnd"/>
      <w:r>
        <w:t>/</w:t>
      </w:r>
      <w:proofErr w:type="spellStart"/>
      <w:r>
        <w:t>StarOrderPlus</w:t>
      </w:r>
      <w:proofErr w:type="spellEnd"/>
      <w:r>
        <w:t xml:space="preserve">, they will be overwritten (the user will be made aware of this beforehand in an info dialog). If several different sales order numbers are contained (after cleaning up multiple existing part numbers), the jump is aborted and an error message including a listing of the sales order numbers appears. (Background: In </w:t>
      </w:r>
      <w:proofErr w:type="spellStart"/>
      <w:r>
        <w:t>StarOrder</w:t>
      </w:r>
      <w:proofErr w:type="spellEnd"/>
      <w:r>
        <w:t>/</w:t>
      </w:r>
      <w:proofErr w:type="spellStart"/>
      <w:r>
        <w:t>StarOrderPlus</w:t>
      </w:r>
      <w:proofErr w:type="spellEnd"/>
      <w:r>
        <w:t>, only one sales order number can be processed per order)</w:t>
      </w:r>
    </w:p>
    <w:p w:rsidRPr="00C20AEF" w:rsidR="00601393" w:rsidP="00601393" w:rsidRDefault="00601393" w14:paraId="3BC95E4B" w14:textId="46C3BAFD">
      <w:pPr>
        <w:pStyle w:val="Anforderungstext"/>
      </w:pPr>
      <w:r>
        <w:t>No - The dialog closes, no further actions, everything remains as before</w:t>
      </w:r>
    </w:p>
    <w:p w:rsidRPr="00C20AEF" w:rsidR="00A64892" w:rsidP="00601393" w:rsidRDefault="00601393" w14:paraId="5E9FB4DE" w14:textId="0BE812C0">
      <w:pPr>
        <w:pStyle w:val="Anforderungstext"/>
      </w:pPr>
      <w:r>
        <w:t>A tooltip can be stored for the button.</w:t>
      </w:r>
    </w:p>
    <w:p w:rsidRPr="00C20AEF" w:rsidR="00D16D44" w:rsidP="00D16D44" w:rsidRDefault="00D16D44" w14:paraId="2B3898C2" w14:textId="23C1D356">
      <w:pPr>
        <w:pStyle w:val="Anforderungsnummer"/>
      </w:pPr>
      <w:r>
        <w:t>Requirement: FKT-GUI-341</w:t>
      </w:r>
    </w:p>
    <w:p w:rsidRPr="00C20AEF" w:rsidR="00D16D44" w:rsidP="00D16D44" w:rsidRDefault="00D16D44" w14:paraId="35491C86" w14:textId="4694752B">
      <w:pPr>
        <w:pStyle w:val="Anforderungstext"/>
      </w:pPr>
      <w:r>
        <w:t xml:space="preserve">The </w:t>
      </w:r>
      <w:r>
        <w:rPr>
          <w:i/>
        </w:rPr>
        <w:t xml:space="preserve">Cancel order </w:t>
      </w:r>
      <w:r>
        <w:t>button is active only if exactly one order (DS or D2D) is selected, which is in the Created or Started (new) (D2D) or Ordered/New (DS) status.</w:t>
      </w:r>
    </w:p>
    <w:p w:rsidRPr="00C20AEF" w:rsidR="00804D7B" w:rsidP="00804D7B" w:rsidRDefault="00804D7B" w14:paraId="0058D0C8" w14:textId="5C77E980">
      <w:pPr>
        <w:pStyle w:val="Anforderungsnummer"/>
      </w:pPr>
      <w:r>
        <w:rPr>
          <w:highlight w:val="magenta"/>
        </w:rPr>
        <w:t>Requirement: FKT-GUI-342</w:t>
      </w:r>
    </w:p>
    <w:p w:rsidRPr="00C20AEF" w:rsidR="008E17C6" w:rsidP="00804D7B" w:rsidRDefault="00804D7B" w14:paraId="2C920D1A" w14:textId="7A626022">
      <w:pPr>
        <w:pStyle w:val="Anforderungstext"/>
        <w:rPr>
          <w:iCs/>
        </w:rPr>
      </w:pPr>
      <w:r>
        <w:t xml:space="preserve">By clicking the </w:t>
      </w:r>
      <w:r>
        <w:rPr>
          <w:i/>
        </w:rPr>
        <w:t xml:space="preserve">Cancel order </w:t>
      </w:r>
      <w:r>
        <w:t>button, a question dialog appears asking whether the selected order should really be canceled:</w:t>
      </w:r>
    </w:p>
    <w:p w:rsidRPr="00C20AEF" w:rsidR="00E3261B" w:rsidP="00804D7B" w:rsidRDefault="008E17C6" w14:paraId="7EC041B0" w14:textId="222B05F5">
      <w:pPr>
        <w:pStyle w:val="Anforderungstext"/>
        <w:rPr>
          <w:iCs/>
        </w:rPr>
      </w:pPr>
      <w:r>
        <w:t>Yes - the selected order will be cancelled ("Cancelled" status). An automatic cancellation notice is stored.</w:t>
      </w:r>
    </w:p>
    <w:p w:rsidRPr="00C20AEF" w:rsidR="00D16D44" w:rsidP="00804D7B" w:rsidRDefault="00E3261B" w14:paraId="6B0B4A91" w14:textId="30A509A7">
      <w:pPr>
        <w:pStyle w:val="Anforderungstext"/>
        <w:rPr>
          <w:iCs/>
        </w:rPr>
      </w:pPr>
      <w:r>
        <w:lastRenderedPageBreak/>
        <w:t xml:space="preserve">At D2D: All started delivery requests (status = "Started") are transferred to the status "Cancelled". All delivery requests that have not yet been started (status = "Created") are deleted. All others retain their status. If in the meantime a potential seller has accepted the delivery request or the D2D order has been completed (time without an accepted delivery request expired), then the cancellation is cancelled, the buyer is informed about it in an info dialog and the order overview data is reloaded. </w:t>
      </w:r>
    </w:p>
    <w:p w:rsidRPr="00C20AEF" w:rsidR="00E3261B" w:rsidP="00804D7B" w:rsidRDefault="00E3261B" w14:paraId="46702A4D" w14:textId="604366BA">
      <w:pPr>
        <w:pStyle w:val="Anforderungstext"/>
        <w:rPr>
          <w:iCs/>
        </w:rPr>
      </w:pPr>
      <w:r>
        <w:t xml:space="preserve">At </w:t>
      </w:r>
      <w:proofErr w:type="spellStart"/>
      <w:r>
        <w:t>DeadStock</w:t>
      </w:r>
      <w:proofErr w:type="spellEnd"/>
      <w:r>
        <w:t xml:space="preserve">: The order quantity of all contained items is set to 0 (status "S"), the status of the order is set to "Cancelled". If in the meantime the seller has accepted the DS order, then the cancellation is canceled, the buyer is informed about it in an info dialog and the order overview data is reloaded. </w:t>
      </w:r>
      <w:r>
        <w:rPr>
          <w:highlight w:val="magenta"/>
        </w:rPr>
        <w:t>Cancelled orders are no longer visible to the potential seller.</w:t>
      </w:r>
    </w:p>
    <w:p w:rsidRPr="00C20AEF" w:rsidR="008E17C6" w:rsidP="00804D7B" w:rsidRDefault="008E17C6" w14:paraId="5CAAF9BE" w14:textId="236FB21C">
      <w:pPr>
        <w:pStyle w:val="Anforderungstext"/>
      </w:pPr>
      <w:r>
        <w:t>No - The dialog closes, no further actions, everything remains as before</w:t>
      </w:r>
    </w:p>
    <w:p w:rsidRPr="00C20AEF" w:rsidR="008F0F05" w:rsidP="008F0F05" w:rsidRDefault="008F0F05" w14:paraId="102E6510" w14:textId="5CA46FF8">
      <w:pPr>
        <w:pStyle w:val="Anforderungstext"/>
      </w:pPr>
      <w:r>
        <w:t>A tooltip can be stored for the button.</w:t>
      </w:r>
    </w:p>
    <w:p w:rsidRPr="00C20AEF" w:rsidR="001B0B47" w:rsidP="001B0B47" w:rsidRDefault="001B0B47" w14:paraId="5CFB7F12" w14:textId="4A6BC8B5">
      <w:pPr>
        <w:pStyle w:val="Anforderungsnummer"/>
      </w:pPr>
      <w:r>
        <w:t>Requirement: FKT-GUI-343</w:t>
      </w:r>
    </w:p>
    <w:p w:rsidRPr="00C20AEF" w:rsidR="001B0B47" w:rsidP="001B0B47" w:rsidRDefault="001B0B47" w14:paraId="764B602C" w14:textId="42474533">
      <w:pPr>
        <w:pStyle w:val="Anforderungstext"/>
      </w:pPr>
      <w:r>
        <w:t>The buyer view displays all D2D orders (regardless of status).</w:t>
      </w:r>
    </w:p>
    <w:p w:rsidRPr="00C20AEF" w:rsidR="004D02A2" w:rsidP="004D02A2" w:rsidRDefault="004D02A2" w14:paraId="6DFA11D5" w14:textId="52536213">
      <w:pPr>
        <w:pStyle w:val="Anforderungsnummer"/>
      </w:pPr>
      <w:r>
        <w:t xml:space="preserve">Requirement: </w:t>
      </w:r>
      <w:bookmarkStart w:name="FKT_GUI_424" w:id="310"/>
      <w:r>
        <w:t>FKT-GUI-424</w:t>
      </w:r>
      <w:bookmarkEnd w:id="310"/>
    </w:p>
    <w:p w:rsidRPr="00C20AEF" w:rsidR="004D02A2" w:rsidP="004D02A2" w:rsidRDefault="004D02A2" w14:paraId="2D8AFDC2" w14:textId="64FE69E6">
      <w:pPr>
        <w:pStyle w:val="Anforderungstext"/>
      </w:pPr>
      <w:r>
        <w:t>The buyer view displays the user who is making certain changes.</w:t>
      </w:r>
    </w:p>
    <w:p w:rsidRPr="00C20AEF" w:rsidR="004D02A2" w:rsidP="004D02A2" w:rsidRDefault="004D02A2" w14:paraId="4835CC2D" w14:textId="77777777">
      <w:pPr>
        <w:pStyle w:val="Anforderungstext"/>
      </w:pPr>
      <w:r>
        <w:t>When the following changes are made, the user ID is saved.</w:t>
      </w:r>
    </w:p>
    <w:p w:rsidRPr="00C20AEF" w:rsidR="004D02A2" w:rsidP="004D02A2" w:rsidRDefault="004D02A2" w14:paraId="17F04973" w14:textId="776F5FF9">
      <w:pPr>
        <w:pStyle w:val="Anforderungstext"/>
      </w:pPr>
      <w:r>
        <w:rPr>
          <w:b/>
        </w:rPr>
        <w:t>DS and D2D</w:t>
      </w:r>
      <w:r>
        <w:t>:</w:t>
      </w:r>
    </w:p>
    <w:p w:rsidRPr="00C20AEF" w:rsidR="00893607" w:rsidP="004D02A2" w:rsidRDefault="00893607" w14:paraId="06C1BDDC" w14:textId="2DB1F2F3">
      <w:pPr>
        <w:pStyle w:val="Anforderungstext"/>
      </w:pPr>
      <w:r>
        <w:t>Status New: User ID that places the order.</w:t>
      </w:r>
    </w:p>
    <w:p w:rsidRPr="00C20AEF" w:rsidR="004D02A2" w:rsidP="004D02A2" w:rsidRDefault="004D02A2" w14:paraId="783E705B" w14:textId="5D8C9CF7">
      <w:pPr>
        <w:pStyle w:val="Anforderungstext"/>
      </w:pPr>
      <w:r>
        <w:t>Status Canceled: User ID that cancels the order.</w:t>
      </w:r>
    </w:p>
    <w:p w:rsidRPr="00C20AEF" w:rsidR="004D02A2" w:rsidP="004D02A2" w:rsidRDefault="0097261F" w14:paraId="0E693A03" w14:textId="43A8E224">
      <w:pPr>
        <w:pStyle w:val="Anforderungstext"/>
      </w:pPr>
      <w:r>
        <w:t>Other status: No update of the buyer user ID.</w:t>
      </w:r>
    </w:p>
    <w:p w:rsidRPr="00C20AEF" w:rsidR="00B351DE" w:rsidP="00B351DE" w:rsidRDefault="00B351DE" w14:paraId="5EBA978A" w14:textId="1D7DC984">
      <w:pPr>
        <w:pStyle w:val="Anforderungsnummer"/>
      </w:pPr>
      <w:r>
        <w:t>Requirement: FKT-GUI-426</w:t>
      </w:r>
    </w:p>
    <w:p w:rsidRPr="00C20AEF" w:rsidR="00B351DE" w:rsidP="00B351DE" w:rsidRDefault="00B351DE" w14:paraId="37546658" w14:textId="6D14E8DE">
      <w:pPr>
        <w:pStyle w:val="Anforderungstext"/>
      </w:pPr>
      <w:r>
        <w:t xml:space="preserve">The </w:t>
      </w:r>
      <w:r>
        <w:rPr>
          <w:i/>
        </w:rPr>
        <w:t>Move to archive</w:t>
      </w:r>
      <w:r>
        <w:t xml:space="preserve"> button allows the user to manually move an order in the </w:t>
      </w:r>
      <w:r>
        <w:rPr>
          <w:i/>
        </w:rPr>
        <w:t>Buy</w:t>
      </w:r>
      <w:r>
        <w:t xml:space="preserve"> tab to the archive if it has the status </w:t>
      </w:r>
      <w:bookmarkStart w:name="OLE_LINK5" w:id="311"/>
      <w:bookmarkStart w:name="OLE_LINK6" w:id="312"/>
      <w:r>
        <w:rPr>
          <w:i/>
        </w:rPr>
        <w:t>Received</w:t>
      </w:r>
      <w:r>
        <w:t xml:space="preserve">, </w:t>
      </w:r>
      <w:r>
        <w:rPr>
          <w:i/>
        </w:rPr>
        <w:t>Cancelled</w:t>
      </w:r>
      <w:r>
        <w:t xml:space="preserve">, </w:t>
      </w:r>
      <w:r>
        <w:rPr>
          <w:i/>
        </w:rPr>
        <w:t>Rejected</w:t>
      </w:r>
      <w:r>
        <w:t xml:space="preserve"> or </w:t>
      </w:r>
      <w:r>
        <w:rPr>
          <w:i/>
        </w:rPr>
        <w:t>Expired</w:t>
      </w:r>
      <w:r>
        <w:t xml:space="preserve"> </w:t>
      </w:r>
      <w:bookmarkEnd w:id="311"/>
      <w:bookmarkEnd w:id="312"/>
      <w:r>
        <w:t>. Multiple selection is possible to move several orders to the archive at once. As soon as at least one order does not have the required status</w:t>
      </w:r>
      <w:r>
        <w:rPr>
          <w:i/>
        </w:rPr>
        <w:t>(Received</w:t>
      </w:r>
      <w:r>
        <w:t xml:space="preserve">, </w:t>
      </w:r>
      <w:r>
        <w:rPr>
          <w:i/>
        </w:rPr>
        <w:t>Cancelled, Rejected</w:t>
      </w:r>
      <w:r>
        <w:t xml:space="preserve"> or </w:t>
      </w:r>
      <w:r>
        <w:rPr>
          <w:i/>
        </w:rPr>
        <w:t>Expired</w:t>
      </w:r>
      <w:r>
        <w:t>), the button will be disabled.</w:t>
      </w:r>
    </w:p>
    <w:p w:rsidRPr="00C20AEF" w:rsidR="00D17692" w:rsidP="00B351DE" w:rsidRDefault="00D17692" w14:paraId="5C09B67A" w14:textId="64B1ABBD">
      <w:pPr>
        <w:pStyle w:val="Anforderungstext"/>
      </w:pPr>
      <w:r>
        <w:t xml:space="preserve">After the orders have been successfully moved to the archive, the dialog is automatically updated so that the orders are no longer displayed in the </w:t>
      </w:r>
      <w:r>
        <w:rPr>
          <w:i/>
        </w:rPr>
        <w:t>Buy</w:t>
      </w:r>
      <w:r>
        <w:t xml:space="preserve"> tab.</w:t>
      </w:r>
    </w:p>
    <w:p w:rsidRPr="00C20AEF" w:rsidR="00D17692" w:rsidP="00686803" w:rsidRDefault="00D17692" w14:paraId="13F30A0A" w14:textId="31B208C6">
      <w:pPr>
        <w:pStyle w:val="Anforderungstext"/>
      </w:pPr>
      <w:r>
        <w:t xml:space="preserve">The button is displayed only for users with the </w:t>
      </w:r>
      <w:r>
        <w:rPr>
          <w:i/>
        </w:rPr>
        <w:t>Retailer</w:t>
      </w:r>
      <w:r>
        <w:t xml:space="preserve"> or </w:t>
      </w:r>
      <w:proofErr w:type="spellStart"/>
      <w:r>
        <w:rPr>
          <w:i/>
        </w:rPr>
        <w:t>Retaileradmin</w:t>
      </w:r>
      <w:proofErr w:type="spellEnd"/>
      <w:r>
        <w:t xml:space="preserve"> roles, if they are assigned to the site.</w:t>
      </w:r>
    </w:p>
    <w:p w:rsidRPr="00C20AEF" w:rsidR="00FC5E52" w:rsidP="00686803" w:rsidRDefault="00FC5E52" w14:paraId="16075412" w14:textId="508FDCB3">
      <w:pPr>
        <w:pStyle w:val="Anforderungstext"/>
      </w:pPr>
      <w:r>
        <w:t>A tooltip can be stored for the button.</w:t>
      </w:r>
    </w:p>
    <w:p w:rsidRPr="00C20AEF" w:rsidR="008D50FA" w:rsidP="00686803" w:rsidRDefault="008D50FA" w14:paraId="3A12B02B" w14:textId="1E1D205E">
      <w:pPr>
        <w:pStyle w:val="Anforderungstext"/>
      </w:pPr>
      <w:r>
        <w:t xml:space="preserve">By moving to the archive, the user can prevent the popup for rejected or expired orders (see </w:t>
      </w:r>
      <w:r w:rsidRPr="00C20AEF" w:rsidR="00CC1029">
        <w:fldChar w:fldCharType="begin"/>
      </w:r>
      <w:r w:rsidRPr="00C20AEF" w:rsidR="00CC1029">
        <w:instrText xml:space="preserve"> REF FKT_GUI_404 \h  \* MERGEFORMAT </w:instrText>
      </w:r>
      <w:r w:rsidRPr="00C20AEF" w:rsidR="00CC1029">
        <w:fldChar w:fldCharType="separate"/>
      </w:r>
      <w:r w:rsidRPr="00C20AEF" w:rsidR="000D3A2D">
        <w:t>FKT-GUI-404</w:t>
      </w:r>
      <w:r w:rsidRPr="00C20AEF" w:rsidR="00CC1029">
        <w:fldChar w:fldCharType="end"/>
      </w:r>
      <w:r>
        <w:t>) from appearing when logging in again.</w:t>
      </w:r>
    </w:p>
    <w:p w:rsidRPr="00C20AEF" w:rsidR="00234020" w:rsidP="00234020" w:rsidRDefault="00234020" w14:paraId="3D952491" w14:textId="1FE44B55">
      <w:pPr>
        <w:pStyle w:val="SchnelllesetextbergeordneteAussage1"/>
      </w:pPr>
      <w:r>
        <w:t>Button overview</w:t>
      </w:r>
    </w:p>
    <w:p w:rsidRPr="00C20AEF" w:rsidR="00234020" w:rsidP="00234020" w:rsidRDefault="00234020" w14:paraId="1DA89E7A" w14:textId="77777777">
      <w:pPr>
        <w:pStyle w:val="Textkrper"/>
      </w:pPr>
      <w:r>
        <w:t xml:space="preserve">The following buttons are available in the </w:t>
      </w:r>
      <w:r>
        <w:rPr>
          <w:i/>
        </w:rPr>
        <w:t>Buy</w:t>
      </w:r>
      <w:r>
        <w:t xml:space="preserve"> section:</w:t>
      </w:r>
    </w:p>
    <w:tbl>
      <w:tblPr>
        <w:tblW w:w="4750" w:type="pct"/>
        <w:tblBorders>
          <w:top w:val="single" w:color="E20074" w:sz="18" w:space="0"/>
          <w:insideH w:val="single" w:color="auto" w:sz="4" w:space="0"/>
        </w:tblBorders>
        <w:tblLayout w:type="fixed"/>
        <w:tblLook w:val="01E0" w:firstRow="1" w:lastRow="1" w:firstColumn="1" w:lastColumn="1" w:noHBand="0" w:noVBand="0"/>
      </w:tblPr>
      <w:tblGrid>
        <w:gridCol w:w="1985"/>
        <w:gridCol w:w="970"/>
        <w:gridCol w:w="5926"/>
      </w:tblGrid>
      <w:tr w:rsidRPr="00C20AEF" w:rsidR="00234020" w:rsidTr="6E81D54D" w14:paraId="6D224304" w14:textId="77777777">
        <w:trPr>
          <w:tblHeader/>
        </w:trPr>
        <w:tc>
          <w:tcPr>
            <w:tcW w:w="1985" w:type="dxa"/>
            <w:tcBorders>
              <w:top w:val="single" w:color="E20074" w:sz="18" w:space="0"/>
              <w:bottom w:val="single" w:color="auto" w:sz="4" w:space="0"/>
            </w:tcBorders>
            <w:shd w:val="clear" w:color="auto" w:fill="E0E0E0"/>
            <w:tcMar/>
          </w:tcPr>
          <w:p w:rsidRPr="00C20AEF" w:rsidR="00234020" w:rsidP="00234020" w:rsidRDefault="00234020" w14:paraId="68D472F4" w14:textId="77777777">
            <w:pPr>
              <w:pStyle w:val="TableHeading"/>
              <w:rPr>
                <w:rStyle w:val="Fett"/>
                <w:b/>
                <w:bCs/>
              </w:rPr>
            </w:pPr>
            <w:r>
              <w:rPr>
                <w:rStyle w:val="Fett"/>
                <w:b/>
              </w:rPr>
              <w:lastRenderedPageBreak/>
              <w:t>Button</w:t>
            </w:r>
          </w:p>
        </w:tc>
        <w:tc>
          <w:tcPr>
            <w:tcW w:w="970" w:type="dxa"/>
            <w:tcBorders>
              <w:top w:val="single" w:color="E20074" w:sz="18" w:space="0"/>
              <w:bottom w:val="single" w:color="auto" w:sz="4" w:space="0"/>
            </w:tcBorders>
            <w:shd w:val="clear" w:color="auto" w:fill="E0E0E0"/>
            <w:tcMar/>
          </w:tcPr>
          <w:p w:rsidRPr="00C20AEF" w:rsidR="00234020" w:rsidP="00234020" w:rsidRDefault="00234020" w14:paraId="394AE32B" w14:textId="77777777">
            <w:pPr>
              <w:pStyle w:val="TableHeading"/>
              <w:rPr>
                <w:rStyle w:val="Fett"/>
                <w:b/>
                <w:bCs/>
              </w:rPr>
            </w:pPr>
            <w:r>
              <w:rPr>
                <w:rStyle w:val="Fett"/>
                <w:b/>
              </w:rPr>
              <w:t>Symbol</w:t>
            </w:r>
          </w:p>
        </w:tc>
        <w:tc>
          <w:tcPr>
            <w:tcW w:w="5926" w:type="dxa"/>
            <w:tcBorders>
              <w:top w:val="single" w:color="E20074" w:sz="18" w:space="0"/>
              <w:bottom w:val="single" w:color="auto" w:sz="4" w:space="0"/>
            </w:tcBorders>
            <w:shd w:val="clear" w:color="auto" w:fill="E0E0E0"/>
            <w:tcMar/>
          </w:tcPr>
          <w:p w:rsidRPr="00C20AEF" w:rsidR="00234020" w:rsidP="00234020" w:rsidRDefault="00234020" w14:paraId="08F9AB03" w14:textId="77777777">
            <w:pPr>
              <w:pStyle w:val="TableHeading"/>
              <w:rPr>
                <w:rStyle w:val="Fett"/>
                <w:b/>
                <w:bCs/>
              </w:rPr>
            </w:pPr>
            <w:r>
              <w:rPr>
                <w:rStyle w:val="Fett"/>
                <w:b/>
              </w:rPr>
              <w:t>Function</w:t>
            </w:r>
          </w:p>
        </w:tc>
      </w:tr>
      <w:tr w:rsidRPr="00C20AEF" w:rsidR="00C0741A" w:rsidTr="6E81D54D" w14:paraId="0A92E2CE" w14:textId="77777777">
        <w:tc>
          <w:tcPr>
            <w:tcW w:w="1985" w:type="dxa"/>
            <w:tcBorders>
              <w:top w:val="single" w:color="auto" w:sz="4" w:space="0"/>
            </w:tcBorders>
            <w:tcMar/>
          </w:tcPr>
          <w:p w:rsidRPr="00C20AEF" w:rsidR="00C0741A" w:rsidP="00C0741A" w:rsidRDefault="00C0741A" w14:paraId="04F1B526" w14:textId="076AE128">
            <w:pPr>
              <w:pStyle w:val="TabelleFlietext3"/>
              <w:keepNext/>
              <w:spacing w:before="60" w:after="60"/>
            </w:pPr>
            <w:r>
              <w:t>Move to archive</w:t>
            </w:r>
          </w:p>
        </w:tc>
        <w:tc>
          <w:tcPr>
            <w:tcW w:w="970" w:type="dxa"/>
            <w:tcBorders>
              <w:top w:val="single" w:color="auto" w:sz="4" w:space="0"/>
            </w:tcBorders>
            <w:tcMar/>
          </w:tcPr>
          <w:p w:rsidRPr="00C20AEF" w:rsidR="00C0741A" w:rsidP="00C0741A" w:rsidRDefault="00C53B4E" w14:paraId="47BF2D8C" w14:textId="79D16E85">
            <w:pPr>
              <w:keepNext/>
              <w:keepLines/>
              <w:spacing w:before="60" w:after="60"/>
              <w:jc w:val="center"/>
              <w:rPr>
                <w:noProof/>
              </w:rPr>
            </w:pPr>
            <w:r>
              <w:rPr>
                <w:noProof/>
              </w:rPr>
              <w:drawing>
                <wp:inline distT="0" distB="0" distL="0" distR="0" wp14:anchorId="517C7A7A" wp14:editId="2F736A92">
                  <wp:extent cx="304762" cy="304762"/>
                  <wp:effectExtent l="0" t="0" r="635"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5">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p>
        </w:tc>
        <w:tc>
          <w:tcPr>
            <w:tcW w:w="5926" w:type="dxa"/>
            <w:tcBorders>
              <w:top w:val="single" w:color="auto" w:sz="4" w:space="0"/>
            </w:tcBorders>
            <w:tcMar/>
          </w:tcPr>
          <w:p w:rsidRPr="00C20AEF" w:rsidR="00C0741A" w:rsidP="00C0741A" w:rsidRDefault="00C0741A" w14:paraId="7B22B769" w14:textId="29DE6200">
            <w:pPr>
              <w:pStyle w:val="TabelleFlietext3"/>
              <w:keepNext/>
              <w:spacing w:before="60" w:after="60"/>
            </w:pPr>
            <w:r>
              <w:t>Moves the selected orders to the archive.</w:t>
            </w:r>
          </w:p>
          <w:p w:rsidRPr="00C20AEF" w:rsidR="00EF2FC4" w:rsidP="00C0741A" w:rsidRDefault="008E4779" w14:paraId="4080AF11" w14:textId="77777777">
            <w:pPr>
              <w:pStyle w:val="TabelleFlietext3"/>
              <w:keepNext/>
              <w:spacing w:before="60" w:after="60"/>
            </w:pPr>
            <w:r>
              <w:t>The button is provided with a text analogous to the button BEFORE order.</w:t>
            </w:r>
          </w:p>
          <w:p w:rsidRPr="00C20AEF" w:rsidR="00C0741A" w:rsidP="00C0741A" w:rsidRDefault="00EF2FC4" w14:paraId="0C433D49" w14:textId="5E7389D9">
            <w:pPr>
              <w:pStyle w:val="TabelleFlietext3"/>
              <w:keepNext/>
              <w:spacing w:before="60" w:after="60"/>
            </w:pPr>
            <w:r>
              <w:t>The button will be placed in the lower left corner of the dialog.</w:t>
            </w:r>
          </w:p>
        </w:tc>
      </w:tr>
      <w:tr w:rsidRPr="00C20AEF" w:rsidR="00C0741A" w:rsidTr="6E81D54D" w14:paraId="348FD688" w14:textId="77777777">
        <w:tc>
          <w:tcPr>
            <w:tcW w:w="1985" w:type="dxa"/>
            <w:tcBorders>
              <w:top w:val="single" w:color="auto" w:sz="4" w:space="0"/>
            </w:tcBorders>
            <w:tcMar/>
          </w:tcPr>
          <w:p w:rsidRPr="00C20AEF" w:rsidR="00C0741A" w:rsidP="00C0741A" w:rsidRDefault="00C0741A" w14:paraId="5671E1BE" w14:textId="77777777">
            <w:pPr>
              <w:pStyle w:val="TabelleFlietext3"/>
              <w:keepNext/>
              <w:spacing w:before="60" w:after="60"/>
            </w:pPr>
            <w:r>
              <w:t>Edit</w:t>
            </w:r>
          </w:p>
        </w:tc>
        <w:tc>
          <w:tcPr>
            <w:tcW w:w="970" w:type="dxa"/>
            <w:tcBorders>
              <w:top w:val="single" w:color="auto" w:sz="4" w:space="0"/>
            </w:tcBorders>
            <w:tcMar/>
            <w:vAlign w:val="center"/>
          </w:tcPr>
          <w:p w:rsidRPr="00C20AEF" w:rsidR="00C0741A" w:rsidP="00C0741A" w:rsidRDefault="00C0741A" w14:paraId="69EE2870" w14:textId="77777777">
            <w:pPr>
              <w:keepNext/>
              <w:keepLines/>
              <w:spacing w:before="60" w:after="60"/>
              <w:jc w:val="center"/>
            </w:pPr>
            <w:r>
              <w:rPr>
                <w:noProof/>
              </w:rPr>
              <w:drawing>
                <wp:inline distT="0" distB="0" distL="0" distR="0" wp14:anchorId="270F35D1" wp14:editId="0D904787">
                  <wp:extent cx="379730" cy="379730"/>
                  <wp:effectExtent l="19050" t="0" r="1270" b="0"/>
                  <wp:docPr id="36" name="Bild 36"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utton"/>
                          <pic:cNvPicPr>
                            <a:picLocks noChangeAspect="1" noChangeArrowheads="1"/>
                          </pic:cNvPicPr>
                        </pic:nvPicPr>
                        <pic:blipFill>
                          <a:blip r:embed="rId42"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926" w:type="dxa"/>
            <w:tcBorders>
              <w:top w:val="single" w:color="auto" w:sz="4" w:space="0"/>
            </w:tcBorders>
            <w:tcMar/>
          </w:tcPr>
          <w:p w:rsidRPr="00C20AEF" w:rsidR="00C0741A" w:rsidP="00C0741A" w:rsidRDefault="00C0741A" w14:paraId="70923889" w14:textId="77777777">
            <w:pPr>
              <w:pStyle w:val="TabelleFlietext3"/>
              <w:keepNext/>
              <w:spacing w:before="60" w:after="60"/>
            </w:pPr>
            <w:r>
              <w:t>Opens the selected order in the Order details panel for editing.</w:t>
            </w:r>
          </w:p>
        </w:tc>
      </w:tr>
      <w:tr w:rsidRPr="00C20AEF" w:rsidR="00C0741A" w:rsidTr="6E81D54D" w14:paraId="00A9A7B2" w14:textId="77777777">
        <w:tc>
          <w:tcPr>
            <w:tcW w:w="1985" w:type="dxa"/>
            <w:tcMar/>
          </w:tcPr>
          <w:p w:rsidRPr="00C20AEF" w:rsidR="00C0741A" w:rsidP="00C0741A" w:rsidRDefault="00C0741A" w14:paraId="0D25F581" w14:textId="77777777">
            <w:pPr>
              <w:pStyle w:val="TabelleFlietext3"/>
              <w:keepNext/>
              <w:spacing w:before="60" w:after="60"/>
              <w:rPr>
                <w:strike/>
              </w:rPr>
            </w:pPr>
            <w:r>
              <w:t>Mark as received</w:t>
            </w:r>
            <w:r>
              <w:rPr>
                <w:strike/>
              </w:rPr>
              <w:t xml:space="preserve"> </w:t>
            </w:r>
          </w:p>
        </w:tc>
        <w:tc>
          <w:tcPr>
            <w:tcW w:w="970" w:type="dxa"/>
            <w:tcMar/>
          </w:tcPr>
          <w:p w:rsidRPr="00C20AEF" w:rsidR="00C0741A" w:rsidP="00C0741A" w:rsidRDefault="00C0741A" w14:paraId="0447FE07" w14:textId="77777777">
            <w:pPr>
              <w:keepNext/>
              <w:keepLines/>
              <w:spacing w:before="60" w:after="60"/>
              <w:jc w:val="center"/>
            </w:pPr>
            <w:r>
              <w:rPr>
                <w:noProof/>
              </w:rPr>
              <w:drawing>
                <wp:inline distT="0" distB="0" distL="0" distR="0" wp14:anchorId="7314CD26" wp14:editId="000F131C">
                  <wp:extent cx="353695" cy="336550"/>
                  <wp:effectExtent l="19050" t="0" r="8255" b="0"/>
                  <wp:docPr id="37" name="Bild 37" descr="erhal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rhalten"/>
                          <pic:cNvPicPr>
                            <a:picLocks noChangeAspect="1" noChangeArrowheads="1"/>
                          </pic:cNvPicPr>
                        </pic:nvPicPr>
                        <pic:blipFill>
                          <a:blip r:embed="rId56"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5926" w:type="dxa"/>
            <w:tcMar/>
          </w:tcPr>
          <w:p w:rsidRPr="00C20AEF" w:rsidR="00C0741A" w:rsidP="00C0741A" w:rsidRDefault="00C0741A" w14:paraId="58E913CE" w14:textId="77777777">
            <w:pPr>
              <w:pStyle w:val="TabelleFlietext3"/>
              <w:keepNext/>
              <w:spacing w:before="60" w:after="60"/>
              <w:rPr>
                <w:strike/>
              </w:rPr>
            </w:pPr>
            <w:r>
              <w:t xml:space="preserve">Sets the status of the selected order to </w:t>
            </w:r>
            <w:r>
              <w:rPr>
                <w:i/>
              </w:rPr>
              <w:t>received.</w:t>
            </w:r>
          </w:p>
        </w:tc>
      </w:tr>
      <w:tr w:rsidRPr="00C20AEF" w:rsidR="00C0741A" w:rsidTr="6E81D54D" w14:paraId="35218691" w14:textId="77777777">
        <w:tc>
          <w:tcPr>
            <w:tcW w:w="1985" w:type="dxa"/>
            <w:tcMar/>
          </w:tcPr>
          <w:p w:rsidRPr="00C20AEF" w:rsidR="00C0741A" w:rsidP="00C0741A" w:rsidRDefault="00C0741A" w14:paraId="079313AF" w14:textId="77777777">
            <w:pPr>
              <w:pStyle w:val="TabelleFlietext3"/>
              <w:keepNext/>
              <w:spacing w:before="60" w:after="60"/>
            </w:pPr>
            <w:r>
              <w:t>Order tracking</w:t>
            </w:r>
          </w:p>
        </w:tc>
        <w:tc>
          <w:tcPr>
            <w:tcW w:w="970" w:type="dxa"/>
            <w:tcMar/>
          </w:tcPr>
          <w:p w:rsidRPr="00C20AEF" w:rsidR="00C0741A" w:rsidP="00C0741A" w:rsidRDefault="00C0741A" w14:paraId="3066E702" w14:textId="77777777">
            <w:pPr>
              <w:keepNext/>
              <w:keepLines/>
              <w:spacing w:before="60" w:after="60"/>
              <w:jc w:val="center"/>
            </w:pPr>
            <w:r>
              <w:rPr>
                <w:noProof/>
              </w:rPr>
              <w:drawing>
                <wp:inline distT="0" distB="0" distL="0" distR="0" wp14:anchorId="5D5CC6A7" wp14:editId="4B3DD853">
                  <wp:extent cx="379730" cy="336550"/>
                  <wp:effectExtent l="19050" t="0" r="1270" b="0"/>
                  <wp:docPr id="38" name="Bil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cstate="print"/>
                          <a:srcRect/>
                          <a:stretch>
                            <a:fillRect/>
                          </a:stretch>
                        </pic:blipFill>
                        <pic:spPr bwMode="auto">
                          <a:xfrm>
                            <a:off x="0" y="0"/>
                            <a:ext cx="379730" cy="336550"/>
                          </a:xfrm>
                          <a:prstGeom prst="rect">
                            <a:avLst/>
                          </a:prstGeom>
                          <a:noFill/>
                          <a:ln w="9525">
                            <a:noFill/>
                            <a:miter lim="800000"/>
                            <a:headEnd/>
                            <a:tailEnd/>
                          </a:ln>
                        </pic:spPr>
                      </pic:pic>
                    </a:graphicData>
                  </a:graphic>
                </wp:inline>
              </w:drawing>
            </w:r>
          </w:p>
        </w:tc>
        <w:tc>
          <w:tcPr>
            <w:tcW w:w="5926" w:type="dxa"/>
            <w:tcMar/>
          </w:tcPr>
          <w:p w:rsidRPr="00C20AEF" w:rsidR="00C0741A" w:rsidP="00C0741A" w:rsidRDefault="00C0741A" w14:paraId="76B9132C" w14:textId="77777777">
            <w:pPr>
              <w:pStyle w:val="TabelleFlietext3"/>
              <w:keepNext/>
              <w:spacing w:before="60" w:after="60"/>
            </w:pPr>
            <w:r>
              <w:t>Jump to the partner store for order tracking</w:t>
            </w:r>
          </w:p>
        </w:tc>
      </w:tr>
      <w:tr w:rsidRPr="00C20AEF" w:rsidR="00C0741A" w:rsidTr="6E81D54D" w14:paraId="643C6F3D" w14:textId="77777777">
        <w:tc>
          <w:tcPr>
            <w:tcW w:w="1985" w:type="dxa"/>
            <w:tcMar/>
          </w:tcPr>
          <w:p w:rsidRPr="00C20AEF" w:rsidR="00C0741A" w:rsidP="00C0741A" w:rsidRDefault="00C0741A" w14:paraId="251C98B7" w14:textId="00E804E9">
            <w:pPr>
              <w:pStyle w:val="TabelleFlietext3"/>
              <w:keepNext/>
              <w:spacing w:before="60" w:after="60"/>
            </w:pPr>
            <w:r>
              <w:t>BEFORE order</w:t>
            </w:r>
          </w:p>
        </w:tc>
        <w:tc>
          <w:tcPr>
            <w:tcW w:w="970" w:type="dxa"/>
            <w:tcMar/>
          </w:tcPr>
          <w:p w:rsidRPr="00C20AEF" w:rsidR="00C0741A" w:rsidP="00C0741A" w:rsidRDefault="00C0741A" w14:paraId="551B618C" w14:textId="5055A1C8">
            <w:pPr>
              <w:keepNext/>
              <w:keepLines/>
              <w:spacing w:before="60" w:after="60"/>
              <w:jc w:val="center"/>
              <w:rPr>
                <w:noProof/>
              </w:rPr>
            </w:pPr>
            <w:r>
              <w:rPr>
                <w:noProof/>
              </w:rPr>
              <w:drawing>
                <wp:inline distT="0" distB="0" distL="0" distR="0" wp14:anchorId="696C2738" wp14:editId="587D0C81">
                  <wp:extent cx="226695" cy="226695"/>
                  <wp:effectExtent l="0" t="0" r="1905" b="1905"/>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p>
        </w:tc>
        <w:tc>
          <w:tcPr>
            <w:tcW w:w="5926" w:type="dxa"/>
            <w:tcMar/>
          </w:tcPr>
          <w:p w:rsidRPr="00C20AEF" w:rsidR="00C0741A" w:rsidP="00C0741A" w:rsidRDefault="00C0741A" w14:paraId="167A1320" w14:textId="184B1C11">
            <w:pPr>
              <w:pStyle w:val="TabelleFlietext3"/>
              <w:keepNext/>
              <w:spacing w:before="60" w:after="60"/>
            </w:pPr>
            <w:r>
              <w:t>Jump in SO/SOP for the part numbers of the selected orders. Only visible if the user is authorized for D2D</w:t>
            </w:r>
          </w:p>
        </w:tc>
      </w:tr>
      <w:tr w:rsidRPr="00C20AEF" w:rsidR="00C0741A" w:rsidTr="6E81D54D" w14:paraId="7B1C2D03" w14:textId="77777777">
        <w:tc>
          <w:tcPr>
            <w:tcW w:w="1985" w:type="dxa"/>
            <w:tcMar/>
          </w:tcPr>
          <w:p w:rsidRPr="00C20AEF" w:rsidR="00C0741A" w:rsidP="00C0741A" w:rsidRDefault="00C0741A" w14:paraId="72C9BEA8" w14:textId="49103F35">
            <w:pPr>
              <w:pStyle w:val="TabelleFlietext3"/>
              <w:keepNext/>
              <w:spacing w:before="60" w:after="60"/>
            </w:pPr>
            <w:r>
              <w:t>Cancel order</w:t>
            </w:r>
          </w:p>
        </w:tc>
        <w:tc>
          <w:tcPr>
            <w:tcW w:w="970" w:type="dxa"/>
            <w:tcMar/>
          </w:tcPr>
          <w:p w:rsidRPr="00C20AEF" w:rsidR="00C0741A" w:rsidP="00C0741A" w:rsidRDefault="00C0741A" w14:paraId="40A439FA" w14:textId="0B8EF7C7">
            <w:pPr>
              <w:keepNext/>
              <w:keepLines/>
              <w:spacing w:before="60" w:after="60"/>
              <w:jc w:val="center"/>
              <w:rPr>
                <w:noProof/>
              </w:rPr>
            </w:pPr>
            <w:r>
              <w:rPr>
                <w:noProof/>
              </w:rPr>
              <w:drawing>
                <wp:inline distT="0" distB="0" distL="0" distR="0" wp14:anchorId="149CB9A4" wp14:editId="2D5406A0">
                  <wp:extent cx="228600" cy="2286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5926" w:type="dxa"/>
            <w:tcMar/>
          </w:tcPr>
          <w:p w:rsidRPr="00C20AEF" w:rsidR="00C0741A" w:rsidP="00C0741A" w:rsidRDefault="00C0741A" w14:paraId="77510AE7" w14:textId="1FC39DB7">
            <w:pPr>
              <w:pStyle w:val="TabelleFlietext3"/>
              <w:keepNext/>
              <w:spacing w:before="60" w:after="60"/>
            </w:pPr>
            <w:r>
              <w:t>Cancels the selected order (</w:t>
            </w:r>
            <w:proofErr w:type="spellStart"/>
            <w:r>
              <w:t>DeadStock</w:t>
            </w:r>
            <w:proofErr w:type="spellEnd"/>
            <w:r>
              <w:t xml:space="preserve"> or D2D)</w:t>
            </w:r>
          </w:p>
        </w:tc>
      </w:tr>
    </w:tbl>
    <w:p w:rsidR="6E81D54D" w:rsidRDefault="6E81D54D" w14:paraId="0D9ED42F" w14:textId="63B29900"/>
    <w:p w:rsidRPr="00C20AEF" w:rsidR="00234020" w:rsidP="00234020" w:rsidRDefault="00234020" w14:paraId="62344968" w14:textId="41BD3BAB">
      <w:pPr>
        <w:pStyle w:val="Beschriftung"/>
      </w:pPr>
      <w:bookmarkStart w:name="_Toc252787691" w:id="313"/>
      <w:bookmarkStart w:name="_Toc255401685" w:id="314"/>
      <w:bookmarkStart w:name="_Toc98411814" w:id="315"/>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10</w:t>
      </w:r>
      <w:r>
        <w:fldChar w:fldCharType="end"/>
      </w:r>
      <w:r>
        <w:t xml:space="preserve"> - Order overview panel: Buttons of the Buy table</w:t>
      </w:r>
      <w:bookmarkEnd w:id="313"/>
      <w:bookmarkEnd w:id="314"/>
      <w:bookmarkEnd w:id="315"/>
    </w:p>
    <w:p w:rsidRPr="00C20AEF" w:rsidR="00234020" w:rsidP="00234020" w:rsidRDefault="00234020" w14:paraId="0AF107BB" w14:textId="77777777">
      <w:pPr>
        <w:pStyle w:val="berschrift4"/>
      </w:pPr>
      <w:bookmarkStart w:name="_Toc252787621" w:id="316"/>
      <w:bookmarkStart w:name="_Ref327789278" w:id="317"/>
      <w:bookmarkStart w:name="_Ref327868308" w:id="318"/>
      <w:bookmarkStart w:name="_Ref16249127" w:id="319"/>
      <w:bookmarkStart w:name="_Ref20138628" w:id="320"/>
      <w:bookmarkStart w:name="_Ref21340833" w:id="321"/>
      <w:bookmarkStart w:name="_Ref57809502" w:id="322"/>
      <w:r>
        <w:t>Archive</w:t>
      </w:r>
      <w:bookmarkEnd w:id="316"/>
      <w:bookmarkEnd w:id="317"/>
      <w:bookmarkEnd w:id="318"/>
      <w:bookmarkEnd w:id="319"/>
      <w:bookmarkEnd w:id="320"/>
      <w:bookmarkEnd w:id="321"/>
      <w:bookmarkEnd w:id="322"/>
    </w:p>
    <w:p w:rsidRPr="00C20AEF" w:rsidR="00234020" w:rsidP="00234020" w:rsidRDefault="00234020" w14:paraId="5BC24874" w14:textId="77777777">
      <w:pPr>
        <w:pStyle w:val="Textkrper"/>
      </w:pPr>
      <w:r>
        <w:t>In the archive all archived orders are displayed</w:t>
      </w:r>
      <w:r w:rsidRPr="00C20AEF">
        <w:rPr>
          <w:rStyle w:val="Funotenzeichen"/>
        </w:rPr>
        <w:footnoteReference w:id="24"/>
      </w:r>
      <w:r>
        <w:t xml:space="preserve"> . Orders are automatically archived by the system STOX (batch process).</w:t>
      </w:r>
    </w:p>
    <w:p w:rsidRPr="00C20AEF" w:rsidR="00234020" w:rsidP="00234020" w:rsidRDefault="00234020" w14:paraId="47627AD5" w14:textId="77777777">
      <w:pPr>
        <w:pStyle w:val="Textkrper"/>
      </w:pPr>
      <w:r>
        <w:t xml:space="preserve">The archived orders are not loaded until you switch to the </w:t>
      </w:r>
      <w:r>
        <w:rPr>
          <w:i/>
        </w:rPr>
        <w:t xml:space="preserve">Archive </w:t>
      </w:r>
      <w:r>
        <w:t>tab.</w:t>
      </w:r>
    </w:p>
    <w:p w:rsidRPr="00C20AEF" w:rsidR="00234020" w:rsidP="00234020" w:rsidRDefault="00234020" w14:paraId="280F1E6A" w14:textId="77777777">
      <w:pPr>
        <w:pStyle w:val="Anforderungsnummer"/>
      </w:pPr>
      <w:r>
        <w:t>Requirement: FKT-GUI-67</w:t>
      </w:r>
    </w:p>
    <w:p w:rsidRPr="00C20AEF" w:rsidR="00F23395" w:rsidP="00234020" w:rsidRDefault="00234020" w14:paraId="670E8499" w14:textId="77777777">
      <w:pPr>
        <w:pStyle w:val="Anforderungstext"/>
      </w:pPr>
      <w:r>
        <w:t>The system must load the archived orders</w:t>
      </w:r>
      <w:r w:rsidRPr="00C20AEF">
        <w:rPr>
          <w:rStyle w:val="Funotenzeichen"/>
        </w:rPr>
        <w:footnoteReference w:id="25"/>
      </w:r>
      <w:r>
        <w:t xml:space="preserve"> when the user switches to the </w:t>
      </w:r>
      <w:r>
        <w:rPr>
          <w:i/>
        </w:rPr>
        <w:t>Archive</w:t>
      </w:r>
      <w:r>
        <w:t xml:space="preserve"> tab and the archive data has not been loaded yet.</w:t>
      </w:r>
    </w:p>
    <w:p w:rsidRPr="00C20AEF" w:rsidR="00234020" w:rsidP="00234020" w:rsidRDefault="00234020" w14:paraId="3301D559" w14:textId="77777777">
      <w:pPr>
        <w:pStyle w:val="SchnelllesetextbergeordneteAussage1"/>
      </w:pPr>
      <w:r>
        <w:t>Table definition and functions</w:t>
      </w:r>
    </w:p>
    <w:p w:rsidRPr="00C20AEF" w:rsidR="00234020" w:rsidP="00234020" w:rsidRDefault="00234020" w14:paraId="68628328" w14:textId="77777777">
      <w:pPr>
        <w:pStyle w:val="Anforderungsnummer"/>
      </w:pPr>
      <w:r>
        <w:t>Requirement: FKT-GUI-68</w:t>
      </w:r>
    </w:p>
    <w:p w:rsidRPr="00C20AEF" w:rsidR="00234020" w:rsidP="00234020" w:rsidRDefault="00234020" w14:paraId="264E8ED8" w14:textId="77777777">
      <w:pPr>
        <w:pStyle w:val="Anforderungstext"/>
      </w:pPr>
      <w:r>
        <w:t>The system must display one purchase order per row with the following columns (values)</w:t>
      </w:r>
      <w:r w:rsidRPr="00C20AEF">
        <w:rPr>
          <w:rStyle w:val="Funotenzeichen"/>
        </w:rPr>
        <w:footnoteReference w:id="26"/>
      </w:r>
      <w:r>
        <w:t xml:space="preserve"> in the </w:t>
      </w:r>
      <w:r>
        <w:rPr>
          <w:i/>
        </w:rPr>
        <w:t>Archive</w:t>
      </w:r>
      <w:r>
        <w:t xml:space="preserve"> results table:</w:t>
      </w:r>
    </w:p>
    <w:tbl>
      <w:tblPr>
        <w:tblW w:w="5000" w:type="pct"/>
        <w:tblBorders>
          <w:top w:val="single" w:color="E20074" w:sz="18" w:space="0"/>
          <w:insideH w:val="single" w:color="auto" w:sz="4" w:space="0"/>
        </w:tblBorders>
        <w:tblLook w:val="01E0" w:firstRow="1" w:lastRow="1" w:firstColumn="1" w:lastColumn="1" w:noHBand="0" w:noVBand="0"/>
      </w:tblPr>
      <w:tblGrid>
        <w:gridCol w:w="1418"/>
        <w:gridCol w:w="1700"/>
        <w:gridCol w:w="1984"/>
        <w:gridCol w:w="4246"/>
      </w:tblGrid>
      <w:tr w:rsidRPr="00C20AEF" w:rsidR="002E0227" w:rsidTr="00B42168" w14:paraId="071A98AA" w14:textId="77777777">
        <w:trPr>
          <w:tblHeader/>
        </w:trPr>
        <w:tc>
          <w:tcPr>
            <w:tcW w:w="758" w:type="pct"/>
            <w:tcBorders>
              <w:top w:val="single" w:color="E20074" w:sz="18" w:space="0"/>
              <w:bottom w:val="single" w:color="auto" w:sz="4" w:space="0"/>
            </w:tcBorders>
            <w:shd w:val="clear" w:color="auto" w:fill="D9D9D9" w:themeFill="background1" w:themeFillShade="D9"/>
          </w:tcPr>
          <w:p w:rsidRPr="00C20AEF" w:rsidR="002E0227" w:rsidP="00234020" w:rsidRDefault="002E0227" w14:paraId="6B977E26" w14:textId="564480A3">
            <w:pPr>
              <w:pStyle w:val="TableHeading"/>
              <w:keepNext w:val="0"/>
              <w:rPr>
                <w:rStyle w:val="Fett"/>
                <w:b/>
                <w:bCs/>
              </w:rPr>
            </w:pPr>
            <w:r>
              <w:rPr>
                <w:rStyle w:val="Fett"/>
                <w:b/>
              </w:rPr>
              <w:t>Visibility</w:t>
            </w:r>
            <w:r w:rsidRPr="00C20AEF">
              <w:rPr>
                <w:rStyle w:val="Funotenzeichen"/>
              </w:rPr>
              <w:footnoteReference w:id="27"/>
            </w:r>
          </w:p>
        </w:tc>
        <w:tc>
          <w:tcPr>
            <w:tcW w:w="909" w:type="pct"/>
            <w:tcBorders>
              <w:top w:val="single" w:color="E20074" w:sz="18" w:space="0"/>
              <w:bottom w:val="single" w:color="auto" w:sz="4" w:space="0"/>
            </w:tcBorders>
            <w:shd w:val="clear" w:color="auto" w:fill="D9D9D9" w:themeFill="background1" w:themeFillShade="D9"/>
          </w:tcPr>
          <w:p w:rsidRPr="00C20AEF" w:rsidR="002E0227" w:rsidP="00234020" w:rsidRDefault="002E0227" w14:paraId="3009DB8B" w14:textId="4ED8BB55">
            <w:pPr>
              <w:pStyle w:val="TableHeading"/>
              <w:keepNext w:val="0"/>
              <w:rPr>
                <w:rStyle w:val="Fett"/>
                <w:b/>
                <w:bCs/>
              </w:rPr>
            </w:pPr>
            <w:r>
              <w:rPr>
                <w:rStyle w:val="Fett"/>
                <w:b/>
              </w:rPr>
              <w:t>Column</w:t>
            </w:r>
          </w:p>
        </w:tc>
        <w:tc>
          <w:tcPr>
            <w:tcW w:w="1061" w:type="pct"/>
            <w:tcBorders>
              <w:top w:val="single" w:color="E20074" w:sz="18" w:space="0"/>
              <w:bottom w:val="single" w:color="auto" w:sz="4" w:space="0"/>
            </w:tcBorders>
            <w:shd w:val="clear" w:color="auto" w:fill="D9D9D9" w:themeFill="background1" w:themeFillShade="D9"/>
          </w:tcPr>
          <w:p w:rsidRPr="00C20AEF" w:rsidR="002E0227" w:rsidP="00234020" w:rsidRDefault="002E0227" w14:paraId="0538359F" w14:textId="77777777">
            <w:pPr>
              <w:pStyle w:val="TableHeading"/>
              <w:keepNext w:val="0"/>
              <w:rPr>
                <w:rStyle w:val="Fett"/>
                <w:b/>
                <w:bCs/>
              </w:rPr>
            </w:pPr>
            <w:r>
              <w:rPr>
                <w:rStyle w:val="Fett"/>
                <w:b/>
              </w:rPr>
              <w:t>Format</w:t>
            </w:r>
          </w:p>
        </w:tc>
        <w:tc>
          <w:tcPr>
            <w:tcW w:w="2271" w:type="pct"/>
            <w:tcBorders>
              <w:top w:val="single" w:color="E20074" w:sz="18" w:space="0"/>
              <w:bottom w:val="single" w:color="auto" w:sz="4" w:space="0"/>
            </w:tcBorders>
            <w:shd w:val="clear" w:color="auto" w:fill="D9D9D9" w:themeFill="background1" w:themeFillShade="D9"/>
          </w:tcPr>
          <w:p w:rsidRPr="00C20AEF" w:rsidR="002E0227" w:rsidP="00234020" w:rsidRDefault="002E0227" w14:paraId="586DCB3C" w14:textId="53FBD4CA">
            <w:pPr>
              <w:pStyle w:val="TableHeading"/>
              <w:keepNext w:val="0"/>
              <w:rPr>
                <w:rStyle w:val="Fett"/>
                <w:b/>
                <w:bCs/>
              </w:rPr>
            </w:pPr>
            <w:r>
              <w:rPr>
                <w:rStyle w:val="Fett"/>
                <w:b/>
              </w:rPr>
              <w:t>Display</w:t>
            </w:r>
          </w:p>
        </w:tc>
      </w:tr>
      <w:tr w:rsidRPr="00C20AEF" w:rsidR="002E0227" w:rsidTr="00B42168" w14:paraId="52C2431E" w14:textId="77777777">
        <w:tc>
          <w:tcPr>
            <w:tcW w:w="758" w:type="pct"/>
            <w:tcBorders>
              <w:top w:val="single" w:color="auto" w:sz="4" w:space="0"/>
            </w:tcBorders>
          </w:tcPr>
          <w:p w:rsidRPr="00C20AEF" w:rsidR="002E0227" w:rsidP="009813BE" w:rsidRDefault="002E0227" w14:paraId="08059B77" w14:textId="141F29B5">
            <w:pPr>
              <w:pStyle w:val="TabelleFlietext3"/>
              <w:spacing w:before="60" w:after="60"/>
            </w:pPr>
            <w:r>
              <w:t>X</w:t>
            </w:r>
          </w:p>
        </w:tc>
        <w:tc>
          <w:tcPr>
            <w:tcW w:w="909" w:type="pct"/>
            <w:tcBorders>
              <w:top w:val="single" w:color="auto" w:sz="4" w:space="0"/>
            </w:tcBorders>
          </w:tcPr>
          <w:p w:rsidRPr="00C20AEF" w:rsidR="002E0227" w:rsidP="009813BE" w:rsidRDefault="002E0227" w14:paraId="155EBC0E" w14:textId="2DCF6294">
            <w:pPr>
              <w:pStyle w:val="TabelleFlietext3"/>
              <w:spacing w:before="60" w:after="60"/>
            </w:pPr>
            <w:r>
              <w:t>Process</w:t>
            </w:r>
          </w:p>
        </w:tc>
        <w:tc>
          <w:tcPr>
            <w:tcW w:w="1061" w:type="pct"/>
            <w:tcBorders>
              <w:top w:val="single" w:color="auto" w:sz="4" w:space="0"/>
            </w:tcBorders>
          </w:tcPr>
          <w:p w:rsidRPr="00C20AEF" w:rsidR="002E0227" w:rsidP="009813BE" w:rsidRDefault="002E0227" w14:paraId="6E6113B0" w14:textId="7378678D">
            <w:pPr>
              <w:pStyle w:val="TabelleFlietext3"/>
              <w:spacing w:before="60" w:after="60"/>
            </w:pPr>
            <w:r>
              <w:t>Text</w:t>
            </w:r>
          </w:p>
        </w:tc>
        <w:tc>
          <w:tcPr>
            <w:tcW w:w="2271" w:type="pct"/>
            <w:tcBorders>
              <w:top w:val="single" w:color="auto" w:sz="4" w:space="0"/>
            </w:tcBorders>
          </w:tcPr>
          <w:p w:rsidRPr="00C20AEF" w:rsidR="002E0227" w:rsidP="009813BE" w:rsidRDefault="002E0227" w14:paraId="1D3D4665" w14:textId="6D298408">
            <w:pPr>
              <w:pStyle w:val="TabelleFlietext3"/>
              <w:spacing w:before="60" w:after="60"/>
            </w:pPr>
            <w:r>
              <w:t xml:space="preserve">Process through which the order was created: D2D or </w:t>
            </w:r>
            <w:proofErr w:type="spellStart"/>
            <w:r>
              <w:t>DeadStock</w:t>
            </w:r>
            <w:proofErr w:type="spellEnd"/>
            <w:r>
              <w:t>. This column is only visible if the user is authorized for both processes</w:t>
            </w:r>
          </w:p>
        </w:tc>
      </w:tr>
      <w:tr w:rsidRPr="00C20AEF" w:rsidR="002E0227" w:rsidTr="00B42168" w14:paraId="407B95BC" w14:textId="77777777">
        <w:tc>
          <w:tcPr>
            <w:tcW w:w="758" w:type="pct"/>
            <w:tcBorders>
              <w:top w:val="single" w:color="auto" w:sz="4" w:space="0"/>
            </w:tcBorders>
          </w:tcPr>
          <w:p w:rsidRPr="00C20AEF" w:rsidR="002E0227" w:rsidP="009813BE" w:rsidRDefault="002E0227" w14:paraId="11A6F38B" w14:textId="0A8FB4DD">
            <w:pPr>
              <w:pStyle w:val="TabelleFlietext3"/>
              <w:spacing w:before="60" w:after="60"/>
            </w:pPr>
            <w:r>
              <w:t>X</w:t>
            </w:r>
          </w:p>
        </w:tc>
        <w:tc>
          <w:tcPr>
            <w:tcW w:w="909" w:type="pct"/>
            <w:tcBorders>
              <w:top w:val="single" w:color="auto" w:sz="4" w:space="0"/>
            </w:tcBorders>
          </w:tcPr>
          <w:p w:rsidRPr="00C20AEF" w:rsidR="002E0227" w:rsidP="009813BE" w:rsidRDefault="002E0227" w14:paraId="225F5966" w14:textId="5A29D395">
            <w:pPr>
              <w:pStyle w:val="TabelleFlietext3"/>
              <w:spacing w:before="60" w:after="60"/>
            </w:pPr>
            <w:r>
              <w:t>Kind/ Type</w:t>
            </w:r>
          </w:p>
        </w:tc>
        <w:tc>
          <w:tcPr>
            <w:tcW w:w="1061" w:type="pct"/>
            <w:tcBorders>
              <w:top w:val="single" w:color="auto" w:sz="4" w:space="0"/>
            </w:tcBorders>
          </w:tcPr>
          <w:p w:rsidRPr="00C20AEF" w:rsidR="002E0227" w:rsidP="009813BE" w:rsidRDefault="002E0227" w14:paraId="3EF554E7" w14:textId="77777777">
            <w:pPr>
              <w:pStyle w:val="TabelleFlietext3"/>
              <w:spacing w:before="60" w:after="60"/>
            </w:pPr>
            <w:r>
              <w:t>Purchase / Sale</w:t>
            </w:r>
          </w:p>
        </w:tc>
        <w:tc>
          <w:tcPr>
            <w:tcW w:w="2271" w:type="pct"/>
            <w:tcBorders>
              <w:top w:val="single" w:color="auto" w:sz="4" w:space="0"/>
            </w:tcBorders>
            <w:vAlign w:val="center"/>
          </w:tcPr>
          <w:p w:rsidRPr="00C20AEF" w:rsidR="002E0227" w:rsidP="009813BE" w:rsidRDefault="002E0227" w14:paraId="64C6FA42" w14:textId="77777777">
            <w:pPr>
              <w:pStyle w:val="TabelleFlietext3"/>
              <w:spacing w:before="60" w:after="60"/>
            </w:pPr>
            <w:r>
              <w:t>Distinguish whether the company acted as buyer/seller when placing the order.</w:t>
            </w:r>
          </w:p>
        </w:tc>
      </w:tr>
      <w:tr w:rsidRPr="00C20AEF" w:rsidR="002E0227" w:rsidTr="00B42168" w14:paraId="0254457B" w14:textId="77777777">
        <w:tc>
          <w:tcPr>
            <w:tcW w:w="758" w:type="pct"/>
          </w:tcPr>
          <w:p w:rsidRPr="00C20AEF" w:rsidR="002E0227" w:rsidP="009813BE" w:rsidRDefault="002E0227" w14:paraId="5A4D9EFB" w14:textId="461A26ED">
            <w:pPr>
              <w:pStyle w:val="TabelleFlietext3"/>
              <w:spacing w:before="60" w:after="60"/>
            </w:pPr>
            <w:r>
              <w:t>X</w:t>
            </w:r>
          </w:p>
        </w:tc>
        <w:tc>
          <w:tcPr>
            <w:tcW w:w="909" w:type="pct"/>
          </w:tcPr>
          <w:p w:rsidRPr="00C20AEF" w:rsidR="002E0227" w:rsidP="009813BE" w:rsidRDefault="002E0227" w14:paraId="602C2C61" w14:textId="4CD9CB00">
            <w:pPr>
              <w:pStyle w:val="TabelleFlietext3"/>
              <w:spacing w:before="60" w:after="60"/>
            </w:pPr>
            <w:r>
              <w:t>Status</w:t>
            </w:r>
          </w:p>
        </w:tc>
        <w:tc>
          <w:tcPr>
            <w:tcW w:w="1061" w:type="pct"/>
          </w:tcPr>
          <w:p w:rsidRPr="00C20AEF" w:rsidR="002E0227" w:rsidP="009813BE" w:rsidRDefault="002E0227" w14:paraId="19AF7256" w14:textId="77777777">
            <w:pPr>
              <w:pStyle w:val="TabelleFlietext3"/>
              <w:spacing w:before="60" w:after="60"/>
            </w:pPr>
            <w:r>
              <w:t>Text</w:t>
            </w:r>
          </w:p>
        </w:tc>
        <w:tc>
          <w:tcPr>
            <w:tcW w:w="2271" w:type="pct"/>
          </w:tcPr>
          <w:p w:rsidRPr="00C20AEF" w:rsidR="002E0227" w:rsidP="009813BE" w:rsidRDefault="002E0227" w14:paraId="7AC212B3" w14:textId="77777777">
            <w:pPr>
              <w:pStyle w:val="TabelleFlietext3"/>
              <w:spacing w:before="60" w:after="60"/>
            </w:pPr>
            <w:r>
              <w:t>Current status of the order.</w:t>
            </w:r>
          </w:p>
        </w:tc>
      </w:tr>
      <w:tr w:rsidRPr="00C20AEF" w:rsidR="00B20209" w:rsidTr="00B42168" w14:paraId="43B7E3D9" w14:textId="77777777">
        <w:tc>
          <w:tcPr>
            <w:tcW w:w="758" w:type="pct"/>
          </w:tcPr>
          <w:p w:rsidRPr="00C20AEF" w:rsidR="00B20209" w:rsidP="00B20209" w:rsidRDefault="00B20209" w14:paraId="7BEAFD7B" w14:textId="2FB74F04">
            <w:pPr>
              <w:pStyle w:val="TabelleFlietext3"/>
              <w:spacing w:before="60" w:after="60"/>
            </w:pPr>
            <w:r>
              <w:t>X</w:t>
            </w:r>
          </w:p>
        </w:tc>
        <w:tc>
          <w:tcPr>
            <w:tcW w:w="909" w:type="pct"/>
          </w:tcPr>
          <w:p w:rsidRPr="00C20AEF" w:rsidR="00B20209" w:rsidP="00B20209" w:rsidRDefault="00B20209" w14:paraId="010B5B69" w14:textId="265F11EA">
            <w:pPr>
              <w:pStyle w:val="TabelleFlietext3"/>
              <w:spacing w:before="60" w:after="60"/>
            </w:pPr>
            <w:r>
              <w:t>User ID</w:t>
            </w:r>
          </w:p>
        </w:tc>
        <w:tc>
          <w:tcPr>
            <w:tcW w:w="1061" w:type="pct"/>
          </w:tcPr>
          <w:p w:rsidRPr="00C20AEF" w:rsidR="00B20209" w:rsidP="00B20209" w:rsidRDefault="00B20209" w14:paraId="2BBE8B36" w14:textId="283F0019">
            <w:pPr>
              <w:pStyle w:val="TabelleFlietext3"/>
              <w:spacing w:before="60" w:after="60"/>
            </w:pPr>
            <w:r>
              <w:t>Text</w:t>
            </w:r>
          </w:p>
        </w:tc>
        <w:tc>
          <w:tcPr>
            <w:tcW w:w="2271" w:type="pct"/>
          </w:tcPr>
          <w:p w:rsidRPr="00C20AEF" w:rsidR="00B20209" w:rsidP="00B20209" w:rsidRDefault="00B20209" w14:paraId="47EF55B5" w14:textId="3F70556F">
            <w:pPr>
              <w:pStyle w:val="TabelleFlietext3"/>
              <w:spacing w:before="60" w:after="60"/>
            </w:pPr>
            <w:r>
              <w:t xml:space="preserve">The user who made the last relevant change. See </w:t>
            </w:r>
            <w:r w:rsidRPr="00C20AEF">
              <w:fldChar w:fldCharType="begin"/>
            </w:r>
            <w:r w:rsidRPr="00C20AEF">
              <w:instrText xml:space="preserve"> REF FKT_GUI_423 \h  \* MERGEFORMAT </w:instrText>
            </w:r>
            <w:r w:rsidRPr="00C20AEF">
              <w:fldChar w:fldCharType="separate"/>
            </w:r>
            <w:r w:rsidRPr="00C20AEF" w:rsidR="000D3A2D">
              <w:t>FKT-GUI-423</w:t>
            </w:r>
            <w:r w:rsidRPr="00C20AEF">
              <w:fldChar w:fldCharType="end"/>
            </w:r>
            <w:r>
              <w:t xml:space="preserve"> and </w:t>
            </w:r>
            <w:r w:rsidRPr="00C20AEF">
              <w:fldChar w:fldCharType="begin"/>
            </w:r>
            <w:r w:rsidRPr="00C20AEF">
              <w:instrText xml:space="preserve"> REF FKT_GUI_424 \h </w:instrText>
            </w:r>
            <w:r w:rsidR="00C20AEF">
              <w:instrText xml:space="preserve"> \* MERGEFORMAT </w:instrText>
            </w:r>
            <w:r w:rsidRPr="00C20AEF">
              <w:fldChar w:fldCharType="separate"/>
            </w:r>
            <w:r w:rsidRPr="00C20AEF" w:rsidR="000D3A2D">
              <w:t>FKT-GUI-424</w:t>
            </w:r>
            <w:r w:rsidRPr="00C20AEF">
              <w:fldChar w:fldCharType="end"/>
            </w:r>
            <w:r>
              <w:t>, when the change is relevant as buyer or seller.</w:t>
            </w:r>
          </w:p>
        </w:tc>
      </w:tr>
      <w:tr w:rsidRPr="00C20AEF" w:rsidR="00B20209" w:rsidTr="00B42168" w14:paraId="1A7A7178" w14:textId="77777777">
        <w:tc>
          <w:tcPr>
            <w:tcW w:w="758" w:type="pct"/>
          </w:tcPr>
          <w:p w:rsidRPr="00C20AEF" w:rsidR="00B20209" w:rsidP="00B20209" w:rsidRDefault="00B20209" w14:paraId="148F33B8" w14:textId="7454251E">
            <w:pPr>
              <w:pStyle w:val="TabelleFlietext3"/>
              <w:spacing w:before="60" w:after="60"/>
            </w:pPr>
            <w:r>
              <w:lastRenderedPageBreak/>
              <w:t>*</w:t>
            </w:r>
          </w:p>
        </w:tc>
        <w:tc>
          <w:tcPr>
            <w:tcW w:w="909" w:type="pct"/>
          </w:tcPr>
          <w:p w:rsidRPr="00C20AEF" w:rsidR="00B20209" w:rsidP="00B20209" w:rsidRDefault="00B20209" w14:paraId="75FA3B40" w14:textId="6ED8F72C">
            <w:pPr>
              <w:pStyle w:val="TabelleFlietext3"/>
              <w:spacing w:before="60" w:after="60"/>
            </w:pPr>
            <w:r>
              <w:t>Operation</w:t>
            </w:r>
          </w:p>
        </w:tc>
        <w:tc>
          <w:tcPr>
            <w:tcW w:w="1061" w:type="pct"/>
          </w:tcPr>
          <w:p w:rsidRPr="00C20AEF" w:rsidR="00B20209" w:rsidP="00B20209" w:rsidRDefault="00B20209" w14:paraId="1BBFEF9B" w14:textId="77777777">
            <w:pPr>
              <w:pStyle w:val="TabelleFlietext3"/>
              <w:spacing w:before="60" w:after="60"/>
            </w:pPr>
            <w:r>
              <w:t>6-digit company number</w:t>
            </w:r>
          </w:p>
        </w:tc>
        <w:tc>
          <w:tcPr>
            <w:tcW w:w="2271" w:type="pct"/>
          </w:tcPr>
          <w:p w:rsidRPr="00C20AEF" w:rsidR="00B20209" w:rsidP="00B20209" w:rsidRDefault="00B20209" w14:paraId="2D57C056" w14:textId="3D8DA617">
            <w:pPr>
              <w:pStyle w:val="TabelleFlietext3"/>
              <w:spacing w:before="60" w:after="60"/>
            </w:pPr>
            <w:r>
              <w:t>Company number of the dealer from whom he ordered/who ordered from him (without LKZ)</w:t>
            </w:r>
          </w:p>
        </w:tc>
      </w:tr>
      <w:tr w:rsidRPr="00C20AEF" w:rsidR="00B20209" w:rsidTr="00B42168" w14:paraId="286579A6" w14:textId="77777777">
        <w:tc>
          <w:tcPr>
            <w:tcW w:w="758" w:type="pct"/>
          </w:tcPr>
          <w:p w:rsidRPr="00C20AEF" w:rsidR="00B20209" w:rsidP="00B20209" w:rsidRDefault="00B20209" w14:paraId="6014735A" w14:textId="5B20D3A0">
            <w:pPr>
              <w:pStyle w:val="TabelleFlietext3"/>
              <w:spacing w:before="60" w:after="60"/>
            </w:pPr>
            <w:r>
              <w:t>*</w:t>
            </w:r>
          </w:p>
        </w:tc>
        <w:tc>
          <w:tcPr>
            <w:tcW w:w="909" w:type="pct"/>
          </w:tcPr>
          <w:p w:rsidRPr="00C20AEF" w:rsidR="00B20209" w:rsidP="00B20209" w:rsidRDefault="00B20209" w14:paraId="665FD458" w14:textId="54BFE080">
            <w:pPr>
              <w:pStyle w:val="TabelleFlietext3"/>
              <w:spacing w:before="60" w:after="60"/>
            </w:pPr>
            <w:r>
              <w:t>Country</w:t>
            </w:r>
          </w:p>
        </w:tc>
        <w:tc>
          <w:tcPr>
            <w:tcW w:w="1061" w:type="pct"/>
          </w:tcPr>
          <w:p w:rsidRPr="00C20AEF" w:rsidR="00B20209" w:rsidP="00B20209" w:rsidRDefault="00B20209" w14:paraId="05622650" w14:textId="77777777">
            <w:pPr>
              <w:pStyle w:val="TabelleFlietext3"/>
              <w:spacing w:before="60" w:after="60"/>
            </w:pPr>
            <w:r>
              <w:t>Text</w:t>
            </w:r>
          </w:p>
        </w:tc>
        <w:tc>
          <w:tcPr>
            <w:tcW w:w="2271" w:type="pct"/>
          </w:tcPr>
          <w:p w:rsidRPr="00C20AEF" w:rsidR="00B20209" w:rsidP="00B20209" w:rsidRDefault="00B20209" w14:paraId="21648595" w14:textId="7E2999D1">
            <w:pPr>
              <w:pStyle w:val="TabelleFlietext3"/>
              <w:spacing w:before="60" w:after="60"/>
            </w:pPr>
            <w:r>
              <w:t>Country (as text) of the dealer from whom he has ordered/ who has ordered from him</w:t>
            </w:r>
          </w:p>
        </w:tc>
      </w:tr>
      <w:tr w:rsidRPr="00C20AEF" w:rsidR="00B20209" w:rsidTr="00B42168" w14:paraId="35AB040B" w14:textId="77777777">
        <w:tc>
          <w:tcPr>
            <w:tcW w:w="758" w:type="pct"/>
          </w:tcPr>
          <w:p w:rsidRPr="00C20AEF" w:rsidR="00B20209" w:rsidP="00B20209" w:rsidRDefault="00B20209" w14:paraId="353A821C" w14:textId="15639857">
            <w:pPr>
              <w:pStyle w:val="TabelleFlietext3"/>
              <w:spacing w:before="60" w:after="60"/>
            </w:pPr>
            <w:r>
              <w:t>X</w:t>
            </w:r>
          </w:p>
        </w:tc>
        <w:tc>
          <w:tcPr>
            <w:tcW w:w="909" w:type="pct"/>
          </w:tcPr>
          <w:p w:rsidRPr="00C20AEF" w:rsidR="00B20209" w:rsidP="00B20209" w:rsidRDefault="00B20209" w14:paraId="57F8AAF2" w14:textId="0B9A3045">
            <w:pPr>
              <w:pStyle w:val="TabelleFlietext3"/>
              <w:spacing w:before="60" w:after="60"/>
            </w:pPr>
            <w:r>
              <w:t>Order number</w:t>
            </w:r>
          </w:p>
        </w:tc>
        <w:tc>
          <w:tcPr>
            <w:tcW w:w="1061" w:type="pct"/>
          </w:tcPr>
          <w:p w:rsidRPr="00C20AEF" w:rsidR="00B20209" w:rsidP="00B20209" w:rsidRDefault="00B20209" w14:paraId="79C2F75A" w14:textId="45AEDBFF">
            <w:pPr>
              <w:pStyle w:val="TabelleFlietext3"/>
              <w:spacing w:before="60" w:after="60"/>
            </w:pPr>
            <w:r>
              <w:t>Numeric, Integer</w:t>
            </w:r>
          </w:p>
        </w:tc>
        <w:tc>
          <w:tcPr>
            <w:tcW w:w="2271" w:type="pct"/>
          </w:tcPr>
          <w:p w:rsidRPr="00C20AEF" w:rsidR="00B20209" w:rsidP="00B20209" w:rsidRDefault="00B20209" w14:paraId="2DD4851E" w14:textId="77777777">
            <w:pPr>
              <w:pStyle w:val="TabelleFlietext3"/>
              <w:spacing w:before="60" w:after="60"/>
            </w:pPr>
            <w:r>
              <w:t>Order number.</w:t>
            </w:r>
          </w:p>
          <w:p w:rsidRPr="00C20AEF" w:rsidR="00B20209" w:rsidP="00B20209" w:rsidRDefault="00B20209" w14:paraId="4798380C" w14:textId="3378A5C1">
            <w:pPr>
              <w:pStyle w:val="TabelleFlietext3"/>
              <w:spacing w:before="60" w:after="60"/>
            </w:pPr>
            <w:r>
              <w:t>D2D/Buyer's View Only: A tooltip shows the searched part number (can also be wildcard) and BHW and sales order number if available</w:t>
            </w:r>
          </w:p>
        </w:tc>
      </w:tr>
      <w:tr w:rsidRPr="00C20AEF" w:rsidR="00B20209" w:rsidTr="00B42168" w14:paraId="6A18DA0F" w14:textId="77777777">
        <w:tc>
          <w:tcPr>
            <w:tcW w:w="758" w:type="pct"/>
          </w:tcPr>
          <w:p w:rsidRPr="00C20AEF" w:rsidR="00B20209" w:rsidP="00B20209" w:rsidRDefault="00B20209" w14:paraId="73B429F7" w14:textId="603AA312">
            <w:pPr>
              <w:pStyle w:val="TabelleFlietext3"/>
              <w:spacing w:before="60" w:after="60"/>
            </w:pPr>
            <w:r>
              <w:t>X</w:t>
            </w:r>
          </w:p>
        </w:tc>
        <w:tc>
          <w:tcPr>
            <w:tcW w:w="909" w:type="pct"/>
          </w:tcPr>
          <w:p w:rsidRPr="00C20AEF" w:rsidR="00B20209" w:rsidP="00B20209" w:rsidRDefault="00B20209" w14:paraId="7CC6F21C" w14:textId="209E4B1C">
            <w:pPr>
              <w:pStyle w:val="TabelleFlietext3"/>
              <w:spacing w:before="60" w:after="60"/>
            </w:pPr>
            <w:r>
              <w:t>Pos. total</w:t>
            </w:r>
          </w:p>
        </w:tc>
        <w:tc>
          <w:tcPr>
            <w:tcW w:w="1061" w:type="pct"/>
          </w:tcPr>
          <w:p w:rsidRPr="00C20AEF" w:rsidR="00B20209" w:rsidP="00B20209" w:rsidRDefault="00B20209" w14:paraId="77430D63" w14:textId="77777777">
            <w:pPr>
              <w:pStyle w:val="TabelleFlietext3"/>
              <w:spacing w:before="60" w:after="60"/>
            </w:pPr>
            <w:r>
              <w:t>Numeric, Integer</w:t>
            </w:r>
          </w:p>
        </w:tc>
        <w:tc>
          <w:tcPr>
            <w:tcW w:w="2271" w:type="pct"/>
          </w:tcPr>
          <w:p w:rsidRPr="00C20AEF" w:rsidR="00B20209" w:rsidP="00B20209" w:rsidRDefault="00B20209" w14:paraId="62657A7C" w14:textId="77777777">
            <w:pPr>
              <w:pStyle w:val="TabelleFlietext3"/>
              <w:spacing w:before="60" w:after="60"/>
            </w:pPr>
            <w:r>
              <w:t>Number of order items in the order.</w:t>
            </w:r>
          </w:p>
        </w:tc>
      </w:tr>
      <w:tr w:rsidRPr="00C20AEF" w:rsidR="00B20209" w:rsidTr="00B42168" w14:paraId="3D1FC901" w14:textId="77777777">
        <w:tc>
          <w:tcPr>
            <w:tcW w:w="758" w:type="pct"/>
          </w:tcPr>
          <w:p w:rsidRPr="00C20AEF" w:rsidR="00B20209" w:rsidP="00B20209" w:rsidRDefault="00B20209" w14:paraId="58B53F85" w14:textId="448ED6C9">
            <w:pPr>
              <w:pStyle w:val="TabelleFlietext3"/>
              <w:spacing w:before="60" w:after="60"/>
            </w:pPr>
            <w:r>
              <w:t>X</w:t>
            </w:r>
          </w:p>
        </w:tc>
        <w:tc>
          <w:tcPr>
            <w:tcW w:w="909" w:type="pct"/>
          </w:tcPr>
          <w:p w:rsidRPr="00C20AEF" w:rsidR="00B20209" w:rsidP="00B20209" w:rsidRDefault="00B20209" w14:paraId="56726AAF" w14:textId="61BADCCB">
            <w:pPr>
              <w:pStyle w:val="TabelleFlietext3"/>
              <w:spacing w:before="60" w:after="60"/>
            </w:pPr>
            <w:r>
              <w:t>Pos. deleted</w:t>
            </w:r>
          </w:p>
        </w:tc>
        <w:tc>
          <w:tcPr>
            <w:tcW w:w="1061" w:type="pct"/>
          </w:tcPr>
          <w:p w:rsidRPr="00C20AEF" w:rsidR="00B20209" w:rsidP="00B20209" w:rsidRDefault="00B20209" w14:paraId="7E73915D" w14:textId="77777777">
            <w:pPr>
              <w:pStyle w:val="TabelleFlietext3"/>
              <w:spacing w:before="60" w:after="60"/>
            </w:pPr>
            <w:r>
              <w:t>Numeric, Integer</w:t>
            </w:r>
          </w:p>
        </w:tc>
        <w:tc>
          <w:tcPr>
            <w:tcW w:w="2271" w:type="pct"/>
          </w:tcPr>
          <w:p w:rsidRPr="00C20AEF" w:rsidR="00B20209" w:rsidP="00B20209" w:rsidRDefault="00B20209" w14:paraId="329C9C2A" w14:textId="77777777">
            <w:pPr>
              <w:pStyle w:val="TabelleFlietext3"/>
              <w:spacing w:before="60" w:after="60"/>
            </w:pPr>
            <w:r>
              <w:t>Number of deleted order items in the order (delivery quantity = 0). If no item has been deleted, a 0 is displayed.</w:t>
            </w:r>
          </w:p>
        </w:tc>
      </w:tr>
      <w:tr w:rsidRPr="00C20AEF" w:rsidR="00B20209" w:rsidTr="00B42168" w14:paraId="10343742" w14:textId="77777777">
        <w:tc>
          <w:tcPr>
            <w:tcW w:w="758" w:type="pct"/>
          </w:tcPr>
          <w:p w:rsidRPr="00C20AEF" w:rsidR="00B20209" w:rsidP="00B20209" w:rsidRDefault="00B20209" w14:paraId="4DC7294F" w14:textId="36D2B06A">
            <w:pPr>
              <w:pStyle w:val="TabelleFlietext3"/>
              <w:spacing w:before="60" w:after="60"/>
            </w:pPr>
            <w:r>
              <w:t>X</w:t>
            </w:r>
          </w:p>
        </w:tc>
        <w:tc>
          <w:tcPr>
            <w:tcW w:w="909" w:type="pct"/>
          </w:tcPr>
          <w:p w:rsidRPr="00C20AEF" w:rsidR="00B20209" w:rsidP="00B20209" w:rsidRDefault="00B20209" w14:paraId="076F0BBA" w14:textId="3C52C11C">
            <w:pPr>
              <w:pStyle w:val="TabelleFlietext3"/>
              <w:spacing w:before="60" w:after="60"/>
            </w:pPr>
            <w:r>
              <w:t>Pos. changed</w:t>
            </w:r>
          </w:p>
        </w:tc>
        <w:tc>
          <w:tcPr>
            <w:tcW w:w="1061" w:type="pct"/>
          </w:tcPr>
          <w:p w:rsidRPr="00C20AEF" w:rsidR="00B20209" w:rsidP="00B20209" w:rsidRDefault="00B20209" w14:paraId="4A218250" w14:textId="77777777">
            <w:pPr>
              <w:pStyle w:val="TabelleFlietext3"/>
              <w:spacing w:before="60" w:after="60"/>
            </w:pPr>
            <w:r>
              <w:t>Numeric, Integer</w:t>
            </w:r>
          </w:p>
        </w:tc>
        <w:tc>
          <w:tcPr>
            <w:tcW w:w="2271" w:type="pct"/>
          </w:tcPr>
          <w:p w:rsidRPr="00C20AEF" w:rsidR="00B20209" w:rsidP="00B20209" w:rsidRDefault="00B20209" w14:paraId="02910332" w14:textId="77777777">
            <w:pPr>
              <w:pStyle w:val="TabelleFlietext3"/>
              <w:spacing w:before="60" w:after="60"/>
            </w:pPr>
            <w:r>
              <w:t>Number of order items in the order for which the quantity was corrected downwards (delivery quantity &gt; 0 &lt; order quantity). If no item has been deleted, a 0 is displayed.</w:t>
            </w:r>
          </w:p>
        </w:tc>
      </w:tr>
      <w:tr w:rsidRPr="00C20AEF" w:rsidR="00B20209" w:rsidTr="00B42168" w14:paraId="676B676A" w14:textId="77777777">
        <w:tc>
          <w:tcPr>
            <w:tcW w:w="758" w:type="pct"/>
            <w:tcBorders>
              <w:top w:val="single" w:color="auto" w:sz="4" w:space="0"/>
            </w:tcBorders>
          </w:tcPr>
          <w:p w:rsidRPr="00C20AEF" w:rsidR="00B20209" w:rsidP="00B20209" w:rsidRDefault="00B20209" w14:paraId="51D19ECB" w14:textId="02976071">
            <w:pPr>
              <w:pStyle w:val="TabelleFlietext3"/>
              <w:spacing w:before="60" w:after="60"/>
            </w:pPr>
            <w:r>
              <w:t xml:space="preserve">See </w:t>
            </w:r>
            <w:r w:rsidRPr="00C20AEF">
              <w:fldChar w:fldCharType="begin"/>
            </w:r>
            <w:r w:rsidRPr="00C20AEF">
              <w:instrText xml:space="preserve"> REF _Ref22211026 \h  \* MERGEFORMAT </w:instrText>
            </w:r>
            <w:r w:rsidRPr="00C20AEF">
              <w:fldChar w:fldCharType="separate"/>
            </w:r>
            <w:proofErr w:type="spellStart"/>
            <w:r w:rsidRPr="00C20AEF" w:rsidR="000D3A2D">
              <w:t>Tabelle</w:t>
            </w:r>
            <w:proofErr w:type="spellEnd"/>
            <w:r w:rsidRPr="00C20AEF" w:rsidR="000D3A2D">
              <w:t xml:space="preserve"> </w:t>
            </w:r>
            <w:r w:rsidR="000D3A2D">
              <w:t>4</w:t>
            </w:r>
            <w:r w:rsidRPr="00C20AEF" w:rsidR="000D3A2D">
              <w:noBreakHyphen/>
            </w:r>
            <w:r w:rsidR="000D3A2D">
              <w:t>7</w:t>
            </w:r>
            <w:r w:rsidRPr="00C20AEF">
              <w:fldChar w:fldCharType="end"/>
            </w:r>
            <w:r>
              <w:t xml:space="preserve"> and </w:t>
            </w:r>
            <w:r w:rsidRPr="00C20AEF">
              <w:fldChar w:fldCharType="begin"/>
            </w:r>
            <w:r w:rsidRPr="00C20AEF">
              <w:instrText xml:space="preserve"> REF _Ref22211028 \h  \* MERGEFORMAT </w:instrText>
            </w:r>
            <w:r w:rsidRPr="00C20AEF">
              <w:fldChar w:fldCharType="separate"/>
            </w:r>
            <w:proofErr w:type="spellStart"/>
            <w:r w:rsidRPr="000D3A2D" w:rsidR="000D3A2D">
              <w:t>Tabelle</w:t>
            </w:r>
            <w:proofErr w:type="spellEnd"/>
            <w:r w:rsidRPr="000D3A2D" w:rsidR="000D3A2D">
              <w:t xml:space="preserve"> 4</w:t>
            </w:r>
            <w:r w:rsidRPr="000D3A2D" w:rsidR="000D3A2D">
              <w:noBreakHyphen/>
              <w:t>9</w:t>
            </w:r>
            <w:r w:rsidRPr="00C20AEF">
              <w:fldChar w:fldCharType="end"/>
            </w:r>
          </w:p>
        </w:tc>
        <w:tc>
          <w:tcPr>
            <w:tcW w:w="909" w:type="pct"/>
            <w:tcBorders>
              <w:top w:val="single" w:color="auto" w:sz="4" w:space="0"/>
            </w:tcBorders>
          </w:tcPr>
          <w:p w:rsidRPr="00C20AEF" w:rsidR="00B20209" w:rsidP="00B20209" w:rsidRDefault="00B20209" w14:paraId="3E38AB42" w14:textId="6C88A93E">
            <w:pPr>
              <w:pStyle w:val="TabelleFlietext3"/>
              <w:spacing w:before="60" w:after="60"/>
            </w:pPr>
            <w:r>
              <w:t>Order value</w:t>
            </w:r>
          </w:p>
        </w:tc>
        <w:tc>
          <w:tcPr>
            <w:tcW w:w="1061" w:type="pct"/>
            <w:tcBorders>
              <w:top w:val="single" w:color="auto" w:sz="4" w:space="0"/>
            </w:tcBorders>
          </w:tcPr>
          <w:p w:rsidRPr="00C20AEF" w:rsidR="00B20209" w:rsidP="00B20209" w:rsidRDefault="00B20209" w14:paraId="1F0ECA03" w14:textId="77777777">
            <w:pPr>
              <w:pStyle w:val="TabelleFlietext3"/>
              <w:spacing w:before="60" w:after="60"/>
            </w:pPr>
            <w:r>
              <w:t>Price format</w:t>
            </w:r>
          </w:p>
        </w:tc>
        <w:tc>
          <w:tcPr>
            <w:tcW w:w="2271" w:type="pct"/>
            <w:tcBorders>
              <w:top w:val="single" w:color="auto" w:sz="4" w:space="0"/>
            </w:tcBorders>
            <w:vAlign w:val="center"/>
          </w:tcPr>
          <w:p w:rsidRPr="00C20AEF" w:rsidR="00B20209" w:rsidP="00B20209" w:rsidRDefault="00B20209" w14:paraId="15689010" w14:textId="601376C8">
            <w:pPr>
              <w:pStyle w:val="TabelleFlietext3"/>
              <w:spacing w:before="60" w:after="60"/>
            </w:pPr>
            <w:r>
              <w:t xml:space="preserve">Order value of the order ((delivery quantity × </w:t>
            </w:r>
            <w:proofErr w:type="spellStart"/>
            <w:r>
              <w:t>DeadStock</w:t>
            </w:r>
            <w:proofErr w:type="spellEnd"/>
            <w:r>
              <w:t xml:space="preserve"> price or delivery quantity × D2D price + D2D handling margin)</w:t>
            </w:r>
          </w:p>
        </w:tc>
      </w:tr>
      <w:tr w:rsidRPr="00C20AEF" w:rsidR="00B20209" w:rsidTr="00B42168" w14:paraId="5EED01E3" w14:textId="77777777">
        <w:tc>
          <w:tcPr>
            <w:tcW w:w="758" w:type="pct"/>
          </w:tcPr>
          <w:p w:rsidRPr="00C20AEF" w:rsidR="00B20209" w:rsidP="00B20209" w:rsidRDefault="00B20209" w14:paraId="45D33C7E" w14:textId="7C36C4FA">
            <w:pPr>
              <w:pStyle w:val="TabelleFlietext3"/>
              <w:spacing w:before="60" w:after="60"/>
            </w:pPr>
            <w:r>
              <w:t>X</w:t>
            </w:r>
          </w:p>
        </w:tc>
        <w:tc>
          <w:tcPr>
            <w:tcW w:w="909" w:type="pct"/>
          </w:tcPr>
          <w:p w:rsidRPr="00C20AEF" w:rsidR="00B20209" w:rsidP="00B20209" w:rsidRDefault="00B20209" w14:paraId="1E6B30CA" w14:textId="71C5A18B">
            <w:pPr>
              <w:pStyle w:val="TabelleFlietext3"/>
              <w:spacing w:before="60" w:after="60"/>
            </w:pPr>
            <w:r>
              <w:t>Incoming orders</w:t>
            </w:r>
          </w:p>
        </w:tc>
        <w:tc>
          <w:tcPr>
            <w:tcW w:w="1061" w:type="pct"/>
          </w:tcPr>
          <w:p w:rsidRPr="00C20AEF" w:rsidR="00B20209" w:rsidP="00B20209" w:rsidRDefault="00B20209" w14:paraId="113B82B6" w14:textId="77777777">
            <w:pPr>
              <w:pStyle w:val="TabelleFlietext3"/>
              <w:spacing w:before="60" w:after="60"/>
            </w:pPr>
            <w:r>
              <w:t>General time format</w:t>
            </w:r>
          </w:p>
        </w:tc>
        <w:tc>
          <w:tcPr>
            <w:tcW w:w="2271" w:type="pct"/>
            <w:vAlign w:val="center"/>
          </w:tcPr>
          <w:p w:rsidRPr="00C20AEF" w:rsidR="00B20209" w:rsidP="00B20209" w:rsidRDefault="00B20209" w14:paraId="331244FA" w14:textId="65BB72CD">
            <w:pPr>
              <w:pStyle w:val="TabelleFlietext3"/>
              <w:spacing w:before="60" w:after="60"/>
            </w:pPr>
            <w:r>
              <w:t>Time when order was placed (</w:t>
            </w:r>
            <w:proofErr w:type="spellStart"/>
            <w:r>
              <w:t>DeadStock</w:t>
            </w:r>
            <w:proofErr w:type="spellEnd"/>
            <w:r>
              <w:t>) or delivery request was started (D2D).</w:t>
            </w:r>
          </w:p>
        </w:tc>
      </w:tr>
      <w:tr w:rsidRPr="00C20AEF" w:rsidR="00B20209" w:rsidTr="00B42168" w14:paraId="4915FB04" w14:textId="77777777">
        <w:tc>
          <w:tcPr>
            <w:tcW w:w="758" w:type="pct"/>
            <w:tcBorders>
              <w:top w:val="single" w:color="auto" w:sz="4" w:space="0"/>
            </w:tcBorders>
          </w:tcPr>
          <w:p w:rsidRPr="00C20AEF" w:rsidR="00B20209" w:rsidP="00B20209" w:rsidRDefault="00B20209" w14:paraId="37C6CA5C" w14:textId="5C2F9DC2">
            <w:pPr>
              <w:pStyle w:val="TabelleFlietext3"/>
              <w:spacing w:before="60" w:after="60"/>
            </w:pPr>
            <w:r>
              <w:t>X</w:t>
            </w:r>
          </w:p>
        </w:tc>
        <w:tc>
          <w:tcPr>
            <w:tcW w:w="909" w:type="pct"/>
            <w:tcBorders>
              <w:top w:val="single" w:color="auto" w:sz="4" w:space="0"/>
            </w:tcBorders>
          </w:tcPr>
          <w:p w:rsidRPr="00C20AEF" w:rsidR="00B20209" w:rsidP="00B20209" w:rsidRDefault="00B20209" w14:paraId="456E3DDA" w14:textId="53C4964C">
            <w:pPr>
              <w:pStyle w:val="TabelleFlietext3"/>
              <w:spacing w:before="60" w:after="60"/>
            </w:pPr>
            <w:r>
              <w:t>in process</w:t>
            </w:r>
          </w:p>
        </w:tc>
        <w:tc>
          <w:tcPr>
            <w:tcW w:w="1061" w:type="pct"/>
            <w:tcBorders>
              <w:top w:val="single" w:color="auto" w:sz="4" w:space="0"/>
            </w:tcBorders>
          </w:tcPr>
          <w:p w:rsidRPr="00C20AEF" w:rsidR="00B20209" w:rsidP="00B20209" w:rsidRDefault="00B20209" w14:paraId="3147AC9D" w14:textId="77777777">
            <w:pPr>
              <w:pStyle w:val="TabelleFlietext3"/>
              <w:spacing w:before="60" w:after="60"/>
            </w:pPr>
            <w:r>
              <w:t>General time format</w:t>
            </w:r>
          </w:p>
        </w:tc>
        <w:tc>
          <w:tcPr>
            <w:tcW w:w="2271" w:type="pct"/>
            <w:tcBorders>
              <w:top w:val="single" w:color="auto" w:sz="4" w:space="0"/>
            </w:tcBorders>
          </w:tcPr>
          <w:p w:rsidRPr="00C20AEF" w:rsidR="00B20209" w:rsidP="00B20209" w:rsidRDefault="00B20209" w14:paraId="25B5C367" w14:textId="486EA59F">
            <w:pPr>
              <w:pStyle w:val="TabelleFlietext3"/>
              <w:spacing w:before="60" w:after="60"/>
            </w:pPr>
            <w:r>
              <w:t>Time when the seller opened the order (</w:t>
            </w:r>
            <w:proofErr w:type="spellStart"/>
            <w:r>
              <w:t>DeadStock</w:t>
            </w:r>
            <w:proofErr w:type="spellEnd"/>
            <w:r>
              <w:t>) or accepted or rejected the delivery request and saved it (D2D).</w:t>
            </w:r>
          </w:p>
        </w:tc>
      </w:tr>
      <w:tr w:rsidRPr="00C20AEF" w:rsidR="00B20209" w:rsidTr="00B42168" w14:paraId="2D5D1431" w14:textId="77777777">
        <w:tc>
          <w:tcPr>
            <w:tcW w:w="758" w:type="pct"/>
          </w:tcPr>
          <w:p w:rsidRPr="00C20AEF" w:rsidR="00B20209" w:rsidP="00B20209" w:rsidRDefault="00B20209" w14:paraId="2BCAF169" w14:textId="29C40DE5">
            <w:pPr>
              <w:pStyle w:val="TabelleFlietext3"/>
              <w:spacing w:before="60" w:after="60"/>
            </w:pPr>
            <w:r>
              <w:t>X</w:t>
            </w:r>
          </w:p>
        </w:tc>
        <w:tc>
          <w:tcPr>
            <w:tcW w:w="909" w:type="pct"/>
          </w:tcPr>
          <w:p w:rsidRPr="00C20AEF" w:rsidR="00B20209" w:rsidP="00B20209" w:rsidRDefault="00B20209" w14:paraId="6B4BB5EC" w14:textId="604E02B6">
            <w:pPr>
              <w:pStyle w:val="TabelleFlietext3"/>
              <w:spacing w:before="60" w:after="60"/>
            </w:pPr>
            <w:r>
              <w:t>dispatches</w:t>
            </w:r>
          </w:p>
        </w:tc>
        <w:tc>
          <w:tcPr>
            <w:tcW w:w="1061" w:type="pct"/>
          </w:tcPr>
          <w:p w:rsidRPr="00C20AEF" w:rsidR="00B20209" w:rsidP="00B20209" w:rsidRDefault="00B20209" w14:paraId="528F0709" w14:textId="77777777">
            <w:pPr>
              <w:pStyle w:val="TabelleFlietext3"/>
              <w:spacing w:before="60" w:after="60"/>
            </w:pPr>
            <w:r>
              <w:t>General time format</w:t>
            </w:r>
          </w:p>
        </w:tc>
        <w:tc>
          <w:tcPr>
            <w:tcW w:w="2271" w:type="pct"/>
          </w:tcPr>
          <w:p w:rsidRPr="00C20AEF" w:rsidR="00B20209" w:rsidP="00B20209" w:rsidRDefault="00B20209" w14:paraId="540DB81D" w14:textId="77777777">
            <w:pPr>
              <w:pStyle w:val="TabelleFlietext3"/>
              <w:spacing w:before="60" w:after="60"/>
            </w:pPr>
            <w:r>
              <w:t>Time when the seller marked the order as shipped.</w:t>
            </w:r>
          </w:p>
        </w:tc>
      </w:tr>
      <w:tr w:rsidRPr="00C20AEF" w:rsidR="00B20209" w:rsidTr="00B42168" w14:paraId="78C49C68" w14:textId="77777777">
        <w:tc>
          <w:tcPr>
            <w:tcW w:w="758" w:type="pct"/>
          </w:tcPr>
          <w:p w:rsidRPr="00C20AEF" w:rsidR="00B20209" w:rsidP="00B20209" w:rsidRDefault="00B20209" w14:paraId="35E60704" w14:textId="6155CBAD">
            <w:pPr>
              <w:pStyle w:val="TabelleFlietext3"/>
              <w:spacing w:before="60" w:after="60"/>
            </w:pPr>
            <w:r>
              <w:t>X</w:t>
            </w:r>
          </w:p>
        </w:tc>
        <w:tc>
          <w:tcPr>
            <w:tcW w:w="909" w:type="pct"/>
          </w:tcPr>
          <w:p w:rsidRPr="00C20AEF" w:rsidR="00B20209" w:rsidP="00B20209" w:rsidRDefault="00B20209" w14:paraId="66DC659A" w14:textId="239C1533">
            <w:pPr>
              <w:pStyle w:val="TabelleFlietext3"/>
              <w:spacing w:before="60" w:after="60"/>
            </w:pPr>
            <w:r>
              <w:t>done</w:t>
            </w:r>
          </w:p>
        </w:tc>
        <w:tc>
          <w:tcPr>
            <w:tcW w:w="1061" w:type="pct"/>
          </w:tcPr>
          <w:p w:rsidRPr="00C20AEF" w:rsidR="00B20209" w:rsidP="00B20209" w:rsidRDefault="00B20209" w14:paraId="3032C1ED" w14:textId="77777777">
            <w:pPr>
              <w:pStyle w:val="TabelleFlietext3"/>
              <w:spacing w:before="60" w:after="60"/>
            </w:pPr>
            <w:r>
              <w:t>General time format</w:t>
            </w:r>
          </w:p>
        </w:tc>
        <w:tc>
          <w:tcPr>
            <w:tcW w:w="2271" w:type="pct"/>
          </w:tcPr>
          <w:p w:rsidRPr="00C20AEF" w:rsidR="00B20209" w:rsidP="00B20209" w:rsidRDefault="00B20209" w14:paraId="26467A0A" w14:textId="77777777">
            <w:pPr>
              <w:pStyle w:val="TabelleFlietext3"/>
              <w:spacing w:before="60" w:after="60"/>
            </w:pPr>
            <w:r>
              <w:t>Time when the order was marked as received, rejected or cancelled.</w:t>
            </w:r>
          </w:p>
        </w:tc>
      </w:tr>
    </w:tbl>
    <w:p w:rsidRPr="00C20AEF" w:rsidR="00234020" w:rsidP="00234020" w:rsidRDefault="00234020" w14:paraId="29B14CA0" w14:textId="2D7606C7">
      <w:pPr>
        <w:pStyle w:val="Beschriftung"/>
      </w:pPr>
      <w:bookmarkStart w:name="_Toc252787692" w:id="323"/>
      <w:bookmarkStart w:name="_Toc255401686" w:id="324"/>
      <w:bookmarkStart w:name="_Ref20298557" w:id="325"/>
      <w:bookmarkStart w:name="_Toc98411815" w:id="326"/>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11</w:t>
      </w:r>
      <w:r>
        <w:fldChar w:fldCharType="end"/>
      </w:r>
      <w:r>
        <w:t xml:space="preserve"> - Table order overview archive: Column description</w:t>
      </w:r>
      <w:bookmarkEnd w:id="323"/>
      <w:bookmarkEnd w:id="324"/>
      <w:bookmarkEnd w:id="325"/>
      <w:bookmarkEnd w:id="326"/>
    </w:p>
    <w:p w:rsidRPr="00C20AEF" w:rsidR="00234020" w:rsidP="00234020" w:rsidRDefault="00234020" w14:paraId="278D0F63" w14:textId="77777777">
      <w:pPr>
        <w:pStyle w:val="Anforderungsnummer"/>
      </w:pPr>
      <w:r>
        <w:t>Requirement: FKT-GUI-70</w:t>
      </w:r>
    </w:p>
    <w:p w:rsidRPr="00C20AEF" w:rsidR="008E704D" w:rsidP="00234020" w:rsidRDefault="00234020" w14:paraId="54CB07B7" w14:textId="192E0A53">
      <w:pPr>
        <w:pStyle w:val="Anforderungstext"/>
      </w:pPr>
      <w:r>
        <w:t xml:space="preserve">Double-clicking on a cell in the table opens the underlying purchase order in the </w:t>
      </w:r>
      <w:r>
        <w:rPr>
          <w:i/>
        </w:rPr>
        <w:t>Purchase Order Details</w:t>
      </w:r>
      <w:r>
        <w:t xml:space="preserve"> panel (see </w:t>
      </w:r>
      <w:r w:rsidRPr="00C20AEF" w:rsidR="00A9316A">
        <w:fldChar w:fldCharType="begin"/>
      </w:r>
      <w:r w:rsidRPr="00C20AEF" w:rsidR="00A9316A">
        <w:instrText xml:space="preserve"> REF _Ref252356202 \r \h  \* MERGEFORMAT </w:instrText>
      </w:r>
      <w:r w:rsidRPr="00C20AEF" w:rsidR="00A9316A">
        <w:fldChar w:fldCharType="separate"/>
      </w:r>
      <w:r w:rsidR="000D3A2D">
        <w:t>4.4.2</w:t>
      </w:r>
      <w:r w:rsidRPr="00C20AEF" w:rsidR="00A9316A">
        <w:fldChar w:fldCharType="end"/>
      </w:r>
      <w:r>
        <w:t xml:space="preserve">). </w:t>
      </w:r>
    </w:p>
    <w:p w:rsidRPr="00C20AEF" w:rsidR="00234020" w:rsidP="00234020" w:rsidRDefault="00234020" w14:paraId="699412B1" w14:textId="0BF3E840">
      <w:pPr>
        <w:pStyle w:val="Anforderungstext"/>
        <w:rPr>
          <w:i/>
        </w:rPr>
      </w:pPr>
      <w:r>
        <w:br/>
      </w:r>
      <w:r>
        <w:t xml:space="preserve">Order as buyer: In </w:t>
      </w:r>
      <w:r>
        <w:rPr>
          <w:i/>
        </w:rPr>
        <w:t>seller's point of view</w:t>
      </w:r>
      <w:r>
        <w:br/>
      </w:r>
      <w:r>
        <w:t xml:space="preserve">order as seller: From the </w:t>
      </w:r>
      <w:r>
        <w:rPr>
          <w:i/>
        </w:rPr>
        <w:t>buyer's point of view</w:t>
      </w:r>
    </w:p>
    <w:p w:rsidRPr="00C20AEF" w:rsidR="008E704D" w:rsidP="00234020" w:rsidRDefault="008E704D" w14:paraId="2721A0E4" w14:textId="1344F97A">
      <w:pPr>
        <w:pStyle w:val="Anforderungstext"/>
        <w:rPr>
          <w:iCs/>
        </w:rPr>
      </w:pPr>
      <w:r>
        <w:t>The order details are available in case of a D2D order from the buyer's point of view only if the D2D order is in the status "Accepted" or following ("Sent" and "Received"). If the D2D order is in a different status, an info dialog will appear indicating which status the D2D order is in and that order details cannot be displayed in this status. In addition, the searched part number (can also be wildcard) and BHW and customer order number if available are also displayed.</w:t>
      </w:r>
    </w:p>
    <w:p w:rsidRPr="00C20AEF" w:rsidR="00E01E88" w:rsidP="00E01E88" w:rsidRDefault="00E01E88" w14:paraId="709E064F" w14:textId="77777777">
      <w:pPr>
        <w:pStyle w:val="Textkrper"/>
      </w:pPr>
    </w:p>
    <w:p w:rsidRPr="00C20AEF" w:rsidR="00E01E88" w:rsidP="00E01E88" w:rsidRDefault="00E01E88" w14:paraId="7965081F" w14:textId="77777777">
      <w:pPr>
        <w:pStyle w:val="Anforderungsnummer"/>
      </w:pPr>
      <w:r>
        <w:t>Requirement: FKT-GUI-325</w:t>
      </w:r>
    </w:p>
    <w:p w:rsidRPr="00C20AEF" w:rsidR="00E01E88" w:rsidP="00E01E88" w:rsidRDefault="00E01E88" w14:paraId="33F57E2E" w14:textId="77777777">
      <w:pPr>
        <w:pStyle w:val="Anforderungstext"/>
      </w:pPr>
      <w:r>
        <w:t xml:space="preserve">The </w:t>
      </w:r>
      <w:r>
        <w:rPr>
          <w:i/>
        </w:rPr>
        <w:t xml:space="preserve">Order tracking </w:t>
      </w:r>
      <w:r>
        <w:t>button is only visible and active if the active site belongs to the Germany market (country code 200).</w:t>
      </w:r>
    </w:p>
    <w:p w:rsidRPr="00C20AEF" w:rsidR="00234020" w:rsidP="00234020" w:rsidRDefault="00234020" w14:paraId="6BF67A5B" w14:textId="67E8DF8F">
      <w:pPr>
        <w:pStyle w:val="SchnelllesetextbergeordneteAussage1"/>
      </w:pPr>
      <w:r>
        <w:lastRenderedPageBreak/>
        <w:t>Button overview</w:t>
      </w:r>
    </w:p>
    <w:p w:rsidRPr="00C20AEF" w:rsidR="00234020" w:rsidP="00234020" w:rsidRDefault="00234020" w14:paraId="69C0F87B" w14:textId="77777777">
      <w:pPr>
        <w:pStyle w:val="Textkrper"/>
      </w:pPr>
      <w:r>
        <w:t xml:space="preserve">The following buttons are available in the </w:t>
      </w:r>
      <w:r>
        <w:rPr>
          <w:i/>
        </w:rPr>
        <w:t>Archive</w:t>
      </w:r>
      <w:r>
        <w:t xml:space="preserve"> section:</w:t>
      </w:r>
    </w:p>
    <w:tbl>
      <w:tblPr>
        <w:tblW w:w="4750" w:type="pct"/>
        <w:tblBorders>
          <w:top w:val="single" w:color="E20074" w:sz="18" w:space="0"/>
          <w:insideH w:val="single" w:color="auto" w:sz="4" w:space="0"/>
        </w:tblBorders>
        <w:tblLayout w:type="fixed"/>
        <w:tblLook w:val="01E0" w:firstRow="1" w:lastRow="1" w:firstColumn="1" w:lastColumn="1" w:noHBand="0" w:noVBand="0"/>
      </w:tblPr>
      <w:tblGrid>
        <w:gridCol w:w="1925"/>
        <w:gridCol w:w="11"/>
        <w:gridCol w:w="1019"/>
        <w:gridCol w:w="5926"/>
      </w:tblGrid>
      <w:tr w:rsidRPr="00C20AEF" w:rsidR="00234020" w:rsidTr="00234020" w14:paraId="4F074CAB" w14:textId="77777777">
        <w:trPr>
          <w:tblHeader/>
        </w:trPr>
        <w:tc>
          <w:tcPr>
            <w:tcW w:w="1967" w:type="dxa"/>
            <w:tcBorders>
              <w:top w:val="single" w:color="E20074" w:sz="18" w:space="0"/>
              <w:bottom w:val="single" w:color="auto" w:sz="4" w:space="0"/>
            </w:tcBorders>
            <w:shd w:val="clear" w:color="auto" w:fill="E0E0E0"/>
          </w:tcPr>
          <w:p w:rsidRPr="00C20AEF" w:rsidR="00234020" w:rsidP="00234020" w:rsidRDefault="00234020" w14:paraId="2B09779A" w14:textId="77777777">
            <w:pPr>
              <w:pStyle w:val="TableHeading"/>
              <w:rPr>
                <w:rStyle w:val="Fett"/>
                <w:b/>
                <w:bCs/>
              </w:rPr>
            </w:pPr>
            <w:r>
              <w:rPr>
                <w:rStyle w:val="Fett"/>
                <w:b/>
              </w:rPr>
              <w:t>Button</w:t>
            </w:r>
          </w:p>
        </w:tc>
        <w:tc>
          <w:tcPr>
            <w:tcW w:w="1050" w:type="dxa"/>
            <w:gridSpan w:val="2"/>
            <w:tcBorders>
              <w:top w:val="single" w:color="E20074" w:sz="18" w:space="0"/>
              <w:bottom w:val="single" w:color="auto" w:sz="4" w:space="0"/>
            </w:tcBorders>
            <w:shd w:val="clear" w:color="auto" w:fill="E0E0E0"/>
          </w:tcPr>
          <w:p w:rsidRPr="00C20AEF" w:rsidR="00234020" w:rsidP="00234020" w:rsidRDefault="00234020" w14:paraId="253E1E85" w14:textId="77777777">
            <w:pPr>
              <w:pStyle w:val="TableHeading"/>
              <w:rPr>
                <w:rStyle w:val="Fett"/>
                <w:b/>
                <w:bCs/>
              </w:rPr>
            </w:pPr>
            <w:r>
              <w:rPr>
                <w:rStyle w:val="Fett"/>
                <w:b/>
              </w:rPr>
              <w:t>Symbol</w:t>
            </w:r>
          </w:p>
        </w:tc>
        <w:tc>
          <w:tcPr>
            <w:tcW w:w="6069" w:type="dxa"/>
            <w:tcBorders>
              <w:top w:val="single" w:color="E20074" w:sz="18" w:space="0"/>
              <w:bottom w:val="single" w:color="auto" w:sz="4" w:space="0"/>
            </w:tcBorders>
            <w:shd w:val="clear" w:color="auto" w:fill="E0E0E0"/>
          </w:tcPr>
          <w:p w:rsidRPr="00C20AEF" w:rsidR="00234020" w:rsidP="00234020" w:rsidRDefault="00234020" w14:paraId="5B25AA68" w14:textId="77777777">
            <w:pPr>
              <w:pStyle w:val="TableHeading"/>
              <w:rPr>
                <w:rStyle w:val="Fett"/>
                <w:b/>
                <w:bCs/>
              </w:rPr>
            </w:pPr>
            <w:r>
              <w:rPr>
                <w:rStyle w:val="Fett"/>
                <w:b/>
              </w:rPr>
              <w:t>Function</w:t>
            </w:r>
          </w:p>
        </w:tc>
      </w:tr>
      <w:tr w:rsidRPr="00C20AEF" w:rsidR="00234020" w:rsidTr="00E01E88" w14:paraId="4E5A7EB7" w14:textId="77777777">
        <w:trPr>
          <w:trHeight w:val="785"/>
        </w:trPr>
        <w:tc>
          <w:tcPr>
            <w:tcW w:w="1978" w:type="dxa"/>
            <w:gridSpan w:val="2"/>
            <w:tcBorders>
              <w:top w:val="single" w:color="auto" w:sz="4" w:space="0"/>
              <w:bottom w:val="single" w:color="auto" w:sz="4" w:space="0"/>
            </w:tcBorders>
          </w:tcPr>
          <w:p w:rsidRPr="00C20AEF" w:rsidR="00234020" w:rsidP="00234020" w:rsidRDefault="00234020" w14:paraId="661523BF" w14:textId="77777777">
            <w:pPr>
              <w:pStyle w:val="TabelleFlietext3"/>
              <w:keepNext/>
              <w:spacing w:before="60" w:after="60"/>
            </w:pPr>
            <w:r>
              <w:t>Details</w:t>
            </w:r>
          </w:p>
        </w:tc>
        <w:tc>
          <w:tcPr>
            <w:tcW w:w="1039" w:type="dxa"/>
            <w:tcBorders>
              <w:top w:val="single" w:color="auto" w:sz="4" w:space="0"/>
              <w:bottom w:val="single" w:color="auto" w:sz="4" w:space="0"/>
            </w:tcBorders>
            <w:vAlign w:val="center"/>
          </w:tcPr>
          <w:p w:rsidRPr="00C20AEF" w:rsidR="00234020" w:rsidP="00234020" w:rsidRDefault="009C33EB" w14:paraId="5409383E" w14:textId="77777777">
            <w:pPr>
              <w:jc w:val="center"/>
            </w:pPr>
            <w:r>
              <w:rPr>
                <w:noProof/>
              </w:rPr>
              <w:drawing>
                <wp:inline distT="0" distB="0" distL="0" distR="0" wp14:anchorId="1EA0BF99" wp14:editId="17E30316">
                  <wp:extent cx="379730" cy="379730"/>
                  <wp:effectExtent l="19050" t="0" r="1270" b="0"/>
                  <wp:docPr id="39" name="Bild 39"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utton"/>
                          <pic:cNvPicPr>
                            <a:picLocks noChangeAspect="1" noChangeArrowheads="1"/>
                          </pic:cNvPicPr>
                        </pic:nvPicPr>
                        <pic:blipFill>
                          <a:blip r:embed="rId42"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6069" w:type="dxa"/>
            <w:tcBorders>
              <w:top w:val="single" w:color="auto" w:sz="4" w:space="0"/>
              <w:bottom w:val="single" w:color="auto" w:sz="4" w:space="0"/>
            </w:tcBorders>
          </w:tcPr>
          <w:p w:rsidRPr="00C20AEF" w:rsidR="00234020" w:rsidP="00234020" w:rsidRDefault="00234020" w14:paraId="00BF84E9" w14:textId="6A7C138B">
            <w:pPr>
              <w:pStyle w:val="TabelleFlietext3"/>
              <w:keepNext/>
              <w:spacing w:before="60" w:after="60"/>
            </w:pPr>
            <w:r>
              <w:t>Opens the selected order in the Order details panel for viewing/editing</w:t>
            </w:r>
            <w:r w:rsidRPr="00C20AEF" w:rsidR="00852652">
              <w:rPr>
                <w:rStyle w:val="Funotenzeichen"/>
              </w:rPr>
              <w:footnoteReference w:id="28"/>
            </w:r>
            <w:r>
              <w:t>. The same conditions apply as when double-clicking on the table cells</w:t>
            </w:r>
          </w:p>
        </w:tc>
      </w:tr>
      <w:tr w:rsidRPr="00C20AEF" w:rsidR="00E01E88" w:rsidTr="008D2A9F" w14:paraId="77CB832B" w14:textId="77777777">
        <w:tc>
          <w:tcPr>
            <w:tcW w:w="1967" w:type="dxa"/>
          </w:tcPr>
          <w:p w:rsidRPr="00C20AEF" w:rsidR="00E01E88" w:rsidP="008D2A9F" w:rsidRDefault="00E01E88" w14:paraId="00BC026F" w14:textId="77777777">
            <w:pPr>
              <w:pStyle w:val="TabelleFlietext3"/>
              <w:keepNext/>
              <w:spacing w:before="60" w:after="60"/>
            </w:pPr>
            <w:r>
              <w:t>Order tracking</w:t>
            </w:r>
          </w:p>
        </w:tc>
        <w:tc>
          <w:tcPr>
            <w:tcW w:w="1050" w:type="dxa"/>
            <w:gridSpan w:val="2"/>
          </w:tcPr>
          <w:p w:rsidRPr="00C20AEF" w:rsidR="00E01E88" w:rsidP="008D2A9F" w:rsidRDefault="009C33EB" w14:paraId="47B613FF" w14:textId="77777777">
            <w:pPr>
              <w:keepNext/>
              <w:keepLines/>
              <w:spacing w:before="60" w:after="60"/>
              <w:jc w:val="center"/>
            </w:pPr>
            <w:r>
              <w:rPr>
                <w:noProof/>
              </w:rPr>
              <w:drawing>
                <wp:inline distT="0" distB="0" distL="0" distR="0" wp14:anchorId="7AFA26CD" wp14:editId="69AF6F12">
                  <wp:extent cx="379730" cy="336550"/>
                  <wp:effectExtent l="19050" t="0" r="1270" b="0"/>
                  <wp:docPr id="40"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srcRect/>
                          <a:stretch>
                            <a:fillRect/>
                          </a:stretch>
                        </pic:blipFill>
                        <pic:spPr bwMode="auto">
                          <a:xfrm>
                            <a:off x="0" y="0"/>
                            <a:ext cx="379730" cy="336550"/>
                          </a:xfrm>
                          <a:prstGeom prst="rect">
                            <a:avLst/>
                          </a:prstGeom>
                          <a:noFill/>
                          <a:ln w="9525">
                            <a:noFill/>
                            <a:miter lim="800000"/>
                            <a:headEnd/>
                            <a:tailEnd/>
                          </a:ln>
                        </pic:spPr>
                      </pic:pic>
                    </a:graphicData>
                  </a:graphic>
                </wp:inline>
              </w:drawing>
            </w:r>
          </w:p>
        </w:tc>
        <w:tc>
          <w:tcPr>
            <w:tcW w:w="6069" w:type="dxa"/>
          </w:tcPr>
          <w:p w:rsidRPr="00C20AEF" w:rsidR="00E01E88" w:rsidP="008D2A9F" w:rsidRDefault="00E01E88" w14:paraId="2F29F5E8" w14:textId="77777777">
            <w:pPr>
              <w:pStyle w:val="TabelleFlietext3"/>
              <w:keepNext/>
              <w:spacing w:before="60" w:after="60"/>
            </w:pPr>
            <w:r>
              <w:t>Jump to the partner store for order tracking</w:t>
            </w:r>
          </w:p>
        </w:tc>
      </w:tr>
    </w:tbl>
    <w:p w:rsidRPr="00C20AEF" w:rsidR="00234020" w:rsidP="00234020" w:rsidRDefault="00234020" w14:paraId="55740A2C" w14:textId="0CECBDBA">
      <w:pPr>
        <w:pStyle w:val="Beschriftung"/>
      </w:pPr>
      <w:bookmarkStart w:name="_Toc252787693" w:id="327"/>
      <w:bookmarkStart w:name="_Toc255401687" w:id="328"/>
      <w:bookmarkStart w:name="_Toc98411816" w:id="329"/>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12</w:t>
      </w:r>
      <w:r>
        <w:fldChar w:fldCharType="end"/>
      </w:r>
      <w:r>
        <w:t xml:space="preserve"> - Order overview panel: Buttons of the archive table</w:t>
      </w:r>
      <w:bookmarkEnd w:id="327"/>
      <w:bookmarkEnd w:id="328"/>
      <w:bookmarkEnd w:id="329"/>
    </w:p>
    <w:p w:rsidRPr="00700C68" w:rsidR="00234020" w:rsidP="00234020" w:rsidRDefault="00234020" w14:paraId="5FB71612" w14:textId="77777777">
      <w:pPr>
        <w:pStyle w:val="berschrift3"/>
        <w:rPr>
          <w:highlight w:val="magenta"/>
        </w:rPr>
      </w:pPr>
      <w:bookmarkStart w:name="_Ref252356202" w:id="330"/>
      <w:bookmarkStart w:name="_Toc252787622" w:id="331"/>
      <w:bookmarkStart w:name="_Toc255461163" w:id="332"/>
      <w:bookmarkStart w:name="_Toc98411952" w:id="333"/>
      <w:r>
        <w:rPr>
          <w:highlight w:val="magenta"/>
        </w:rPr>
        <w:t>Order details</w:t>
      </w:r>
      <w:bookmarkEnd w:id="330"/>
      <w:bookmarkEnd w:id="331"/>
      <w:bookmarkEnd w:id="332"/>
      <w:bookmarkEnd w:id="333"/>
    </w:p>
    <w:p w:rsidRPr="00C20AEF" w:rsidR="00234020" w:rsidP="00234020" w:rsidRDefault="00234020" w14:paraId="0DD69373" w14:textId="77777777">
      <w:pPr>
        <w:pStyle w:val="Textkrper"/>
      </w:pPr>
      <w:r>
        <w:t xml:space="preserve">The </w:t>
      </w:r>
      <w:r>
        <w:rPr>
          <w:i/>
        </w:rPr>
        <w:t>Order Details</w:t>
      </w:r>
      <w:r>
        <w:t xml:space="preserve"> panel shows details about an order as well as its order items.</w:t>
      </w:r>
    </w:p>
    <w:p w:rsidRPr="00C20AEF" w:rsidR="00234020" w:rsidP="00234020" w:rsidRDefault="00234020" w14:paraId="7BE34D42" w14:textId="77777777">
      <w:pPr>
        <w:pStyle w:val="Textkrper"/>
      </w:pPr>
      <w:r>
        <w:t>The panel can be accessed in different modes:</w:t>
      </w:r>
    </w:p>
    <w:p w:rsidRPr="00C20AEF" w:rsidR="00234020" w:rsidP="00234020" w:rsidRDefault="00234020" w14:paraId="5A17DCCE" w14:textId="623E57FF">
      <w:pPr>
        <w:pStyle w:val="AufgezhltmitAbsatz"/>
      </w:pPr>
      <w:r>
        <w:t xml:space="preserve">For information/ processing as a buyer </w:t>
      </w:r>
      <w:r>
        <w:rPr>
          <w:rFonts w:ascii="Wingdings" w:hAnsi="Wingdings" w:eastAsia="Wingdings" w:cs="Wingdings"/>
        </w:rPr>
        <w:t>à</w:t>
      </w:r>
      <w:r>
        <w:t xml:space="preserve"> Buyer'</w:t>
      </w:r>
      <w:r>
        <w:rPr>
          <w:i/>
        </w:rPr>
        <w:t>s view</w:t>
      </w:r>
      <w:r>
        <w:t>.</w:t>
      </w:r>
      <w:r>
        <w:rPr>
          <w:i/>
        </w:rPr>
        <w:t xml:space="preserve"> </w:t>
      </w:r>
      <w:r>
        <w:t>For D2D orders, order details can only be displayed for orders in Accepted, Sent, and Received status.</w:t>
      </w:r>
    </w:p>
    <w:p w:rsidRPr="00C20AEF" w:rsidR="00234020" w:rsidP="00234020" w:rsidRDefault="00234020" w14:paraId="607EA02D" w14:textId="70D91514">
      <w:pPr>
        <w:pStyle w:val="AufgezhltmitAbsatz"/>
      </w:pPr>
      <w:r>
        <w:t xml:space="preserve">For information/ processing as seller </w:t>
      </w:r>
      <w:r>
        <w:rPr>
          <w:rFonts w:ascii="Wingdings" w:hAnsi="Wingdings" w:eastAsia="Wingdings" w:cs="Wingdings"/>
        </w:rPr>
        <w:t>à</w:t>
      </w:r>
      <w:r>
        <w:t xml:space="preserve"> </w:t>
      </w:r>
      <w:proofErr w:type="spellStart"/>
      <w:r>
        <w:rPr>
          <w:i/>
        </w:rPr>
        <w:t>Seller</w:t>
      </w:r>
      <w:proofErr w:type="spellEnd"/>
      <w:r>
        <w:rPr>
          <w:i/>
        </w:rPr>
        <w:t xml:space="preserve"> view</w:t>
      </w:r>
      <w:r>
        <w:rPr>
          <w:i/>
        </w:rPr>
        <w:br/>
      </w:r>
      <w:r>
        <w:t xml:space="preserve">(see also process description "manual exclusion of rejected parts" in chapter </w:t>
      </w:r>
      <w:r w:rsidRPr="00C20AEF" w:rsidR="00A9316A">
        <w:fldChar w:fldCharType="begin"/>
      </w:r>
      <w:r w:rsidRPr="00C20AEF" w:rsidR="00A9316A">
        <w:instrText xml:space="preserve"> REF _Ref385236334 \r \h  \* MERGEFORMAT </w:instrText>
      </w:r>
      <w:r w:rsidRPr="00C20AEF" w:rsidR="00A9316A">
        <w:fldChar w:fldCharType="separate"/>
      </w:r>
      <w:r w:rsidR="000D3A2D">
        <w:t>1.1.12</w:t>
      </w:r>
      <w:r w:rsidRPr="00C20AEF" w:rsidR="00A9316A">
        <w:fldChar w:fldCharType="end"/>
      </w:r>
      <w:r>
        <w:t>)</w:t>
      </w:r>
    </w:p>
    <w:p w:rsidRPr="00C20AEF" w:rsidR="00234020" w:rsidP="00234020" w:rsidRDefault="00234020" w14:paraId="74D3DA47" w14:textId="314A64DB">
      <w:pPr>
        <w:pStyle w:val="Textkrper"/>
      </w:pPr>
      <w:r>
        <w:t>Depending on the status of the order, the user can perform various actions to process the order.</w:t>
      </w:r>
    </w:p>
    <w:p w:rsidRPr="00C20AEF" w:rsidR="0088385D" w:rsidP="0088385D" w:rsidRDefault="009C33EB" w14:paraId="7E69C043" w14:textId="77777777">
      <w:pPr>
        <w:pStyle w:val="Textkrper"/>
        <w:keepNext/>
      </w:pPr>
      <w:r>
        <w:rPr>
          <w:noProof/>
        </w:rPr>
        <w:drawing>
          <wp:inline distT="0" distB="0" distL="0" distR="0" wp14:anchorId="0A44F543" wp14:editId="1281B826">
            <wp:extent cx="5926455" cy="4002405"/>
            <wp:effectExtent l="19050" t="0" r="0" b="0"/>
            <wp:docPr id="41" name="Bild 41"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02"/>
                    <pic:cNvPicPr>
                      <a:picLocks noChangeAspect="1" noChangeArrowheads="1"/>
                    </pic:cNvPicPr>
                  </pic:nvPicPr>
                  <pic:blipFill>
                    <a:blip r:embed="rId59" cstate="print"/>
                    <a:srcRect/>
                    <a:stretch>
                      <a:fillRect/>
                    </a:stretch>
                  </pic:blipFill>
                  <pic:spPr bwMode="auto">
                    <a:xfrm>
                      <a:off x="0" y="0"/>
                      <a:ext cx="5926455" cy="4002405"/>
                    </a:xfrm>
                    <a:prstGeom prst="rect">
                      <a:avLst/>
                    </a:prstGeom>
                    <a:noFill/>
                    <a:ln w="9525">
                      <a:noFill/>
                      <a:miter lim="800000"/>
                      <a:headEnd/>
                      <a:tailEnd/>
                    </a:ln>
                  </pic:spPr>
                </pic:pic>
              </a:graphicData>
            </a:graphic>
          </wp:inline>
        </w:drawing>
      </w:r>
    </w:p>
    <w:p w:rsidRPr="00C20AEF" w:rsidR="0088385D" w:rsidP="0088385D" w:rsidRDefault="0088385D" w14:paraId="3A01CEE4" w14:textId="278C134E">
      <w:pPr>
        <w:pStyle w:val="Beschriftung"/>
      </w:pPr>
      <w:bookmarkStart w:name="_Toc98411875" w:id="334"/>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8</w:t>
      </w:r>
      <w:r>
        <w:fldChar w:fldCharType="end"/>
      </w:r>
      <w:r>
        <w:t xml:space="preserve"> - Order details panel</w:t>
      </w:r>
      <w:bookmarkEnd w:id="334"/>
    </w:p>
    <w:p w:rsidRPr="00C20AEF" w:rsidR="0088385D" w:rsidP="00234020" w:rsidRDefault="0088385D" w14:paraId="726AC0BD" w14:textId="77777777">
      <w:pPr>
        <w:pStyle w:val="Textkrper"/>
      </w:pPr>
    </w:p>
    <w:p w:rsidRPr="00C20AEF" w:rsidR="00234020" w:rsidP="00234020" w:rsidRDefault="00234020" w14:paraId="0471108B" w14:textId="77777777">
      <w:pPr>
        <w:pStyle w:val="Anforderungsnummer"/>
      </w:pPr>
      <w:r>
        <w:lastRenderedPageBreak/>
        <w:t>Requirement: FKT-GUI-71</w:t>
      </w:r>
    </w:p>
    <w:p w:rsidRPr="00C20AEF" w:rsidR="00234020" w:rsidP="00234020" w:rsidRDefault="00234020" w14:paraId="00945DF8" w14:textId="77777777">
      <w:pPr>
        <w:pStyle w:val="Anforderungstext"/>
      </w:pPr>
      <w:r>
        <w:t>The system must allow actions only depending on the mode and status of the order. If the combination of mode and status is not correct, the system must prevent the action. Defined in the tables below:</w:t>
      </w:r>
    </w:p>
    <w:p w:rsidRPr="00C20AEF" w:rsidR="00234020" w:rsidP="00234020" w:rsidRDefault="00234020" w14:paraId="56E5B2C8" w14:textId="64EB8C9A">
      <w:pPr>
        <w:pStyle w:val="SchnelllesetextbergeordneteAussage1"/>
      </w:pPr>
      <w:r>
        <w:t>Actions as a seller depending on the status (</w:t>
      </w:r>
      <w:proofErr w:type="spellStart"/>
      <w:r>
        <w:t>DeadStock</w:t>
      </w:r>
      <w:proofErr w:type="spellEnd"/>
      <w:r>
        <w:t>)</w:t>
      </w:r>
    </w:p>
    <w:tbl>
      <w:tblPr>
        <w:tblW w:w="4577" w:type="pct"/>
        <w:tblBorders>
          <w:top w:val="single" w:color="E20074" w:sz="18" w:space="0"/>
          <w:insideH w:val="single" w:color="auto" w:sz="4" w:space="0"/>
        </w:tblBorders>
        <w:tblLayout w:type="fixed"/>
        <w:tblLook w:val="01E0" w:firstRow="1" w:lastRow="1" w:firstColumn="1" w:lastColumn="1" w:noHBand="0" w:noVBand="0"/>
      </w:tblPr>
      <w:tblGrid>
        <w:gridCol w:w="2748"/>
        <w:gridCol w:w="938"/>
        <w:gridCol w:w="1701"/>
        <w:gridCol w:w="1276"/>
        <w:gridCol w:w="1894"/>
      </w:tblGrid>
      <w:tr w:rsidRPr="00C20AEF" w:rsidR="00035A43" w:rsidTr="00480532" w14:paraId="75C7FD22" w14:textId="77777777">
        <w:trPr>
          <w:tblHeader/>
        </w:trPr>
        <w:tc>
          <w:tcPr>
            <w:tcW w:w="2748" w:type="dxa"/>
            <w:tcBorders>
              <w:top w:val="single" w:color="E20074" w:sz="18" w:space="0"/>
              <w:bottom w:val="single" w:color="auto" w:sz="4" w:space="0"/>
            </w:tcBorders>
            <w:shd w:val="clear" w:color="auto" w:fill="E0E0E0"/>
          </w:tcPr>
          <w:p w:rsidRPr="00C20AEF" w:rsidR="00035A43" w:rsidP="006E0525" w:rsidRDefault="00035A43" w14:paraId="45088BA2" w14:textId="77777777">
            <w:pPr>
              <w:pStyle w:val="TableHeading"/>
              <w:keepNext w:val="0"/>
              <w:rPr>
                <w:rStyle w:val="Fett"/>
                <w:b/>
                <w:bCs/>
              </w:rPr>
            </w:pPr>
            <w:r>
              <w:rPr>
                <w:rStyle w:val="Fett"/>
                <w:b/>
              </w:rPr>
              <w:t>Action</w:t>
            </w:r>
          </w:p>
        </w:tc>
        <w:tc>
          <w:tcPr>
            <w:tcW w:w="938" w:type="dxa"/>
            <w:tcBorders>
              <w:top w:val="single" w:color="E20074" w:sz="18" w:space="0"/>
              <w:bottom w:val="single" w:color="auto" w:sz="4" w:space="0"/>
            </w:tcBorders>
            <w:shd w:val="clear" w:color="auto" w:fill="E0E0E0"/>
          </w:tcPr>
          <w:p w:rsidRPr="00C20AEF" w:rsidR="00035A43" w:rsidP="009C6F43" w:rsidRDefault="00035A43" w14:paraId="73E19725" w14:textId="77777777">
            <w:pPr>
              <w:pStyle w:val="TableHeading"/>
              <w:keepNext w:val="0"/>
              <w:jc w:val="center"/>
              <w:rPr>
                <w:rStyle w:val="Fett"/>
                <w:b/>
                <w:bCs/>
              </w:rPr>
            </w:pPr>
            <w:r>
              <w:rPr>
                <w:rStyle w:val="Fett"/>
                <w:b/>
              </w:rPr>
              <w:t>new</w:t>
            </w:r>
            <w:bookmarkStart w:name="_Ref256596660" w:id="335"/>
            <w:r w:rsidRPr="00C20AEF">
              <w:rPr>
                <w:rStyle w:val="Funotenzeichen"/>
              </w:rPr>
              <w:footnoteReference w:id="29"/>
            </w:r>
            <w:bookmarkEnd w:id="335"/>
          </w:p>
        </w:tc>
        <w:tc>
          <w:tcPr>
            <w:tcW w:w="1701" w:type="dxa"/>
            <w:tcBorders>
              <w:top w:val="single" w:color="E20074" w:sz="18" w:space="0"/>
              <w:bottom w:val="single" w:color="auto" w:sz="4" w:space="0"/>
            </w:tcBorders>
            <w:shd w:val="clear" w:color="auto" w:fill="E0E0E0"/>
          </w:tcPr>
          <w:p w:rsidRPr="00C20AEF" w:rsidR="00035A43" w:rsidP="009C6F43" w:rsidRDefault="00035A43" w14:paraId="307069B8" w14:textId="77777777">
            <w:pPr>
              <w:pStyle w:val="TableHeading"/>
              <w:keepNext w:val="0"/>
              <w:jc w:val="center"/>
              <w:rPr>
                <w:rStyle w:val="Fett"/>
                <w:b/>
                <w:bCs/>
              </w:rPr>
            </w:pPr>
            <w:r>
              <w:rPr>
                <w:rStyle w:val="Fett"/>
                <w:b/>
              </w:rPr>
              <w:t>in process</w:t>
            </w:r>
          </w:p>
        </w:tc>
        <w:tc>
          <w:tcPr>
            <w:tcW w:w="1276" w:type="dxa"/>
            <w:tcBorders>
              <w:top w:val="single" w:color="E20074" w:sz="18" w:space="0"/>
              <w:bottom w:val="single" w:color="auto" w:sz="4" w:space="0"/>
            </w:tcBorders>
            <w:shd w:val="clear" w:color="auto" w:fill="E0E0E0"/>
          </w:tcPr>
          <w:p w:rsidRPr="00C20AEF" w:rsidR="00035A43" w:rsidP="009C6F43" w:rsidRDefault="00035A43" w14:paraId="6394744F" w14:textId="77777777">
            <w:pPr>
              <w:pStyle w:val="TableHeading"/>
              <w:keepNext w:val="0"/>
              <w:jc w:val="center"/>
              <w:rPr>
                <w:rStyle w:val="Fett"/>
                <w:b/>
                <w:bCs/>
              </w:rPr>
            </w:pPr>
            <w:r>
              <w:rPr>
                <w:rStyle w:val="Fett"/>
                <w:b/>
              </w:rPr>
              <w:t>dispatches</w:t>
            </w:r>
          </w:p>
        </w:tc>
        <w:tc>
          <w:tcPr>
            <w:tcW w:w="1894" w:type="dxa"/>
            <w:tcBorders>
              <w:top w:val="single" w:color="E20074" w:sz="18" w:space="0"/>
              <w:bottom w:val="single" w:color="auto" w:sz="4" w:space="0"/>
            </w:tcBorders>
            <w:shd w:val="clear" w:color="auto" w:fill="E0E0E0"/>
          </w:tcPr>
          <w:p w:rsidRPr="00C20AEF" w:rsidR="00035A43" w:rsidP="009C6F43" w:rsidRDefault="00035A43" w14:paraId="513EEAF1" w14:textId="77777777">
            <w:pPr>
              <w:pStyle w:val="TableHeading"/>
              <w:keepNext w:val="0"/>
              <w:jc w:val="center"/>
              <w:rPr>
                <w:rStyle w:val="Fett"/>
                <w:b/>
                <w:bCs/>
              </w:rPr>
            </w:pPr>
            <w:r>
              <w:rPr>
                <w:rStyle w:val="Fett"/>
                <w:b/>
              </w:rPr>
              <w:t>done</w:t>
            </w:r>
            <w:bookmarkStart w:name="_Ref256415995" w:id="336"/>
            <w:r w:rsidRPr="00C20AEF">
              <w:rPr>
                <w:rStyle w:val="Funotenzeichen"/>
              </w:rPr>
              <w:footnoteReference w:id="30"/>
            </w:r>
            <w:bookmarkEnd w:id="336"/>
          </w:p>
        </w:tc>
      </w:tr>
      <w:tr w:rsidRPr="00C20AEF" w:rsidR="00035A43" w:rsidTr="00480532" w14:paraId="756FA307" w14:textId="77777777">
        <w:tc>
          <w:tcPr>
            <w:tcW w:w="2748" w:type="dxa"/>
            <w:tcBorders>
              <w:top w:val="single" w:color="auto" w:sz="4" w:space="0"/>
            </w:tcBorders>
          </w:tcPr>
          <w:p w:rsidRPr="00C20AEF" w:rsidR="00035A43" w:rsidP="006E0525" w:rsidRDefault="00035A43" w14:paraId="1446FC89" w14:textId="77777777">
            <w:pPr>
              <w:pStyle w:val="TabelleFlietext3"/>
              <w:spacing w:before="60" w:after="60"/>
            </w:pPr>
            <w:r>
              <w:t>Customize delivery method</w:t>
            </w:r>
          </w:p>
        </w:tc>
        <w:tc>
          <w:tcPr>
            <w:tcW w:w="938" w:type="dxa"/>
            <w:tcBorders>
              <w:top w:val="single" w:color="auto" w:sz="4" w:space="0"/>
            </w:tcBorders>
          </w:tcPr>
          <w:p w:rsidRPr="00C20AEF" w:rsidR="00035A43" w:rsidP="006E0525" w:rsidRDefault="00035A43" w14:paraId="0252DEED" w14:textId="77777777">
            <w:pPr>
              <w:pStyle w:val="TabelleFlietext3"/>
              <w:spacing w:before="60" w:after="60"/>
              <w:jc w:val="center"/>
            </w:pPr>
          </w:p>
        </w:tc>
        <w:tc>
          <w:tcPr>
            <w:tcW w:w="1701" w:type="dxa"/>
            <w:tcBorders>
              <w:top w:val="single" w:color="auto" w:sz="4" w:space="0"/>
            </w:tcBorders>
            <w:vAlign w:val="center"/>
          </w:tcPr>
          <w:p w:rsidRPr="00C20AEF" w:rsidR="00035A43" w:rsidP="006E0525" w:rsidRDefault="00035A43" w14:paraId="403EE4B1" w14:textId="77777777">
            <w:pPr>
              <w:pStyle w:val="TabelleFlietext3"/>
              <w:spacing w:before="60" w:after="60"/>
              <w:jc w:val="center"/>
            </w:pPr>
          </w:p>
        </w:tc>
        <w:tc>
          <w:tcPr>
            <w:tcW w:w="1276" w:type="dxa"/>
            <w:tcBorders>
              <w:top w:val="single" w:color="auto" w:sz="4" w:space="0"/>
            </w:tcBorders>
            <w:vAlign w:val="center"/>
          </w:tcPr>
          <w:p w:rsidRPr="00C20AEF" w:rsidR="00035A43" w:rsidP="006E0525" w:rsidRDefault="00035A43" w14:paraId="47D835CA" w14:textId="77777777">
            <w:pPr>
              <w:pStyle w:val="TabelleFlietext3"/>
              <w:spacing w:before="60" w:after="60"/>
              <w:jc w:val="center"/>
            </w:pPr>
          </w:p>
        </w:tc>
        <w:tc>
          <w:tcPr>
            <w:tcW w:w="1894" w:type="dxa"/>
            <w:tcBorders>
              <w:top w:val="single" w:color="auto" w:sz="4" w:space="0"/>
            </w:tcBorders>
            <w:vAlign w:val="center"/>
          </w:tcPr>
          <w:p w:rsidRPr="00C20AEF" w:rsidR="00035A43" w:rsidP="006E0525" w:rsidRDefault="00035A43" w14:paraId="4C946EE8" w14:textId="77777777">
            <w:pPr>
              <w:pStyle w:val="TabelleFlietext3"/>
              <w:spacing w:before="60" w:after="60"/>
              <w:jc w:val="center"/>
            </w:pPr>
          </w:p>
        </w:tc>
      </w:tr>
      <w:tr w:rsidRPr="00C20AEF" w:rsidR="00035A43" w:rsidTr="00480532" w14:paraId="27EEE588" w14:textId="77777777">
        <w:tc>
          <w:tcPr>
            <w:tcW w:w="2748" w:type="dxa"/>
          </w:tcPr>
          <w:p w:rsidRPr="00C20AEF" w:rsidR="00035A43" w:rsidP="006E0525" w:rsidRDefault="008D54F3" w14:paraId="56CE4132" w14:textId="77777777">
            <w:pPr>
              <w:pStyle w:val="TabelleFlietext3"/>
              <w:spacing w:before="60" w:after="60"/>
            </w:pPr>
            <w:r>
              <w:t>Adjust delivery quantity(s)</w:t>
            </w:r>
          </w:p>
        </w:tc>
        <w:tc>
          <w:tcPr>
            <w:tcW w:w="938" w:type="dxa"/>
          </w:tcPr>
          <w:p w:rsidRPr="00C20AEF" w:rsidR="00035A43" w:rsidP="006E0525" w:rsidRDefault="00035A43" w14:paraId="41A80C88" w14:textId="77777777">
            <w:pPr>
              <w:pStyle w:val="TabelleFlietext3"/>
              <w:spacing w:before="60" w:after="60"/>
              <w:jc w:val="center"/>
            </w:pPr>
          </w:p>
        </w:tc>
        <w:tc>
          <w:tcPr>
            <w:tcW w:w="1701" w:type="dxa"/>
          </w:tcPr>
          <w:p w:rsidRPr="00C20AEF" w:rsidR="00035A43" w:rsidP="006E0525" w:rsidRDefault="00035A43" w14:paraId="66F5906D" w14:textId="77777777">
            <w:pPr>
              <w:pStyle w:val="TabelleFlietext3"/>
              <w:spacing w:before="60" w:after="60"/>
              <w:jc w:val="center"/>
            </w:pPr>
            <w:r>
              <w:t>X</w:t>
            </w:r>
          </w:p>
        </w:tc>
        <w:tc>
          <w:tcPr>
            <w:tcW w:w="1276" w:type="dxa"/>
          </w:tcPr>
          <w:p w:rsidRPr="00C20AEF" w:rsidR="00035A43" w:rsidP="006E0525" w:rsidRDefault="00035A43" w14:paraId="75B28953" w14:textId="77777777">
            <w:pPr>
              <w:pStyle w:val="TabelleFlietext3"/>
              <w:spacing w:before="60" w:after="60"/>
              <w:jc w:val="center"/>
            </w:pPr>
          </w:p>
        </w:tc>
        <w:tc>
          <w:tcPr>
            <w:tcW w:w="1894" w:type="dxa"/>
          </w:tcPr>
          <w:p w:rsidRPr="00C20AEF" w:rsidR="00035A43" w:rsidP="006E0525" w:rsidRDefault="00035A43" w14:paraId="5D4B2C49" w14:textId="77777777">
            <w:pPr>
              <w:pStyle w:val="TabelleFlietext3"/>
              <w:spacing w:before="60" w:after="60"/>
              <w:jc w:val="center"/>
            </w:pPr>
          </w:p>
        </w:tc>
      </w:tr>
      <w:tr w:rsidRPr="00C20AEF" w:rsidR="00396A51" w:rsidTr="00480532" w14:paraId="72D3677B" w14:textId="77777777">
        <w:tc>
          <w:tcPr>
            <w:tcW w:w="2748" w:type="dxa"/>
          </w:tcPr>
          <w:p w:rsidRPr="00C20AEF" w:rsidR="00396A51" w:rsidP="006E0525" w:rsidRDefault="00396A51" w14:paraId="12E8534C" w14:textId="77777777">
            <w:pPr>
              <w:pStyle w:val="TabelleFlietext3"/>
              <w:spacing w:before="60" w:after="60"/>
            </w:pPr>
            <w:r>
              <w:t>Accept all pos</w:t>
            </w:r>
          </w:p>
        </w:tc>
        <w:tc>
          <w:tcPr>
            <w:tcW w:w="938" w:type="dxa"/>
          </w:tcPr>
          <w:p w:rsidRPr="00C20AEF" w:rsidR="00396A51" w:rsidP="006E0525" w:rsidRDefault="00396A51" w14:paraId="75D0499F" w14:textId="77777777">
            <w:pPr>
              <w:pStyle w:val="TabelleFlietext3"/>
              <w:spacing w:before="60" w:after="60"/>
              <w:jc w:val="center"/>
            </w:pPr>
          </w:p>
        </w:tc>
        <w:tc>
          <w:tcPr>
            <w:tcW w:w="1701" w:type="dxa"/>
          </w:tcPr>
          <w:p w:rsidRPr="00C20AEF" w:rsidR="00396A51" w:rsidP="006E0525" w:rsidRDefault="00396A51" w14:paraId="52A54FBF" w14:textId="77777777">
            <w:pPr>
              <w:pStyle w:val="TabelleFlietext3"/>
              <w:spacing w:before="60" w:after="60"/>
              <w:jc w:val="center"/>
            </w:pPr>
            <w:r>
              <w:t>X</w:t>
            </w:r>
          </w:p>
        </w:tc>
        <w:tc>
          <w:tcPr>
            <w:tcW w:w="1276" w:type="dxa"/>
          </w:tcPr>
          <w:p w:rsidRPr="00C20AEF" w:rsidR="00396A51" w:rsidP="006E0525" w:rsidRDefault="00396A51" w14:paraId="2AF13D50" w14:textId="77777777">
            <w:pPr>
              <w:pStyle w:val="TabelleFlietext3"/>
              <w:spacing w:before="60" w:after="60"/>
              <w:jc w:val="center"/>
            </w:pPr>
          </w:p>
        </w:tc>
        <w:tc>
          <w:tcPr>
            <w:tcW w:w="1894" w:type="dxa"/>
          </w:tcPr>
          <w:p w:rsidRPr="00C20AEF" w:rsidR="00396A51" w:rsidP="006E0525" w:rsidRDefault="00396A51" w14:paraId="03C9E143" w14:textId="77777777">
            <w:pPr>
              <w:pStyle w:val="TabelleFlietext3"/>
              <w:spacing w:before="60" w:after="60"/>
              <w:jc w:val="center"/>
            </w:pPr>
          </w:p>
        </w:tc>
      </w:tr>
      <w:tr w:rsidRPr="00C20AEF" w:rsidR="00035A43" w:rsidTr="00480532" w14:paraId="05F20EAE" w14:textId="77777777">
        <w:tc>
          <w:tcPr>
            <w:tcW w:w="2748" w:type="dxa"/>
          </w:tcPr>
          <w:p w:rsidRPr="00C20AEF" w:rsidR="00035A43" w:rsidP="006E0525" w:rsidRDefault="00035A43" w14:paraId="3335D6F7" w14:textId="77777777">
            <w:pPr>
              <w:pStyle w:val="TabelleFlietext3"/>
              <w:spacing w:before="60" w:after="60"/>
            </w:pPr>
            <w:r>
              <w:t>Adjust position status</w:t>
            </w:r>
          </w:p>
        </w:tc>
        <w:tc>
          <w:tcPr>
            <w:tcW w:w="938" w:type="dxa"/>
          </w:tcPr>
          <w:p w:rsidRPr="00C20AEF" w:rsidR="00035A43" w:rsidP="006E0525" w:rsidRDefault="00035A43" w14:paraId="3384902E" w14:textId="77777777">
            <w:pPr>
              <w:pStyle w:val="TabelleFlietext3"/>
              <w:spacing w:before="60" w:after="60"/>
              <w:jc w:val="center"/>
            </w:pPr>
          </w:p>
        </w:tc>
        <w:tc>
          <w:tcPr>
            <w:tcW w:w="1701" w:type="dxa"/>
          </w:tcPr>
          <w:p w:rsidRPr="00C20AEF" w:rsidR="00035A43" w:rsidP="006E0525" w:rsidRDefault="00035A43" w14:paraId="7F9C155D" w14:textId="77777777">
            <w:pPr>
              <w:pStyle w:val="TabelleFlietext3"/>
              <w:spacing w:before="60" w:after="60"/>
              <w:jc w:val="center"/>
            </w:pPr>
            <w:r>
              <w:t>X</w:t>
            </w:r>
          </w:p>
        </w:tc>
        <w:tc>
          <w:tcPr>
            <w:tcW w:w="1276" w:type="dxa"/>
          </w:tcPr>
          <w:p w:rsidRPr="00C20AEF" w:rsidR="00035A43" w:rsidP="006E0525" w:rsidRDefault="00035A43" w14:paraId="21EC9D21" w14:textId="77777777">
            <w:pPr>
              <w:pStyle w:val="TabelleFlietext3"/>
              <w:spacing w:before="60" w:after="60"/>
              <w:jc w:val="center"/>
            </w:pPr>
          </w:p>
        </w:tc>
        <w:tc>
          <w:tcPr>
            <w:tcW w:w="1894" w:type="dxa"/>
          </w:tcPr>
          <w:p w:rsidRPr="00C20AEF" w:rsidR="00035A43" w:rsidP="006E0525" w:rsidRDefault="00035A43" w14:paraId="0D54B6B6" w14:textId="77777777">
            <w:pPr>
              <w:pStyle w:val="TabelleFlietext3"/>
              <w:spacing w:before="60" w:after="60"/>
              <w:jc w:val="center"/>
            </w:pPr>
          </w:p>
        </w:tc>
      </w:tr>
      <w:tr w:rsidRPr="00C20AEF" w:rsidR="00C46A2B" w:rsidTr="00480532" w14:paraId="1EF583B6" w14:textId="77777777">
        <w:tc>
          <w:tcPr>
            <w:tcW w:w="2748" w:type="dxa"/>
          </w:tcPr>
          <w:p w:rsidRPr="00C20AEF" w:rsidR="00C46A2B" w:rsidP="00671C04" w:rsidRDefault="00C46A2B" w14:paraId="3229E348" w14:textId="77777777">
            <w:pPr>
              <w:pStyle w:val="TabelleFlietext3"/>
              <w:spacing w:before="60" w:after="60"/>
            </w:pPr>
            <w:r>
              <w:t>Cancel</w:t>
            </w:r>
          </w:p>
        </w:tc>
        <w:tc>
          <w:tcPr>
            <w:tcW w:w="938" w:type="dxa"/>
          </w:tcPr>
          <w:p w:rsidRPr="00C20AEF" w:rsidR="00C46A2B" w:rsidP="00671C04" w:rsidRDefault="00C46A2B" w14:paraId="0C01123B" w14:textId="77777777">
            <w:pPr>
              <w:pStyle w:val="TabelleFlietext3"/>
              <w:spacing w:before="60" w:after="60"/>
              <w:jc w:val="center"/>
            </w:pPr>
          </w:p>
        </w:tc>
        <w:tc>
          <w:tcPr>
            <w:tcW w:w="1701" w:type="dxa"/>
          </w:tcPr>
          <w:p w:rsidRPr="00C20AEF" w:rsidR="00C46A2B" w:rsidP="00671C04" w:rsidRDefault="00C46A2B" w14:paraId="20252971" w14:textId="77777777">
            <w:pPr>
              <w:pStyle w:val="TabelleFlietext3"/>
              <w:spacing w:before="60" w:after="60"/>
              <w:jc w:val="center"/>
            </w:pPr>
          </w:p>
        </w:tc>
        <w:tc>
          <w:tcPr>
            <w:tcW w:w="1276" w:type="dxa"/>
          </w:tcPr>
          <w:p w:rsidRPr="00C20AEF" w:rsidR="00C46A2B" w:rsidP="00671C04" w:rsidRDefault="00C46A2B" w14:paraId="4CB39CE1" w14:textId="77777777">
            <w:pPr>
              <w:pStyle w:val="TabelleFlietext3"/>
              <w:spacing w:before="60" w:after="60"/>
              <w:jc w:val="center"/>
            </w:pPr>
          </w:p>
        </w:tc>
        <w:tc>
          <w:tcPr>
            <w:tcW w:w="1894" w:type="dxa"/>
          </w:tcPr>
          <w:p w:rsidRPr="00C20AEF" w:rsidR="00C46A2B" w:rsidP="00671C04" w:rsidRDefault="00C46A2B" w14:paraId="219652DC" w14:textId="77777777">
            <w:pPr>
              <w:pStyle w:val="TabelleFlietext3"/>
              <w:spacing w:before="60" w:after="60"/>
              <w:jc w:val="center"/>
            </w:pPr>
          </w:p>
        </w:tc>
      </w:tr>
      <w:tr w:rsidRPr="00C20AEF" w:rsidR="00035A43" w:rsidTr="00480532" w14:paraId="3BA7BCB5" w14:textId="77777777">
        <w:tc>
          <w:tcPr>
            <w:tcW w:w="2748" w:type="dxa"/>
          </w:tcPr>
          <w:p w:rsidRPr="00C20AEF" w:rsidR="00035A43" w:rsidP="006E0525" w:rsidRDefault="00035A43" w14:paraId="4BCAA306" w14:textId="77777777">
            <w:pPr>
              <w:pStyle w:val="TabelleFlietext3"/>
              <w:spacing w:before="60" w:after="60"/>
            </w:pPr>
            <w:r>
              <w:t>Mark as "sent</w:t>
            </w:r>
          </w:p>
        </w:tc>
        <w:tc>
          <w:tcPr>
            <w:tcW w:w="938" w:type="dxa"/>
          </w:tcPr>
          <w:p w:rsidRPr="00C20AEF" w:rsidR="00035A43" w:rsidP="006E0525" w:rsidRDefault="00035A43" w14:paraId="37DD0914" w14:textId="77777777">
            <w:pPr>
              <w:pStyle w:val="TabelleFlietext3"/>
              <w:spacing w:before="60" w:after="60"/>
              <w:jc w:val="center"/>
            </w:pPr>
          </w:p>
        </w:tc>
        <w:tc>
          <w:tcPr>
            <w:tcW w:w="1701" w:type="dxa"/>
          </w:tcPr>
          <w:p w:rsidRPr="00C20AEF" w:rsidR="00035A43" w:rsidP="006E0525" w:rsidRDefault="00035A43" w14:paraId="35B20D52" w14:textId="77777777">
            <w:pPr>
              <w:pStyle w:val="TabelleFlietext3"/>
              <w:spacing w:before="60" w:after="60"/>
              <w:jc w:val="center"/>
            </w:pPr>
            <w:r>
              <w:t>X</w:t>
            </w:r>
          </w:p>
        </w:tc>
        <w:tc>
          <w:tcPr>
            <w:tcW w:w="1276" w:type="dxa"/>
          </w:tcPr>
          <w:p w:rsidRPr="00C20AEF" w:rsidR="00035A43" w:rsidP="006E0525" w:rsidRDefault="00035A43" w14:paraId="0AB5E074" w14:textId="77777777">
            <w:pPr>
              <w:pStyle w:val="TabelleFlietext3"/>
              <w:spacing w:before="60" w:after="60"/>
              <w:jc w:val="center"/>
            </w:pPr>
          </w:p>
        </w:tc>
        <w:tc>
          <w:tcPr>
            <w:tcW w:w="1894" w:type="dxa"/>
          </w:tcPr>
          <w:p w:rsidRPr="00C20AEF" w:rsidR="00035A43" w:rsidP="006E0525" w:rsidRDefault="00035A43" w14:paraId="7E707790" w14:textId="77777777">
            <w:pPr>
              <w:pStyle w:val="TabelleFlietext3"/>
              <w:spacing w:before="60" w:after="60"/>
              <w:jc w:val="center"/>
            </w:pPr>
          </w:p>
        </w:tc>
      </w:tr>
      <w:tr w:rsidRPr="00C20AEF" w:rsidR="0055162A" w:rsidTr="00480532" w14:paraId="2A0D2572" w14:textId="77777777">
        <w:tc>
          <w:tcPr>
            <w:tcW w:w="2748" w:type="dxa"/>
          </w:tcPr>
          <w:p w:rsidRPr="00C20AEF" w:rsidR="0055162A" w:rsidP="006E0525" w:rsidRDefault="0055162A" w14:paraId="2CFF4D16" w14:textId="77777777">
            <w:pPr>
              <w:pStyle w:val="TabelleFlietext3"/>
              <w:spacing w:before="60" w:after="60"/>
            </w:pPr>
            <w:r>
              <w:t>Initiate shipping</w:t>
            </w:r>
          </w:p>
        </w:tc>
        <w:tc>
          <w:tcPr>
            <w:tcW w:w="938" w:type="dxa"/>
          </w:tcPr>
          <w:p w:rsidRPr="00C20AEF" w:rsidR="0055162A" w:rsidP="006E0525" w:rsidRDefault="0055162A" w14:paraId="593D1CF5" w14:textId="77777777">
            <w:pPr>
              <w:pStyle w:val="TabelleFlietext3"/>
              <w:spacing w:before="60" w:after="60"/>
              <w:jc w:val="center"/>
            </w:pPr>
          </w:p>
        </w:tc>
        <w:tc>
          <w:tcPr>
            <w:tcW w:w="1701" w:type="dxa"/>
          </w:tcPr>
          <w:p w:rsidRPr="00C20AEF" w:rsidR="0055162A" w:rsidP="006E0525" w:rsidRDefault="0055162A" w14:paraId="188CC649" w14:textId="77777777">
            <w:pPr>
              <w:pStyle w:val="TabelleFlietext3"/>
              <w:spacing w:before="60" w:after="60"/>
              <w:jc w:val="center"/>
            </w:pPr>
            <w:r>
              <w:t>X</w:t>
            </w:r>
          </w:p>
        </w:tc>
        <w:tc>
          <w:tcPr>
            <w:tcW w:w="1276" w:type="dxa"/>
          </w:tcPr>
          <w:p w:rsidRPr="00C20AEF" w:rsidR="0055162A" w:rsidP="006E0525" w:rsidRDefault="0055162A" w14:paraId="6B9FABD8" w14:textId="77777777">
            <w:pPr>
              <w:pStyle w:val="TabelleFlietext3"/>
              <w:spacing w:before="60" w:after="60"/>
              <w:jc w:val="center"/>
            </w:pPr>
            <w:r>
              <w:t>X</w:t>
            </w:r>
          </w:p>
        </w:tc>
        <w:tc>
          <w:tcPr>
            <w:tcW w:w="1894" w:type="dxa"/>
          </w:tcPr>
          <w:p w:rsidRPr="00C20AEF" w:rsidR="0055162A" w:rsidP="006E0525" w:rsidRDefault="0055162A" w14:paraId="679068B0" w14:textId="77777777">
            <w:pPr>
              <w:pStyle w:val="TabelleFlietext3"/>
              <w:spacing w:before="60" w:after="60"/>
              <w:jc w:val="center"/>
            </w:pPr>
          </w:p>
        </w:tc>
      </w:tr>
      <w:tr w:rsidRPr="00C20AEF" w:rsidR="00035A43" w:rsidTr="00480532" w14:paraId="33822E34" w14:textId="77777777">
        <w:tc>
          <w:tcPr>
            <w:tcW w:w="2748" w:type="dxa"/>
          </w:tcPr>
          <w:p w:rsidRPr="00C20AEF" w:rsidR="00035A43" w:rsidP="006E0525" w:rsidRDefault="00035A43" w14:paraId="55624368" w14:textId="77777777">
            <w:pPr>
              <w:pStyle w:val="TabelleFlietext3"/>
              <w:spacing w:before="60" w:after="60"/>
            </w:pPr>
            <w:r>
              <w:t>Mark as "received</w:t>
            </w:r>
          </w:p>
        </w:tc>
        <w:tc>
          <w:tcPr>
            <w:tcW w:w="938" w:type="dxa"/>
          </w:tcPr>
          <w:p w:rsidRPr="00C20AEF" w:rsidR="00035A43" w:rsidP="006E0525" w:rsidRDefault="00035A43" w14:paraId="35C0C114" w14:textId="77777777">
            <w:pPr>
              <w:pStyle w:val="TabelleFlietext3"/>
              <w:spacing w:before="60" w:after="60"/>
              <w:jc w:val="center"/>
            </w:pPr>
          </w:p>
        </w:tc>
        <w:tc>
          <w:tcPr>
            <w:tcW w:w="1701" w:type="dxa"/>
          </w:tcPr>
          <w:p w:rsidRPr="00C20AEF" w:rsidR="00035A43" w:rsidP="006E0525" w:rsidRDefault="00035A43" w14:paraId="3EBBDD01" w14:textId="77777777">
            <w:pPr>
              <w:pStyle w:val="TabelleFlietext3"/>
              <w:spacing w:before="60" w:after="60"/>
              <w:jc w:val="center"/>
            </w:pPr>
          </w:p>
        </w:tc>
        <w:tc>
          <w:tcPr>
            <w:tcW w:w="1276" w:type="dxa"/>
          </w:tcPr>
          <w:p w:rsidRPr="00C20AEF" w:rsidR="00035A43" w:rsidP="006E0525" w:rsidRDefault="00035A43" w14:paraId="481A46CE" w14:textId="77777777">
            <w:pPr>
              <w:pStyle w:val="TabelleFlietext3"/>
              <w:spacing w:before="60" w:after="60"/>
              <w:jc w:val="center"/>
            </w:pPr>
          </w:p>
        </w:tc>
        <w:tc>
          <w:tcPr>
            <w:tcW w:w="1894" w:type="dxa"/>
          </w:tcPr>
          <w:p w:rsidRPr="00C20AEF" w:rsidR="00035A43" w:rsidP="006E0525" w:rsidRDefault="00035A43" w14:paraId="331B25B4" w14:textId="77777777">
            <w:pPr>
              <w:pStyle w:val="TabelleFlietext3"/>
              <w:spacing w:before="60" w:after="60"/>
              <w:jc w:val="center"/>
            </w:pPr>
          </w:p>
        </w:tc>
      </w:tr>
      <w:tr w:rsidRPr="00C20AEF" w:rsidR="00035A43" w:rsidTr="00480532" w14:paraId="27CDF499" w14:textId="77777777">
        <w:tc>
          <w:tcPr>
            <w:tcW w:w="2748" w:type="dxa"/>
          </w:tcPr>
          <w:p w:rsidRPr="00C20AEF" w:rsidR="00035A43" w:rsidP="006E0525" w:rsidRDefault="00035A43" w14:paraId="24334321" w14:textId="77777777">
            <w:pPr>
              <w:pStyle w:val="TabelleFlietext3"/>
              <w:spacing w:before="60" w:after="60"/>
            </w:pPr>
            <w:r>
              <w:t>Enter rejection note</w:t>
            </w:r>
          </w:p>
        </w:tc>
        <w:tc>
          <w:tcPr>
            <w:tcW w:w="938" w:type="dxa"/>
          </w:tcPr>
          <w:p w:rsidRPr="00C20AEF" w:rsidR="00035A43" w:rsidP="006E0525" w:rsidRDefault="00035A43" w14:paraId="5DA31257" w14:textId="11E239C4">
            <w:pPr>
              <w:pStyle w:val="TabelleFlietext3"/>
              <w:spacing w:before="60" w:after="60"/>
              <w:jc w:val="center"/>
            </w:pPr>
          </w:p>
        </w:tc>
        <w:tc>
          <w:tcPr>
            <w:tcW w:w="1701" w:type="dxa"/>
          </w:tcPr>
          <w:p w:rsidRPr="00C20AEF" w:rsidR="00035A43" w:rsidP="006E0525" w:rsidRDefault="00480532" w14:paraId="54038D23" w14:textId="5127FF67">
            <w:pPr>
              <w:pStyle w:val="TabelleFlietext3"/>
              <w:spacing w:before="60" w:after="60"/>
              <w:jc w:val="center"/>
            </w:pPr>
            <w:r>
              <w:t xml:space="preserve">X </w:t>
            </w:r>
          </w:p>
        </w:tc>
        <w:tc>
          <w:tcPr>
            <w:tcW w:w="1276" w:type="dxa"/>
          </w:tcPr>
          <w:p w:rsidRPr="00C20AEF" w:rsidR="00035A43" w:rsidP="006E0525" w:rsidRDefault="00035A43" w14:paraId="274A6962" w14:textId="77777777">
            <w:pPr>
              <w:pStyle w:val="TabelleFlietext3"/>
              <w:spacing w:before="60" w:after="60"/>
              <w:jc w:val="center"/>
            </w:pPr>
          </w:p>
        </w:tc>
        <w:tc>
          <w:tcPr>
            <w:tcW w:w="1894" w:type="dxa"/>
          </w:tcPr>
          <w:p w:rsidRPr="00C20AEF" w:rsidR="00035A43" w:rsidP="006E0525" w:rsidRDefault="00035A43" w14:paraId="6CB99D21" w14:textId="44456447">
            <w:pPr>
              <w:pStyle w:val="TabelleFlietext3"/>
              <w:spacing w:before="60" w:after="60"/>
              <w:jc w:val="center"/>
            </w:pPr>
          </w:p>
        </w:tc>
      </w:tr>
      <w:tr w:rsidRPr="00C20AEF" w:rsidR="008D54F3" w:rsidTr="00480532" w14:paraId="70C19558" w14:textId="77777777">
        <w:tc>
          <w:tcPr>
            <w:tcW w:w="2748" w:type="dxa"/>
          </w:tcPr>
          <w:p w:rsidRPr="00C20AEF" w:rsidR="008D54F3" w:rsidP="006E0525" w:rsidRDefault="008D54F3" w14:paraId="232D63EE" w14:textId="77777777">
            <w:pPr>
              <w:pStyle w:val="TabelleFlietext3"/>
              <w:spacing w:before="60" w:after="60"/>
            </w:pPr>
            <w:r>
              <w:t>Save</w:t>
            </w:r>
          </w:p>
        </w:tc>
        <w:tc>
          <w:tcPr>
            <w:tcW w:w="938" w:type="dxa"/>
          </w:tcPr>
          <w:p w:rsidRPr="00C20AEF" w:rsidR="008D54F3" w:rsidP="006E0525" w:rsidRDefault="008D54F3" w14:paraId="1F5F6CD7" w14:textId="77777777">
            <w:pPr>
              <w:pStyle w:val="TabelleFlietext3"/>
              <w:spacing w:before="60" w:after="60"/>
              <w:jc w:val="center"/>
            </w:pPr>
          </w:p>
        </w:tc>
        <w:tc>
          <w:tcPr>
            <w:tcW w:w="1701" w:type="dxa"/>
          </w:tcPr>
          <w:p w:rsidRPr="00C20AEF" w:rsidR="008D54F3" w:rsidP="006E0525" w:rsidRDefault="008D54F3" w14:paraId="2ADF439B" w14:textId="77777777">
            <w:pPr>
              <w:pStyle w:val="TabelleFlietext3"/>
              <w:spacing w:before="60" w:after="60"/>
              <w:jc w:val="center"/>
            </w:pPr>
            <w:r>
              <w:t>X</w:t>
            </w:r>
          </w:p>
        </w:tc>
        <w:tc>
          <w:tcPr>
            <w:tcW w:w="1276" w:type="dxa"/>
          </w:tcPr>
          <w:p w:rsidRPr="00C20AEF" w:rsidR="008D54F3" w:rsidP="006E0525" w:rsidRDefault="008D54F3" w14:paraId="5231606F" w14:textId="77777777">
            <w:pPr>
              <w:pStyle w:val="TabelleFlietext3"/>
              <w:spacing w:before="60" w:after="60"/>
              <w:jc w:val="center"/>
            </w:pPr>
          </w:p>
        </w:tc>
        <w:tc>
          <w:tcPr>
            <w:tcW w:w="1894" w:type="dxa"/>
          </w:tcPr>
          <w:p w:rsidRPr="00C20AEF" w:rsidR="008D54F3" w:rsidP="006E0525" w:rsidRDefault="008D54F3" w14:paraId="4B4D54F8" w14:textId="77777777">
            <w:pPr>
              <w:pStyle w:val="TabelleFlietext3"/>
              <w:spacing w:before="60" w:after="60"/>
              <w:jc w:val="center"/>
            </w:pPr>
          </w:p>
        </w:tc>
      </w:tr>
      <w:tr w:rsidRPr="00C20AEF" w:rsidR="00B13007" w:rsidTr="00480532" w14:paraId="436A58D3" w14:textId="77777777">
        <w:tc>
          <w:tcPr>
            <w:tcW w:w="2748" w:type="dxa"/>
          </w:tcPr>
          <w:p w:rsidRPr="00C20AEF" w:rsidR="00B13007" w:rsidP="006E0525" w:rsidRDefault="00B13007" w14:paraId="764222A5" w14:textId="08B08779">
            <w:pPr>
              <w:pStyle w:val="TabelleFlietext3"/>
              <w:spacing w:before="60" w:after="60"/>
            </w:pPr>
            <w:r>
              <w:t>Order tracking</w:t>
            </w:r>
          </w:p>
        </w:tc>
        <w:tc>
          <w:tcPr>
            <w:tcW w:w="938" w:type="dxa"/>
          </w:tcPr>
          <w:p w:rsidRPr="00C20AEF" w:rsidR="00B13007" w:rsidP="006E0525" w:rsidRDefault="00B13007" w14:paraId="62381677" w14:textId="7749DB09">
            <w:pPr>
              <w:pStyle w:val="TabelleFlietext3"/>
              <w:spacing w:before="60" w:after="60"/>
              <w:jc w:val="center"/>
            </w:pPr>
            <w:r>
              <w:t>X</w:t>
            </w:r>
          </w:p>
        </w:tc>
        <w:tc>
          <w:tcPr>
            <w:tcW w:w="1701" w:type="dxa"/>
          </w:tcPr>
          <w:p w:rsidRPr="00C20AEF" w:rsidR="00B13007" w:rsidP="006E0525" w:rsidRDefault="00B13007" w14:paraId="1CC2BD42" w14:textId="6764DD4E">
            <w:pPr>
              <w:pStyle w:val="TabelleFlietext3"/>
              <w:spacing w:before="60" w:after="60"/>
              <w:jc w:val="center"/>
            </w:pPr>
            <w:r>
              <w:t>X</w:t>
            </w:r>
          </w:p>
        </w:tc>
        <w:tc>
          <w:tcPr>
            <w:tcW w:w="1276" w:type="dxa"/>
          </w:tcPr>
          <w:p w:rsidRPr="00C20AEF" w:rsidR="00B13007" w:rsidP="006E0525" w:rsidRDefault="00B13007" w14:paraId="75E34146" w14:textId="238AEF0D">
            <w:pPr>
              <w:pStyle w:val="TabelleFlietext3"/>
              <w:spacing w:before="60" w:after="60"/>
              <w:jc w:val="center"/>
            </w:pPr>
            <w:r>
              <w:t>X</w:t>
            </w:r>
          </w:p>
        </w:tc>
        <w:tc>
          <w:tcPr>
            <w:tcW w:w="1894" w:type="dxa"/>
          </w:tcPr>
          <w:p w:rsidRPr="00C20AEF" w:rsidR="00B13007" w:rsidP="006E0525" w:rsidRDefault="00B13007" w14:paraId="2A4C1264" w14:textId="240186EA">
            <w:pPr>
              <w:pStyle w:val="TabelleFlietext3"/>
              <w:spacing w:before="60" w:after="60"/>
              <w:jc w:val="center"/>
            </w:pPr>
            <w:r>
              <w:t>X</w:t>
            </w:r>
          </w:p>
        </w:tc>
      </w:tr>
    </w:tbl>
    <w:p w:rsidRPr="00C20AEF" w:rsidR="00234020" w:rsidP="00234020" w:rsidRDefault="00234020" w14:paraId="4D8B3659" w14:textId="430C6E71">
      <w:pPr>
        <w:pStyle w:val="Beschriftung"/>
      </w:pPr>
      <w:bookmarkStart w:name="_Ref254010198" w:id="337"/>
      <w:bookmarkStart w:name="_Toc252787694" w:id="338"/>
      <w:bookmarkStart w:name="_Ref254010192" w:id="339"/>
      <w:bookmarkStart w:name="_Toc255401688" w:id="340"/>
      <w:bookmarkStart w:name="_Toc98411817" w:id="341"/>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13</w:t>
      </w:r>
      <w:r>
        <w:fldChar w:fldCharType="end"/>
      </w:r>
      <w:bookmarkEnd w:id="337"/>
      <w:r>
        <w:t xml:space="preserve"> - Panel order details: Actions as seller (status dependent)</w:t>
      </w:r>
      <w:bookmarkEnd w:id="338"/>
      <w:bookmarkEnd w:id="339"/>
      <w:bookmarkEnd w:id="340"/>
      <w:r>
        <w:t xml:space="preserve"> (</w:t>
      </w:r>
      <w:proofErr w:type="spellStart"/>
      <w:r>
        <w:t>DeadStock</w:t>
      </w:r>
      <w:proofErr w:type="spellEnd"/>
      <w:r>
        <w:t>)</w:t>
      </w:r>
      <w:bookmarkEnd w:id="341"/>
    </w:p>
    <w:p w:rsidRPr="00C20AEF" w:rsidR="00DA565B" w:rsidP="00DA565B" w:rsidRDefault="00DA565B" w14:paraId="11922CDE" w14:textId="30D6D36E">
      <w:pPr>
        <w:pStyle w:val="SchnelllesetextbergeordneteAussage1"/>
      </w:pPr>
      <w:r>
        <w:t>Actions as a seller depending on the status (D2D)</w:t>
      </w:r>
    </w:p>
    <w:tbl>
      <w:tblPr>
        <w:tblW w:w="4577" w:type="pct"/>
        <w:tblBorders>
          <w:top w:val="single" w:color="E20074" w:sz="18" w:space="0"/>
          <w:insideH w:val="single" w:color="auto" w:sz="4" w:space="0"/>
        </w:tblBorders>
        <w:tblLayout w:type="fixed"/>
        <w:tblLook w:val="01E0" w:firstRow="1" w:lastRow="1" w:firstColumn="1" w:lastColumn="1" w:noHBand="0" w:noVBand="0"/>
      </w:tblPr>
      <w:tblGrid>
        <w:gridCol w:w="2748"/>
        <w:gridCol w:w="812"/>
        <w:gridCol w:w="22"/>
        <w:gridCol w:w="104"/>
        <w:gridCol w:w="1269"/>
        <w:gridCol w:w="432"/>
        <w:gridCol w:w="977"/>
        <w:gridCol w:w="22"/>
        <w:gridCol w:w="277"/>
        <w:gridCol w:w="1617"/>
        <w:gridCol w:w="277"/>
      </w:tblGrid>
      <w:tr w:rsidRPr="00C20AEF" w:rsidR="00DA565B" w:rsidTr="00B13007" w14:paraId="7454F6BE" w14:textId="77777777">
        <w:trPr>
          <w:gridAfter w:val="1"/>
          <w:wAfter w:w="277" w:type="dxa"/>
          <w:tblHeader/>
        </w:trPr>
        <w:tc>
          <w:tcPr>
            <w:tcW w:w="2748" w:type="dxa"/>
            <w:tcBorders>
              <w:top w:val="single" w:color="E20074" w:sz="18" w:space="0"/>
              <w:bottom w:val="single" w:color="auto" w:sz="4" w:space="0"/>
            </w:tcBorders>
            <w:shd w:val="clear" w:color="auto" w:fill="E0E0E0"/>
          </w:tcPr>
          <w:p w:rsidRPr="00C20AEF" w:rsidR="00DA565B" w:rsidP="00DA565B" w:rsidRDefault="00DA565B" w14:paraId="2FCFF0D4" w14:textId="77777777">
            <w:pPr>
              <w:pStyle w:val="TableHeading"/>
              <w:keepNext w:val="0"/>
              <w:rPr>
                <w:rStyle w:val="Fett"/>
                <w:b/>
                <w:bCs/>
              </w:rPr>
            </w:pPr>
            <w:r>
              <w:rPr>
                <w:rStyle w:val="Fett"/>
                <w:b/>
              </w:rPr>
              <w:t>Action</w:t>
            </w:r>
          </w:p>
        </w:tc>
        <w:tc>
          <w:tcPr>
            <w:tcW w:w="834" w:type="dxa"/>
            <w:gridSpan w:val="2"/>
            <w:tcBorders>
              <w:top w:val="single" w:color="E20074" w:sz="18" w:space="0"/>
              <w:bottom w:val="single" w:color="auto" w:sz="4" w:space="0"/>
            </w:tcBorders>
            <w:shd w:val="clear" w:color="auto" w:fill="E0E0E0"/>
          </w:tcPr>
          <w:p w:rsidRPr="00C20AEF" w:rsidR="00DA565B" w:rsidP="001F2E84" w:rsidRDefault="00DA565B" w14:paraId="5756C6FC" w14:textId="77777777">
            <w:pPr>
              <w:pStyle w:val="TableHeading"/>
              <w:keepNext w:val="0"/>
              <w:jc w:val="center"/>
              <w:rPr>
                <w:rStyle w:val="Fett"/>
                <w:b/>
                <w:bCs/>
              </w:rPr>
            </w:pPr>
            <w:r>
              <w:rPr>
                <w:rStyle w:val="Fett"/>
                <w:b/>
              </w:rPr>
              <w:t>new</w:t>
            </w:r>
            <w:r w:rsidRPr="00C20AEF">
              <w:rPr>
                <w:rStyle w:val="Funotenzeichen"/>
              </w:rPr>
              <w:footnoteReference w:id="31"/>
            </w:r>
          </w:p>
        </w:tc>
        <w:tc>
          <w:tcPr>
            <w:tcW w:w="1373" w:type="dxa"/>
            <w:gridSpan w:val="2"/>
            <w:tcBorders>
              <w:top w:val="single" w:color="E20074" w:sz="18" w:space="0"/>
              <w:bottom w:val="single" w:color="auto" w:sz="4" w:space="0"/>
            </w:tcBorders>
            <w:shd w:val="clear" w:color="auto" w:fill="E0E0E0"/>
          </w:tcPr>
          <w:p w:rsidRPr="00C20AEF" w:rsidR="00DA565B" w:rsidP="001F2E84" w:rsidRDefault="003D19A4" w14:paraId="371CA6CF" w14:textId="3C7D2534">
            <w:pPr>
              <w:pStyle w:val="TableHeading"/>
              <w:keepNext w:val="0"/>
              <w:jc w:val="center"/>
              <w:rPr>
                <w:rStyle w:val="Fett"/>
                <w:b/>
                <w:bCs/>
              </w:rPr>
            </w:pPr>
            <w:r>
              <w:rPr>
                <w:rStyle w:val="Fett"/>
                <w:b/>
              </w:rPr>
              <w:t>accepts</w:t>
            </w:r>
          </w:p>
        </w:tc>
        <w:tc>
          <w:tcPr>
            <w:tcW w:w="1431" w:type="dxa"/>
            <w:gridSpan w:val="3"/>
            <w:tcBorders>
              <w:top w:val="single" w:color="E20074" w:sz="18" w:space="0"/>
              <w:bottom w:val="single" w:color="auto" w:sz="4" w:space="0"/>
            </w:tcBorders>
            <w:shd w:val="clear" w:color="auto" w:fill="E0E0E0"/>
          </w:tcPr>
          <w:p w:rsidRPr="00C20AEF" w:rsidR="00DA565B" w:rsidP="001F2E84" w:rsidRDefault="00DA565B" w14:paraId="6138374D" w14:textId="77777777">
            <w:pPr>
              <w:pStyle w:val="TableHeading"/>
              <w:keepNext w:val="0"/>
              <w:jc w:val="center"/>
              <w:rPr>
                <w:rStyle w:val="Fett"/>
                <w:b/>
                <w:bCs/>
              </w:rPr>
            </w:pPr>
            <w:r>
              <w:rPr>
                <w:rStyle w:val="Fett"/>
                <w:b/>
              </w:rPr>
              <w:t>dispatches</w:t>
            </w:r>
          </w:p>
        </w:tc>
        <w:tc>
          <w:tcPr>
            <w:tcW w:w="1894" w:type="dxa"/>
            <w:gridSpan w:val="2"/>
            <w:tcBorders>
              <w:top w:val="single" w:color="E20074" w:sz="18" w:space="0"/>
              <w:bottom w:val="single" w:color="auto" w:sz="4" w:space="0"/>
            </w:tcBorders>
            <w:shd w:val="clear" w:color="auto" w:fill="E0E0E0"/>
          </w:tcPr>
          <w:p w:rsidRPr="00C20AEF" w:rsidR="00DA565B" w:rsidP="001F2E84" w:rsidRDefault="00DA565B" w14:paraId="44AE7896" w14:textId="77777777">
            <w:pPr>
              <w:pStyle w:val="TableHeading"/>
              <w:keepNext w:val="0"/>
              <w:jc w:val="center"/>
              <w:rPr>
                <w:rStyle w:val="Fett"/>
                <w:b/>
                <w:bCs/>
              </w:rPr>
            </w:pPr>
            <w:r>
              <w:rPr>
                <w:rStyle w:val="Fett"/>
                <w:b/>
              </w:rPr>
              <w:t>done</w:t>
            </w:r>
            <w:r w:rsidRPr="00C20AEF">
              <w:rPr>
                <w:rStyle w:val="Funotenzeichen"/>
              </w:rPr>
              <w:footnoteReference w:id="32"/>
            </w:r>
          </w:p>
        </w:tc>
      </w:tr>
      <w:tr w:rsidRPr="00C20AEF" w:rsidR="00DA565B" w:rsidTr="00B13007" w14:paraId="6A7DA9A9" w14:textId="77777777">
        <w:trPr>
          <w:gridAfter w:val="1"/>
          <w:wAfter w:w="277" w:type="dxa"/>
        </w:trPr>
        <w:tc>
          <w:tcPr>
            <w:tcW w:w="2748" w:type="dxa"/>
            <w:tcBorders>
              <w:top w:val="single" w:color="auto" w:sz="4" w:space="0"/>
            </w:tcBorders>
          </w:tcPr>
          <w:p w:rsidRPr="00C20AEF" w:rsidR="00DA565B" w:rsidP="00DA565B" w:rsidRDefault="00DA565B" w14:paraId="7A8AD892" w14:textId="77777777">
            <w:pPr>
              <w:pStyle w:val="TabelleFlietext3"/>
              <w:spacing w:before="60" w:after="60"/>
            </w:pPr>
            <w:r>
              <w:t>Customize delivery method</w:t>
            </w:r>
          </w:p>
        </w:tc>
        <w:tc>
          <w:tcPr>
            <w:tcW w:w="834" w:type="dxa"/>
            <w:gridSpan w:val="2"/>
            <w:tcBorders>
              <w:top w:val="single" w:color="auto" w:sz="4" w:space="0"/>
            </w:tcBorders>
          </w:tcPr>
          <w:p w:rsidRPr="00C20AEF" w:rsidR="00DA565B" w:rsidP="001F2E84" w:rsidRDefault="003D19A4" w14:paraId="3BA35B7D" w14:textId="364D1221">
            <w:pPr>
              <w:pStyle w:val="TabelleFlietext3"/>
              <w:spacing w:before="60" w:after="60"/>
              <w:jc w:val="center"/>
            </w:pPr>
            <w:r>
              <w:t>X</w:t>
            </w:r>
          </w:p>
        </w:tc>
        <w:tc>
          <w:tcPr>
            <w:tcW w:w="1373" w:type="dxa"/>
            <w:gridSpan w:val="2"/>
            <w:tcBorders>
              <w:top w:val="single" w:color="auto" w:sz="4" w:space="0"/>
            </w:tcBorders>
            <w:vAlign w:val="center"/>
          </w:tcPr>
          <w:p w:rsidRPr="00C20AEF" w:rsidR="00DA565B" w:rsidP="001F2E84" w:rsidRDefault="00995FD4" w14:paraId="04F9AD65" w14:textId="459C479B">
            <w:pPr>
              <w:pStyle w:val="TabelleFlietext3"/>
              <w:spacing w:before="60" w:after="60"/>
              <w:jc w:val="center"/>
            </w:pPr>
            <w:r>
              <w:t>X</w:t>
            </w:r>
          </w:p>
        </w:tc>
        <w:tc>
          <w:tcPr>
            <w:tcW w:w="1431" w:type="dxa"/>
            <w:gridSpan w:val="3"/>
            <w:tcBorders>
              <w:top w:val="single" w:color="auto" w:sz="4" w:space="0"/>
            </w:tcBorders>
            <w:vAlign w:val="center"/>
          </w:tcPr>
          <w:p w:rsidRPr="00C20AEF" w:rsidR="00DA565B" w:rsidP="001F2E84" w:rsidRDefault="00DA565B" w14:paraId="797DAD24" w14:textId="77777777">
            <w:pPr>
              <w:pStyle w:val="TabelleFlietext3"/>
              <w:spacing w:before="60" w:after="60"/>
              <w:jc w:val="center"/>
            </w:pPr>
          </w:p>
        </w:tc>
        <w:tc>
          <w:tcPr>
            <w:tcW w:w="1894" w:type="dxa"/>
            <w:gridSpan w:val="2"/>
            <w:tcBorders>
              <w:top w:val="single" w:color="auto" w:sz="4" w:space="0"/>
            </w:tcBorders>
            <w:vAlign w:val="center"/>
          </w:tcPr>
          <w:p w:rsidRPr="00C20AEF" w:rsidR="00DA565B" w:rsidP="001F2E84" w:rsidRDefault="00DA565B" w14:paraId="656839C8" w14:textId="77777777">
            <w:pPr>
              <w:pStyle w:val="TabelleFlietext3"/>
              <w:spacing w:before="60" w:after="60"/>
              <w:jc w:val="center"/>
            </w:pPr>
          </w:p>
        </w:tc>
      </w:tr>
      <w:tr w:rsidRPr="00C20AEF" w:rsidR="00DA565B" w:rsidTr="00B13007" w14:paraId="696A0A5B" w14:textId="77777777">
        <w:trPr>
          <w:gridAfter w:val="1"/>
          <w:wAfter w:w="277" w:type="dxa"/>
        </w:trPr>
        <w:tc>
          <w:tcPr>
            <w:tcW w:w="2748" w:type="dxa"/>
          </w:tcPr>
          <w:p w:rsidRPr="00C20AEF" w:rsidR="00DA565B" w:rsidP="00DA565B" w:rsidRDefault="00DA565B" w14:paraId="71E2A9D5" w14:textId="77777777">
            <w:pPr>
              <w:pStyle w:val="TabelleFlietext3"/>
              <w:spacing w:before="60" w:after="60"/>
            </w:pPr>
            <w:r>
              <w:t>Adjust delivery quantity(s)</w:t>
            </w:r>
          </w:p>
        </w:tc>
        <w:tc>
          <w:tcPr>
            <w:tcW w:w="834" w:type="dxa"/>
            <w:gridSpan w:val="2"/>
          </w:tcPr>
          <w:p w:rsidRPr="00C20AEF" w:rsidR="00DA565B" w:rsidP="001F2E84" w:rsidRDefault="00DA565B" w14:paraId="1F9A50BC" w14:textId="77777777">
            <w:pPr>
              <w:pStyle w:val="TabelleFlietext3"/>
              <w:spacing w:before="60" w:after="60"/>
              <w:jc w:val="center"/>
            </w:pPr>
          </w:p>
        </w:tc>
        <w:tc>
          <w:tcPr>
            <w:tcW w:w="1373" w:type="dxa"/>
            <w:gridSpan w:val="2"/>
          </w:tcPr>
          <w:p w:rsidRPr="00C20AEF" w:rsidR="00DA565B" w:rsidP="001F2E84" w:rsidRDefault="00DA565B" w14:paraId="7E17F59D" w14:textId="154A57D2">
            <w:pPr>
              <w:pStyle w:val="TabelleFlietext3"/>
              <w:spacing w:before="60" w:after="60"/>
              <w:jc w:val="center"/>
            </w:pPr>
          </w:p>
        </w:tc>
        <w:tc>
          <w:tcPr>
            <w:tcW w:w="1431" w:type="dxa"/>
            <w:gridSpan w:val="3"/>
          </w:tcPr>
          <w:p w:rsidRPr="00C20AEF" w:rsidR="00DA565B" w:rsidP="001F2E84" w:rsidRDefault="00DA565B" w14:paraId="78368683" w14:textId="77777777">
            <w:pPr>
              <w:pStyle w:val="TabelleFlietext3"/>
              <w:spacing w:before="60" w:after="60"/>
              <w:jc w:val="center"/>
            </w:pPr>
          </w:p>
        </w:tc>
        <w:tc>
          <w:tcPr>
            <w:tcW w:w="1894" w:type="dxa"/>
            <w:gridSpan w:val="2"/>
          </w:tcPr>
          <w:p w:rsidRPr="00C20AEF" w:rsidR="00DA565B" w:rsidP="001F2E84" w:rsidRDefault="00DA565B" w14:paraId="5ED340CE" w14:textId="77777777">
            <w:pPr>
              <w:pStyle w:val="TabelleFlietext3"/>
              <w:spacing w:before="60" w:after="60"/>
              <w:jc w:val="center"/>
            </w:pPr>
          </w:p>
        </w:tc>
      </w:tr>
      <w:tr w:rsidRPr="00C20AEF" w:rsidR="00DA565B" w:rsidTr="00B13007" w14:paraId="163B0598" w14:textId="77777777">
        <w:trPr>
          <w:gridAfter w:val="1"/>
          <w:wAfter w:w="277" w:type="dxa"/>
        </w:trPr>
        <w:tc>
          <w:tcPr>
            <w:tcW w:w="2748" w:type="dxa"/>
          </w:tcPr>
          <w:p w:rsidRPr="00C20AEF" w:rsidR="00DA565B" w:rsidP="00DA565B" w:rsidRDefault="00DA565B" w14:paraId="241C3800" w14:textId="77777777">
            <w:pPr>
              <w:pStyle w:val="TabelleFlietext3"/>
              <w:spacing w:before="60" w:after="60"/>
            </w:pPr>
            <w:r>
              <w:t>Accept all pos</w:t>
            </w:r>
          </w:p>
        </w:tc>
        <w:tc>
          <w:tcPr>
            <w:tcW w:w="834" w:type="dxa"/>
            <w:gridSpan w:val="2"/>
          </w:tcPr>
          <w:p w:rsidRPr="00C20AEF" w:rsidR="00DA565B" w:rsidP="001F2E84" w:rsidRDefault="003D19A4" w14:paraId="699D23E6" w14:textId="1743974A">
            <w:pPr>
              <w:pStyle w:val="TabelleFlietext3"/>
              <w:spacing w:before="60" w:after="60"/>
              <w:jc w:val="center"/>
            </w:pPr>
            <w:r>
              <w:t>X</w:t>
            </w:r>
          </w:p>
        </w:tc>
        <w:tc>
          <w:tcPr>
            <w:tcW w:w="1373" w:type="dxa"/>
            <w:gridSpan w:val="2"/>
          </w:tcPr>
          <w:p w:rsidRPr="00C20AEF" w:rsidR="00DA565B" w:rsidP="001F2E84" w:rsidRDefault="00DA565B" w14:paraId="4C772ED5" w14:textId="45BD4618">
            <w:pPr>
              <w:pStyle w:val="TabelleFlietext3"/>
              <w:spacing w:before="60" w:after="60"/>
              <w:ind w:left="0"/>
              <w:jc w:val="center"/>
            </w:pPr>
          </w:p>
        </w:tc>
        <w:tc>
          <w:tcPr>
            <w:tcW w:w="1431" w:type="dxa"/>
            <w:gridSpan w:val="3"/>
          </w:tcPr>
          <w:p w:rsidRPr="00C20AEF" w:rsidR="00DA565B" w:rsidP="001F2E84" w:rsidRDefault="00DA565B" w14:paraId="134C7A06" w14:textId="77777777">
            <w:pPr>
              <w:pStyle w:val="TabelleFlietext3"/>
              <w:spacing w:before="60" w:after="60"/>
              <w:jc w:val="center"/>
            </w:pPr>
          </w:p>
        </w:tc>
        <w:tc>
          <w:tcPr>
            <w:tcW w:w="1894" w:type="dxa"/>
            <w:gridSpan w:val="2"/>
          </w:tcPr>
          <w:p w:rsidRPr="00C20AEF" w:rsidR="00DA565B" w:rsidP="001F2E84" w:rsidRDefault="00DA565B" w14:paraId="77F1E715" w14:textId="77777777">
            <w:pPr>
              <w:pStyle w:val="TabelleFlietext3"/>
              <w:spacing w:before="60" w:after="60"/>
              <w:jc w:val="center"/>
            </w:pPr>
          </w:p>
        </w:tc>
      </w:tr>
      <w:tr w:rsidRPr="00C20AEF" w:rsidR="00DA565B" w:rsidTr="00B13007" w14:paraId="7C534FF3" w14:textId="77777777">
        <w:trPr>
          <w:gridAfter w:val="1"/>
          <w:wAfter w:w="277" w:type="dxa"/>
        </w:trPr>
        <w:tc>
          <w:tcPr>
            <w:tcW w:w="2748" w:type="dxa"/>
          </w:tcPr>
          <w:p w:rsidRPr="00C20AEF" w:rsidR="00DA565B" w:rsidP="00DA565B" w:rsidRDefault="00DA565B" w14:paraId="71526086" w14:textId="77777777">
            <w:pPr>
              <w:pStyle w:val="TabelleFlietext3"/>
              <w:spacing w:before="60" w:after="60"/>
            </w:pPr>
            <w:r>
              <w:t>Adjust position status</w:t>
            </w:r>
          </w:p>
        </w:tc>
        <w:tc>
          <w:tcPr>
            <w:tcW w:w="834" w:type="dxa"/>
            <w:gridSpan w:val="2"/>
          </w:tcPr>
          <w:p w:rsidRPr="00C20AEF" w:rsidR="00DA565B" w:rsidP="001F2E84" w:rsidRDefault="003D19A4" w14:paraId="004DD963" w14:textId="51FF0149">
            <w:pPr>
              <w:pStyle w:val="TabelleFlietext3"/>
              <w:spacing w:before="60" w:after="60"/>
              <w:jc w:val="center"/>
            </w:pPr>
            <w:r>
              <w:t>X</w:t>
            </w:r>
          </w:p>
        </w:tc>
        <w:tc>
          <w:tcPr>
            <w:tcW w:w="1373" w:type="dxa"/>
            <w:gridSpan w:val="2"/>
          </w:tcPr>
          <w:p w:rsidRPr="00C20AEF" w:rsidR="00DA565B" w:rsidP="001F2E84" w:rsidRDefault="00DA565B" w14:paraId="4599633C" w14:textId="3EE137EB">
            <w:pPr>
              <w:pStyle w:val="TabelleFlietext3"/>
              <w:spacing w:before="60" w:after="60"/>
              <w:jc w:val="center"/>
            </w:pPr>
          </w:p>
        </w:tc>
        <w:tc>
          <w:tcPr>
            <w:tcW w:w="1431" w:type="dxa"/>
            <w:gridSpan w:val="3"/>
          </w:tcPr>
          <w:p w:rsidRPr="00C20AEF" w:rsidR="00DA565B" w:rsidP="001F2E84" w:rsidRDefault="00DA565B" w14:paraId="2880DE73" w14:textId="77777777">
            <w:pPr>
              <w:pStyle w:val="TabelleFlietext3"/>
              <w:spacing w:before="60" w:after="60"/>
              <w:jc w:val="center"/>
            </w:pPr>
          </w:p>
        </w:tc>
        <w:tc>
          <w:tcPr>
            <w:tcW w:w="1894" w:type="dxa"/>
            <w:gridSpan w:val="2"/>
          </w:tcPr>
          <w:p w:rsidRPr="00C20AEF" w:rsidR="00DA565B" w:rsidP="001F2E84" w:rsidRDefault="00DA565B" w14:paraId="72E2A7FB" w14:textId="77777777">
            <w:pPr>
              <w:pStyle w:val="TabelleFlietext3"/>
              <w:spacing w:before="60" w:after="60"/>
              <w:jc w:val="center"/>
            </w:pPr>
          </w:p>
        </w:tc>
      </w:tr>
      <w:tr w:rsidRPr="00C20AEF" w:rsidR="00DA565B" w:rsidTr="00B13007" w14:paraId="100810C2" w14:textId="77777777">
        <w:trPr>
          <w:gridAfter w:val="1"/>
          <w:wAfter w:w="277" w:type="dxa"/>
        </w:trPr>
        <w:tc>
          <w:tcPr>
            <w:tcW w:w="2748" w:type="dxa"/>
          </w:tcPr>
          <w:p w:rsidRPr="00C20AEF" w:rsidR="00DA565B" w:rsidP="00DA565B" w:rsidRDefault="00DA565B" w14:paraId="232F2294" w14:textId="77777777">
            <w:pPr>
              <w:pStyle w:val="TabelleFlietext3"/>
              <w:spacing w:before="60" w:after="60"/>
            </w:pPr>
            <w:r>
              <w:t>Cancel</w:t>
            </w:r>
          </w:p>
        </w:tc>
        <w:tc>
          <w:tcPr>
            <w:tcW w:w="812" w:type="dxa"/>
          </w:tcPr>
          <w:p w:rsidRPr="00C20AEF" w:rsidR="00DA565B" w:rsidP="001F2E84" w:rsidRDefault="00DA565B" w14:paraId="624E40A2" w14:textId="612B0983">
            <w:pPr>
              <w:pStyle w:val="TabelleFlietext3"/>
              <w:spacing w:before="60" w:after="60"/>
              <w:jc w:val="center"/>
            </w:pPr>
          </w:p>
        </w:tc>
        <w:tc>
          <w:tcPr>
            <w:tcW w:w="1395" w:type="dxa"/>
            <w:gridSpan w:val="3"/>
          </w:tcPr>
          <w:p w:rsidRPr="00C20AEF" w:rsidR="00DA565B" w:rsidP="001F2E84" w:rsidRDefault="00DA565B" w14:paraId="6F1281E2" w14:textId="77777777">
            <w:pPr>
              <w:pStyle w:val="TabelleFlietext3"/>
              <w:spacing w:before="60" w:after="60"/>
              <w:jc w:val="center"/>
            </w:pPr>
          </w:p>
        </w:tc>
        <w:tc>
          <w:tcPr>
            <w:tcW w:w="1409" w:type="dxa"/>
            <w:gridSpan w:val="2"/>
          </w:tcPr>
          <w:p w:rsidRPr="00C20AEF" w:rsidR="00DA565B" w:rsidP="001F2E84" w:rsidRDefault="00DA565B" w14:paraId="340D9EAF" w14:textId="77777777">
            <w:pPr>
              <w:pStyle w:val="TabelleFlietext3"/>
              <w:spacing w:before="60" w:after="60"/>
              <w:jc w:val="center"/>
            </w:pPr>
          </w:p>
        </w:tc>
        <w:tc>
          <w:tcPr>
            <w:tcW w:w="1916" w:type="dxa"/>
            <w:gridSpan w:val="3"/>
          </w:tcPr>
          <w:p w:rsidRPr="00C20AEF" w:rsidR="00DA565B" w:rsidP="001F2E84" w:rsidRDefault="00DA565B" w14:paraId="098D627D" w14:textId="77777777">
            <w:pPr>
              <w:pStyle w:val="TabelleFlietext3"/>
              <w:spacing w:before="60" w:after="60"/>
              <w:jc w:val="center"/>
            </w:pPr>
          </w:p>
        </w:tc>
      </w:tr>
      <w:tr w:rsidRPr="00C20AEF" w:rsidR="00DA565B" w:rsidTr="00B13007" w14:paraId="414626A2" w14:textId="77777777">
        <w:trPr>
          <w:gridAfter w:val="1"/>
          <w:wAfter w:w="277" w:type="dxa"/>
        </w:trPr>
        <w:tc>
          <w:tcPr>
            <w:tcW w:w="2748" w:type="dxa"/>
          </w:tcPr>
          <w:p w:rsidRPr="00C20AEF" w:rsidR="00DA565B" w:rsidP="00DA565B" w:rsidRDefault="00DA565B" w14:paraId="2077908F" w14:textId="77777777">
            <w:pPr>
              <w:pStyle w:val="TabelleFlietext3"/>
              <w:spacing w:before="60" w:after="60"/>
            </w:pPr>
            <w:r>
              <w:t>Mark as "sent</w:t>
            </w:r>
          </w:p>
        </w:tc>
        <w:tc>
          <w:tcPr>
            <w:tcW w:w="834" w:type="dxa"/>
            <w:gridSpan w:val="2"/>
          </w:tcPr>
          <w:p w:rsidRPr="00C20AEF" w:rsidR="00DA565B" w:rsidP="001F2E84" w:rsidRDefault="00DA565B" w14:paraId="25F18CA0" w14:textId="77777777">
            <w:pPr>
              <w:pStyle w:val="TabelleFlietext3"/>
              <w:spacing w:before="60" w:after="60"/>
              <w:jc w:val="center"/>
            </w:pPr>
          </w:p>
        </w:tc>
        <w:tc>
          <w:tcPr>
            <w:tcW w:w="1373" w:type="dxa"/>
            <w:gridSpan w:val="2"/>
          </w:tcPr>
          <w:p w:rsidRPr="00C20AEF" w:rsidR="00DA565B" w:rsidP="001F2E84" w:rsidRDefault="00DA565B" w14:paraId="3EACA553" w14:textId="77777777">
            <w:pPr>
              <w:pStyle w:val="TabelleFlietext3"/>
              <w:spacing w:before="60" w:after="60"/>
              <w:jc w:val="center"/>
            </w:pPr>
            <w:r>
              <w:t>X</w:t>
            </w:r>
          </w:p>
        </w:tc>
        <w:tc>
          <w:tcPr>
            <w:tcW w:w="1431" w:type="dxa"/>
            <w:gridSpan w:val="3"/>
          </w:tcPr>
          <w:p w:rsidRPr="00C20AEF" w:rsidR="00DA565B" w:rsidP="001F2E84" w:rsidRDefault="00DA565B" w14:paraId="004F3AC5" w14:textId="77777777">
            <w:pPr>
              <w:pStyle w:val="TabelleFlietext3"/>
              <w:spacing w:before="60" w:after="60"/>
              <w:jc w:val="center"/>
            </w:pPr>
          </w:p>
        </w:tc>
        <w:tc>
          <w:tcPr>
            <w:tcW w:w="1894" w:type="dxa"/>
            <w:gridSpan w:val="2"/>
          </w:tcPr>
          <w:p w:rsidRPr="00C20AEF" w:rsidR="00DA565B" w:rsidP="001F2E84" w:rsidRDefault="00DA565B" w14:paraId="7A8E5454" w14:textId="77777777">
            <w:pPr>
              <w:pStyle w:val="TabelleFlietext3"/>
              <w:spacing w:before="60" w:after="60"/>
              <w:jc w:val="center"/>
            </w:pPr>
          </w:p>
        </w:tc>
      </w:tr>
      <w:tr w:rsidRPr="00C20AEF" w:rsidR="00DA565B" w:rsidTr="00B13007" w14:paraId="418EAACF" w14:textId="77777777">
        <w:trPr>
          <w:gridAfter w:val="1"/>
          <w:wAfter w:w="277" w:type="dxa"/>
        </w:trPr>
        <w:tc>
          <w:tcPr>
            <w:tcW w:w="2748" w:type="dxa"/>
          </w:tcPr>
          <w:p w:rsidRPr="00C20AEF" w:rsidR="00DA565B" w:rsidP="00DA565B" w:rsidRDefault="00DA565B" w14:paraId="3B44F057" w14:textId="77777777">
            <w:pPr>
              <w:pStyle w:val="TabelleFlietext3"/>
              <w:spacing w:before="60" w:after="60"/>
            </w:pPr>
            <w:r>
              <w:t>Initiate shipping</w:t>
            </w:r>
          </w:p>
        </w:tc>
        <w:tc>
          <w:tcPr>
            <w:tcW w:w="834" w:type="dxa"/>
            <w:gridSpan w:val="2"/>
          </w:tcPr>
          <w:p w:rsidRPr="00C20AEF" w:rsidR="00DA565B" w:rsidP="001F2E84" w:rsidRDefault="00DA565B" w14:paraId="5EC50B20" w14:textId="77777777">
            <w:pPr>
              <w:pStyle w:val="TabelleFlietext3"/>
              <w:spacing w:before="60" w:after="60"/>
              <w:jc w:val="center"/>
            </w:pPr>
          </w:p>
        </w:tc>
        <w:tc>
          <w:tcPr>
            <w:tcW w:w="1373" w:type="dxa"/>
            <w:gridSpan w:val="2"/>
          </w:tcPr>
          <w:p w:rsidRPr="00C20AEF" w:rsidR="00DA565B" w:rsidP="001F2E84" w:rsidRDefault="00DA565B" w14:paraId="4848BC71" w14:textId="77777777">
            <w:pPr>
              <w:pStyle w:val="TabelleFlietext3"/>
              <w:spacing w:before="60" w:after="60"/>
              <w:jc w:val="center"/>
            </w:pPr>
            <w:r>
              <w:t>X</w:t>
            </w:r>
          </w:p>
        </w:tc>
        <w:tc>
          <w:tcPr>
            <w:tcW w:w="1431" w:type="dxa"/>
            <w:gridSpan w:val="3"/>
          </w:tcPr>
          <w:p w:rsidRPr="00C20AEF" w:rsidR="00DA565B" w:rsidP="001F2E84" w:rsidRDefault="00DA565B" w14:paraId="29721185" w14:textId="77777777">
            <w:pPr>
              <w:pStyle w:val="TabelleFlietext3"/>
              <w:spacing w:before="60" w:after="60"/>
              <w:jc w:val="center"/>
            </w:pPr>
            <w:r>
              <w:t>X</w:t>
            </w:r>
          </w:p>
        </w:tc>
        <w:tc>
          <w:tcPr>
            <w:tcW w:w="1894" w:type="dxa"/>
            <w:gridSpan w:val="2"/>
          </w:tcPr>
          <w:p w:rsidRPr="00C20AEF" w:rsidR="00DA565B" w:rsidP="001F2E84" w:rsidRDefault="00DA565B" w14:paraId="1816E653" w14:textId="77777777">
            <w:pPr>
              <w:pStyle w:val="TabelleFlietext3"/>
              <w:spacing w:before="60" w:after="60"/>
              <w:jc w:val="center"/>
            </w:pPr>
          </w:p>
        </w:tc>
      </w:tr>
      <w:tr w:rsidRPr="00C20AEF" w:rsidR="00DA565B" w:rsidTr="00B13007" w14:paraId="5759E2E9" w14:textId="77777777">
        <w:trPr>
          <w:gridAfter w:val="1"/>
          <w:wAfter w:w="277" w:type="dxa"/>
        </w:trPr>
        <w:tc>
          <w:tcPr>
            <w:tcW w:w="2748" w:type="dxa"/>
          </w:tcPr>
          <w:p w:rsidRPr="00C20AEF" w:rsidR="00DA565B" w:rsidP="00DA565B" w:rsidRDefault="00DA565B" w14:paraId="193BAAEE" w14:textId="77777777">
            <w:pPr>
              <w:pStyle w:val="TabelleFlietext3"/>
              <w:spacing w:before="60" w:after="60"/>
            </w:pPr>
            <w:r>
              <w:t>Mark as "received</w:t>
            </w:r>
          </w:p>
        </w:tc>
        <w:tc>
          <w:tcPr>
            <w:tcW w:w="834" w:type="dxa"/>
            <w:gridSpan w:val="2"/>
          </w:tcPr>
          <w:p w:rsidRPr="00C20AEF" w:rsidR="00DA565B" w:rsidP="001F2E84" w:rsidRDefault="00DA565B" w14:paraId="21193D3C" w14:textId="77777777">
            <w:pPr>
              <w:pStyle w:val="TabelleFlietext3"/>
              <w:spacing w:before="60" w:after="60"/>
              <w:jc w:val="center"/>
            </w:pPr>
          </w:p>
        </w:tc>
        <w:tc>
          <w:tcPr>
            <w:tcW w:w="1373" w:type="dxa"/>
            <w:gridSpan w:val="2"/>
          </w:tcPr>
          <w:p w:rsidRPr="00C20AEF" w:rsidR="00DA565B" w:rsidP="001F2E84" w:rsidRDefault="00DA565B" w14:paraId="604EF94B" w14:textId="77777777">
            <w:pPr>
              <w:pStyle w:val="TabelleFlietext3"/>
              <w:spacing w:before="60" w:after="60"/>
              <w:jc w:val="center"/>
            </w:pPr>
          </w:p>
        </w:tc>
        <w:tc>
          <w:tcPr>
            <w:tcW w:w="1431" w:type="dxa"/>
            <w:gridSpan w:val="3"/>
          </w:tcPr>
          <w:p w:rsidRPr="00C20AEF" w:rsidR="00DA565B" w:rsidP="001F2E84" w:rsidRDefault="00DA565B" w14:paraId="50BE8B8F" w14:textId="77777777">
            <w:pPr>
              <w:pStyle w:val="TabelleFlietext3"/>
              <w:spacing w:before="60" w:after="60"/>
              <w:jc w:val="center"/>
            </w:pPr>
          </w:p>
        </w:tc>
        <w:tc>
          <w:tcPr>
            <w:tcW w:w="1894" w:type="dxa"/>
            <w:gridSpan w:val="2"/>
          </w:tcPr>
          <w:p w:rsidRPr="00C20AEF" w:rsidR="00DA565B" w:rsidP="001F2E84" w:rsidRDefault="00DA565B" w14:paraId="38FCDA92" w14:textId="77777777">
            <w:pPr>
              <w:pStyle w:val="TabelleFlietext3"/>
              <w:spacing w:before="60" w:after="60"/>
              <w:jc w:val="center"/>
            </w:pPr>
          </w:p>
        </w:tc>
      </w:tr>
      <w:tr w:rsidRPr="00C20AEF" w:rsidR="00DA565B" w:rsidTr="00B13007" w14:paraId="2F2F25AD" w14:textId="77777777">
        <w:trPr>
          <w:gridAfter w:val="1"/>
          <w:wAfter w:w="277" w:type="dxa"/>
        </w:trPr>
        <w:tc>
          <w:tcPr>
            <w:tcW w:w="2748" w:type="dxa"/>
          </w:tcPr>
          <w:p w:rsidRPr="00C20AEF" w:rsidR="00DA565B" w:rsidP="00DA565B" w:rsidRDefault="00DA565B" w14:paraId="2E62F69D" w14:textId="77777777">
            <w:pPr>
              <w:pStyle w:val="TabelleFlietext3"/>
              <w:spacing w:before="60" w:after="60"/>
            </w:pPr>
            <w:r>
              <w:t>Enter rejection note</w:t>
            </w:r>
          </w:p>
        </w:tc>
        <w:tc>
          <w:tcPr>
            <w:tcW w:w="834" w:type="dxa"/>
            <w:gridSpan w:val="2"/>
          </w:tcPr>
          <w:p w:rsidRPr="00C20AEF" w:rsidR="00DA565B" w:rsidP="001F2E84" w:rsidRDefault="00480532" w14:paraId="259BA314" w14:textId="515B8704">
            <w:pPr>
              <w:pStyle w:val="TabelleFlietext3"/>
              <w:spacing w:before="60" w:after="60"/>
              <w:jc w:val="center"/>
            </w:pPr>
            <w:r>
              <w:t>X</w:t>
            </w:r>
          </w:p>
        </w:tc>
        <w:tc>
          <w:tcPr>
            <w:tcW w:w="1373" w:type="dxa"/>
            <w:gridSpan w:val="2"/>
          </w:tcPr>
          <w:p w:rsidRPr="00C20AEF" w:rsidR="00DA565B" w:rsidP="001F2E84" w:rsidRDefault="00DA565B" w14:paraId="5ECBF906" w14:textId="4749564D">
            <w:pPr>
              <w:pStyle w:val="TabelleFlietext3"/>
              <w:spacing w:before="60" w:after="60"/>
              <w:jc w:val="center"/>
            </w:pPr>
          </w:p>
        </w:tc>
        <w:tc>
          <w:tcPr>
            <w:tcW w:w="1431" w:type="dxa"/>
            <w:gridSpan w:val="3"/>
          </w:tcPr>
          <w:p w:rsidRPr="00C20AEF" w:rsidR="00DA565B" w:rsidP="001F2E84" w:rsidRDefault="00DA565B" w14:paraId="521D5550" w14:textId="77777777">
            <w:pPr>
              <w:pStyle w:val="TabelleFlietext3"/>
              <w:spacing w:before="60" w:after="60"/>
              <w:jc w:val="center"/>
            </w:pPr>
          </w:p>
        </w:tc>
        <w:tc>
          <w:tcPr>
            <w:tcW w:w="1894" w:type="dxa"/>
            <w:gridSpan w:val="2"/>
          </w:tcPr>
          <w:p w:rsidRPr="00C20AEF" w:rsidR="00DA565B" w:rsidP="001F2E84" w:rsidRDefault="00DA565B" w14:paraId="4A5EBAC0" w14:textId="2ECEDF5C">
            <w:pPr>
              <w:pStyle w:val="TabelleFlietext3"/>
              <w:spacing w:before="60" w:after="60"/>
              <w:jc w:val="center"/>
            </w:pPr>
          </w:p>
        </w:tc>
      </w:tr>
      <w:tr w:rsidRPr="00C20AEF" w:rsidR="00DA565B" w:rsidTr="00B13007" w14:paraId="4549376F" w14:textId="77777777">
        <w:trPr>
          <w:gridAfter w:val="1"/>
          <w:wAfter w:w="277" w:type="dxa"/>
        </w:trPr>
        <w:tc>
          <w:tcPr>
            <w:tcW w:w="2748" w:type="dxa"/>
          </w:tcPr>
          <w:p w:rsidRPr="00C20AEF" w:rsidR="00DA565B" w:rsidP="00DA565B" w:rsidRDefault="00DA565B" w14:paraId="3EC53417" w14:textId="77777777">
            <w:pPr>
              <w:pStyle w:val="TabelleFlietext3"/>
              <w:spacing w:before="60" w:after="60"/>
            </w:pPr>
            <w:r>
              <w:t>Save</w:t>
            </w:r>
          </w:p>
        </w:tc>
        <w:tc>
          <w:tcPr>
            <w:tcW w:w="834" w:type="dxa"/>
            <w:gridSpan w:val="2"/>
          </w:tcPr>
          <w:p w:rsidRPr="00C20AEF" w:rsidR="00DA565B" w:rsidP="001F2E84" w:rsidRDefault="003D19A4" w14:paraId="2E6C32D2" w14:textId="0984B781">
            <w:pPr>
              <w:pStyle w:val="TabelleFlietext3"/>
              <w:spacing w:before="60" w:after="60"/>
              <w:jc w:val="center"/>
            </w:pPr>
            <w:r>
              <w:t>X</w:t>
            </w:r>
          </w:p>
        </w:tc>
        <w:tc>
          <w:tcPr>
            <w:tcW w:w="1373" w:type="dxa"/>
            <w:gridSpan w:val="2"/>
          </w:tcPr>
          <w:p w:rsidRPr="00C20AEF" w:rsidR="00DA565B" w:rsidP="001F2E84" w:rsidRDefault="00DA565B" w14:paraId="07E65B50" w14:textId="77777777">
            <w:pPr>
              <w:pStyle w:val="TabelleFlietext3"/>
              <w:spacing w:before="60" w:after="60"/>
              <w:jc w:val="center"/>
            </w:pPr>
            <w:r>
              <w:t>X</w:t>
            </w:r>
          </w:p>
        </w:tc>
        <w:tc>
          <w:tcPr>
            <w:tcW w:w="1431" w:type="dxa"/>
            <w:gridSpan w:val="3"/>
          </w:tcPr>
          <w:p w:rsidRPr="00C20AEF" w:rsidR="00DA565B" w:rsidP="001F2E84" w:rsidRDefault="00DA565B" w14:paraId="2B49C84E" w14:textId="77777777">
            <w:pPr>
              <w:pStyle w:val="TabelleFlietext3"/>
              <w:spacing w:before="60" w:after="60"/>
              <w:jc w:val="center"/>
            </w:pPr>
          </w:p>
        </w:tc>
        <w:tc>
          <w:tcPr>
            <w:tcW w:w="1894" w:type="dxa"/>
            <w:gridSpan w:val="2"/>
          </w:tcPr>
          <w:p w:rsidRPr="00C20AEF" w:rsidR="00DA565B" w:rsidP="001F2E84" w:rsidRDefault="00DA565B" w14:paraId="489633AC" w14:textId="77777777">
            <w:pPr>
              <w:pStyle w:val="TabelleFlietext3"/>
              <w:spacing w:before="60" w:after="60"/>
              <w:jc w:val="center"/>
            </w:pPr>
          </w:p>
        </w:tc>
      </w:tr>
      <w:tr w:rsidRPr="00C20AEF" w:rsidR="00B13007" w:rsidTr="00B13007" w14:paraId="64D2BF44" w14:textId="77777777">
        <w:tc>
          <w:tcPr>
            <w:tcW w:w="2748" w:type="dxa"/>
          </w:tcPr>
          <w:p w:rsidRPr="00C20AEF" w:rsidR="00B13007" w:rsidP="009E3173" w:rsidRDefault="00B13007" w14:paraId="76FAA506" w14:textId="77777777">
            <w:pPr>
              <w:pStyle w:val="TabelleFlietext3"/>
              <w:spacing w:before="60" w:after="60"/>
            </w:pPr>
            <w:r>
              <w:t>Order tracking</w:t>
            </w:r>
          </w:p>
        </w:tc>
        <w:tc>
          <w:tcPr>
            <w:tcW w:w="938" w:type="dxa"/>
            <w:gridSpan w:val="3"/>
          </w:tcPr>
          <w:p w:rsidRPr="00C20AEF" w:rsidR="00B13007" w:rsidP="009E3173" w:rsidRDefault="00B13007" w14:paraId="0899D609" w14:textId="77777777">
            <w:pPr>
              <w:pStyle w:val="TabelleFlietext3"/>
              <w:spacing w:before="60" w:after="60"/>
              <w:jc w:val="center"/>
            </w:pPr>
            <w:r>
              <w:t>X</w:t>
            </w:r>
          </w:p>
        </w:tc>
        <w:tc>
          <w:tcPr>
            <w:tcW w:w="1701" w:type="dxa"/>
            <w:gridSpan w:val="2"/>
          </w:tcPr>
          <w:p w:rsidRPr="00C20AEF" w:rsidR="00B13007" w:rsidP="009E3173" w:rsidRDefault="00B13007" w14:paraId="10B4DEAE" w14:textId="77777777">
            <w:pPr>
              <w:pStyle w:val="TabelleFlietext3"/>
              <w:spacing w:before="60" w:after="60"/>
              <w:jc w:val="center"/>
            </w:pPr>
            <w:r>
              <w:t>X</w:t>
            </w:r>
          </w:p>
        </w:tc>
        <w:tc>
          <w:tcPr>
            <w:tcW w:w="1276" w:type="dxa"/>
            <w:gridSpan w:val="3"/>
          </w:tcPr>
          <w:p w:rsidRPr="00C20AEF" w:rsidR="00B13007" w:rsidP="009E3173" w:rsidRDefault="00B13007" w14:paraId="05CF70A9" w14:textId="77777777">
            <w:pPr>
              <w:pStyle w:val="TabelleFlietext3"/>
              <w:spacing w:before="60" w:after="60"/>
              <w:jc w:val="center"/>
            </w:pPr>
            <w:r>
              <w:t>X</w:t>
            </w:r>
          </w:p>
        </w:tc>
        <w:tc>
          <w:tcPr>
            <w:tcW w:w="1894" w:type="dxa"/>
            <w:gridSpan w:val="2"/>
          </w:tcPr>
          <w:p w:rsidRPr="00C20AEF" w:rsidR="00B13007" w:rsidP="009E3173" w:rsidRDefault="00B13007" w14:paraId="0221C6C2" w14:textId="77777777">
            <w:pPr>
              <w:pStyle w:val="TabelleFlietext3"/>
              <w:spacing w:before="60" w:after="60"/>
              <w:jc w:val="center"/>
            </w:pPr>
            <w:r>
              <w:t>X</w:t>
            </w:r>
          </w:p>
        </w:tc>
      </w:tr>
    </w:tbl>
    <w:p w:rsidRPr="00C20AEF" w:rsidR="00DA565B" w:rsidP="00DA565B" w:rsidRDefault="00DA565B" w14:paraId="24E07105" w14:textId="5F57CA52">
      <w:pPr>
        <w:pStyle w:val="Beschriftung"/>
      </w:pPr>
      <w:bookmarkStart w:name="_Ref17990045" w:id="342"/>
      <w:bookmarkStart w:name="_Ref17990023" w:id="343"/>
      <w:bookmarkStart w:name="_Toc98411818" w:id="344"/>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14</w:t>
      </w:r>
      <w:r>
        <w:fldChar w:fldCharType="end"/>
      </w:r>
      <w:bookmarkEnd w:id="342"/>
      <w:r>
        <w:t xml:space="preserve"> - Panel order details: Actions as a seller (status-dependent) (D2D)</w:t>
      </w:r>
      <w:bookmarkEnd w:id="343"/>
      <w:bookmarkEnd w:id="344"/>
    </w:p>
    <w:p w:rsidRPr="00C20AEF" w:rsidR="00234020" w:rsidP="00234020" w:rsidRDefault="00234020" w14:paraId="70B0C507" w14:textId="5F301F71">
      <w:pPr>
        <w:pStyle w:val="SchnelllesetextbergeordneteAussage1"/>
      </w:pPr>
      <w:r>
        <w:lastRenderedPageBreak/>
        <w:t>Actions as a buyer depending on the status (</w:t>
      </w:r>
      <w:proofErr w:type="spellStart"/>
      <w:r>
        <w:t>DeadStock</w:t>
      </w:r>
      <w:proofErr w:type="spellEnd"/>
      <w:r>
        <w:t>)</w:t>
      </w:r>
    </w:p>
    <w:tbl>
      <w:tblPr>
        <w:tblW w:w="4011" w:type="pct"/>
        <w:tblBorders>
          <w:top w:val="single" w:color="E20074" w:sz="18" w:space="0"/>
          <w:insideH w:val="single" w:color="auto" w:sz="4" w:space="0"/>
        </w:tblBorders>
        <w:tblLayout w:type="fixed"/>
        <w:tblLook w:val="01E0" w:firstRow="1" w:lastRow="1" w:firstColumn="1" w:lastColumn="1" w:noHBand="0" w:noVBand="0"/>
      </w:tblPr>
      <w:tblGrid>
        <w:gridCol w:w="2748"/>
        <w:gridCol w:w="812"/>
        <w:gridCol w:w="1644"/>
        <w:gridCol w:w="1175"/>
        <w:gridCol w:w="1120"/>
      </w:tblGrid>
      <w:tr w:rsidRPr="00C20AEF" w:rsidR="00035A43" w:rsidTr="00C47CC2" w14:paraId="36202B7B" w14:textId="77777777">
        <w:trPr>
          <w:tblHeader/>
        </w:trPr>
        <w:tc>
          <w:tcPr>
            <w:tcW w:w="2748" w:type="dxa"/>
            <w:tcBorders>
              <w:top w:val="single" w:color="E20074" w:sz="18" w:space="0"/>
              <w:bottom w:val="single" w:color="auto" w:sz="4" w:space="0"/>
            </w:tcBorders>
            <w:shd w:val="clear" w:color="auto" w:fill="E0E0E0"/>
          </w:tcPr>
          <w:p w:rsidRPr="00C20AEF" w:rsidR="00035A43" w:rsidP="006E0525" w:rsidRDefault="00035A43" w14:paraId="48838F6F" w14:textId="77777777">
            <w:pPr>
              <w:pStyle w:val="TableHeading"/>
              <w:keepNext w:val="0"/>
              <w:rPr>
                <w:rStyle w:val="Fett"/>
                <w:b/>
                <w:bCs/>
              </w:rPr>
            </w:pPr>
            <w:r>
              <w:rPr>
                <w:rStyle w:val="Fett"/>
                <w:b/>
              </w:rPr>
              <w:t>Action</w:t>
            </w:r>
          </w:p>
        </w:tc>
        <w:tc>
          <w:tcPr>
            <w:tcW w:w="812" w:type="dxa"/>
            <w:tcBorders>
              <w:top w:val="single" w:color="E20074" w:sz="18" w:space="0"/>
              <w:bottom w:val="single" w:color="auto" w:sz="4" w:space="0"/>
            </w:tcBorders>
            <w:shd w:val="clear" w:color="auto" w:fill="E0E0E0"/>
          </w:tcPr>
          <w:p w:rsidRPr="00C20AEF" w:rsidR="00035A43" w:rsidP="006E0525" w:rsidRDefault="009C6F43" w14:paraId="7A2272C2" w14:textId="599964A7">
            <w:pPr>
              <w:pStyle w:val="TableHeading"/>
              <w:keepNext w:val="0"/>
              <w:rPr>
                <w:rStyle w:val="Fett"/>
                <w:b/>
                <w:bCs/>
              </w:rPr>
            </w:pPr>
            <w:r>
              <w:rPr>
                <w:rStyle w:val="Fett"/>
                <w:b/>
              </w:rPr>
              <w:t>new</w:t>
            </w:r>
            <w:r w:rsidRPr="00C20AEF">
              <w:rPr>
                <w:rStyle w:val="Funotenzeichen"/>
              </w:rPr>
              <w:footnoteReference w:id="33"/>
            </w:r>
          </w:p>
        </w:tc>
        <w:tc>
          <w:tcPr>
            <w:tcW w:w="1644" w:type="dxa"/>
            <w:tcBorders>
              <w:top w:val="single" w:color="E20074" w:sz="18" w:space="0"/>
              <w:bottom w:val="single" w:color="auto" w:sz="4" w:space="0"/>
            </w:tcBorders>
            <w:shd w:val="clear" w:color="auto" w:fill="E0E0E0"/>
          </w:tcPr>
          <w:p w:rsidRPr="00C20AEF" w:rsidR="00035A43" w:rsidP="006E0525" w:rsidRDefault="00035A43" w14:paraId="169969BA" w14:textId="77777777">
            <w:pPr>
              <w:pStyle w:val="TableHeading"/>
              <w:keepNext w:val="0"/>
              <w:rPr>
                <w:rStyle w:val="Fett"/>
                <w:b/>
                <w:bCs/>
              </w:rPr>
            </w:pPr>
            <w:r>
              <w:rPr>
                <w:rStyle w:val="Fett"/>
                <w:b/>
              </w:rPr>
              <w:t>in process</w:t>
            </w:r>
          </w:p>
        </w:tc>
        <w:tc>
          <w:tcPr>
            <w:tcW w:w="1175" w:type="dxa"/>
            <w:tcBorders>
              <w:top w:val="single" w:color="E20074" w:sz="18" w:space="0"/>
              <w:bottom w:val="single" w:color="auto" w:sz="4" w:space="0"/>
            </w:tcBorders>
            <w:shd w:val="clear" w:color="auto" w:fill="E0E0E0"/>
          </w:tcPr>
          <w:p w:rsidRPr="00C20AEF" w:rsidR="00035A43" w:rsidP="006E0525" w:rsidRDefault="00035A43" w14:paraId="1679B1C1" w14:textId="77777777">
            <w:pPr>
              <w:pStyle w:val="TableHeading"/>
              <w:keepNext w:val="0"/>
              <w:rPr>
                <w:rStyle w:val="Fett"/>
                <w:b/>
                <w:bCs/>
              </w:rPr>
            </w:pPr>
            <w:r>
              <w:rPr>
                <w:rStyle w:val="Fett"/>
                <w:b/>
              </w:rPr>
              <w:t>dispatches</w:t>
            </w:r>
          </w:p>
        </w:tc>
        <w:tc>
          <w:tcPr>
            <w:tcW w:w="1120" w:type="dxa"/>
            <w:tcBorders>
              <w:top w:val="single" w:color="E20074" w:sz="18" w:space="0"/>
              <w:bottom w:val="single" w:color="auto" w:sz="4" w:space="0"/>
            </w:tcBorders>
            <w:shd w:val="clear" w:color="auto" w:fill="E0E0E0"/>
          </w:tcPr>
          <w:p w:rsidRPr="00C20AEF" w:rsidR="00035A43" w:rsidP="006E0525" w:rsidRDefault="009C6F43" w14:paraId="55A500E5" w14:textId="34DFEF34">
            <w:pPr>
              <w:pStyle w:val="TableHeading"/>
              <w:keepNext w:val="0"/>
              <w:rPr>
                <w:rStyle w:val="Fett"/>
                <w:b/>
                <w:bCs/>
              </w:rPr>
            </w:pPr>
            <w:r>
              <w:rPr>
                <w:rStyle w:val="Fett"/>
                <w:b/>
              </w:rPr>
              <w:t>done</w:t>
            </w:r>
            <w:r w:rsidRPr="00C20AEF">
              <w:rPr>
                <w:rStyle w:val="Funotenzeichen"/>
              </w:rPr>
              <w:footnoteReference w:id="34"/>
            </w:r>
          </w:p>
        </w:tc>
      </w:tr>
      <w:tr w:rsidRPr="00C20AEF" w:rsidR="00035A43" w:rsidTr="00C47CC2" w14:paraId="1221F09C" w14:textId="77777777">
        <w:tc>
          <w:tcPr>
            <w:tcW w:w="2748" w:type="dxa"/>
            <w:tcBorders>
              <w:top w:val="single" w:color="auto" w:sz="4" w:space="0"/>
            </w:tcBorders>
          </w:tcPr>
          <w:p w:rsidRPr="00C20AEF" w:rsidR="00035A43" w:rsidP="006E0525" w:rsidRDefault="00035A43" w14:paraId="0B30E2CE" w14:textId="77777777">
            <w:pPr>
              <w:pStyle w:val="TabelleFlietext3"/>
              <w:spacing w:before="60" w:after="60"/>
            </w:pPr>
            <w:r>
              <w:t>Customize delivery method</w:t>
            </w:r>
          </w:p>
        </w:tc>
        <w:tc>
          <w:tcPr>
            <w:tcW w:w="812" w:type="dxa"/>
            <w:tcBorders>
              <w:top w:val="single" w:color="auto" w:sz="4" w:space="0"/>
            </w:tcBorders>
          </w:tcPr>
          <w:p w:rsidRPr="00C20AEF" w:rsidR="00035A43" w:rsidP="006E0525" w:rsidRDefault="00035A43" w14:paraId="6D79B97F" w14:textId="77777777">
            <w:pPr>
              <w:pStyle w:val="TabelleFlietext3"/>
              <w:spacing w:before="60" w:after="60"/>
              <w:jc w:val="center"/>
            </w:pPr>
            <w:r>
              <w:t>X</w:t>
            </w:r>
          </w:p>
        </w:tc>
        <w:tc>
          <w:tcPr>
            <w:tcW w:w="1644" w:type="dxa"/>
            <w:tcBorders>
              <w:top w:val="single" w:color="auto" w:sz="4" w:space="0"/>
            </w:tcBorders>
            <w:vAlign w:val="center"/>
          </w:tcPr>
          <w:p w:rsidRPr="00C20AEF" w:rsidR="00035A43" w:rsidP="006E0525" w:rsidRDefault="00035A43" w14:paraId="71CE33F8" w14:textId="77777777">
            <w:pPr>
              <w:pStyle w:val="TabelleFlietext3"/>
              <w:spacing w:before="60" w:after="60"/>
              <w:jc w:val="center"/>
            </w:pPr>
          </w:p>
        </w:tc>
        <w:tc>
          <w:tcPr>
            <w:tcW w:w="1175" w:type="dxa"/>
            <w:tcBorders>
              <w:top w:val="single" w:color="auto" w:sz="4" w:space="0"/>
            </w:tcBorders>
            <w:vAlign w:val="center"/>
          </w:tcPr>
          <w:p w:rsidRPr="00C20AEF" w:rsidR="00035A43" w:rsidP="006E0525" w:rsidRDefault="00035A43" w14:paraId="0EACB499" w14:textId="77777777">
            <w:pPr>
              <w:pStyle w:val="TabelleFlietext3"/>
              <w:spacing w:before="60" w:after="60"/>
              <w:jc w:val="center"/>
            </w:pPr>
          </w:p>
        </w:tc>
        <w:tc>
          <w:tcPr>
            <w:tcW w:w="1120" w:type="dxa"/>
            <w:tcBorders>
              <w:top w:val="single" w:color="auto" w:sz="4" w:space="0"/>
            </w:tcBorders>
            <w:vAlign w:val="center"/>
          </w:tcPr>
          <w:p w:rsidRPr="00C20AEF" w:rsidR="00035A43" w:rsidP="006E0525" w:rsidRDefault="00035A43" w14:paraId="1298FCAB" w14:textId="77777777">
            <w:pPr>
              <w:pStyle w:val="TabelleFlietext3"/>
              <w:spacing w:before="60" w:after="60"/>
              <w:jc w:val="center"/>
            </w:pPr>
          </w:p>
        </w:tc>
      </w:tr>
      <w:tr w:rsidRPr="00C20AEF" w:rsidR="00035A43" w:rsidTr="00C47CC2" w14:paraId="30B19140" w14:textId="77777777">
        <w:tc>
          <w:tcPr>
            <w:tcW w:w="2748" w:type="dxa"/>
          </w:tcPr>
          <w:p w:rsidRPr="00C20AEF" w:rsidR="00035A43" w:rsidP="006E0525" w:rsidRDefault="008D54F3" w14:paraId="3B1844E6" w14:textId="77777777">
            <w:pPr>
              <w:pStyle w:val="TabelleFlietext3"/>
              <w:spacing w:before="60" w:after="60"/>
            </w:pPr>
            <w:r>
              <w:t>Adjust order quantity(s)</w:t>
            </w:r>
          </w:p>
        </w:tc>
        <w:tc>
          <w:tcPr>
            <w:tcW w:w="812" w:type="dxa"/>
          </w:tcPr>
          <w:p w:rsidRPr="00C20AEF" w:rsidR="00035A43" w:rsidP="006E0525" w:rsidRDefault="00035A43" w14:paraId="2D17F62F" w14:textId="77777777">
            <w:pPr>
              <w:pStyle w:val="TabelleFlietext3"/>
              <w:spacing w:before="60" w:after="60"/>
              <w:jc w:val="center"/>
            </w:pPr>
            <w:r>
              <w:t>X</w:t>
            </w:r>
          </w:p>
        </w:tc>
        <w:tc>
          <w:tcPr>
            <w:tcW w:w="1644" w:type="dxa"/>
          </w:tcPr>
          <w:p w:rsidRPr="00C20AEF" w:rsidR="00035A43" w:rsidP="006E0525" w:rsidRDefault="00035A43" w14:paraId="0B4C3F9F" w14:textId="77777777">
            <w:pPr>
              <w:pStyle w:val="TabelleFlietext3"/>
              <w:spacing w:before="60" w:after="60"/>
              <w:jc w:val="center"/>
            </w:pPr>
          </w:p>
        </w:tc>
        <w:tc>
          <w:tcPr>
            <w:tcW w:w="1175" w:type="dxa"/>
          </w:tcPr>
          <w:p w:rsidRPr="00C20AEF" w:rsidR="00035A43" w:rsidP="006E0525" w:rsidRDefault="00035A43" w14:paraId="07316260" w14:textId="77777777">
            <w:pPr>
              <w:pStyle w:val="TabelleFlietext3"/>
              <w:spacing w:before="60" w:after="60"/>
              <w:jc w:val="center"/>
            </w:pPr>
          </w:p>
        </w:tc>
        <w:tc>
          <w:tcPr>
            <w:tcW w:w="1120" w:type="dxa"/>
          </w:tcPr>
          <w:p w:rsidRPr="00C20AEF" w:rsidR="00035A43" w:rsidP="006E0525" w:rsidRDefault="00035A43" w14:paraId="0C97A56A" w14:textId="77777777">
            <w:pPr>
              <w:pStyle w:val="TabelleFlietext3"/>
              <w:spacing w:before="60" w:after="60"/>
              <w:jc w:val="center"/>
            </w:pPr>
          </w:p>
        </w:tc>
      </w:tr>
      <w:tr w:rsidRPr="00C20AEF" w:rsidR="00396A51" w:rsidTr="00C47CC2" w14:paraId="79DCCC03" w14:textId="77777777">
        <w:tc>
          <w:tcPr>
            <w:tcW w:w="2748" w:type="dxa"/>
          </w:tcPr>
          <w:p w:rsidRPr="00C20AEF" w:rsidR="00396A51" w:rsidP="006E0525" w:rsidRDefault="00396A51" w14:paraId="271E1181" w14:textId="77777777">
            <w:pPr>
              <w:pStyle w:val="TabelleFlietext3"/>
              <w:spacing w:before="60" w:after="60"/>
            </w:pPr>
            <w:r>
              <w:t>Accept all pos</w:t>
            </w:r>
          </w:p>
        </w:tc>
        <w:tc>
          <w:tcPr>
            <w:tcW w:w="812" w:type="dxa"/>
          </w:tcPr>
          <w:p w:rsidRPr="00C20AEF" w:rsidR="00396A51" w:rsidP="006E0525" w:rsidRDefault="00396A51" w14:paraId="47923FC1" w14:textId="77777777">
            <w:pPr>
              <w:pStyle w:val="TabelleFlietext3"/>
              <w:spacing w:before="60" w:after="60"/>
              <w:jc w:val="center"/>
            </w:pPr>
          </w:p>
        </w:tc>
        <w:tc>
          <w:tcPr>
            <w:tcW w:w="1644" w:type="dxa"/>
          </w:tcPr>
          <w:p w:rsidRPr="00C20AEF" w:rsidR="00396A51" w:rsidP="006E0525" w:rsidRDefault="00396A51" w14:paraId="50A4AA4D" w14:textId="77777777">
            <w:pPr>
              <w:pStyle w:val="TabelleFlietext3"/>
              <w:spacing w:before="60" w:after="60"/>
              <w:jc w:val="center"/>
            </w:pPr>
          </w:p>
        </w:tc>
        <w:tc>
          <w:tcPr>
            <w:tcW w:w="1175" w:type="dxa"/>
          </w:tcPr>
          <w:p w:rsidRPr="00C20AEF" w:rsidR="00396A51" w:rsidP="006E0525" w:rsidRDefault="00396A51" w14:paraId="582627FC" w14:textId="77777777">
            <w:pPr>
              <w:pStyle w:val="TabelleFlietext3"/>
              <w:spacing w:before="60" w:after="60"/>
              <w:jc w:val="center"/>
            </w:pPr>
          </w:p>
        </w:tc>
        <w:tc>
          <w:tcPr>
            <w:tcW w:w="1120" w:type="dxa"/>
          </w:tcPr>
          <w:p w:rsidRPr="00C20AEF" w:rsidR="00396A51" w:rsidP="006E0525" w:rsidRDefault="00396A51" w14:paraId="4AD8CA7C" w14:textId="77777777">
            <w:pPr>
              <w:pStyle w:val="TabelleFlietext3"/>
              <w:spacing w:before="60" w:after="60"/>
              <w:jc w:val="center"/>
            </w:pPr>
          </w:p>
        </w:tc>
      </w:tr>
      <w:tr w:rsidRPr="00C20AEF" w:rsidR="00035A43" w:rsidTr="00C47CC2" w14:paraId="2C66EBBF" w14:textId="77777777">
        <w:tc>
          <w:tcPr>
            <w:tcW w:w="2748" w:type="dxa"/>
          </w:tcPr>
          <w:p w:rsidRPr="00C20AEF" w:rsidR="00035A43" w:rsidP="006E0525" w:rsidRDefault="00035A43" w14:paraId="268B8E8B" w14:textId="77777777">
            <w:pPr>
              <w:pStyle w:val="TabelleFlietext3"/>
              <w:spacing w:before="60" w:after="60"/>
            </w:pPr>
            <w:r>
              <w:t xml:space="preserve">Adjust position status </w:t>
            </w:r>
          </w:p>
        </w:tc>
        <w:tc>
          <w:tcPr>
            <w:tcW w:w="812" w:type="dxa"/>
          </w:tcPr>
          <w:p w:rsidRPr="00C20AEF" w:rsidR="00035A43" w:rsidP="006E0525" w:rsidRDefault="00316082" w14:paraId="52E84349" w14:textId="77777777">
            <w:pPr>
              <w:pStyle w:val="TabelleFlietext3"/>
              <w:spacing w:before="60" w:after="60"/>
              <w:jc w:val="center"/>
            </w:pPr>
            <w:r>
              <w:t>X</w:t>
            </w:r>
          </w:p>
        </w:tc>
        <w:tc>
          <w:tcPr>
            <w:tcW w:w="1644" w:type="dxa"/>
          </w:tcPr>
          <w:p w:rsidRPr="00C20AEF" w:rsidR="00035A43" w:rsidP="006E0525" w:rsidRDefault="00035A43" w14:paraId="336A2ABA" w14:textId="77777777">
            <w:pPr>
              <w:pStyle w:val="TabelleFlietext3"/>
              <w:spacing w:before="60" w:after="60"/>
              <w:jc w:val="center"/>
            </w:pPr>
          </w:p>
        </w:tc>
        <w:tc>
          <w:tcPr>
            <w:tcW w:w="1175" w:type="dxa"/>
          </w:tcPr>
          <w:p w:rsidRPr="00C20AEF" w:rsidR="00035A43" w:rsidP="006E0525" w:rsidRDefault="00035A43" w14:paraId="0AF5E7EE" w14:textId="77777777">
            <w:pPr>
              <w:pStyle w:val="TabelleFlietext3"/>
              <w:spacing w:before="60" w:after="60"/>
              <w:jc w:val="center"/>
            </w:pPr>
          </w:p>
        </w:tc>
        <w:tc>
          <w:tcPr>
            <w:tcW w:w="1120" w:type="dxa"/>
          </w:tcPr>
          <w:p w:rsidRPr="00C20AEF" w:rsidR="00035A43" w:rsidP="006E0525" w:rsidRDefault="00035A43" w14:paraId="16CF5E72" w14:textId="77777777">
            <w:pPr>
              <w:pStyle w:val="TabelleFlietext3"/>
              <w:spacing w:before="60" w:after="60"/>
              <w:jc w:val="center"/>
            </w:pPr>
          </w:p>
        </w:tc>
      </w:tr>
      <w:tr w:rsidRPr="00C20AEF" w:rsidR="00035A43" w:rsidTr="00C47CC2" w14:paraId="3F061606" w14:textId="77777777">
        <w:tc>
          <w:tcPr>
            <w:tcW w:w="2748" w:type="dxa"/>
          </w:tcPr>
          <w:p w:rsidRPr="00C20AEF" w:rsidR="00035A43" w:rsidP="006E0525" w:rsidRDefault="00035A43" w14:paraId="036EB7F0" w14:textId="77777777">
            <w:pPr>
              <w:pStyle w:val="TabelleFlietext3"/>
              <w:spacing w:before="60" w:after="60"/>
            </w:pPr>
            <w:r>
              <w:t>Cancel</w:t>
            </w:r>
          </w:p>
        </w:tc>
        <w:tc>
          <w:tcPr>
            <w:tcW w:w="812" w:type="dxa"/>
          </w:tcPr>
          <w:p w:rsidRPr="00C20AEF" w:rsidR="00035A43" w:rsidP="006E0525" w:rsidRDefault="00035A43" w14:paraId="4993127B" w14:textId="77777777">
            <w:pPr>
              <w:pStyle w:val="TabelleFlietext3"/>
              <w:spacing w:before="60" w:after="60"/>
              <w:jc w:val="center"/>
            </w:pPr>
            <w:r>
              <w:t>X</w:t>
            </w:r>
          </w:p>
        </w:tc>
        <w:tc>
          <w:tcPr>
            <w:tcW w:w="1644" w:type="dxa"/>
          </w:tcPr>
          <w:p w:rsidRPr="00C20AEF" w:rsidR="00035A43" w:rsidP="006E0525" w:rsidRDefault="00035A43" w14:paraId="2A38DD8A" w14:textId="77777777">
            <w:pPr>
              <w:pStyle w:val="TabelleFlietext3"/>
              <w:spacing w:before="60" w:after="60"/>
              <w:jc w:val="center"/>
            </w:pPr>
          </w:p>
        </w:tc>
        <w:tc>
          <w:tcPr>
            <w:tcW w:w="1175" w:type="dxa"/>
          </w:tcPr>
          <w:p w:rsidRPr="00C20AEF" w:rsidR="00035A43" w:rsidP="006E0525" w:rsidRDefault="00035A43" w14:paraId="6297BD57" w14:textId="77777777">
            <w:pPr>
              <w:pStyle w:val="TabelleFlietext3"/>
              <w:spacing w:before="60" w:after="60"/>
              <w:jc w:val="center"/>
            </w:pPr>
          </w:p>
        </w:tc>
        <w:tc>
          <w:tcPr>
            <w:tcW w:w="1120" w:type="dxa"/>
          </w:tcPr>
          <w:p w:rsidRPr="00C20AEF" w:rsidR="00035A43" w:rsidP="006E0525" w:rsidRDefault="00035A43" w14:paraId="72479402" w14:textId="77777777">
            <w:pPr>
              <w:pStyle w:val="TabelleFlietext3"/>
              <w:spacing w:before="60" w:after="60"/>
              <w:jc w:val="center"/>
            </w:pPr>
          </w:p>
        </w:tc>
      </w:tr>
      <w:tr w:rsidRPr="00C20AEF" w:rsidR="00035A43" w:rsidTr="00C47CC2" w14:paraId="2EBB5CE6" w14:textId="77777777">
        <w:tc>
          <w:tcPr>
            <w:tcW w:w="2748" w:type="dxa"/>
          </w:tcPr>
          <w:p w:rsidRPr="00C20AEF" w:rsidR="00035A43" w:rsidP="006E0525" w:rsidRDefault="00035A43" w14:paraId="6787C369" w14:textId="77777777">
            <w:pPr>
              <w:pStyle w:val="TabelleFlietext3"/>
              <w:spacing w:before="60" w:after="60"/>
            </w:pPr>
            <w:r>
              <w:t>Mark as "sent</w:t>
            </w:r>
          </w:p>
        </w:tc>
        <w:tc>
          <w:tcPr>
            <w:tcW w:w="812" w:type="dxa"/>
          </w:tcPr>
          <w:p w:rsidRPr="00C20AEF" w:rsidR="00035A43" w:rsidP="006E0525" w:rsidRDefault="00035A43" w14:paraId="5E608E2D" w14:textId="77777777">
            <w:pPr>
              <w:pStyle w:val="TabelleFlietext3"/>
              <w:spacing w:before="60" w:after="60"/>
              <w:jc w:val="center"/>
            </w:pPr>
          </w:p>
        </w:tc>
        <w:tc>
          <w:tcPr>
            <w:tcW w:w="1644" w:type="dxa"/>
          </w:tcPr>
          <w:p w:rsidRPr="00C20AEF" w:rsidR="00035A43" w:rsidP="006E0525" w:rsidRDefault="00035A43" w14:paraId="393B37EE" w14:textId="77777777">
            <w:pPr>
              <w:pStyle w:val="TabelleFlietext3"/>
              <w:spacing w:before="60" w:after="60"/>
              <w:jc w:val="center"/>
            </w:pPr>
          </w:p>
        </w:tc>
        <w:tc>
          <w:tcPr>
            <w:tcW w:w="1175" w:type="dxa"/>
          </w:tcPr>
          <w:p w:rsidRPr="00C20AEF" w:rsidR="00035A43" w:rsidP="006E0525" w:rsidRDefault="00035A43" w14:paraId="2FDD684C" w14:textId="77777777">
            <w:pPr>
              <w:pStyle w:val="TabelleFlietext3"/>
              <w:spacing w:before="60" w:after="60"/>
              <w:jc w:val="center"/>
            </w:pPr>
          </w:p>
        </w:tc>
        <w:tc>
          <w:tcPr>
            <w:tcW w:w="1120" w:type="dxa"/>
          </w:tcPr>
          <w:p w:rsidRPr="00C20AEF" w:rsidR="00035A43" w:rsidP="006E0525" w:rsidRDefault="00035A43" w14:paraId="5BF70659" w14:textId="77777777">
            <w:pPr>
              <w:pStyle w:val="TabelleFlietext3"/>
              <w:spacing w:before="60" w:after="60"/>
              <w:jc w:val="center"/>
            </w:pPr>
          </w:p>
        </w:tc>
      </w:tr>
      <w:tr w:rsidRPr="00C20AEF" w:rsidR="0055162A" w:rsidTr="00C47CC2" w14:paraId="491E37EB" w14:textId="77777777">
        <w:tc>
          <w:tcPr>
            <w:tcW w:w="2748" w:type="dxa"/>
          </w:tcPr>
          <w:p w:rsidRPr="00C20AEF" w:rsidR="0055162A" w:rsidP="00D8552D" w:rsidRDefault="0055162A" w14:paraId="64E7B1DA" w14:textId="77777777">
            <w:pPr>
              <w:pStyle w:val="TabelleFlietext3"/>
              <w:spacing w:before="60" w:after="60"/>
            </w:pPr>
            <w:r>
              <w:t>Initiate shipping</w:t>
            </w:r>
          </w:p>
        </w:tc>
        <w:tc>
          <w:tcPr>
            <w:tcW w:w="812" w:type="dxa"/>
          </w:tcPr>
          <w:p w:rsidRPr="00C20AEF" w:rsidR="0055162A" w:rsidP="006E0525" w:rsidRDefault="0055162A" w14:paraId="279EF148" w14:textId="77777777">
            <w:pPr>
              <w:pStyle w:val="TabelleFlietext3"/>
              <w:spacing w:before="60" w:after="60"/>
              <w:jc w:val="center"/>
            </w:pPr>
          </w:p>
        </w:tc>
        <w:tc>
          <w:tcPr>
            <w:tcW w:w="1644" w:type="dxa"/>
          </w:tcPr>
          <w:p w:rsidRPr="00C20AEF" w:rsidR="0055162A" w:rsidP="006E0525" w:rsidRDefault="0055162A" w14:paraId="179B1F04" w14:textId="77777777">
            <w:pPr>
              <w:pStyle w:val="TabelleFlietext3"/>
              <w:spacing w:before="60" w:after="60"/>
              <w:jc w:val="center"/>
            </w:pPr>
          </w:p>
        </w:tc>
        <w:tc>
          <w:tcPr>
            <w:tcW w:w="1175" w:type="dxa"/>
          </w:tcPr>
          <w:p w:rsidRPr="00C20AEF" w:rsidR="0055162A" w:rsidP="006E0525" w:rsidRDefault="0055162A" w14:paraId="35019759" w14:textId="77777777">
            <w:pPr>
              <w:pStyle w:val="TabelleFlietext3"/>
              <w:spacing w:before="60" w:after="60"/>
              <w:jc w:val="center"/>
            </w:pPr>
          </w:p>
        </w:tc>
        <w:tc>
          <w:tcPr>
            <w:tcW w:w="1120" w:type="dxa"/>
          </w:tcPr>
          <w:p w:rsidRPr="00C20AEF" w:rsidR="0055162A" w:rsidP="006E0525" w:rsidRDefault="0055162A" w14:paraId="19180255" w14:textId="77777777">
            <w:pPr>
              <w:pStyle w:val="TabelleFlietext3"/>
              <w:spacing w:before="60" w:after="60"/>
              <w:jc w:val="center"/>
            </w:pPr>
          </w:p>
        </w:tc>
      </w:tr>
      <w:tr w:rsidRPr="00C20AEF" w:rsidR="0055162A" w:rsidTr="00C47CC2" w14:paraId="5D21F716" w14:textId="77777777">
        <w:tc>
          <w:tcPr>
            <w:tcW w:w="2748" w:type="dxa"/>
          </w:tcPr>
          <w:p w:rsidRPr="00C20AEF" w:rsidR="0055162A" w:rsidP="006E0525" w:rsidRDefault="0055162A" w14:paraId="2753FF53" w14:textId="77777777">
            <w:pPr>
              <w:pStyle w:val="TabelleFlietext3"/>
              <w:spacing w:before="60" w:after="60"/>
            </w:pPr>
            <w:r>
              <w:t>Mark as "received</w:t>
            </w:r>
          </w:p>
        </w:tc>
        <w:tc>
          <w:tcPr>
            <w:tcW w:w="812" w:type="dxa"/>
          </w:tcPr>
          <w:p w:rsidRPr="00C20AEF" w:rsidR="0055162A" w:rsidP="006E0525" w:rsidRDefault="0055162A" w14:paraId="5C76DB88" w14:textId="77777777">
            <w:pPr>
              <w:pStyle w:val="TabelleFlietext3"/>
              <w:spacing w:before="60" w:after="60"/>
              <w:jc w:val="center"/>
            </w:pPr>
          </w:p>
        </w:tc>
        <w:tc>
          <w:tcPr>
            <w:tcW w:w="1644" w:type="dxa"/>
          </w:tcPr>
          <w:p w:rsidRPr="00C20AEF" w:rsidR="0055162A" w:rsidP="006E0525" w:rsidRDefault="0055162A" w14:paraId="56D0DC14" w14:textId="77777777">
            <w:pPr>
              <w:pStyle w:val="TabelleFlietext3"/>
              <w:spacing w:before="60" w:after="60"/>
              <w:jc w:val="center"/>
            </w:pPr>
          </w:p>
        </w:tc>
        <w:tc>
          <w:tcPr>
            <w:tcW w:w="1175" w:type="dxa"/>
          </w:tcPr>
          <w:p w:rsidRPr="00C20AEF" w:rsidR="0055162A" w:rsidP="006E0525" w:rsidRDefault="0055162A" w14:paraId="2597C5C8" w14:textId="77777777">
            <w:pPr>
              <w:pStyle w:val="TabelleFlietext3"/>
              <w:spacing w:before="60" w:after="60"/>
              <w:jc w:val="center"/>
            </w:pPr>
            <w:r>
              <w:t>X</w:t>
            </w:r>
          </w:p>
        </w:tc>
        <w:tc>
          <w:tcPr>
            <w:tcW w:w="1120" w:type="dxa"/>
          </w:tcPr>
          <w:p w:rsidRPr="00C20AEF" w:rsidR="0055162A" w:rsidP="006E0525" w:rsidRDefault="0055162A" w14:paraId="4A8B4D51" w14:textId="77777777">
            <w:pPr>
              <w:pStyle w:val="TabelleFlietext3"/>
              <w:spacing w:before="60" w:after="60"/>
              <w:jc w:val="center"/>
            </w:pPr>
          </w:p>
        </w:tc>
      </w:tr>
      <w:tr w:rsidRPr="00C20AEF" w:rsidR="0055162A" w:rsidTr="00C47CC2" w14:paraId="47795654" w14:textId="77777777">
        <w:tc>
          <w:tcPr>
            <w:tcW w:w="2748" w:type="dxa"/>
          </w:tcPr>
          <w:p w:rsidRPr="00C20AEF" w:rsidR="0055162A" w:rsidP="006E0525" w:rsidRDefault="0055162A" w14:paraId="7B10FEF3" w14:textId="77777777">
            <w:pPr>
              <w:pStyle w:val="TabelleFlietext3"/>
              <w:spacing w:before="60" w:after="60"/>
            </w:pPr>
            <w:r>
              <w:t>Enter rejection note</w:t>
            </w:r>
          </w:p>
        </w:tc>
        <w:tc>
          <w:tcPr>
            <w:tcW w:w="812" w:type="dxa"/>
          </w:tcPr>
          <w:p w:rsidRPr="00C20AEF" w:rsidR="0055162A" w:rsidP="006E0525" w:rsidRDefault="0055162A" w14:paraId="5611A910" w14:textId="77777777">
            <w:pPr>
              <w:pStyle w:val="TabelleFlietext3"/>
              <w:spacing w:before="60" w:after="60"/>
              <w:jc w:val="center"/>
            </w:pPr>
          </w:p>
        </w:tc>
        <w:tc>
          <w:tcPr>
            <w:tcW w:w="1644" w:type="dxa"/>
          </w:tcPr>
          <w:p w:rsidRPr="00C20AEF" w:rsidR="0055162A" w:rsidP="006E0525" w:rsidRDefault="0055162A" w14:paraId="7E8F9D28" w14:textId="77777777">
            <w:pPr>
              <w:pStyle w:val="TabelleFlietext3"/>
              <w:spacing w:before="60" w:after="60"/>
              <w:jc w:val="center"/>
            </w:pPr>
          </w:p>
        </w:tc>
        <w:tc>
          <w:tcPr>
            <w:tcW w:w="1175" w:type="dxa"/>
          </w:tcPr>
          <w:p w:rsidRPr="00C20AEF" w:rsidR="0055162A" w:rsidP="006E0525" w:rsidRDefault="0055162A" w14:paraId="668CF945" w14:textId="77777777">
            <w:pPr>
              <w:pStyle w:val="TabelleFlietext3"/>
              <w:spacing w:before="60" w:after="60"/>
              <w:jc w:val="center"/>
            </w:pPr>
          </w:p>
        </w:tc>
        <w:tc>
          <w:tcPr>
            <w:tcW w:w="1120" w:type="dxa"/>
          </w:tcPr>
          <w:p w:rsidRPr="00C20AEF" w:rsidR="0055162A" w:rsidP="006E0525" w:rsidRDefault="0055162A" w14:paraId="4943C214" w14:textId="77777777">
            <w:pPr>
              <w:pStyle w:val="TabelleFlietext3"/>
              <w:spacing w:before="60" w:after="60"/>
              <w:jc w:val="center"/>
            </w:pPr>
          </w:p>
        </w:tc>
      </w:tr>
      <w:tr w:rsidRPr="00C20AEF" w:rsidR="0055162A" w:rsidTr="00C47CC2" w14:paraId="17B55C87" w14:textId="77777777">
        <w:tc>
          <w:tcPr>
            <w:tcW w:w="2748" w:type="dxa"/>
          </w:tcPr>
          <w:p w:rsidRPr="00C20AEF" w:rsidR="0055162A" w:rsidP="006E0525" w:rsidRDefault="0055162A" w14:paraId="14F19EEC" w14:textId="77777777">
            <w:pPr>
              <w:pStyle w:val="TabelleFlietext3"/>
              <w:spacing w:before="60" w:after="60"/>
            </w:pPr>
            <w:r>
              <w:t>Save</w:t>
            </w:r>
          </w:p>
        </w:tc>
        <w:tc>
          <w:tcPr>
            <w:tcW w:w="812" w:type="dxa"/>
          </w:tcPr>
          <w:p w:rsidRPr="00C20AEF" w:rsidR="0055162A" w:rsidP="006E0525" w:rsidRDefault="0055162A" w14:paraId="146A8560" w14:textId="77777777">
            <w:pPr>
              <w:pStyle w:val="TabelleFlietext3"/>
              <w:spacing w:before="60" w:after="60"/>
              <w:jc w:val="center"/>
            </w:pPr>
            <w:r>
              <w:t>X</w:t>
            </w:r>
          </w:p>
        </w:tc>
        <w:tc>
          <w:tcPr>
            <w:tcW w:w="1644" w:type="dxa"/>
          </w:tcPr>
          <w:p w:rsidRPr="00C20AEF" w:rsidR="0055162A" w:rsidP="006E0525" w:rsidRDefault="0055162A" w14:paraId="558B6BD8" w14:textId="77777777">
            <w:pPr>
              <w:pStyle w:val="TabelleFlietext3"/>
              <w:spacing w:before="60" w:after="60"/>
              <w:jc w:val="center"/>
            </w:pPr>
          </w:p>
        </w:tc>
        <w:tc>
          <w:tcPr>
            <w:tcW w:w="1175" w:type="dxa"/>
          </w:tcPr>
          <w:p w:rsidRPr="00C20AEF" w:rsidR="0055162A" w:rsidP="006E0525" w:rsidRDefault="0055162A" w14:paraId="60B5319B" w14:textId="3F577FF1">
            <w:pPr>
              <w:pStyle w:val="TabelleFlietext3"/>
              <w:spacing w:before="60" w:after="60"/>
              <w:jc w:val="center"/>
            </w:pPr>
          </w:p>
        </w:tc>
        <w:tc>
          <w:tcPr>
            <w:tcW w:w="1120" w:type="dxa"/>
          </w:tcPr>
          <w:p w:rsidRPr="00C20AEF" w:rsidR="0055162A" w:rsidP="006E0525" w:rsidRDefault="0055162A" w14:paraId="223CF5FB" w14:textId="77777777">
            <w:pPr>
              <w:pStyle w:val="TabelleFlietext3"/>
              <w:spacing w:before="60" w:after="60"/>
              <w:jc w:val="center"/>
            </w:pPr>
          </w:p>
        </w:tc>
      </w:tr>
      <w:tr w:rsidRPr="00C20AEF" w:rsidR="00B13007" w:rsidTr="00C47CC2" w14:paraId="28F99E7A" w14:textId="77777777">
        <w:tc>
          <w:tcPr>
            <w:tcW w:w="2748" w:type="dxa"/>
          </w:tcPr>
          <w:p w:rsidRPr="00C20AEF" w:rsidR="00B13007" w:rsidP="006E0525" w:rsidRDefault="00B13007" w14:paraId="308078AE" w14:textId="5CF98B27">
            <w:pPr>
              <w:pStyle w:val="TabelleFlietext3"/>
              <w:spacing w:before="60" w:after="60"/>
            </w:pPr>
            <w:r>
              <w:t>Order tracking</w:t>
            </w:r>
          </w:p>
        </w:tc>
        <w:tc>
          <w:tcPr>
            <w:tcW w:w="812" w:type="dxa"/>
          </w:tcPr>
          <w:p w:rsidRPr="00C20AEF" w:rsidR="00B13007" w:rsidP="006E0525" w:rsidRDefault="00B13007" w14:paraId="4BA27816" w14:textId="6ECEC2AB">
            <w:pPr>
              <w:pStyle w:val="TabelleFlietext3"/>
              <w:spacing w:before="60" w:after="60"/>
              <w:jc w:val="center"/>
            </w:pPr>
            <w:r>
              <w:t>X</w:t>
            </w:r>
          </w:p>
        </w:tc>
        <w:tc>
          <w:tcPr>
            <w:tcW w:w="1644" w:type="dxa"/>
          </w:tcPr>
          <w:p w:rsidRPr="00C20AEF" w:rsidR="00B13007" w:rsidP="006E0525" w:rsidRDefault="00B13007" w14:paraId="32E5CBC5" w14:textId="68E236B2">
            <w:pPr>
              <w:pStyle w:val="TabelleFlietext3"/>
              <w:spacing w:before="60" w:after="60"/>
              <w:jc w:val="center"/>
            </w:pPr>
            <w:r>
              <w:t>X</w:t>
            </w:r>
          </w:p>
        </w:tc>
        <w:tc>
          <w:tcPr>
            <w:tcW w:w="1175" w:type="dxa"/>
          </w:tcPr>
          <w:p w:rsidRPr="00C20AEF" w:rsidR="00B13007" w:rsidP="006E0525" w:rsidRDefault="00B13007" w14:paraId="34C70DFF" w14:textId="2765ABA2">
            <w:pPr>
              <w:pStyle w:val="TabelleFlietext3"/>
              <w:spacing w:before="60" w:after="60"/>
              <w:jc w:val="center"/>
            </w:pPr>
            <w:r>
              <w:t>X</w:t>
            </w:r>
          </w:p>
        </w:tc>
        <w:tc>
          <w:tcPr>
            <w:tcW w:w="1120" w:type="dxa"/>
          </w:tcPr>
          <w:p w:rsidRPr="00C20AEF" w:rsidR="00B13007" w:rsidP="006E0525" w:rsidRDefault="00B13007" w14:paraId="5370C9C6" w14:textId="7CD16F69">
            <w:pPr>
              <w:pStyle w:val="TabelleFlietext3"/>
              <w:spacing w:before="60" w:after="60"/>
              <w:jc w:val="center"/>
            </w:pPr>
            <w:r>
              <w:t>X</w:t>
            </w:r>
          </w:p>
        </w:tc>
      </w:tr>
    </w:tbl>
    <w:p w:rsidRPr="00C20AEF" w:rsidR="00234020" w:rsidP="00234020" w:rsidRDefault="00234020" w14:paraId="23AB5F51" w14:textId="044C3B70">
      <w:pPr>
        <w:pStyle w:val="Beschriftung"/>
      </w:pPr>
      <w:bookmarkStart w:name="_Ref254010206" w:id="345"/>
      <w:bookmarkStart w:name="_Toc252787695" w:id="346"/>
      <w:bookmarkStart w:name="_Toc255401689" w:id="347"/>
      <w:bookmarkStart w:name="_Toc98411819" w:id="348"/>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15</w:t>
      </w:r>
      <w:r>
        <w:fldChar w:fldCharType="end"/>
      </w:r>
      <w:bookmarkEnd w:id="345"/>
      <w:r>
        <w:t xml:space="preserve"> - Panel order details: Actions as buyer (status dependent)</w:t>
      </w:r>
      <w:bookmarkEnd w:id="346"/>
      <w:bookmarkEnd w:id="347"/>
      <w:r>
        <w:t xml:space="preserve"> (</w:t>
      </w:r>
      <w:proofErr w:type="spellStart"/>
      <w:r>
        <w:t>DeadStock</w:t>
      </w:r>
      <w:proofErr w:type="spellEnd"/>
      <w:r>
        <w:t>)</w:t>
      </w:r>
      <w:bookmarkEnd w:id="348"/>
    </w:p>
    <w:p w:rsidRPr="00C20AEF" w:rsidR="00985322" w:rsidP="00985322" w:rsidRDefault="00985322" w14:paraId="6A6C6FD7" w14:textId="16FEC310">
      <w:pPr>
        <w:pStyle w:val="SchnelllesetextbergeordneteAussage1"/>
      </w:pPr>
      <w:r>
        <w:t>Actions as a buyer depending on the status (D2D)</w:t>
      </w:r>
    </w:p>
    <w:tbl>
      <w:tblPr>
        <w:tblW w:w="4011" w:type="pct"/>
        <w:tblBorders>
          <w:top w:val="single" w:color="E20074" w:sz="18" w:space="0"/>
          <w:insideH w:val="single" w:color="auto" w:sz="4" w:space="0"/>
        </w:tblBorders>
        <w:tblLayout w:type="fixed"/>
        <w:tblLook w:val="01E0" w:firstRow="1" w:lastRow="1" w:firstColumn="1" w:lastColumn="1" w:noHBand="0" w:noVBand="0"/>
      </w:tblPr>
      <w:tblGrid>
        <w:gridCol w:w="2748"/>
        <w:gridCol w:w="812"/>
        <w:gridCol w:w="1644"/>
        <w:gridCol w:w="1175"/>
        <w:gridCol w:w="1120"/>
      </w:tblGrid>
      <w:tr w:rsidRPr="00C20AEF" w:rsidR="00985322" w:rsidTr="00995FD4" w14:paraId="54A3AF3A" w14:textId="77777777">
        <w:trPr>
          <w:tblHeader/>
        </w:trPr>
        <w:tc>
          <w:tcPr>
            <w:tcW w:w="2748" w:type="dxa"/>
            <w:tcBorders>
              <w:top w:val="single" w:color="E20074" w:sz="18" w:space="0"/>
              <w:bottom w:val="single" w:color="auto" w:sz="4" w:space="0"/>
            </w:tcBorders>
            <w:shd w:val="clear" w:color="auto" w:fill="E0E0E0"/>
          </w:tcPr>
          <w:p w:rsidRPr="00C20AEF" w:rsidR="00985322" w:rsidP="00876ADA" w:rsidRDefault="00985322" w14:paraId="5D0B7C40" w14:textId="77777777">
            <w:pPr>
              <w:pStyle w:val="TableHeading"/>
              <w:keepNext w:val="0"/>
              <w:rPr>
                <w:rStyle w:val="Fett"/>
                <w:b/>
                <w:bCs/>
              </w:rPr>
            </w:pPr>
            <w:r>
              <w:rPr>
                <w:rStyle w:val="Fett"/>
                <w:b/>
              </w:rPr>
              <w:t>Action</w:t>
            </w:r>
          </w:p>
        </w:tc>
        <w:tc>
          <w:tcPr>
            <w:tcW w:w="812" w:type="dxa"/>
            <w:tcBorders>
              <w:top w:val="single" w:color="E20074" w:sz="18" w:space="0"/>
              <w:bottom w:val="single" w:color="auto" w:sz="4" w:space="0"/>
            </w:tcBorders>
            <w:shd w:val="clear" w:color="auto" w:fill="E0E0E0"/>
          </w:tcPr>
          <w:p w:rsidRPr="00C20AEF" w:rsidR="00985322" w:rsidP="00876ADA" w:rsidRDefault="009C6F43" w14:paraId="1CAA785F" w14:textId="1DB70A6F">
            <w:pPr>
              <w:pStyle w:val="TableHeading"/>
              <w:keepNext w:val="0"/>
              <w:rPr>
                <w:rStyle w:val="Fett"/>
                <w:b/>
                <w:bCs/>
              </w:rPr>
            </w:pPr>
            <w:r>
              <w:rPr>
                <w:rStyle w:val="Fett"/>
                <w:b/>
              </w:rPr>
              <w:t>new</w:t>
            </w:r>
            <w:r w:rsidRPr="00C20AEF">
              <w:rPr>
                <w:rStyle w:val="Funotenzeichen"/>
              </w:rPr>
              <w:footnoteReference w:id="35"/>
            </w:r>
          </w:p>
        </w:tc>
        <w:tc>
          <w:tcPr>
            <w:tcW w:w="1644" w:type="dxa"/>
            <w:tcBorders>
              <w:top w:val="single" w:color="E20074" w:sz="18" w:space="0"/>
              <w:bottom w:val="single" w:color="auto" w:sz="4" w:space="0"/>
            </w:tcBorders>
            <w:shd w:val="clear" w:color="auto" w:fill="E0E0E0"/>
          </w:tcPr>
          <w:p w:rsidRPr="00C20AEF" w:rsidR="00985322" w:rsidP="00876ADA" w:rsidRDefault="009C6F43" w14:paraId="52D8952D" w14:textId="431C8B48">
            <w:pPr>
              <w:pStyle w:val="TableHeading"/>
              <w:keepNext w:val="0"/>
              <w:rPr>
                <w:rStyle w:val="Fett"/>
                <w:b/>
                <w:bCs/>
              </w:rPr>
            </w:pPr>
            <w:r>
              <w:rPr>
                <w:rStyle w:val="Fett"/>
                <w:b/>
              </w:rPr>
              <w:t>accepts</w:t>
            </w:r>
          </w:p>
        </w:tc>
        <w:tc>
          <w:tcPr>
            <w:tcW w:w="1175" w:type="dxa"/>
            <w:tcBorders>
              <w:top w:val="single" w:color="E20074" w:sz="18" w:space="0"/>
              <w:bottom w:val="single" w:color="auto" w:sz="4" w:space="0"/>
            </w:tcBorders>
            <w:shd w:val="clear" w:color="auto" w:fill="E0E0E0"/>
          </w:tcPr>
          <w:p w:rsidRPr="00C20AEF" w:rsidR="00985322" w:rsidP="00876ADA" w:rsidRDefault="00985322" w14:paraId="59DFAFD2" w14:textId="77777777">
            <w:pPr>
              <w:pStyle w:val="TableHeading"/>
              <w:keepNext w:val="0"/>
              <w:rPr>
                <w:rStyle w:val="Fett"/>
                <w:b/>
                <w:bCs/>
              </w:rPr>
            </w:pPr>
            <w:r>
              <w:rPr>
                <w:rStyle w:val="Fett"/>
                <w:b/>
              </w:rPr>
              <w:t>dispatches</w:t>
            </w:r>
          </w:p>
        </w:tc>
        <w:tc>
          <w:tcPr>
            <w:tcW w:w="1120" w:type="dxa"/>
            <w:tcBorders>
              <w:top w:val="single" w:color="E20074" w:sz="18" w:space="0"/>
              <w:bottom w:val="single" w:color="auto" w:sz="4" w:space="0"/>
            </w:tcBorders>
            <w:shd w:val="clear" w:color="auto" w:fill="E0E0E0"/>
          </w:tcPr>
          <w:p w:rsidRPr="00C20AEF" w:rsidR="00985322" w:rsidP="00876ADA" w:rsidRDefault="009C6F43" w14:paraId="7568E846" w14:textId="3122BF9A">
            <w:pPr>
              <w:pStyle w:val="TableHeading"/>
              <w:keepNext w:val="0"/>
              <w:rPr>
                <w:rStyle w:val="Fett"/>
                <w:b/>
                <w:bCs/>
              </w:rPr>
            </w:pPr>
            <w:r>
              <w:rPr>
                <w:rStyle w:val="Fett"/>
                <w:b/>
              </w:rPr>
              <w:t>done</w:t>
            </w:r>
            <w:r w:rsidRPr="00C20AEF">
              <w:rPr>
                <w:rStyle w:val="Funotenzeichen"/>
              </w:rPr>
              <w:footnoteReference w:id="36"/>
            </w:r>
          </w:p>
        </w:tc>
      </w:tr>
      <w:tr w:rsidRPr="00C20AEF" w:rsidR="00985322" w:rsidTr="00995FD4" w14:paraId="045286E3" w14:textId="77777777">
        <w:tc>
          <w:tcPr>
            <w:tcW w:w="2748" w:type="dxa"/>
            <w:tcBorders>
              <w:top w:val="single" w:color="auto" w:sz="4" w:space="0"/>
            </w:tcBorders>
          </w:tcPr>
          <w:p w:rsidRPr="00C20AEF" w:rsidR="00985322" w:rsidP="00876ADA" w:rsidRDefault="00985322" w14:paraId="26863032" w14:textId="77777777">
            <w:pPr>
              <w:pStyle w:val="TabelleFlietext3"/>
              <w:spacing w:before="60" w:after="60"/>
            </w:pPr>
            <w:r>
              <w:t>Customize delivery method</w:t>
            </w:r>
          </w:p>
        </w:tc>
        <w:tc>
          <w:tcPr>
            <w:tcW w:w="812" w:type="dxa"/>
            <w:tcBorders>
              <w:top w:val="single" w:color="auto" w:sz="4" w:space="0"/>
            </w:tcBorders>
          </w:tcPr>
          <w:p w:rsidRPr="00C20AEF" w:rsidR="00985322" w:rsidP="00876ADA" w:rsidRDefault="00985322" w14:paraId="04F3A5C4" w14:textId="152F76C7">
            <w:pPr>
              <w:pStyle w:val="TabelleFlietext3"/>
              <w:spacing w:before="60" w:after="60"/>
              <w:jc w:val="center"/>
            </w:pPr>
          </w:p>
        </w:tc>
        <w:tc>
          <w:tcPr>
            <w:tcW w:w="1644" w:type="dxa"/>
            <w:tcBorders>
              <w:top w:val="single" w:color="auto" w:sz="4" w:space="0"/>
            </w:tcBorders>
            <w:vAlign w:val="center"/>
          </w:tcPr>
          <w:p w:rsidRPr="00C20AEF" w:rsidR="00985322" w:rsidP="00876ADA" w:rsidRDefault="00985322" w14:paraId="122AFB24" w14:textId="77777777">
            <w:pPr>
              <w:pStyle w:val="TabelleFlietext3"/>
              <w:spacing w:before="60" w:after="60"/>
              <w:jc w:val="center"/>
            </w:pPr>
          </w:p>
        </w:tc>
        <w:tc>
          <w:tcPr>
            <w:tcW w:w="1175" w:type="dxa"/>
            <w:tcBorders>
              <w:top w:val="single" w:color="auto" w:sz="4" w:space="0"/>
            </w:tcBorders>
            <w:vAlign w:val="center"/>
          </w:tcPr>
          <w:p w:rsidRPr="00C20AEF" w:rsidR="00985322" w:rsidP="00876ADA" w:rsidRDefault="00985322" w14:paraId="15F14AA1" w14:textId="77777777">
            <w:pPr>
              <w:pStyle w:val="TabelleFlietext3"/>
              <w:spacing w:before="60" w:after="60"/>
              <w:jc w:val="center"/>
            </w:pPr>
          </w:p>
        </w:tc>
        <w:tc>
          <w:tcPr>
            <w:tcW w:w="1120" w:type="dxa"/>
            <w:tcBorders>
              <w:top w:val="single" w:color="auto" w:sz="4" w:space="0"/>
            </w:tcBorders>
            <w:vAlign w:val="center"/>
          </w:tcPr>
          <w:p w:rsidRPr="00C20AEF" w:rsidR="00985322" w:rsidP="00876ADA" w:rsidRDefault="00985322" w14:paraId="64C8BEF4" w14:textId="77777777">
            <w:pPr>
              <w:pStyle w:val="TabelleFlietext3"/>
              <w:spacing w:before="60" w:after="60"/>
              <w:jc w:val="center"/>
            </w:pPr>
          </w:p>
        </w:tc>
      </w:tr>
      <w:tr w:rsidRPr="00C20AEF" w:rsidR="00985322" w:rsidTr="00995FD4" w14:paraId="48676271" w14:textId="77777777">
        <w:tc>
          <w:tcPr>
            <w:tcW w:w="2748" w:type="dxa"/>
          </w:tcPr>
          <w:p w:rsidRPr="00C20AEF" w:rsidR="00985322" w:rsidP="00876ADA" w:rsidRDefault="00985322" w14:paraId="6D0D69AF" w14:textId="77777777">
            <w:pPr>
              <w:pStyle w:val="TabelleFlietext3"/>
              <w:spacing w:before="60" w:after="60"/>
            </w:pPr>
            <w:r>
              <w:t>Adjust order quantity(s)</w:t>
            </w:r>
          </w:p>
        </w:tc>
        <w:tc>
          <w:tcPr>
            <w:tcW w:w="812" w:type="dxa"/>
          </w:tcPr>
          <w:p w:rsidRPr="00C20AEF" w:rsidR="00985322" w:rsidP="00876ADA" w:rsidRDefault="00985322" w14:paraId="369C59C2" w14:textId="39183487">
            <w:pPr>
              <w:pStyle w:val="TabelleFlietext3"/>
              <w:spacing w:before="60" w:after="60"/>
              <w:jc w:val="center"/>
            </w:pPr>
          </w:p>
        </w:tc>
        <w:tc>
          <w:tcPr>
            <w:tcW w:w="1644" w:type="dxa"/>
          </w:tcPr>
          <w:p w:rsidRPr="00C20AEF" w:rsidR="00985322" w:rsidP="00876ADA" w:rsidRDefault="00985322" w14:paraId="272C32A2" w14:textId="77777777">
            <w:pPr>
              <w:pStyle w:val="TabelleFlietext3"/>
              <w:spacing w:before="60" w:after="60"/>
              <w:jc w:val="center"/>
            </w:pPr>
          </w:p>
        </w:tc>
        <w:tc>
          <w:tcPr>
            <w:tcW w:w="1175" w:type="dxa"/>
          </w:tcPr>
          <w:p w:rsidRPr="00C20AEF" w:rsidR="00985322" w:rsidP="00876ADA" w:rsidRDefault="00985322" w14:paraId="659F2B72" w14:textId="77777777">
            <w:pPr>
              <w:pStyle w:val="TabelleFlietext3"/>
              <w:spacing w:before="60" w:after="60"/>
              <w:jc w:val="center"/>
            </w:pPr>
          </w:p>
        </w:tc>
        <w:tc>
          <w:tcPr>
            <w:tcW w:w="1120" w:type="dxa"/>
          </w:tcPr>
          <w:p w:rsidRPr="00C20AEF" w:rsidR="00985322" w:rsidP="00876ADA" w:rsidRDefault="00985322" w14:paraId="26528FE7" w14:textId="77777777">
            <w:pPr>
              <w:pStyle w:val="TabelleFlietext3"/>
              <w:spacing w:before="60" w:after="60"/>
              <w:jc w:val="center"/>
            </w:pPr>
          </w:p>
        </w:tc>
      </w:tr>
      <w:tr w:rsidRPr="00C20AEF" w:rsidR="00985322" w:rsidTr="00995FD4" w14:paraId="7574C40B" w14:textId="77777777">
        <w:tc>
          <w:tcPr>
            <w:tcW w:w="2748" w:type="dxa"/>
          </w:tcPr>
          <w:p w:rsidRPr="00C20AEF" w:rsidR="00985322" w:rsidP="00876ADA" w:rsidRDefault="00985322" w14:paraId="41385481" w14:textId="77777777">
            <w:pPr>
              <w:pStyle w:val="TabelleFlietext3"/>
              <w:spacing w:before="60" w:after="60"/>
            </w:pPr>
            <w:r>
              <w:t>Accept all pos</w:t>
            </w:r>
          </w:p>
        </w:tc>
        <w:tc>
          <w:tcPr>
            <w:tcW w:w="812" w:type="dxa"/>
          </w:tcPr>
          <w:p w:rsidRPr="00C20AEF" w:rsidR="00985322" w:rsidP="00876ADA" w:rsidRDefault="00985322" w14:paraId="290EAF55" w14:textId="77777777">
            <w:pPr>
              <w:pStyle w:val="TabelleFlietext3"/>
              <w:spacing w:before="60" w:after="60"/>
              <w:jc w:val="center"/>
            </w:pPr>
          </w:p>
        </w:tc>
        <w:tc>
          <w:tcPr>
            <w:tcW w:w="1644" w:type="dxa"/>
          </w:tcPr>
          <w:p w:rsidRPr="00C20AEF" w:rsidR="00985322" w:rsidP="00876ADA" w:rsidRDefault="00985322" w14:paraId="33691AE2" w14:textId="77777777">
            <w:pPr>
              <w:pStyle w:val="TabelleFlietext3"/>
              <w:spacing w:before="60" w:after="60"/>
              <w:jc w:val="center"/>
            </w:pPr>
          </w:p>
        </w:tc>
        <w:tc>
          <w:tcPr>
            <w:tcW w:w="1175" w:type="dxa"/>
          </w:tcPr>
          <w:p w:rsidRPr="00C20AEF" w:rsidR="00985322" w:rsidP="00876ADA" w:rsidRDefault="00985322" w14:paraId="6239231F" w14:textId="77777777">
            <w:pPr>
              <w:pStyle w:val="TabelleFlietext3"/>
              <w:spacing w:before="60" w:after="60"/>
              <w:jc w:val="center"/>
            </w:pPr>
          </w:p>
        </w:tc>
        <w:tc>
          <w:tcPr>
            <w:tcW w:w="1120" w:type="dxa"/>
          </w:tcPr>
          <w:p w:rsidRPr="00C20AEF" w:rsidR="00985322" w:rsidP="00876ADA" w:rsidRDefault="00985322" w14:paraId="45053FFE" w14:textId="77777777">
            <w:pPr>
              <w:pStyle w:val="TabelleFlietext3"/>
              <w:spacing w:before="60" w:after="60"/>
              <w:jc w:val="center"/>
            </w:pPr>
          </w:p>
        </w:tc>
      </w:tr>
      <w:tr w:rsidRPr="00C20AEF" w:rsidR="00985322" w:rsidTr="00995FD4" w14:paraId="10C5A4C3" w14:textId="77777777">
        <w:tc>
          <w:tcPr>
            <w:tcW w:w="2748" w:type="dxa"/>
          </w:tcPr>
          <w:p w:rsidRPr="00C20AEF" w:rsidR="00985322" w:rsidP="00876ADA" w:rsidRDefault="00985322" w14:paraId="1B91D2DC" w14:textId="77777777">
            <w:pPr>
              <w:pStyle w:val="TabelleFlietext3"/>
              <w:spacing w:before="60" w:after="60"/>
            </w:pPr>
            <w:r>
              <w:t xml:space="preserve">Adjust position status </w:t>
            </w:r>
          </w:p>
        </w:tc>
        <w:tc>
          <w:tcPr>
            <w:tcW w:w="812" w:type="dxa"/>
          </w:tcPr>
          <w:p w:rsidRPr="00C20AEF" w:rsidR="00985322" w:rsidP="00876ADA" w:rsidRDefault="00985322" w14:paraId="4452F4F3" w14:textId="1EEB721B">
            <w:pPr>
              <w:pStyle w:val="TabelleFlietext3"/>
              <w:spacing w:before="60" w:after="60"/>
              <w:jc w:val="center"/>
            </w:pPr>
          </w:p>
        </w:tc>
        <w:tc>
          <w:tcPr>
            <w:tcW w:w="1644" w:type="dxa"/>
          </w:tcPr>
          <w:p w:rsidRPr="00C20AEF" w:rsidR="00985322" w:rsidP="00876ADA" w:rsidRDefault="00985322" w14:paraId="3D8BDC81" w14:textId="77777777">
            <w:pPr>
              <w:pStyle w:val="TabelleFlietext3"/>
              <w:spacing w:before="60" w:after="60"/>
              <w:jc w:val="center"/>
            </w:pPr>
          </w:p>
        </w:tc>
        <w:tc>
          <w:tcPr>
            <w:tcW w:w="1175" w:type="dxa"/>
          </w:tcPr>
          <w:p w:rsidRPr="00C20AEF" w:rsidR="00985322" w:rsidP="00876ADA" w:rsidRDefault="00985322" w14:paraId="39970C9E" w14:textId="77777777">
            <w:pPr>
              <w:pStyle w:val="TabelleFlietext3"/>
              <w:spacing w:before="60" w:after="60"/>
              <w:jc w:val="center"/>
            </w:pPr>
          </w:p>
        </w:tc>
        <w:tc>
          <w:tcPr>
            <w:tcW w:w="1120" w:type="dxa"/>
          </w:tcPr>
          <w:p w:rsidRPr="00C20AEF" w:rsidR="00985322" w:rsidP="00876ADA" w:rsidRDefault="00985322" w14:paraId="72CBD55F" w14:textId="77777777">
            <w:pPr>
              <w:pStyle w:val="TabelleFlietext3"/>
              <w:spacing w:before="60" w:after="60"/>
              <w:jc w:val="center"/>
            </w:pPr>
          </w:p>
        </w:tc>
      </w:tr>
      <w:tr w:rsidRPr="00C20AEF" w:rsidR="00985322" w:rsidTr="00995FD4" w14:paraId="1D5BF08C" w14:textId="77777777">
        <w:tc>
          <w:tcPr>
            <w:tcW w:w="2748" w:type="dxa"/>
          </w:tcPr>
          <w:p w:rsidRPr="00C20AEF" w:rsidR="00985322" w:rsidP="00876ADA" w:rsidRDefault="00985322" w14:paraId="094E7B13" w14:textId="77777777">
            <w:pPr>
              <w:pStyle w:val="TabelleFlietext3"/>
              <w:spacing w:before="60" w:after="60"/>
            </w:pPr>
            <w:r>
              <w:t>Cancel</w:t>
            </w:r>
          </w:p>
        </w:tc>
        <w:tc>
          <w:tcPr>
            <w:tcW w:w="812" w:type="dxa"/>
          </w:tcPr>
          <w:p w:rsidRPr="00C20AEF" w:rsidR="00985322" w:rsidP="00876ADA" w:rsidRDefault="00985322" w14:paraId="22D43E27" w14:textId="7DA53AEA">
            <w:pPr>
              <w:pStyle w:val="TabelleFlietext3"/>
              <w:spacing w:before="60" w:after="60"/>
              <w:jc w:val="center"/>
            </w:pPr>
          </w:p>
        </w:tc>
        <w:tc>
          <w:tcPr>
            <w:tcW w:w="1644" w:type="dxa"/>
          </w:tcPr>
          <w:p w:rsidRPr="00C20AEF" w:rsidR="00985322" w:rsidP="00876ADA" w:rsidRDefault="00985322" w14:paraId="43612520" w14:textId="77777777">
            <w:pPr>
              <w:pStyle w:val="TabelleFlietext3"/>
              <w:spacing w:before="60" w:after="60"/>
              <w:jc w:val="center"/>
            </w:pPr>
          </w:p>
        </w:tc>
        <w:tc>
          <w:tcPr>
            <w:tcW w:w="1175" w:type="dxa"/>
          </w:tcPr>
          <w:p w:rsidRPr="00C20AEF" w:rsidR="00985322" w:rsidP="00876ADA" w:rsidRDefault="00985322" w14:paraId="00DA16FE" w14:textId="77777777">
            <w:pPr>
              <w:pStyle w:val="TabelleFlietext3"/>
              <w:spacing w:before="60" w:after="60"/>
              <w:jc w:val="center"/>
            </w:pPr>
          </w:p>
        </w:tc>
        <w:tc>
          <w:tcPr>
            <w:tcW w:w="1120" w:type="dxa"/>
          </w:tcPr>
          <w:p w:rsidRPr="00C20AEF" w:rsidR="00985322" w:rsidP="00876ADA" w:rsidRDefault="00985322" w14:paraId="49B0C3FF" w14:textId="77777777">
            <w:pPr>
              <w:pStyle w:val="TabelleFlietext3"/>
              <w:spacing w:before="60" w:after="60"/>
              <w:jc w:val="center"/>
            </w:pPr>
          </w:p>
        </w:tc>
      </w:tr>
      <w:tr w:rsidRPr="00C20AEF" w:rsidR="00985322" w:rsidTr="00995FD4" w14:paraId="13C14CA1" w14:textId="77777777">
        <w:tc>
          <w:tcPr>
            <w:tcW w:w="2748" w:type="dxa"/>
          </w:tcPr>
          <w:p w:rsidRPr="00C20AEF" w:rsidR="00985322" w:rsidP="00876ADA" w:rsidRDefault="00985322" w14:paraId="6B27E0CE" w14:textId="77777777">
            <w:pPr>
              <w:pStyle w:val="TabelleFlietext3"/>
              <w:spacing w:before="60" w:after="60"/>
            </w:pPr>
            <w:r>
              <w:t>Mark as "sent</w:t>
            </w:r>
          </w:p>
        </w:tc>
        <w:tc>
          <w:tcPr>
            <w:tcW w:w="812" w:type="dxa"/>
          </w:tcPr>
          <w:p w:rsidRPr="00C20AEF" w:rsidR="00985322" w:rsidP="00876ADA" w:rsidRDefault="00985322" w14:paraId="73E836A5" w14:textId="77777777">
            <w:pPr>
              <w:pStyle w:val="TabelleFlietext3"/>
              <w:spacing w:before="60" w:after="60"/>
              <w:jc w:val="center"/>
            </w:pPr>
          </w:p>
        </w:tc>
        <w:tc>
          <w:tcPr>
            <w:tcW w:w="1644" w:type="dxa"/>
          </w:tcPr>
          <w:p w:rsidRPr="00C20AEF" w:rsidR="00985322" w:rsidP="00876ADA" w:rsidRDefault="00985322" w14:paraId="2E8542DE" w14:textId="77777777">
            <w:pPr>
              <w:pStyle w:val="TabelleFlietext3"/>
              <w:spacing w:before="60" w:after="60"/>
              <w:jc w:val="center"/>
            </w:pPr>
          </w:p>
        </w:tc>
        <w:tc>
          <w:tcPr>
            <w:tcW w:w="1175" w:type="dxa"/>
          </w:tcPr>
          <w:p w:rsidRPr="00C20AEF" w:rsidR="00985322" w:rsidP="00876ADA" w:rsidRDefault="00985322" w14:paraId="4962F9EB" w14:textId="77777777">
            <w:pPr>
              <w:pStyle w:val="TabelleFlietext3"/>
              <w:spacing w:before="60" w:after="60"/>
              <w:jc w:val="center"/>
            </w:pPr>
          </w:p>
        </w:tc>
        <w:tc>
          <w:tcPr>
            <w:tcW w:w="1120" w:type="dxa"/>
          </w:tcPr>
          <w:p w:rsidRPr="00C20AEF" w:rsidR="00985322" w:rsidP="00876ADA" w:rsidRDefault="00985322" w14:paraId="751A79D8" w14:textId="77777777">
            <w:pPr>
              <w:pStyle w:val="TabelleFlietext3"/>
              <w:spacing w:before="60" w:after="60"/>
              <w:jc w:val="center"/>
            </w:pPr>
          </w:p>
        </w:tc>
      </w:tr>
      <w:tr w:rsidRPr="00C20AEF" w:rsidR="00985322" w:rsidTr="00995FD4" w14:paraId="4CD3B3EE" w14:textId="77777777">
        <w:tc>
          <w:tcPr>
            <w:tcW w:w="2748" w:type="dxa"/>
          </w:tcPr>
          <w:p w:rsidRPr="00C20AEF" w:rsidR="00985322" w:rsidP="00876ADA" w:rsidRDefault="00985322" w14:paraId="79A58B62" w14:textId="77777777">
            <w:pPr>
              <w:pStyle w:val="TabelleFlietext3"/>
              <w:spacing w:before="60" w:after="60"/>
            </w:pPr>
            <w:r>
              <w:t>Initiate shipping</w:t>
            </w:r>
          </w:p>
        </w:tc>
        <w:tc>
          <w:tcPr>
            <w:tcW w:w="812" w:type="dxa"/>
          </w:tcPr>
          <w:p w:rsidRPr="00C20AEF" w:rsidR="00985322" w:rsidP="00876ADA" w:rsidRDefault="00985322" w14:paraId="5EE13911" w14:textId="77777777">
            <w:pPr>
              <w:pStyle w:val="TabelleFlietext3"/>
              <w:spacing w:before="60" w:after="60"/>
              <w:jc w:val="center"/>
            </w:pPr>
          </w:p>
        </w:tc>
        <w:tc>
          <w:tcPr>
            <w:tcW w:w="1644" w:type="dxa"/>
          </w:tcPr>
          <w:p w:rsidRPr="00C20AEF" w:rsidR="00985322" w:rsidP="00876ADA" w:rsidRDefault="00985322" w14:paraId="015734CB" w14:textId="77777777">
            <w:pPr>
              <w:pStyle w:val="TabelleFlietext3"/>
              <w:spacing w:before="60" w:after="60"/>
              <w:jc w:val="center"/>
            </w:pPr>
          </w:p>
        </w:tc>
        <w:tc>
          <w:tcPr>
            <w:tcW w:w="1175" w:type="dxa"/>
          </w:tcPr>
          <w:p w:rsidRPr="00C20AEF" w:rsidR="00985322" w:rsidP="00876ADA" w:rsidRDefault="00985322" w14:paraId="09910DA4" w14:textId="77777777">
            <w:pPr>
              <w:pStyle w:val="TabelleFlietext3"/>
              <w:spacing w:before="60" w:after="60"/>
              <w:jc w:val="center"/>
            </w:pPr>
          </w:p>
        </w:tc>
        <w:tc>
          <w:tcPr>
            <w:tcW w:w="1120" w:type="dxa"/>
          </w:tcPr>
          <w:p w:rsidRPr="00C20AEF" w:rsidR="00985322" w:rsidP="00876ADA" w:rsidRDefault="00985322" w14:paraId="1CC50168" w14:textId="77777777">
            <w:pPr>
              <w:pStyle w:val="TabelleFlietext3"/>
              <w:spacing w:before="60" w:after="60"/>
              <w:jc w:val="center"/>
            </w:pPr>
          </w:p>
        </w:tc>
      </w:tr>
      <w:tr w:rsidRPr="00C20AEF" w:rsidR="00985322" w:rsidTr="00995FD4" w14:paraId="5D794C90" w14:textId="77777777">
        <w:tc>
          <w:tcPr>
            <w:tcW w:w="2748" w:type="dxa"/>
          </w:tcPr>
          <w:p w:rsidRPr="00C20AEF" w:rsidR="00985322" w:rsidP="00876ADA" w:rsidRDefault="00985322" w14:paraId="70AA9C0B" w14:textId="77777777">
            <w:pPr>
              <w:pStyle w:val="TabelleFlietext3"/>
              <w:spacing w:before="60" w:after="60"/>
            </w:pPr>
            <w:r>
              <w:t>Mark as "received</w:t>
            </w:r>
          </w:p>
        </w:tc>
        <w:tc>
          <w:tcPr>
            <w:tcW w:w="812" w:type="dxa"/>
          </w:tcPr>
          <w:p w:rsidRPr="00C20AEF" w:rsidR="00985322" w:rsidP="00876ADA" w:rsidRDefault="00985322" w14:paraId="5C314DC7" w14:textId="77777777">
            <w:pPr>
              <w:pStyle w:val="TabelleFlietext3"/>
              <w:spacing w:before="60" w:after="60"/>
              <w:jc w:val="center"/>
            </w:pPr>
          </w:p>
        </w:tc>
        <w:tc>
          <w:tcPr>
            <w:tcW w:w="1644" w:type="dxa"/>
          </w:tcPr>
          <w:p w:rsidRPr="00C20AEF" w:rsidR="00985322" w:rsidP="00876ADA" w:rsidRDefault="00985322" w14:paraId="6A81A7D4" w14:textId="77777777">
            <w:pPr>
              <w:pStyle w:val="TabelleFlietext3"/>
              <w:spacing w:before="60" w:after="60"/>
              <w:jc w:val="center"/>
            </w:pPr>
          </w:p>
        </w:tc>
        <w:tc>
          <w:tcPr>
            <w:tcW w:w="1175" w:type="dxa"/>
          </w:tcPr>
          <w:p w:rsidRPr="00C20AEF" w:rsidR="00985322" w:rsidP="00876ADA" w:rsidRDefault="00985322" w14:paraId="0B10565F" w14:textId="77777777">
            <w:pPr>
              <w:pStyle w:val="TabelleFlietext3"/>
              <w:spacing w:before="60" w:after="60"/>
              <w:jc w:val="center"/>
            </w:pPr>
            <w:r>
              <w:t>X</w:t>
            </w:r>
          </w:p>
        </w:tc>
        <w:tc>
          <w:tcPr>
            <w:tcW w:w="1120" w:type="dxa"/>
          </w:tcPr>
          <w:p w:rsidRPr="00C20AEF" w:rsidR="00985322" w:rsidP="00876ADA" w:rsidRDefault="00985322" w14:paraId="0CCE32A3" w14:textId="77777777">
            <w:pPr>
              <w:pStyle w:val="TabelleFlietext3"/>
              <w:spacing w:before="60" w:after="60"/>
              <w:jc w:val="center"/>
            </w:pPr>
          </w:p>
        </w:tc>
      </w:tr>
      <w:tr w:rsidRPr="00C20AEF" w:rsidR="00985322" w:rsidTr="00995FD4" w14:paraId="3856E765" w14:textId="77777777">
        <w:tc>
          <w:tcPr>
            <w:tcW w:w="2748" w:type="dxa"/>
          </w:tcPr>
          <w:p w:rsidRPr="00C20AEF" w:rsidR="00985322" w:rsidP="00876ADA" w:rsidRDefault="00985322" w14:paraId="117B16BE" w14:textId="77777777">
            <w:pPr>
              <w:pStyle w:val="TabelleFlietext3"/>
              <w:spacing w:before="60" w:after="60"/>
            </w:pPr>
            <w:r>
              <w:t>Enter rejection note</w:t>
            </w:r>
          </w:p>
        </w:tc>
        <w:tc>
          <w:tcPr>
            <w:tcW w:w="812" w:type="dxa"/>
          </w:tcPr>
          <w:p w:rsidRPr="00C20AEF" w:rsidR="00985322" w:rsidP="00876ADA" w:rsidRDefault="00985322" w14:paraId="3A24361D" w14:textId="77777777">
            <w:pPr>
              <w:pStyle w:val="TabelleFlietext3"/>
              <w:spacing w:before="60" w:after="60"/>
              <w:jc w:val="center"/>
            </w:pPr>
          </w:p>
        </w:tc>
        <w:tc>
          <w:tcPr>
            <w:tcW w:w="1644" w:type="dxa"/>
          </w:tcPr>
          <w:p w:rsidRPr="00C20AEF" w:rsidR="00985322" w:rsidP="00876ADA" w:rsidRDefault="00985322" w14:paraId="1A3CCE21" w14:textId="77777777">
            <w:pPr>
              <w:pStyle w:val="TabelleFlietext3"/>
              <w:spacing w:before="60" w:after="60"/>
              <w:jc w:val="center"/>
            </w:pPr>
          </w:p>
        </w:tc>
        <w:tc>
          <w:tcPr>
            <w:tcW w:w="1175" w:type="dxa"/>
          </w:tcPr>
          <w:p w:rsidRPr="00C20AEF" w:rsidR="00985322" w:rsidP="00876ADA" w:rsidRDefault="00985322" w14:paraId="29BC886E" w14:textId="77777777">
            <w:pPr>
              <w:pStyle w:val="TabelleFlietext3"/>
              <w:spacing w:before="60" w:after="60"/>
              <w:jc w:val="center"/>
            </w:pPr>
          </w:p>
        </w:tc>
        <w:tc>
          <w:tcPr>
            <w:tcW w:w="1120" w:type="dxa"/>
          </w:tcPr>
          <w:p w:rsidRPr="00C20AEF" w:rsidR="00985322" w:rsidP="00876ADA" w:rsidRDefault="00985322" w14:paraId="40CA9F87" w14:textId="77777777">
            <w:pPr>
              <w:pStyle w:val="TabelleFlietext3"/>
              <w:spacing w:before="60" w:after="60"/>
              <w:jc w:val="center"/>
            </w:pPr>
          </w:p>
        </w:tc>
      </w:tr>
      <w:tr w:rsidRPr="00C20AEF" w:rsidR="00985322" w:rsidTr="00995FD4" w14:paraId="01ECDD09" w14:textId="77777777">
        <w:tc>
          <w:tcPr>
            <w:tcW w:w="2748" w:type="dxa"/>
          </w:tcPr>
          <w:p w:rsidRPr="00C20AEF" w:rsidR="00985322" w:rsidP="00876ADA" w:rsidRDefault="00985322" w14:paraId="78F7D000" w14:textId="77777777">
            <w:pPr>
              <w:pStyle w:val="TabelleFlietext3"/>
              <w:spacing w:before="60" w:after="60"/>
            </w:pPr>
            <w:r>
              <w:t>Save</w:t>
            </w:r>
          </w:p>
        </w:tc>
        <w:tc>
          <w:tcPr>
            <w:tcW w:w="812" w:type="dxa"/>
          </w:tcPr>
          <w:p w:rsidRPr="00C20AEF" w:rsidR="00985322" w:rsidP="00876ADA" w:rsidRDefault="00985322" w14:paraId="55F386AF" w14:textId="1C5224AE">
            <w:pPr>
              <w:pStyle w:val="TabelleFlietext3"/>
              <w:spacing w:before="60" w:after="60"/>
              <w:jc w:val="center"/>
            </w:pPr>
          </w:p>
        </w:tc>
        <w:tc>
          <w:tcPr>
            <w:tcW w:w="1644" w:type="dxa"/>
          </w:tcPr>
          <w:p w:rsidRPr="00C20AEF" w:rsidR="00985322" w:rsidP="00876ADA" w:rsidRDefault="00985322" w14:paraId="7A82DCFC" w14:textId="77777777">
            <w:pPr>
              <w:pStyle w:val="TabelleFlietext3"/>
              <w:spacing w:before="60" w:after="60"/>
              <w:jc w:val="center"/>
            </w:pPr>
          </w:p>
        </w:tc>
        <w:tc>
          <w:tcPr>
            <w:tcW w:w="1175" w:type="dxa"/>
          </w:tcPr>
          <w:p w:rsidRPr="00C20AEF" w:rsidR="00985322" w:rsidP="00876ADA" w:rsidRDefault="00985322" w14:paraId="0964A197" w14:textId="1655DF2F">
            <w:pPr>
              <w:pStyle w:val="TabelleFlietext3"/>
              <w:spacing w:before="60" w:after="60"/>
              <w:jc w:val="center"/>
            </w:pPr>
          </w:p>
        </w:tc>
        <w:tc>
          <w:tcPr>
            <w:tcW w:w="1120" w:type="dxa"/>
          </w:tcPr>
          <w:p w:rsidRPr="00C20AEF" w:rsidR="00985322" w:rsidP="00876ADA" w:rsidRDefault="00985322" w14:paraId="7497E303" w14:textId="77777777">
            <w:pPr>
              <w:pStyle w:val="TabelleFlietext3"/>
              <w:spacing w:before="60" w:after="60"/>
              <w:jc w:val="center"/>
            </w:pPr>
          </w:p>
        </w:tc>
      </w:tr>
      <w:tr w:rsidRPr="00C20AEF" w:rsidR="00B13007" w:rsidTr="00995FD4" w14:paraId="4AB9CDE7" w14:textId="77777777">
        <w:tc>
          <w:tcPr>
            <w:tcW w:w="2748" w:type="dxa"/>
          </w:tcPr>
          <w:p w:rsidRPr="00C20AEF" w:rsidR="00B13007" w:rsidP="00876ADA" w:rsidRDefault="00B13007" w14:paraId="4F2F4BF3" w14:textId="2476CCB0">
            <w:pPr>
              <w:pStyle w:val="TabelleFlietext3"/>
              <w:spacing w:before="60" w:after="60"/>
            </w:pPr>
            <w:r>
              <w:t>Order tracking</w:t>
            </w:r>
          </w:p>
        </w:tc>
        <w:tc>
          <w:tcPr>
            <w:tcW w:w="812" w:type="dxa"/>
          </w:tcPr>
          <w:p w:rsidRPr="00C20AEF" w:rsidR="00B13007" w:rsidP="00876ADA" w:rsidRDefault="00B13007" w14:paraId="648186B6" w14:textId="5C183BC3">
            <w:pPr>
              <w:pStyle w:val="TabelleFlietext3"/>
              <w:spacing w:before="60" w:after="60"/>
              <w:jc w:val="center"/>
            </w:pPr>
          </w:p>
        </w:tc>
        <w:tc>
          <w:tcPr>
            <w:tcW w:w="1644" w:type="dxa"/>
          </w:tcPr>
          <w:p w:rsidRPr="00C20AEF" w:rsidR="00B13007" w:rsidP="00876ADA" w:rsidRDefault="00B13007" w14:paraId="5819E15D" w14:textId="7F0A698D">
            <w:pPr>
              <w:pStyle w:val="TabelleFlietext3"/>
              <w:spacing w:before="60" w:after="60"/>
              <w:jc w:val="center"/>
            </w:pPr>
            <w:r>
              <w:t>X</w:t>
            </w:r>
          </w:p>
        </w:tc>
        <w:tc>
          <w:tcPr>
            <w:tcW w:w="1175" w:type="dxa"/>
          </w:tcPr>
          <w:p w:rsidRPr="00C20AEF" w:rsidR="00B13007" w:rsidP="00876ADA" w:rsidRDefault="00B13007" w14:paraId="73E7802D" w14:textId="353A419C">
            <w:pPr>
              <w:pStyle w:val="TabelleFlietext3"/>
              <w:spacing w:before="60" w:after="60"/>
              <w:jc w:val="center"/>
            </w:pPr>
            <w:r>
              <w:t>X</w:t>
            </w:r>
          </w:p>
        </w:tc>
        <w:tc>
          <w:tcPr>
            <w:tcW w:w="1120" w:type="dxa"/>
          </w:tcPr>
          <w:p w:rsidRPr="00C20AEF" w:rsidR="00B13007" w:rsidP="00876ADA" w:rsidRDefault="00B13007" w14:paraId="132D44EC" w14:textId="16F3D484">
            <w:pPr>
              <w:pStyle w:val="TabelleFlietext3"/>
              <w:spacing w:before="60" w:after="60"/>
              <w:jc w:val="center"/>
            </w:pPr>
            <w:r>
              <w:t>X</w:t>
            </w:r>
          </w:p>
        </w:tc>
      </w:tr>
    </w:tbl>
    <w:p w:rsidRPr="00C20AEF" w:rsidR="00985322" w:rsidP="00985322" w:rsidRDefault="00985322" w14:paraId="76E847F5" w14:textId="161A429D">
      <w:pPr>
        <w:pStyle w:val="Beschriftung"/>
      </w:pPr>
      <w:bookmarkStart w:name="_Ref17990061" w:id="349"/>
      <w:bookmarkStart w:name="_Toc98411820" w:id="350"/>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16</w:t>
      </w:r>
      <w:r>
        <w:fldChar w:fldCharType="end"/>
      </w:r>
      <w:bookmarkEnd w:id="349"/>
      <w:r>
        <w:t xml:space="preserve"> - Panel order details: Actions as a buyer (status-dependent) (D2D)</w:t>
      </w:r>
      <w:bookmarkEnd w:id="350"/>
    </w:p>
    <w:p w:rsidRPr="00C20AEF" w:rsidR="0088385D" w:rsidP="0088385D" w:rsidRDefault="0088385D" w14:paraId="007469B7" w14:textId="77777777">
      <w:pPr>
        <w:pStyle w:val="Beschriftung"/>
        <w:jc w:val="both"/>
      </w:pPr>
    </w:p>
    <w:p w:rsidRPr="00C20AEF" w:rsidR="00234020" w:rsidP="00234020" w:rsidRDefault="00234020" w14:paraId="0D08494E" w14:textId="77777777">
      <w:pPr>
        <w:pStyle w:val="SchnelllesetextbergeordneteAussage1"/>
      </w:pPr>
      <w:r>
        <w:t>Field description</w:t>
      </w:r>
    </w:p>
    <w:p w:rsidRPr="00C20AEF" w:rsidR="00234020" w:rsidP="00234020" w:rsidRDefault="00234020" w14:paraId="11F0F52E" w14:textId="77777777">
      <w:pPr>
        <w:pStyle w:val="Anforderungsnummer"/>
      </w:pPr>
      <w:r>
        <w:rPr>
          <w:highlight w:val="magenta"/>
        </w:rPr>
        <w:lastRenderedPageBreak/>
        <w:t>Requirement: FKT-GUI-72</w:t>
      </w:r>
    </w:p>
    <w:p w:rsidRPr="00C20AEF" w:rsidR="00234020" w:rsidP="00234020" w:rsidRDefault="00234020" w14:paraId="63FA9B65" w14:textId="425EFAE0">
      <w:pPr>
        <w:pStyle w:val="Anforderungstext"/>
      </w:pPr>
      <w:r>
        <w:t xml:space="preserve">The system must provide and populate the following fields (if data is available). </w:t>
      </w:r>
    </w:p>
    <w:p w:rsidRPr="00C20AEF" w:rsidR="001F2867" w:rsidP="00234020" w:rsidRDefault="001F2867" w14:paraId="50CB46E1" w14:textId="5CC346C5">
      <w:pPr>
        <w:pStyle w:val="Anforderungstext"/>
      </w:pPr>
      <w:r>
        <w:t>VK = Seller view</w:t>
      </w:r>
    </w:p>
    <w:p w:rsidRPr="00C20AEF" w:rsidR="001F2867" w:rsidP="00234020" w:rsidRDefault="001F2867" w14:paraId="5D26566D" w14:textId="1D53E254">
      <w:pPr>
        <w:pStyle w:val="Anforderungstext"/>
      </w:pPr>
      <w:r>
        <w:t>K = Buyer view</w:t>
      </w:r>
    </w:p>
    <w:p w:rsidRPr="00C20AEF" w:rsidR="001F2867" w:rsidP="00234020" w:rsidRDefault="00F50884" w14:paraId="361E66D7" w14:textId="4A7EE2D6">
      <w:pPr>
        <w:pStyle w:val="Anforderungstext"/>
      </w:pPr>
      <w:r>
        <w:t>GUI = representation in the application</w:t>
      </w:r>
    </w:p>
    <w:p w:rsidRPr="00C20AEF" w:rsidR="001F2867" w:rsidP="00234020" w:rsidRDefault="001F2867" w14:paraId="76512409" w14:textId="42097831">
      <w:pPr>
        <w:pStyle w:val="Anforderungstext"/>
      </w:pPr>
      <w:r>
        <w:t>PDF = representation during PDF printing</w:t>
      </w:r>
    </w:p>
    <w:p w:rsidRPr="00C20AEF" w:rsidR="00963B78" w:rsidP="00963B78" w:rsidRDefault="00963B78" w14:paraId="0054CFF0" w14:textId="0C5A9FE0">
      <w:pPr>
        <w:pStyle w:val="Anforderungstext"/>
      </w:pPr>
      <w:r>
        <w:t>"-" = will not be displayed</w:t>
      </w:r>
    </w:p>
    <w:p w:rsidRPr="00C20AEF" w:rsidR="0034307A" w:rsidP="0034307A" w:rsidRDefault="0034307A" w14:paraId="2028644C" w14:textId="77777777">
      <w:pPr>
        <w:pStyle w:val="Textkrper"/>
      </w:pPr>
    </w:p>
    <w:tbl>
      <w:tblPr>
        <w:tblW w:w="5031" w:type="pct"/>
        <w:tblBorders>
          <w:top w:val="single" w:color="E20074" w:sz="18" w:space="0"/>
          <w:insideH w:val="single" w:color="auto" w:sz="4" w:space="0"/>
        </w:tblBorders>
        <w:tblLook w:val="01E0" w:firstRow="1" w:lastRow="1" w:firstColumn="1" w:lastColumn="1" w:noHBand="0" w:noVBand="0"/>
      </w:tblPr>
      <w:tblGrid>
        <w:gridCol w:w="977"/>
        <w:gridCol w:w="10"/>
        <w:gridCol w:w="984"/>
        <w:gridCol w:w="16"/>
        <w:gridCol w:w="1938"/>
        <w:gridCol w:w="1104"/>
        <w:gridCol w:w="15"/>
        <w:gridCol w:w="1087"/>
        <w:gridCol w:w="28"/>
        <w:gridCol w:w="3194"/>
        <w:gridCol w:w="53"/>
      </w:tblGrid>
      <w:tr w:rsidRPr="00C20AEF" w:rsidR="008F4DBD" w:rsidTr="00C201B5" w14:paraId="0D46B6CF" w14:textId="77777777">
        <w:trPr>
          <w:gridAfter w:val="1"/>
          <w:wAfter w:w="29" w:type="pct"/>
          <w:tblHeader/>
        </w:trPr>
        <w:tc>
          <w:tcPr>
            <w:tcW w:w="519" w:type="pct"/>
            <w:tcBorders>
              <w:top w:val="single" w:color="E20074" w:sz="18" w:space="0"/>
              <w:bottom w:val="single" w:color="auto" w:sz="4" w:space="0"/>
            </w:tcBorders>
            <w:shd w:val="clear" w:color="auto" w:fill="E0E0E0"/>
          </w:tcPr>
          <w:p w:rsidRPr="00C20AEF" w:rsidR="00F50884" w:rsidP="006E0525" w:rsidRDefault="00F50884" w14:paraId="5E3D8546" w14:textId="65B85C70">
            <w:pPr>
              <w:pStyle w:val="TableHeading"/>
              <w:keepNext w:val="0"/>
              <w:rPr>
                <w:rStyle w:val="Fett"/>
                <w:b/>
                <w:bCs/>
                <w:sz w:val="16"/>
                <w:szCs w:val="16"/>
              </w:rPr>
            </w:pPr>
            <w:r>
              <w:rPr>
                <w:rStyle w:val="Fett"/>
                <w:b/>
                <w:sz w:val="16"/>
              </w:rPr>
              <w:t>VK GUI/PDF</w:t>
            </w:r>
            <w:bookmarkStart w:name="_Ref22200393" w:id="351"/>
            <w:r w:rsidRPr="00C20AEF" w:rsidR="006F11E5">
              <w:rPr>
                <w:rStyle w:val="Funotenzeichen"/>
                <w:sz w:val="16"/>
                <w:szCs w:val="16"/>
              </w:rPr>
              <w:footnoteReference w:id="37"/>
            </w:r>
            <w:bookmarkEnd w:id="351"/>
          </w:p>
        </w:tc>
        <w:tc>
          <w:tcPr>
            <w:tcW w:w="537" w:type="pct"/>
            <w:gridSpan w:val="3"/>
            <w:tcBorders>
              <w:top w:val="single" w:color="E20074" w:sz="18" w:space="0"/>
              <w:bottom w:val="single" w:color="auto" w:sz="4" w:space="0"/>
            </w:tcBorders>
            <w:shd w:val="clear" w:color="auto" w:fill="E0E0E0"/>
          </w:tcPr>
          <w:p w:rsidRPr="00C20AEF" w:rsidR="00F50884" w:rsidP="006E0525" w:rsidRDefault="00F50884" w14:paraId="29E514B7" w14:textId="56EC2CD7">
            <w:pPr>
              <w:pStyle w:val="TableHeading"/>
              <w:keepNext w:val="0"/>
              <w:rPr>
                <w:rStyle w:val="Fett"/>
                <w:b/>
                <w:bCs/>
                <w:sz w:val="16"/>
                <w:szCs w:val="16"/>
              </w:rPr>
            </w:pPr>
            <w:r>
              <w:rPr>
                <w:rStyle w:val="Fett"/>
                <w:b/>
                <w:sz w:val="16"/>
              </w:rPr>
              <w:t>K GUI/PDF</w:t>
            </w:r>
            <w:r w:rsidRPr="00C20AEF" w:rsidR="0019515A">
              <w:fldChar w:fldCharType="begin"/>
            </w:r>
            <w:r w:rsidRPr="00C20AEF" w:rsidR="0019515A">
              <w:rPr>
                <w:rStyle w:val="Fett"/>
                <w:b/>
                <w:sz w:val="16"/>
              </w:rPr>
              <w:instrText xml:space="preserve"> NOTEREF _Ref22200393 \f \h </w:instrText>
            </w:r>
            <w:r w:rsidRPr="00C20AEF" w:rsidR="003F6392">
              <w:instrText xml:space="preserve"> \* MERGEFORMAT </w:instrText>
            </w:r>
            <w:r w:rsidRPr="00C20AEF" w:rsidR="0019515A">
              <w:fldChar w:fldCharType="separate"/>
            </w:r>
            <w:r w:rsidRPr="000D3A2D" w:rsidR="000D3A2D">
              <w:rPr>
                <w:rStyle w:val="Funotenzeichen"/>
              </w:rPr>
              <w:t>37</w:t>
            </w:r>
            <w:r w:rsidRPr="00C20AEF" w:rsidR="0019515A">
              <w:fldChar w:fldCharType="end"/>
            </w:r>
          </w:p>
        </w:tc>
        <w:tc>
          <w:tcPr>
            <w:tcW w:w="1029" w:type="pct"/>
            <w:tcBorders>
              <w:top w:val="single" w:color="E20074" w:sz="18" w:space="0"/>
              <w:bottom w:val="single" w:color="auto" w:sz="4" w:space="0"/>
            </w:tcBorders>
            <w:shd w:val="clear" w:color="auto" w:fill="E0E0E0"/>
          </w:tcPr>
          <w:p w:rsidRPr="00C20AEF" w:rsidR="00F50884" w:rsidP="006E0525" w:rsidRDefault="00F50884" w14:paraId="489C774C" w14:textId="160783DA">
            <w:pPr>
              <w:pStyle w:val="TableHeading"/>
              <w:keepNext w:val="0"/>
              <w:rPr>
                <w:rStyle w:val="Fett"/>
                <w:b/>
                <w:bCs/>
                <w:sz w:val="16"/>
                <w:szCs w:val="16"/>
              </w:rPr>
            </w:pPr>
            <w:r>
              <w:rPr>
                <w:rStyle w:val="Fett"/>
                <w:b/>
                <w:sz w:val="16"/>
              </w:rPr>
              <w:t>Field</w:t>
            </w:r>
          </w:p>
        </w:tc>
        <w:tc>
          <w:tcPr>
            <w:tcW w:w="587" w:type="pct"/>
            <w:tcBorders>
              <w:top w:val="single" w:color="E20074" w:sz="18" w:space="0"/>
              <w:bottom w:val="single" w:color="auto" w:sz="4" w:space="0"/>
            </w:tcBorders>
            <w:shd w:val="clear" w:color="auto" w:fill="E0E0E0"/>
          </w:tcPr>
          <w:p w:rsidRPr="00C20AEF" w:rsidR="00F50884" w:rsidP="006E0525" w:rsidRDefault="00F50884" w14:paraId="35998796" w14:textId="77777777">
            <w:pPr>
              <w:pStyle w:val="TableHeading"/>
              <w:keepNext w:val="0"/>
              <w:rPr>
                <w:rStyle w:val="Fett"/>
                <w:b/>
                <w:bCs/>
                <w:sz w:val="16"/>
                <w:szCs w:val="16"/>
              </w:rPr>
            </w:pPr>
            <w:r>
              <w:rPr>
                <w:rStyle w:val="Fett"/>
                <w:b/>
                <w:sz w:val="16"/>
              </w:rPr>
              <w:t>Element</w:t>
            </w:r>
          </w:p>
        </w:tc>
        <w:tc>
          <w:tcPr>
            <w:tcW w:w="586" w:type="pct"/>
            <w:gridSpan w:val="2"/>
            <w:tcBorders>
              <w:top w:val="single" w:color="E20074" w:sz="18" w:space="0"/>
              <w:bottom w:val="single" w:color="auto" w:sz="4" w:space="0"/>
            </w:tcBorders>
            <w:shd w:val="clear" w:color="auto" w:fill="E0E0E0"/>
          </w:tcPr>
          <w:p w:rsidRPr="00C20AEF" w:rsidR="00F50884" w:rsidP="006E0525" w:rsidRDefault="00F50884" w14:paraId="5DF34B53" w14:textId="77777777">
            <w:pPr>
              <w:pStyle w:val="TableHeading"/>
              <w:keepNext w:val="0"/>
              <w:rPr>
                <w:rStyle w:val="Fett"/>
                <w:b/>
                <w:bCs/>
                <w:sz w:val="16"/>
                <w:szCs w:val="16"/>
              </w:rPr>
            </w:pPr>
            <w:r>
              <w:rPr>
                <w:rStyle w:val="Fett"/>
                <w:b/>
                <w:sz w:val="16"/>
              </w:rPr>
              <w:t>Format</w:t>
            </w:r>
          </w:p>
        </w:tc>
        <w:tc>
          <w:tcPr>
            <w:tcW w:w="1713" w:type="pct"/>
            <w:gridSpan w:val="2"/>
            <w:tcBorders>
              <w:top w:val="single" w:color="E20074" w:sz="18" w:space="0"/>
              <w:bottom w:val="single" w:color="auto" w:sz="4" w:space="0"/>
            </w:tcBorders>
            <w:shd w:val="clear" w:color="auto" w:fill="E0E0E0"/>
          </w:tcPr>
          <w:p w:rsidRPr="00C20AEF" w:rsidR="00F50884" w:rsidP="006E0525" w:rsidRDefault="00F50884" w14:paraId="599D9414" w14:textId="7BBB174D">
            <w:pPr>
              <w:pStyle w:val="TableHeading"/>
              <w:keepNext w:val="0"/>
              <w:rPr>
                <w:rStyle w:val="Fett"/>
                <w:b/>
                <w:bCs/>
                <w:sz w:val="16"/>
                <w:szCs w:val="16"/>
              </w:rPr>
            </w:pPr>
            <w:r>
              <w:rPr>
                <w:rStyle w:val="Fett"/>
                <w:b/>
                <w:sz w:val="16"/>
              </w:rPr>
              <w:t>Content</w:t>
            </w:r>
          </w:p>
        </w:tc>
      </w:tr>
      <w:tr w:rsidRPr="00C20AEF" w:rsidR="008F4DBD" w:rsidTr="00C201B5" w14:paraId="2778E010" w14:textId="77777777">
        <w:trPr>
          <w:gridAfter w:val="1"/>
          <w:wAfter w:w="29" w:type="pct"/>
        </w:trPr>
        <w:tc>
          <w:tcPr>
            <w:tcW w:w="519" w:type="pct"/>
            <w:tcBorders>
              <w:top w:val="single" w:color="auto" w:sz="4" w:space="0"/>
            </w:tcBorders>
          </w:tcPr>
          <w:p w:rsidRPr="00C20AEF" w:rsidR="00F50884" w:rsidP="006E0525" w:rsidRDefault="00206E01" w14:paraId="0F2DC2E7" w14:textId="17FBD912">
            <w:pPr>
              <w:pStyle w:val="TabelleFlietext3"/>
              <w:spacing w:before="60" w:after="60"/>
              <w:ind w:left="0"/>
              <w:rPr>
                <w:sz w:val="20"/>
                <w:szCs w:val="20"/>
              </w:rPr>
            </w:pPr>
            <w:r>
              <w:rPr>
                <w:sz w:val="20"/>
              </w:rPr>
              <w:t>*/*</w:t>
            </w:r>
          </w:p>
        </w:tc>
        <w:tc>
          <w:tcPr>
            <w:tcW w:w="537" w:type="pct"/>
            <w:gridSpan w:val="3"/>
            <w:tcBorders>
              <w:top w:val="single" w:color="auto" w:sz="4" w:space="0"/>
            </w:tcBorders>
          </w:tcPr>
          <w:p w:rsidRPr="00C20AEF" w:rsidR="00F50884" w:rsidP="006E0525" w:rsidRDefault="00502214" w14:paraId="61C2745A" w14:textId="40D410F3">
            <w:pPr>
              <w:pStyle w:val="TabelleFlietext3"/>
              <w:spacing w:before="60" w:after="60"/>
              <w:ind w:left="0"/>
              <w:rPr>
                <w:sz w:val="20"/>
                <w:szCs w:val="20"/>
              </w:rPr>
            </w:pPr>
            <w:r>
              <w:rPr>
                <w:sz w:val="20"/>
              </w:rPr>
              <w:t>*/*</w:t>
            </w:r>
          </w:p>
        </w:tc>
        <w:tc>
          <w:tcPr>
            <w:tcW w:w="1029" w:type="pct"/>
            <w:tcBorders>
              <w:top w:val="single" w:color="auto" w:sz="4" w:space="0"/>
            </w:tcBorders>
          </w:tcPr>
          <w:p w:rsidRPr="00C20AEF" w:rsidR="00F50884" w:rsidP="006E0525" w:rsidRDefault="00F50884" w14:paraId="6CDFDA1F" w14:textId="1C467EC0">
            <w:pPr>
              <w:pStyle w:val="TabelleFlietext3"/>
              <w:spacing w:before="60" w:after="60"/>
              <w:ind w:left="0"/>
              <w:rPr>
                <w:sz w:val="20"/>
                <w:szCs w:val="20"/>
              </w:rPr>
            </w:pPr>
            <w:r>
              <w:rPr>
                <w:sz w:val="20"/>
              </w:rPr>
              <w:t>Company number of the buyer</w:t>
            </w:r>
          </w:p>
        </w:tc>
        <w:tc>
          <w:tcPr>
            <w:tcW w:w="587" w:type="pct"/>
            <w:tcBorders>
              <w:top w:val="single" w:color="auto" w:sz="4" w:space="0"/>
            </w:tcBorders>
          </w:tcPr>
          <w:p w:rsidRPr="00C20AEF" w:rsidR="00F50884" w:rsidP="006E0525" w:rsidRDefault="00F50884" w14:paraId="62BFB692" w14:textId="77777777">
            <w:pPr>
              <w:pStyle w:val="TabelleFlietext3"/>
              <w:spacing w:before="60" w:after="60"/>
              <w:ind w:left="0"/>
              <w:rPr>
                <w:sz w:val="20"/>
                <w:szCs w:val="20"/>
              </w:rPr>
            </w:pPr>
            <w:r>
              <w:rPr>
                <w:sz w:val="20"/>
              </w:rPr>
              <w:t>Text field</w:t>
            </w:r>
          </w:p>
        </w:tc>
        <w:tc>
          <w:tcPr>
            <w:tcW w:w="586" w:type="pct"/>
            <w:gridSpan w:val="2"/>
            <w:tcBorders>
              <w:top w:val="single" w:color="auto" w:sz="4" w:space="0"/>
            </w:tcBorders>
          </w:tcPr>
          <w:p w:rsidRPr="00C20AEF" w:rsidR="00F50884" w:rsidP="006E0525" w:rsidRDefault="00F50884" w14:paraId="6FCBDAAC" w14:textId="77777777">
            <w:pPr>
              <w:pStyle w:val="TabelleFlietext3"/>
              <w:spacing w:before="60" w:after="60"/>
              <w:ind w:left="0"/>
              <w:rPr>
                <w:sz w:val="20"/>
                <w:szCs w:val="20"/>
              </w:rPr>
            </w:pPr>
            <w:r>
              <w:rPr>
                <w:sz w:val="20"/>
              </w:rPr>
              <w:t>6-digit, numeric</w:t>
            </w:r>
          </w:p>
        </w:tc>
        <w:tc>
          <w:tcPr>
            <w:tcW w:w="1713" w:type="pct"/>
            <w:gridSpan w:val="2"/>
            <w:tcBorders>
              <w:top w:val="single" w:color="auto" w:sz="4" w:space="0"/>
            </w:tcBorders>
          </w:tcPr>
          <w:p w:rsidRPr="00C20AEF" w:rsidR="00F50884" w:rsidP="006E0525" w:rsidRDefault="008F4DBD" w14:paraId="7A90FE4E" w14:textId="3ADC9EA0">
            <w:pPr>
              <w:pStyle w:val="TabelleFlietext3"/>
              <w:spacing w:before="60" w:after="60"/>
              <w:ind w:left="0"/>
              <w:rPr>
                <w:sz w:val="20"/>
                <w:szCs w:val="20"/>
              </w:rPr>
            </w:pPr>
            <w:r>
              <w:rPr>
                <w:sz w:val="20"/>
              </w:rPr>
              <w:t>Company number of the buyer</w:t>
            </w:r>
          </w:p>
        </w:tc>
      </w:tr>
      <w:tr w:rsidRPr="00C20AEF" w:rsidR="00206E01" w:rsidTr="00C201B5" w14:paraId="07FBFA34" w14:textId="77777777">
        <w:trPr>
          <w:gridAfter w:val="1"/>
          <w:wAfter w:w="29" w:type="pct"/>
        </w:trPr>
        <w:tc>
          <w:tcPr>
            <w:tcW w:w="519" w:type="pct"/>
          </w:tcPr>
          <w:p w:rsidRPr="00C20AEF" w:rsidR="00206E01" w:rsidP="00206E01" w:rsidRDefault="00206E01" w14:paraId="7553D283" w14:textId="291E204E">
            <w:pPr>
              <w:pStyle w:val="TabelleFlietext3"/>
              <w:spacing w:before="60" w:after="60"/>
              <w:ind w:left="0"/>
              <w:rPr>
                <w:sz w:val="20"/>
                <w:szCs w:val="20"/>
              </w:rPr>
            </w:pPr>
            <w:r>
              <w:rPr>
                <w:sz w:val="20"/>
              </w:rPr>
              <w:t>*/*</w:t>
            </w:r>
          </w:p>
        </w:tc>
        <w:tc>
          <w:tcPr>
            <w:tcW w:w="537" w:type="pct"/>
            <w:gridSpan w:val="3"/>
          </w:tcPr>
          <w:p w:rsidRPr="00C20AEF" w:rsidR="00206E01" w:rsidP="00206E01" w:rsidRDefault="00502214" w14:paraId="39CA8B50" w14:textId="32C9EFC9">
            <w:pPr>
              <w:pStyle w:val="TabelleFlietext3"/>
              <w:spacing w:before="60" w:after="60"/>
              <w:ind w:left="0"/>
              <w:rPr>
                <w:sz w:val="20"/>
                <w:szCs w:val="20"/>
              </w:rPr>
            </w:pPr>
            <w:r>
              <w:rPr>
                <w:sz w:val="20"/>
              </w:rPr>
              <w:t>*/*</w:t>
            </w:r>
          </w:p>
        </w:tc>
        <w:tc>
          <w:tcPr>
            <w:tcW w:w="1029" w:type="pct"/>
          </w:tcPr>
          <w:p w:rsidRPr="00C20AEF" w:rsidR="00206E01" w:rsidP="00206E01" w:rsidRDefault="00206E01" w14:paraId="633884AD" w14:textId="142DCD71">
            <w:pPr>
              <w:pStyle w:val="TabelleFlietext3"/>
              <w:spacing w:before="60" w:after="60"/>
              <w:ind w:left="0"/>
              <w:rPr>
                <w:sz w:val="20"/>
                <w:szCs w:val="20"/>
              </w:rPr>
            </w:pPr>
            <w:r>
              <w:rPr>
                <w:sz w:val="20"/>
              </w:rPr>
              <w:t>Country of the buyer</w:t>
            </w:r>
          </w:p>
        </w:tc>
        <w:tc>
          <w:tcPr>
            <w:tcW w:w="587" w:type="pct"/>
          </w:tcPr>
          <w:p w:rsidRPr="00C20AEF" w:rsidR="00206E01" w:rsidP="00206E01" w:rsidRDefault="00206E01" w14:paraId="0A46C9E7" w14:textId="77777777">
            <w:pPr>
              <w:pStyle w:val="TabelleFlietext3"/>
              <w:spacing w:before="60" w:after="60"/>
              <w:ind w:left="0"/>
              <w:rPr>
                <w:sz w:val="20"/>
                <w:szCs w:val="20"/>
              </w:rPr>
            </w:pPr>
            <w:r>
              <w:rPr>
                <w:sz w:val="20"/>
              </w:rPr>
              <w:t>Text field</w:t>
            </w:r>
          </w:p>
        </w:tc>
        <w:tc>
          <w:tcPr>
            <w:tcW w:w="586" w:type="pct"/>
            <w:gridSpan w:val="2"/>
          </w:tcPr>
          <w:p w:rsidRPr="00C20AEF" w:rsidR="00206E01" w:rsidP="00206E01" w:rsidRDefault="00206E01" w14:paraId="58BC495B" w14:textId="77777777">
            <w:pPr>
              <w:pStyle w:val="TabelleFlietext3"/>
              <w:spacing w:before="60" w:after="60"/>
              <w:ind w:left="0"/>
              <w:rPr>
                <w:sz w:val="20"/>
                <w:szCs w:val="20"/>
              </w:rPr>
            </w:pPr>
            <w:r>
              <w:rPr>
                <w:sz w:val="20"/>
              </w:rPr>
              <w:t>Text</w:t>
            </w:r>
          </w:p>
        </w:tc>
        <w:tc>
          <w:tcPr>
            <w:tcW w:w="1713" w:type="pct"/>
            <w:gridSpan w:val="2"/>
          </w:tcPr>
          <w:p w:rsidRPr="00C20AEF" w:rsidR="00206E01" w:rsidP="00206E01" w:rsidRDefault="00206E01" w14:paraId="4A5708DE" w14:textId="71A2AA5D">
            <w:pPr>
              <w:pStyle w:val="TabelleFlietext3"/>
              <w:spacing w:before="60" w:after="60"/>
              <w:ind w:left="0"/>
              <w:rPr>
                <w:sz w:val="20"/>
                <w:szCs w:val="20"/>
              </w:rPr>
            </w:pPr>
            <w:r>
              <w:rPr>
                <w:sz w:val="20"/>
              </w:rPr>
              <w:t>Country of the buyer</w:t>
            </w:r>
          </w:p>
        </w:tc>
      </w:tr>
      <w:tr w:rsidRPr="00C20AEF" w:rsidR="00206E01" w:rsidTr="00C201B5" w14:paraId="367C567C" w14:textId="77777777">
        <w:trPr>
          <w:gridAfter w:val="1"/>
          <w:wAfter w:w="29" w:type="pct"/>
        </w:trPr>
        <w:tc>
          <w:tcPr>
            <w:tcW w:w="519" w:type="pct"/>
          </w:tcPr>
          <w:p w:rsidRPr="00C20AEF" w:rsidR="00206E01" w:rsidP="00206E01" w:rsidRDefault="00206E01" w14:paraId="3B0F342D" w14:textId="38B5373C">
            <w:pPr>
              <w:pStyle w:val="TabelleFlietext3"/>
              <w:spacing w:before="60" w:after="60"/>
              <w:ind w:left="0"/>
              <w:rPr>
                <w:sz w:val="20"/>
                <w:szCs w:val="20"/>
              </w:rPr>
            </w:pPr>
            <w:r>
              <w:rPr>
                <w:sz w:val="20"/>
              </w:rPr>
              <w:t>*/*</w:t>
            </w:r>
          </w:p>
        </w:tc>
        <w:tc>
          <w:tcPr>
            <w:tcW w:w="537" w:type="pct"/>
            <w:gridSpan w:val="3"/>
          </w:tcPr>
          <w:p w:rsidRPr="00C20AEF" w:rsidR="00206E01" w:rsidP="00206E01" w:rsidRDefault="00206E01" w14:paraId="51517358" w14:textId="21ADA7B1">
            <w:pPr>
              <w:pStyle w:val="TabelleFlietext3"/>
              <w:spacing w:before="60" w:after="60"/>
              <w:ind w:left="0"/>
              <w:rPr>
                <w:sz w:val="20"/>
                <w:szCs w:val="20"/>
              </w:rPr>
            </w:pPr>
            <w:r>
              <w:rPr>
                <w:sz w:val="20"/>
              </w:rPr>
              <w:t>-/*</w:t>
            </w:r>
          </w:p>
        </w:tc>
        <w:tc>
          <w:tcPr>
            <w:tcW w:w="1029" w:type="pct"/>
          </w:tcPr>
          <w:p w:rsidRPr="00C20AEF" w:rsidR="00206E01" w:rsidP="00206E01" w:rsidRDefault="00206E01" w14:paraId="3CC2DE5F" w14:textId="17E6B6CC">
            <w:pPr>
              <w:pStyle w:val="TabelleFlietext3"/>
              <w:spacing w:before="60" w:after="60"/>
              <w:ind w:left="0"/>
              <w:rPr>
                <w:sz w:val="20"/>
                <w:szCs w:val="20"/>
              </w:rPr>
            </w:pPr>
            <w:r>
              <w:rPr>
                <w:sz w:val="20"/>
              </w:rPr>
              <w:t>Name of the buyer (billing and delivery address)</w:t>
            </w:r>
          </w:p>
        </w:tc>
        <w:tc>
          <w:tcPr>
            <w:tcW w:w="587" w:type="pct"/>
          </w:tcPr>
          <w:p w:rsidRPr="00C20AEF" w:rsidR="00206E01" w:rsidP="00206E01" w:rsidRDefault="00206E01" w14:paraId="1AD9AF77" w14:textId="77777777">
            <w:pPr>
              <w:pStyle w:val="TabelleFlietext3"/>
              <w:spacing w:before="60" w:after="60"/>
              <w:ind w:left="0"/>
              <w:rPr>
                <w:sz w:val="20"/>
                <w:szCs w:val="20"/>
              </w:rPr>
            </w:pPr>
            <w:r>
              <w:rPr>
                <w:sz w:val="20"/>
              </w:rPr>
              <w:t>Text field</w:t>
            </w:r>
          </w:p>
        </w:tc>
        <w:tc>
          <w:tcPr>
            <w:tcW w:w="586" w:type="pct"/>
            <w:gridSpan w:val="2"/>
          </w:tcPr>
          <w:p w:rsidRPr="00C20AEF" w:rsidR="00206E01" w:rsidP="00206E01" w:rsidRDefault="00206E01" w14:paraId="2C2D309D" w14:textId="43EC6CD3">
            <w:pPr>
              <w:pStyle w:val="TabelleFlietext3"/>
              <w:spacing w:before="60" w:after="60"/>
              <w:ind w:left="0"/>
              <w:rPr>
                <w:sz w:val="20"/>
                <w:szCs w:val="20"/>
              </w:rPr>
            </w:pPr>
            <w:r>
              <w:rPr>
                <w:sz w:val="20"/>
              </w:rPr>
              <w:t>Text</w:t>
            </w:r>
          </w:p>
        </w:tc>
        <w:tc>
          <w:tcPr>
            <w:tcW w:w="1713" w:type="pct"/>
            <w:gridSpan w:val="2"/>
          </w:tcPr>
          <w:p w:rsidRPr="00C20AEF" w:rsidR="00206E01" w:rsidP="00206E01" w:rsidRDefault="00206E01" w14:paraId="5CAEBC58" w14:textId="086EABEC">
            <w:pPr>
              <w:pStyle w:val="TabelleFlietext3"/>
              <w:spacing w:before="60" w:after="60"/>
              <w:ind w:left="0"/>
              <w:rPr>
                <w:sz w:val="20"/>
                <w:szCs w:val="20"/>
              </w:rPr>
            </w:pPr>
            <w:r>
              <w:rPr>
                <w:sz w:val="20"/>
              </w:rPr>
              <w:t>Company name of the buyer</w:t>
            </w:r>
          </w:p>
        </w:tc>
      </w:tr>
      <w:tr w:rsidRPr="00C20AEF" w:rsidR="004B560D" w:rsidTr="00C201B5" w14:paraId="7B7E5424" w14:textId="77777777">
        <w:trPr>
          <w:gridAfter w:val="1"/>
          <w:wAfter w:w="29" w:type="pct"/>
        </w:trPr>
        <w:tc>
          <w:tcPr>
            <w:tcW w:w="519" w:type="pct"/>
          </w:tcPr>
          <w:p w:rsidRPr="00C20AEF" w:rsidR="004B560D" w:rsidP="009E16ED" w:rsidRDefault="004B560D" w14:paraId="3C6BA41F" w14:textId="77777777">
            <w:pPr>
              <w:pStyle w:val="TabelleFlietext3"/>
              <w:spacing w:before="60" w:after="60"/>
              <w:ind w:left="0"/>
              <w:rPr>
                <w:sz w:val="20"/>
                <w:szCs w:val="20"/>
              </w:rPr>
            </w:pPr>
            <w:r>
              <w:rPr>
                <w:sz w:val="20"/>
              </w:rPr>
              <w:t>*/*</w:t>
            </w:r>
          </w:p>
        </w:tc>
        <w:tc>
          <w:tcPr>
            <w:tcW w:w="537" w:type="pct"/>
            <w:gridSpan w:val="3"/>
          </w:tcPr>
          <w:p w:rsidRPr="00C20AEF" w:rsidR="004B560D" w:rsidP="009E16ED" w:rsidRDefault="004B560D" w14:paraId="0883FCA0" w14:textId="77777777">
            <w:pPr>
              <w:pStyle w:val="TabelleFlietext3"/>
              <w:spacing w:before="60" w:after="60"/>
              <w:ind w:left="0"/>
              <w:rPr>
                <w:sz w:val="20"/>
                <w:szCs w:val="20"/>
              </w:rPr>
            </w:pPr>
            <w:r>
              <w:rPr>
                <w:sz w:val="20"/>
              </w:rPr>
              <w:t>-/*</w:t>
            </w:r>
          </w:p>
        </w:tc>
        <w:tc>
          <w:tcPr>
            <w:tcW w:w="1029" w:type="pct"/>
          </w:tcPr>
          <w:p w:rsidRPr="00C20AEF" w:rsidR="004B560D" w:rsidP="009E16ED" w:rsidRDefault="004B560D" w14:paraId="4A7F44EA" w14:textId="77777777">
            <w:pPr>
              <w:pStyle w:val="TabelleFlietext3"/>
              <w:spacing w:before="60" w:after="60"/>
              <w:ind w:left="0"/>
              <w:rPr>
                <w:sz w:val="20"/>
                <w:szCs w:val="20"/>
              </w:rPr>
            </w:pPr>
            <w:r>
              <w:rPr>
                <w:sz w:val="20"/>
              </w:rPr>
              <w:t>Delivery address of the buyer</w:t>
            </w:r>
          </w:p>
        </w:tc>
        <w:tc>
          <w:tcPr>
            <w:tcW w:w="587" w:type="pct"/>
          </w:tcPr>
          <w:p w:rsidRPr="00C20AEF" w:rsidR="004B560D" w:rsidP="009E16ED" w:rsidRDefault="004B560D" w14:paraId="0F83A718" w14:textId="77777777">
            <w:pPr>
              <w:pStyle w:val="TabelleFlietext3"/>
              <w:spacing w:before="60" w:after="60"/>
              <w:ind w:left="0"/>
              <w:rPr>
                <w:sz w:val="20"/>
                <w:szCs w:val="20"/>
              </w:rPr>
            </w:pPr>
            <w:r>
              <w:rPr>
                <w:sz w:val="20"/>
              </w:rPr>
              <w:t>several text fields</w:t>
            </w:r>
          </w:p>
        </w:tc>
        <w:tc>
          <w:tcPr>
            <w:tcW w:w="586" w:type="pct"/>
            <w:gridSpan w:val="2"/>
          </w:tcPr>
          <w:p w:rsidRPr="00C20AEF" w:rsidR="004B560D" w:rsidP="009E16ED" w:rsidRDefault="004B560D" w14:paraId="48ADEE47" w14:textId="77777777">
            <w:pPr>
              <w:pStyle w:val="TabelleFlietext3"/>
              <w:spacing w:before="60" w:after="60"/>
              <w:ind w:left="0"/>
              <w:rPr>
                <w:sz w:val="20"/>
                <w:szCs w:val="20"/>
              </w:rPr>
            </w:pPr>
            <w:r>
              <w:rPr>
                <w:sz w:val="20"/>
              </w:rPr>
              <w:t>Text</w:t>
            </w:r>
          </w:p>
        </w:tc>
        <w:tc>
          <w:tcPr>
            <w:tcW w:w="1713" w:type="pct"/>
            <w:gridSpan w:val="2"/>
          </w:tcPr>
          <w:p w:rsidRPr="00C20AEF" w:rsidR="004B560D" w:rsidP="009E16ED" w:rsidRDefault="004B560D" w14:paraId="539AFA3A" w14:textId="16A27657">
            <w:pPr>
              <w:pStyle w:val="TabelleFlietext3"/>
              <w:spacing w:before="60" w:after="60"/>
              <w:ind w:left="0"/>
              <w:rPr>
                <w:sz w:val="20"/>
                <w:szCs w:val="20"/>
              </w:rPr>
            </w:pPr>
            <w:r>
              <w:rPr>
                <w:sz w:val="20"/>
              </w:rPr>
              <w:t>Street, house no., postal code, city</w:t>
            </w:r>
          </w:p>
        </w:tc>
      </w:tr>
      <w:tr w:rsidRPr="00C20AEF" w:rsidR="004B560D" w:rsidTr="00C201B5" w14:paraId="4C473854" w14:textId="77777777">
        <w:trPr>
          <w:gridAfter w:val="1"/>
          <w:wAfter w:w="29" w:type="pct"/>
        </w:trPr>
        <w:tc>
          <w:tcPr>
            <w:tcW w:w="519" w:type="pct"/>
          </w:tcPr>
          <w:p w:rsidRPr="00C20AEF" w:rsidR="004B560D" w:rsidP="009E16ED" w:rsidRDefault="004B560D" w14:paraId="6B8E858C" w14:textId="77777777">
            <w:pPr>
              <w:pStyle w:val="TabelleFlietext3"/>
              <w:spacing w:before="60" w:after="60"/>
              <w:ind w:left="0"/>
              <w:rPr>
                <w:sz w:val="20"/>
                <w:szCs w:val="20"/>
              </w:rPr>
            </w:pPr>
            <w:r>
              <w:rPr>
                <w:sz w:val="20"/>
              </w:rPr>
              <w:t>*/*</w:t>
            </w:r>
          </w:p>
        </w:tc>
        <w:tc>
          <w:tcPr>
            <w:tcW w:w="537" w:type="pct"/>
            <w:gridSpan w:val="3"/>
          </w:tcPr>
          <w:p w:rsidRPr="00C20AEF" w:rsidR="004B560D" w:rsidP="009E16ED" w:rsidRDefault="004B560D" w14:paraId="55A6300A" w14:textId="77777777">
            <w:pPr>
              <w:pStyle w:val="TabelleFlietext3"/>
              <w:spacing w:before="60" w:after="60"/>
              <w:ind w:left="0"/>
              <w:rPr>
                <w:sz w:val="20"/>
                <w:szCs w:val="20"/>
              </w:rPr>
            </w:pPr>
            <w:r>
              <w:rPr>
                <w:sz w:val="20"/>
              </w:rPr>
              <w:t>-/*</w:t>
            </w:r>
          </w:p>
        </w:tc>
        <w:tc>
          <w:tcPr>
            <w:tcW w:w="1029" w:type="pct"/>
          </w:tcPr>
          <w:p w:rsidRPr="00C20AEF" w:rsidR="004B560D" w:rsidP="009E16ED" w:rsidRDefault="004B560D" w14:paraId="638DC3ED" w14:textId="77777777">
            <w:pPr>
              <w:pStyle w:val="TabelleFlietext3"/>
              <w:spacing w:before="60" w:after="60"/>
              <w:ind w:left="0"/>
              <w:rPr>
                <w:sz w:val="20"/>
                <w:szCs w:val="20"/>
              </w:rPr>
            </w:pPr>
            <w:r>
              <w:rPr>
                <w:sz w:val="20"/>
              </w:rPr>
              <w:t>Billing address of the buyer</w:t>
            </w:r>
          </w:p>
        </w:tc>
        <w:tc>
          <w:tcPr>
            <w:tcW w:w="587" w:type="pct"/>
          </w:tcPr>
          <w:p w:rsidRPr="00C20AEF" w:rsidR="004B560D" w:rsidP="009E16ED" w:rsidRDefault="004B560D" w14:paraId="50A24233" w14:textId="77777777">
            <w:pPr>
              <w:pStyle w:val="TabelleFlietext3"/>
              <w:spacing w:before="60" w:after="60"/>
              <w:ind w:left="0"/>
              <w:rPr>
                <w:sz w:val="20"/>
                <w:szCs w:val="20"/>
              </w:rPr>
            </w:pPr>
            <w:r>
              <w:rPr>
                <w:sz w:val="20"/>
              </w:rPr>
              <w:t>several text fields</w:t>
            </w:r>
          </w:p>
        </w:tc>
        <w:tc>
          <w:tcPr>
            <w:tcW w:w="586" w:type="pct"/>
            <w:gridSpan w:val="2"/>
          </w:tcPr>
          <w:p w:rsidRPr="00C20AEF" w:rsidR="004B560D" w:rsidP="009E16ED" w:rsidRDefault="004B560D" w14:paraId="7BD275F7" w14:textId="77777777">
            <w:pPr>
              <w:pStyle w:val="TabelleFlietext3"/>
              <w:spacing w:before="60" w:after="60"/>
              <w:ind w:left="0"/>
              <w:rPr>
                <w:sz w:val="20"/>
                <w:szCs w:val="20"/>
              </w:rPr>
            </w:pPr>
            <w:r>
              <w:rPr>
                <w:sz w:val="20"/>
              </w:rPr>
              <w:t>Text</w:t>
            </w:r>
          </w:p>
        </w:tc>
        <w:tc>
          <w:tcPr>
            <w:tcW w:w="1713" w:type="pct"/>
            <w:gridSpan w:val="2"/>
          </w:tcPr>
          <w:p w:rsidRPr="00C20AEF" w:rsidR="004B560D" w:rsidP="009E16ED" w:rsidRDefault="004B560D" w14:paraId="540483F5" w14:textId="18238195">
            <w:pPr>
              <w:pStyle w:val="TabelleFlietext3"/>
              <w:spacing w:before="60" w:after="60"/>
              <w:ind w:left="0"/>
              <w:rPr>
                <w:sz w:val="20"/>
                <w:szCs w:val="20"/>
              </w:rPr>
            </w:pPr>
            <w:r>
              <w:rPr>
                <w:sz w:val="20"/>
              </w:rPr>
              <w:t>Street, house no., postal code, city</w:t>
            </w:r>
          </w:p>
        </w:tc>
      </w:tr>
      <w:tr w:rsidRPr="00C20AEF" w:rsidR="004B560D" w:rsidTr="00C201B5" w14:paraId="52BBD7FE" w14:textId="77777777">
        <w:trPr>
          <w:gridAfter w:val="1"/>
          <w:wAfter w:w="29" w:type="pct"/>
        </w:trPr>
        <w:tc>
          <w:tcPr>
            <w:tcW w:w="519" w:type="pct"/>
          </w:tcPr>
          <w:p w:rsidRPr="00C20AEF" w:rsidR="004B560D" w:rsidP="009E16ED" w:rsidRDefault="004B560D" w14:paraId="01022DEE" w14:textId="77777777">
            <w:pPr>
              <w:pStyle w:val="TabelleFlietext3"/>
              <w:spacing w:before="60" w:after="60"/>
              <w:ind w:left="0"/>
              <w:rPr>
                <w:sz w:val="20"/>
                <w:szCs w:val="20"/>
              </w:rPr>
            </w:pPr>
            <w:r>
              <w:rPr>
                <w:sz w:val="20"/>
              </w:rPr>
              <w:t>*/*</w:t>
            </w:r>
          </w:p>
        </w:tc>
        <w:tc>
          <w:tcPr>
            <w:tcW w:w="537" w:type="pct"/>
            <w:gridSpan w:val="3"/>
          </w:tcPr>
          <w:p w:rsidRPr="00C20AEF" w:rsidR="004B560D" w:rsidP="009E16ED" w:rsidRDefault="004B560D" w14:paraId="4BA8A8B3" w14:textId="77777777">
            <w:pPr>
              <w:pStyle w:val="TabelleFlietext3"/>
              <w:spacing w:before="60" w:after="60"/>
              <w:ind w:left="0"/>
              <w:rPr>
                <w:sz w:val="20"/>
                <w:szCs w:val="20"/>
              </w:rPr>
            </w:pPr>
            <w:r>
              <w:rPr>
                <w:sz w:val="20"/>
              </w:rPr>
              <w:t>-/*</w:t>
            </w:r>
          </w:p>
        </w:tc>
        <w:tc>
          <w:tcPr>
            <w:tcW w:w="1029" w:type="pct"/>
          </w:tcPr>
          <w:p w:rsidRPr="00C20AEF" w:rsidR="004B560D" w:rsidP="009E16ED" w:rsidRDefault="004B560D" w14:paraId="205CBF6F" w14:textId="77777777">
            <w:pPr>
              <w:pStyle w:val="TabelleFlietext3"/>
              <w:spacing w:before="60" w:after="60"/>
              <w:ind w:left="0"/>
              <w:rPr>
                <w:sz w:val="20"/>
                <w:szCs w:val="20"/>
              </w:rPr>
            </w:pPr>
            <w:r>
              <w:rPr>
                <w:sz w:val="20"/>
              </w:rPr>
              <w:t>STOX Contact person of the buyer</w:t>
            </w:r>
          </w:p>
        </w:tc>
        <w:tc>
          <w:tcPr>
            <w:tcW w:w="587" w:type="pct"/>
          </w:tcPr>
          <w:p w:rsidRPr="00C20AEF" w:rsidR="004B560D" w:rsidP="009E16ED" w:rsidRDefault="004B560D" w14:paraId="2128D38D" w14:textId="77777777">
            <w:pPr>
              <w:pStyle w:val="TabelleFlietext3"/>
              <w:spacing w:before="60" w:after="60"/>
              <w:ind w:left="0"/>
              <w:rPr>
                <w:sz w:val="20"/>
                <w:szCs w:val="20"/>
              </w:rPr>
            </w:pPr>
            <w:r>
              <w:rPr>
                <w:sz w:val="20"/>
              </w:rPr>
              <w:t>several text fields</w:t>
            </w:r>
          </w:p>
        </w:tc>
        <w:tc>
          <w:tcPr>
            <w:tcW w:w="586" w:type="pct"/>
            <w:gridSpan w:val="2"/>
          </w:tcPr>
          <w:p w:rsidRPr="00C20AEF" w:rsidR="004B560D" w:rsidP="009E16ED" w:rsidRDefault="004B560D" w14:paraId="364893FA" w14:textId="77777777">
            <w:pPr>
              <w:pStyle w:val="TabelleFlietext3"/>
              <w:spacing w:before="60" w:after="60"/>
              <w:ind w:left="0"/>
              <w:rPr>
                <w:sz w:val="20"/>
                <w:szCs w:val="20"/>
              </w:rPr>
            </w:pPr>
            <w:r>
              <w:rPr>
                <w:sz w:val="20"/>
              </w:rPr>
              <w:t>Text</w:t>
            </w:r>
          </w:p>
        </w:tc>
        <w:tc>
          <w:tcPr>
            <w:tcW w:w="1713" w:type="pct"/>
            <w:gridSpan w:val="2"/>
          </w:tcPr>
          <w:p w:rsidRPr="00C20AEF" w:rsidR="004B560D" w:rsidP="009E16ED" w:rsidRDefault="004B560D" w14:paraId="1961A9CD" w14:textId="2D365339">
            <w:pPr>
              <w:pStyle w:val="TabelleFlietext3"/>
              <w:spacing w:before="60" w:after="60"/>
              <w:ind w:left="0"/>
              <w:rPr>
                <w:sz w:val="20"/>
                <w:szCs w:val="20"/>
              </w:rPr>
            </w:pPr>
            <w:r>
              <w:rPr>
                <w:sz w:val="20"/>
              </w:rPr>
              <w:t>Name, telephone, fax and email (from operating data)</w:t>
            </w:r>
          </w:p>
        </w:tc>
      </w:tr>
      <w:tr w:rsidRPr="00C20AEF" w:rsidR="004B560D" w:rsidTr="00C201B5" w14:paraId="72A45133" w14:textId="77777777">
        <w:trPr>
          <w:gridAfter w:val="1"/>
          <w:wAfter w:w="29" w:type="pct"/>
        </w:trPr>
        <w:tc>
          <w:tcPr>
            <w:tcW w:w="519" w:type="pct"/>
          </w:tcPr>
          <w:p w:rsidRPr="00C20AEF" w:rsidR="004B560D" w:rsidP="009E16ED" w:rsidRDefault="004B560D" w14:paraId="606F09A9" w14:textId="51769576">
            <w:pPr>
              <w:pStyle w:val="TabelleFlietext3"/>
              <w:spacing w:before="60" w:after="60"/>
              <w:ind w:left="0"/>
              <w:rPr>
                <w:sz w:val="20"/>
                <w:szCs w:val="20"/>
              </w:rPr>
            </w:pPr>
            <w:r>
              <w:rPr>
                <w:sz w:val="20"/>
              </w:rPr>
              <w:t>-/*</w:t>
            </w:r>
          </w:p>
        </w:tc>
        <w:tc>
          <w:tcPr>
            <w:tcW w:w="537" w:type="pct"/>
            <w:gridSpan w:val="3"/>
          </w:tcPr>
          <w:p w:rsidRPr="00C20AEF" w:rsidR="004B560D" w:rsidP="009E16ED" w:rsidRDefault="004B560D" w14:paraId="1ED29035" w14:textId="33C8B6A9">
            <w:pPr>
              <w:pStyle w:val="TabelleFlietext3"/>
              <w:spacing w:before="60" w:after="60"/>
              <w:ind w:left="0"/>
              <w:rPr>
                <w:sz w:val="20"/>
                <w:szCs w:val="20"/>
              </w:rPr>
            </w:pPr>
            <w:r>
              <w:rPr>
                <w:sz w:val="20"/>
              </w:rPr>
              <w:t>-/*</w:t>
            </w:r>
          </w:p>
        </w:tc>
        <w:tc>
          <w:tcPr>
            <w:tcW w:w="1029" w:type="pct"/>
          </w:tcPr>
          <w:p w:rsidRPr="00C20AEF" w:rsidR="004B560D" w:rsidP="009E16ED" w:rsidRDefault="004B560D" w14:paraId="0EF305BE" w14:textId="77777777">
            <w:pPr>
              <w:pStyle w:val="TabelleFlietext3"/>
              <w:spacing w:before="60" w:after="60"/>
              <w:ind w:left="0"/>
              <w:rPr>
                <w:sz w:val="20"/>
                <w:szCs w:val="20"/>
              </w:rPr>
            </w:pPr>
            <w:r>
              <w:rPr>
                <w:sz w:val="20"/>
              </w:rPr>
              <w:t>IBAN of the buyer</w:t>
            </w:r>
          </w:p>
        </w:tc>
        <w:tc>
          <w:tcPr>
            <w:tcW w:w="587" w:type="pct"/>
          </w:tcPr>
          <w:p w:rsidRPr="00C20AEF" w:rsidR="004B560D" w:rsidP="009E16ED" w:rsidRDefault="004B560D" w14:paraId="1C2FFE40" w14:textId="77777777">
            <w:pPr>
              <w:pStyle w:val="TabelleFlietext3"/>
              <w:spacing w:before="60" w:after="60"/>
              <w:ind w:left="0"/>
              <w:rPr>
                <w:sz w:val="20"/>
                <w:szCs w:val="20"/>
              </w:rPr>
            </w:pPr>
            <w:r>
              <w:rPr>
                <w:sz w:val="20"/>
              </w:rPr>
              <w:t>Text field</w:t>
            </w:r>
          </w:p>
        </w:tc>
        <w:tc>
          <w:tcPr>
            <w:tcW w:w="586" w:type="pct"/>
            <w:gridSpan w:val="2"/>
          </w:tcPr>
          <w:p w:rsidRPr="00C20AEF" w:rsidR="004B560D" w:rsidP="009E16ED" w:rsidRDefault="004B560D" w14:paraId="7839A7E0" w14:textId="77777777">
            <w:pPr>
              <w:pStyle w:val="TabelleFlietext3"/>
              <w:spacing w:before="60" w:after="60"/>
              <w:ind w:left="0"/>
              <w:rPr>
                <w:sz w:val="20"/>
                <w:szCs w:val="20"/>
              </w:rPr>
            </w:pPr>
            <w:r>
              <w:rPr>
                <w:sz w:val="20"/>
              </w:rPr>
              <w:t>Text</w:t>
            </w:r>
          </w:p>
        </w:tc>
        <w:tc>
          <w:tcPr>
            <w:tcW w:w="1713" w:type="pct"/>
            <w:gridSpan w:val="2"/>
          </w:tcPr>
          <w:p w:rsidRPr="00C20AEF" w:rsidR="004B560D" w:rsidP="009E16ED" w:rsidRDefault="004B560D" w14:paraId="56EA3948" w14:textId="58AE2E62">
            <w:pPr>
              <w:pStyle w:val="TabelleFlietext3"/>
              <w:spacing w:before="60" w:after="60"/>
              <w:ind w:left="0"/>
              <w:rPr>
                <w:sz w:val="20"/>
                <w:szCs w:val="20"/>
              </w:rPr>
            </w:pPr>
            <w:r>
              <w:rPr>
                <w:sz w:val="20"/>
              </w:rPr>
              <w:t>IBAN of the buyer</w:t>
            </w:r>
          </w:p>
        </w:tc>
      </w:tr>
      <w:tr w:rsidRPr="00C20AEF" w:rsidR="004B560D" w:rsidTr="00C201B5" w14:paraId="5016DB06" w14:textId="77777777">
        <w:trPr>
          <w:gridAfter w:val="1"/>
          <w:wAfter w:w="29" w:type="pct"/>
        </w:trPr>
        <w:tc>
          <w:tcPr>
            <w:tcW w:w="519" w:type="pct"/>
          </w:tcPr>
          <w:p w:rsidRPr="00C20AEF" w:rsidR="004B560D" w:rsidP="009E16ED" w:rsidRDefault="004B560D" w14:paraId="24CC0DC3" w14:textId="2B65CC99">
            <w:pPr>
              <w:pStyle w:val="TabelleFlietext3"/>
              <w:spacing w:before="60" w:after="60"/>
              <w:ind w:left="0"/>
              <w:rPr>
                <w:sz w:val="20"/>
                <w:szCs w:val="20"/>
              </w:rPr>
            </w:pPr>
            <w:r>
              <w:rPr>
                <w:sz w:val="20"/>
              </w:rPr>
              <w:t>-/*</w:t>
            </w:r>
          </w:p>
        </w:tc>
        <w:tc>
          <w:tcPr>
            <w:tcW w:w="537" w:type="pct"/>
            <w:gridSpan w:val="3"/>
          </w:tcPr>
          <w:p w:rsidRPr="00C20AEF" w:rsidR="004B560D" w:rsidP="009E16ED" w:rsidRDefault="004B560D" w14:paraId="4338AB9C" w14:textId="36144A7C">
            <w:pPr>
              <w:pStyle w:val="TabelleFlietext3"/>
              <w:spacing w:before="60" w:after="60"/>
              <w:ind w:left="0"/>
              <w:rPr>
                <w:sz w:val="20"/>
                <w:szCs w:val="20"/>
              </w:rPr>
            </w:pPr>
            <w:r>
              <w:rPr>
                <w:sz w:val="20"/>
              </w:rPr>
              <w:t>-/*</w:t>
            </w:r>
          </w:p>
        </w:tc>
        <w:tc>
          <w:tcPr>
            <w:tcW w:w="1029" w:type="pct"/>
          </w:tcPr>
          <w:p w:rsidRPr="00C20AEF" w:rsidR="004B560D" w:rsidP="009E16ED" w:rsidRDefault="004B560D" w14:paraId="701C5B3B" w14:textId="77777777">
            <w:pPr>
              <w:pStyle w:val="TabelleFlietext3"/>
              <w:spacing w:before="60" w:after="60"/>
              <w:ind w:left="0"/>
              <w:rPr>
                <w:sz w:val="20"/>
                <w:szCs w:val="20"/>
              </w:rPr>
            </w:pPr>
            <w:r>
              <w:rPr>
                <w:sz w:val="20"/>
              </w:rPr>
              <w:t>SWIFT of the buyer</w:t>
            </w:r>
          </w:p>
        </w:tc>
        <w:tc>
          <w:tcPr>
            <w:tcW w:w="587" w:type="pct"/>
          </w:tcPr>
          <w:p w:rsidRPr="00C20AEF" w:rsidR="004B560D" w:rsidP="009E16ED" w:rsidRDefault="004B560D" w14:paraId="0AE4E54A" w14:textId="77777777">
            <w:pPr>
              <w:pStyle w:val="TabelleFlietext3"/>
              <w:spacing w:before="60" w:after="60"/>
              <w:ind w:left="0"/>
              <w:rPr>
                <w:sz w:val="20"/>
                <w:szCs w:val="20"/>
              </w:rPr>
            </w:pPr>
            <w:r>
              <w:rPr>
                <w:sz w:val="20"/>
              </w:rPr>
              <w:t>Text field</w:t>
            </w:r>
          </w:p>
        </w:tc>
        <w:tc>
          <w:tcPr>
            <w:tcW w:w="586" w:type="pct"/>
            <w:gridSpan w:val="2"/>
          </w:tcPr>
          <w:p w:rsidRPr="00C20AEF" w:rsidR="004B560D" w:rsidP="009E16ED" w:rsidRDefault="004B560D" w14:paraId="0A3D0F4B" w14:textId="77777777">
            <w:pPr>
              <w:pStyle w:val="TabelleFlietext3"/>
              <w:spacing w:before="60" w:after="60"/>
              <w:ind w:left="0"/>
              <w:rPr>
                <w:sz w:val="20"/>
                <w:szCs w:val="20"/>
              </w:rPr>
            </w:pPr>
            <w:r>
              <w:rPr>
                <w:sz w:val="20"/>
              </w:rPr>
              <w:t>Text</w:t>
            </w:r>
          </w:p>
        </w:tc>
        <w:tc>
          <w:tcPr>
            <w:tcW w:w="1713" w:type="pct"/>
            <w:gridSpan w:val="2"/>
          </w:tcPr>
          <w:p w:rsidRPr="00C20AEF" w:rsidR="004B560D" w:rsidP="009E16ED" w:rsidRDefault="004B560D" w14:paraId="638067B1" w14:textId="59E5B6F6">
            <w:pPr>
              <w:pStyle w:val="TabelleFlietext3"/>
              <w:spacing w:before="60" w:after="60"/>
              <w:ind w:left="0"/>
              <w:rPr>
                <w:sz w:val="20"/>
                <w:szCs w:val="20"/>
              </w:rPr>
            </w:pPr>
            <w:r>
              <w:rPr>
                <w:sz w:val="20"/>
              </w:rPr>
              <w:t>SWIFT of the buyer</w:t>
            </w:r>
          </w:p>
        </w:tc>
      </w:tr>
      <w:tr w:rsidRPr="00C20AEF" w:rsidR="004B560D" w:rsidTr="00C201B5" w14:paraId="737A3E0F" w14:textId="77777777">
        <w:trPr>
          <w:gridAfter w:val="1"/>
          <w:wAfter w:w="29" w:type="pct"/>
        </w:trPr>
        <w:tc>
          <w:tcPr>
            <w:tcW w:w="519" w:type="pct"/>
          </w:tcPr>
          <w:p w:rsidRPr="00C20AEF" w:rsidR="004B560D" w:rsidP="009E16ED" w:rsidRDefault="004B560D" w14:paraId="17DD5A56" w14:textId="342CC38C">
            <w:pPr>
              <w:pStyle w:val="TabelleFlietext3"/>
              <w:spacing w:before="60" w:after="60"/>
              <w:ind w:left="0"/>
              <w:rPr>
                <w:sz w:val="20"/>
                <w:szCs w:val="20"/>
              </w:rPr>
            </w:pPr>
            <w:r>
              <w:rPr>
                <w:sz w:val="20"/>
              </w:rPr>
              <w:t>-/*</w:t>
            </w:r>
          </w:p>
        </w:tc>
        <w:tc>
          <w:tcPr>
            <w:tcW w:w="537" w:type="pct"/>
            <w:gridSpan w:val="3"/>
          </w:tcPr>
          <w:p w:rsidRPr="00C20AEF" w:rsidR="004B560D" w:rsidP="009E16ED" w:rsidRDefault="004B560D" w14:paraId="21DF50F6" w14:textId="437A4FC3">
            <w:pPr>
              <w:pStyle w:val="TabelleFlietext3"/>
              <w:spacing w:before="60" w:after="60"/>
              <w:ind w:left="0"/>
              <w:rPr>
                <w:sz w:val="20"/>
                <w:szCs w:val="20"/>
              </w:rPr>
            </w:pPr>
            <w:r>
              <w:rPr>
                <w:sz w:val="20"/>
              </w:rPr>
              <w:t>-/*</w:t>
            </w:r>
          </w:p>
        </w:tc>
        <w:tc>
          <w:tcPr>
            <w:tcW w:w="1029" w:type="pct"/>
          </w:tcPr>
          <w:p w:rsidRPr="00C20AEF" w:rsidR="004B560D" w:rsidP="009E16ED" w:rsidRDefault="004B560D" w14:paraId="0F31BE4B" w14:textId="77777777">
            <w:pPr>
              <w:pStyle w:val="TabelleFlietext3"/>
              <w:spacing w:before="60" w:after="60"/>
              <w:ind w:left="0"/>
              <w:rPr>
                <w:sz w:val="20"/>
                <w:szCs w:val="20"/>
              </w:rPr>
            </w:pPr>
            <w:r>
              <w:rPr>
                <w:sz w:val="20"/>
              </w:rPr>
              <w:t>VAT ID of the buyer</w:t>
            </w:r>
          </w:p>
        </w:tc>
        <w:tc>
          <w:tcPr>
            <w:tcW w:w="587" w:type="pct"/>
          </w:tcPr>
          <w:p w:rsidRPr="00C20AEF" w:rsidR="004B560D" w:rsidP="009E16ED" w:rsidRDefault="004B560D" w14:paraId="025DFD52" w14:textId="77777777">
            <w:pPr>
              <w:pStyle w:val="TabelleFlietext3"/>
              <w:spacing w:before="60" w:after="60"/>
              <w:ind w:left="0"/>
              <w:rPr>
                <w:sz w:val="20"/>
                <w:szCs w:val="20"/>
              </w:rPr>
            </w:pPr>
            <w:r>
              <w:rPr>
                <w:sz w:val="20"/>
              </w:rPr>
              <w:t>Text field</w:t>
            </w:r>
          </w:p>
        </w:tc>
        <w:tc>
          <w:tcPr>
            <w:tcW w:w="586" w:type="pct"/>
            <w:gridSpan w:val="2"/>
          </w:tcPr>
          <w:p w:rsidRPr="00C20AEF" w:rsidR="004B560D" w:rsidP="009E16ED" w:rsidRDefault="004B560D" w14:paraId="6ACBDD7F" w14:textId="77777777">
            <w:pPr>
              <w:pStyle w:val="TabelleFlietext3"/>
              <w:spacing w:before="60" w:after="60"/>
              <w:ind w:left="0"/>
              <w:rPr>
                <w:sz w:val="20"/>
                <w:szCs w:val="20"/>
              </w:rPr>
            </w:pPr>
            <w:r>
              <w:rPr>
                <w:sz w:val="20"/>
              </w:rPr>
              <w:t>Text</w:t>
            </w:r>
          </w:p>
        </w:tc>
        <w:tc>
          <w:tcPr>
            <w:tcW w:w="1713" w:type="pct"/>
            <w:gridSpan w:val="2"/>
          </w:tcPr>
          <w:p w:rsidRPr="00C20AEF" w:rsidR="004B560D" w:rsidP="009E16ED" w:rsidRDefault="004B560D" w14:paraId="29FD3F83" w14:textId="5CA8F43A">
            <w:pPr>
              <w:pStyle w:val="TabelleFlietext3"/>
              <w:spacing w:before="60" w:after="60"/>
              <w:ind w:left="0"/>
              <w:rPr>
                <w:sz w:val="20"/>
                <w:szCs w:val="20"/>
              </w:rPr>
            </w:pPr>
            <w:r>
              <w:rPr>
                <w:sz w:val="20"/>
              </w:rPr>
              <w:t>VAT ID of the buyer</w:t>
            </w:r>
          </w:p>
        </w:tc>
      </w:tr>
      <w:tr w:rsidRPr="00C20AEF" w:rsidR="00206E01" w:rsidTr="00C201B5" w14:paraId="1AE4E626" w14:textId="77777777">
        <w:trPr>
          <w:gridAfter w:val="1"/>
          <w:wAfter w:w="29" w:type="pct"/>
        </w:trPr>
        <w:tc>
          <w:tcPr>
            <w:tcW w:w="519" w:type="pct"/>
            <w:tcBorders>
              <w:top w:val="single" w:color="auto" w:sz="4" w:space="0"/>
            </w:tcBorders>
          </w:tcPr>
          <w:p w:rsidRPr="00C20AEF" w:rsidR="00206E01" w:rsidP="00206E01" w:rsidRDefault="00206E01" w14:paraId="7B10B026" w14:textId="648189E0">
            <w:pPr>
              <w:pStyle w:val="TabelleFlietext3"/>
              <w:spacing w:before="60" w:after="60"/>
              <w:ind w:left="0"/>
              <w:rPr>
                <w:sz w:val="20"/>
                <w:szCs w:val="20"/>
              </w:rPr>
            </w:pPr>
            <w:r>
              <w:rPr>
                <w:sz w:val="20"/>
              </w:rPr>
              <w:t>X/X</w:t>
            </w:r>
          </w:p>
        </w:tc>
        <w:tc>
          <w:tcPr>
            <w:tcW w:w="537" w:type="pct"/>
            <w:gridSpan w:val="3"/>
            <w:tcBorders>
              <w:top w:val="single" w:color="auto" w:sz="4" w:space="0"/>
            </w:tcBorders>
          </w:tcPr>
          <w:p w:rsidRPr="00C20AEF" w:rsidR="00206E01" w:rsidP="00206E01" w:rsidRDefault="00206E01" w14:paraId="3FF2D85A" w14:textId="4B607973">
            <w:pPr>
              <w:pStyle w:val="TabelleFlietext3"/>
              <w:spacing w:before="60" w:after="60"/>
              <w:ind w:left="0"/>
              <w:rPr>
                <w:sz w:val="20"/>
                <w:szCs w:val="20"/>
              </w:rPr>
            </w:pPr>
            <w:r>
              <w:rPr>
                <w:sz w:val="20"/>
              </w:rPr>
              <w:t>*/*</w:t>
            </w:r>
          </w:p>
        </w:tc>
        <w:tc>
          <w:tcPr>
            <w:tcW w:w="1029" w:type="pct"/>
            <w:tcBorders>
              <w:top w:val="single" w:color="auto" w:sz="4" w:space="0"/>
            </w:tcBorders>
          </w:tcPr>
          <w:p w:rsidRPr="00C20AEF" w:rsidR="00206E01" w:rsidP="00206E01" w:rsidRDefault="00206E01" w14:paraId="68BA504A" w14:textId="7B5E7EBD">
            <w:pPr>
              <w:pStyle w:val="TabelleFlietext3"/>
              <w:spacing w:before="60" w:after="60"/>
              <w:ind w:left="0"/>
              <w:rPr>
                <w:sz w:val="20"/>
                <w:szCs w:val="20"/>
              </w:rPr>
            </w:pPr>
            <w:r>
              <w:rPr>
                <w:sz w:val="20"/>
              </w:rPr>
              <w:t>Company number of the seller</w:t>
            </w:r>
          </w:p>
        </w:tc>
        <w:tc>
          <w:tcPr>
            <w:tcW w:w="587" w:type="pct"/>
            <w:tcBorders>
              <w:top w:val="single" w:color="auto" w:sz="4" w:space="0"/>
            </w:tcBorders>
          </w:tcPr>
          <w:p w:rsidRPr="00C20AEF" w:rsidR="00206E01" w:rsidP="00206E01" w:rsidRDefault="00206E01" w14:paraId="4EA717F3" w14:textId="77777777">
            <w:pPr>
              <w:pStyle w:val="TabelleFlietext3"/>
              <w:spacing w:before="60" w:after="60"/>
              <w:ind w:left="0"/>
              <w:rPr>
                <w:sz w:val="20"/>
                <w:szCs w:val="20"/>
              </w:rPr>
            </w:pPr>
            <w:r>
              <w:rPr>
                <w:sz w:val="20"/>
              </w:rPr>
              <w:t>Text field</w:t>
            </w:r>
          </w:p>
        </w:tc>
        <w:tc>
          <w:tcPr>
            <w:tcW w:w="586" w:type="pct"/>
            <w:gridSpan w:val="2"/>
            <w:tcBorders>
              <w:top w:val="single" w:color="auto" w:sz="4" w:space="0"/>
            </w:tcBorders>
          </w:tcPr>
          <w:p w:rsidRPr="00C20AEF" w:rsidR="00206E01" w:rsidP="00206E01" w:rsidRDefault="00206E01" w14:paraId="7B4EA2C9" w14:textId="77777777">
            <w:pPr>
              <w:pStyle w:val="TabelleFlietext3"/>
              <w:spacing w:before="60" w:after="60"/>
              <w:ind w:left="0"/>
              <w:rPr>
                <w:sz w:val="20"/>
                <w:szCs w:val="20"/>
              </w:rPr>
            </w:pPr>
            <w:r>
              <w:rPr>
                <w:sz w:val="20"/>
              </w:rPr>
              <w:t>6-digit, numeric</w:t>
            </w:r>
          </w:p>
        </w:tc>
        <w:tc>
          <w:tcPr>
            <w:tcW w:w="1713" w:type="pct"/>
            <w:gridSpan w:val="2"/>
            <w:tcBorders>
              <w:top w:val="single" w:color="auto" w:sz="4" w:space="0"/>
            </w:tcBorders>
          </w:tcPr>
          <w:p w:rsidRPr="00C20AEF" w:rsidR="00206E01" w:rsidP="00206E01" w:rsidRDefault="00206E01" w14:paraId="12C7ED3D" w14:textId="4DB89DE6">
            <w:pPr>
              <w:pStyle w:val="TabelleFlietext3"/>
              <w:spacing w:before="60" w:after="60"/>
              <w:ind w:left="0"/>
              <w:rPr>
                <w:sz w:val="20"/>
                <w:szCs w:val="20"/>
              </w:rPr>
            </w:pPr>
            <w:r>
              <w:rPr>
                <w:sz w:val="20"/>
              </w:rPr>
              <w:t>Company number of the seller</w:t>
            </w:r>
          </w:p>
        </w:tc>
      </w:tr>
      <w:tr w:rsidRPr="00C20AEF" w:rsidR="00206E01" w:rsidTr="00C201B5" w14:paraId="3DE3D901" w14:textId="77777777">
        <w:trPr>
          <w:gridAfter w:val="1"/>
          <w:wAfter w:w="29" w:type="pct"/>
        </w:trPr>
        <w:tc>
          <w:tcPr>
            <w:tcW w:w="519" w:type="pct"/>
          </w:tcPr>
          <w:p w:rsidRPr="00C20AEF" w:rsidR="00206E01" w:rsidP="00206E01" w:rsidRDefault="00206E01" w14:paraId="766B39C8" w14:textId="25D22FEF">
            <w:pPr>
              <w:pStyle w:val="TabelleFlietext3"/>
              <w:spacing w:before="60" w:after="60"/>
              <w:ind w:left="0"/>
              <w:rPr>
                <w:sz w:val="20"/>
                <w:szCs w:val="20"/>
              </w:rPr>
            </w:pPr>
            <w:r>
              <w:rPr>
                <w:sz w:val="20"/>
              </w:rPr>
              <w:t>X/X</w:t>
            </w:r>
          </w:p>
        </w:tc>
        <w:tc>
          <w:tcPr>
            <w:tcW w:w="537" w:type="pct"/>
            <w:gridSpan w:val="3"/>
          </w:tcPr>
          <w:p w:rsidRPr="00C20AEF" w:rsidR="00206E01" w:rsidP="00206E01" w:rsidRDefault="00206E01" w14:paraId="005894F3" w14:textId="4D46BB00">
            <w:pPr>
              <w:pStyle w:val="TabelleFlietext3"/>
              <w:spacing w:before="60" w:after="60"/>
              <w:ind w:left="0"/>
              <w:rPr>
                <w:sz w:val="20"/>
                <w:szCs w:val="20"/>
              </w:rPr>
            </w:pPr>
            <w:r>
              <w:rPr>
                <w:sz w:val="20"/>
              </w:rPr>
              <w:t>*/*</w:t>
            </w:r>
          </w:p>
        </w:tc>
        <w:tc>
          <w:tcPr>
            <w:tcW w:w="1029" w:type="pct"/>
          </w:tcPr>
          <w:p w:rsidRPr="00C20AEF" w:rsidR="00206E01" w:rsidP="00206E01" w:rsidRDefault="00206E01" w14:paraId="5A5E00FE" w14:textId="15597981">
            <w:pPr>
              <w:pStyle w:val="TabelleFlietext3"/>
              <w:spacing w:before="60" w:after="60"/>
              <w:ind w:left="0"/>
              <w:rPr>
                <w:sz w:val="20"/>
                <w:szCs w:val="20"/>
              </w:rPr>
            </w:pPr>
            <w:r>
              <w:rPr>
                <w:sz w:val="20"/>
              </w:rPr>
              <w:t>Seller country</w:t>
            </w:r>
          </w:p>
        </w:tc>
        <w:tc>
          <w:tcPr>
            <w:tcW w:w="587" w:type="pct"/>
          </w:tcPr>
          <w:p w:rsidRPr="00C20AEF" w:rsidR="00206E01" w:rsidP="00206E01" w:rsidRDefault="00206E01" w14:paraId="6358EB29" w14:textId="77777777">
            <w:pPr>
              <w:pStyle w:val="TabelleFlietext3"/>
              <w:spacing w:before="60" w:after="60"/>
              <w:ind w:left="0"/>
              <w:rPr>
                <w:sz w:val="20"/>
                <w:szCs w:val="20"/>
              </w:rPr>
            </w:pPr>
            <w:r>
              <w:rPr>
                <w:sz w:val="20"/>
              </w:rPr>
              <w:t>Text field</w:t>
            </w:r>
          </w:p>
        </w:tc>
        <w:tc>
          <w:tcPr>
            <w:tcW w:w="586" w:type="pct"/>
            <w:gridSpan w:val="2"/>
          </w:tcPr>
          <w:p w:rsidRPr="00C20AEF" w:rsidR="00206E01" w:rsidP="00206E01" w:rsidRDefault="00206E01" w14:paraId="65426A65" w14:textId="77777777">
            <w:pPr>
              <w:pStyle w:val="TabelleFlietext3"/>
              <w:spacing w:before="60" w:after="60"/>
              <w:ind w:left="0"/>
              <w:rPr>
                <w:sz w:val="20"/>
                <w:szCs w:val="20"/>
              </w:rPr>
            </w:pPr>
            <w:r>
              <w:rPr>
                <w:sz w:val="20"/>
              </w:rPr>
              <w:t>Text</w:t>
            </w:r>
          </w:p>
        </w:tc>
        <w:tc>
          <w:tcPr>
            <w:tcW w:w="1713" w:type="pct"/>
            <w:gridSpan w:val="2"/>
          </w:tcPr>
          <w:p w:rsidRPr="00C20AEF" w:rsidR="00206E01" w:rsidP="00206E01" w:rsidRDefault="00206E01" w14:paraId="3FF8911D" w14:textId="7533A8F5">
            <w:pPr>
              <w:pStyle w:val="TabelleFlietext3"/>
              <w:spacing w:before="60" w:after="60"/>
              <w:ind w:left="0"/>
              <w:rPr>
                <w:sz w:val="20"/>
                <w:szCs w:val="20"/>
              </w:rPr>
            </w:pPr>
            <w:r>
              <w:rPr>
                <w:sz w:val="20"/>
              </w:rPr>
              <w:t>Seller country</w:t>
            </w:r>
          </w:p>
        </w:tc>
      </w:tr>
      <w:tr w:rsidRPr="00C20AEF" w:rsidR="00206E01" w:rsidTr="00C201B5" w14:paraId="2AA809D5" w14:textId="77777777">
        <w:trPr>
          <w:gridAfter w:val="1"/>
          <w:wAfter w:w="29" w:type="pct"/>
        </w:trPr>
        <w:tc>
          <w:tcPr>
            <w:tcW w:w="519" w:type="pct"/>
          </w:tcPr>
          <w:p w:rsidRPr="00C20AEF" w:rsidR="00206E01" w:rsidP="00206E01" w:rsidRDefault="00206E01" w14:paraId="04A24577" w14:textId="5F09F68F">
            <w:pPr>
              <w:pStyle w:val="TabelleFlietext3"/>
              <w:spacing w:before="60" w:after="60"/>
              <w:ind w:left="0"/>
              <w:rPr>
                <w:sz w:val="20"/>
                <w:szCs w:val="20"/>
              </w:rPr>
            </w:pPr>
            <w:r>
              <w:rPr>
                <w:sz w:val="20"/>
              </w:rPr>
              <w:t>-/X</w:t>
            </w:r>
          </w:p>
        </w:tc>
        <w:tc>
          <w:tcPr>
            <w:tcW w:w="537" w:type="pct"/>
            <w:gridSpan w:val="3"/>
          </w:tcPr>
          <w:p w:rsidRPr="00C20AEF" w:rsidR="00206E01" w:rsidP="00206E01" w:rsidRDefault="00206E01" w14:paraId="5DEE7179" w14:textId="51DDC48C">
            <w:pPr>
              <w:pStyle w:val="TabelleFlietext3"/>
              <w:spacing w:before="60" w:after="60"/>
              <w:ind w:left="0"/>
              <w:rPr>
                <w:sz w:val="20"/>
                <w:szCs w:val="20"/>
              </w:rPr>
            </w:pPr>
            <w:r>
              <w:rPr>
                <w:sz w:val="20"/>
              </w:rPr>
              <w:t>*/*</w:t>
            </w:r>
          </w:p>
        </w:tc>
        <w:tc>
          <w:tcPr>
            <w:tcW w:w="1029" w:type="pct"/>
          </w:tcPr>
          <w:p w:rsidRPr="00C20AEF" w:rsidR="00206E01" w:rsidP="00206E01" w:rsidRDefault="00206E01" w14:paraId="6908E28A" w14:textId="007F9B00">
            <w:pPr>
              <w:pStyle w:val="TabelleFlietext3"/>
              <w:spacing w:before="60" w:after="60"/>
              <w:ind w:left="0"/>
              <w:rPr>
                <w:sz w:val="20"/>
                <w:szCs w:val="20"/>
              </w:rPr>
            </w:pPr>
            <w:r>
              <w:rPr>
                <w:sz w:val="20"/>
              </w:rPr>
              <w:t>Name of the seller (billing and delivery address)</w:t>
            </w:r>
          </w:p>
        </w:tc>
        <w:tc>
          <w:tcPr>
            <w:tcW w:w="587" w:type="pct"/>
          </w:tcPr>
          <w:p w:rsidRPr="00C20AEF" w:rsidR="00206E01" w:rsidP="00206E01" w:rsidRDefault="00206E01" w14:paraId="14E7A68C" w14:textId="77777777">
            <w:pPr>
              <w:pStyle w:val="TabelleFlietext3"/>
              <w:spacing w:before="60" w:after="60"/>
              <w:ind w:left="0"/>
              <w:rPr>
                <w:sz w:val="20"/>
                <w:szCs w:val="20"/>
              </w:rPr>
            </w:pPr>
            <w:r>
              <w:rPr>
                <w:sz w:val="20"/>
              </w:rPr>
              <w:t>Text field</w:t>
            </w:r>
          </w:p>
        </w:tc>
        <w:tc>
          <w:tcPr>
            <w:tcW w:w="586" w:type="pct"/>
            <w:gridSpan w:val="2"/>
          </w:tcPr>
          <w:p w:rsidRPr="00C20AEF" w:rsidR="00206E01" w:rsidP="00206E01" w:rsidRDefault="00206E01" w14:paraId="15ECF73E" w14:textId="1971E4EB">
            <w:pPr>
              <w:pStyle w:val="TabelleFlietext3"/>
              <w:spacing w:before="60" w:after="60"/>
              <w:ind w:left="0"/>
              <w:rPr>
                <w:sz w:val="20"/>
                <w:szCs w:val="20"/>
              </w:rPr>
            </w:pPr>
            <w:r>
              <w:rPr>
                <w:sz w:val="20"/>
              </w:rPr>
              <w:t>Text</w:t>
            </w:r>
          </w:p>
        </w:tc>
        <w:tc>
          <w:tcPr>
            <w:tcW w:w="1713" w:type="pct"/>
            <w:gridSpan w:val="2"/>
          </w:tcPr>
          <w:p w:rsidRPr="00C20AEF" w:rsidR="00206E01" w:rsidP="00206E01" w:rsidRDefault="00206E01" w14:paraId="3ED5C9B5" w14:textId="3C070ABC">
            <w:pPr>
              <w:pStyle w:val="TabelleFlietext3"/>
              <w:spacing w:before="60" w:after="60"/>
              <w:ind w:left="0"/>
              <w:rPr>
                <w:sz w:val="20"/>
                <w:szCs w:val="20"/>
              </w:rPr>
            </w:pPr>
            <w:r>
              <w:rPr>
                <w:sz w:val="20"/>
              </w:rPr>
              <w:t>Company name of the seller</w:t>
            </w:r>
          </w:p>
        </w:tc>
      </w:tr>
      <w:tr w:rsidRPr="00C20AEF" w:rsidR="00206E01" w:rsidTr="00C201B5" w14:paraId="49157BB0" w14:textId="77777777">
        <w:trPr>
          <w:gridAfter w:val="1"/>
          <w:wAfter w:w="29" w:type="pct"/>
        </w:trPr>
        <w:tc>
          <w:tcPr>
            <w:tcW w:w="519" w:type="pct"/>
          </w:tcPr>
          <w:p w:rsidRPr="00C20AEF" w:rsidR="00206E01" w:rsidP="00206E01" w:rsidRDefault="00C06553" w14:paraId="6686C06B" w14:textId="1E45BB1E">
            <w:pPr>
              <w:pStyle w:val="TabelleFlietext3"/>
              <w:spacing w:before="60" w:after="60"/>
              <w:ind w:left="0"/>
              <w:rPr>
                <w:sz w:val="20"/>
                <w:szCs w:val="20"/>
              </w:rPr>
            </w:pPr>
            <w:r>
              <w:rPr>
                <w:sz w:val="20"/>
              </w:rPr>
              <w:t>-/X</w:t>
            </w:r>
          </w:p>
        </w:tc>
        <w:tc>
          <w:tcPr>
            <w:tcW w:w="537" w:type="pct"/>
            <w:gridSpan w:val="3"/>
          </w:tcPr>
          <w:p w:rsidRPr="00C20AEF" w:rsidR="00206E01" w:rsidP="00206E01" w:rsidRDefault="00C06553" w14:paraId="2AEFE224" w14:textId="365E8D03">
            <w:pPr>
              <w:pStyle w:val="TabelleFlietext3"/>
              <w:spacing w:before="60" w:after="60"/>
              <w:ind w:left="0"/>
              <w:rPr>
                <w:sz w:val="20"/>
                <w:szCs w:val="20"/>
              </w:rPr>
            </w:pPr>
            <w:r>
              <w:rPr>
                <w:sz w:val="20"/>
              </w:rPr>
              <w:t>-/*</w:t>
            </w:r>
          </w:p>
        </w:tc>
        <w:tc>
          <w:tcPr>
            <w:tcW w:w="1029" w:type="pct"/>
          </w:tcPr>
          <w:p w:rsidRPr="00C20AEF" w:rsidR="00206E01" w:rsidP="00206E01" w:rsidRDefault="00206E01" w14:paraId="0B8E0B7F" w14:textId="1A1518F9">
            <w:pPr>
              <w:pStyle w:val="TabelleFlietext3"/>
              <w:spacing w:before="60" w:after="60"/>
              <w:ind w:left="0"/>
              <w:rPr>
                <w:sz w:val="20"/>
                <w:szCs w:val="20"/>
              </w:rPr>
            </w:pPr>
            <w:r>
              <w:rPr>
                <w:sz w:val="20"/>
              </w:rPr>
              <w:t>Delivery address of the seller</w:t>
            </w:r>
          </w:p>
        </w:tc>
        <w:tc>
          <w:tcPr>
            <w:tcW w:w="587" w:type="pct"/>
          </w:tcPr>
          <w:p w:rsidRPr="00C20AEF" w:rsidR="00206E01" w:rsidP="00206E01" w:rsidRDefault="00206E01" w14:paraId="635BB5D1" w14:textId="77777777">
            <w:pPr>
              <w:pStyle w:val="TabelleFlietext3"/>
              <w:spacing w:before="60" w:after="60"/>
              <w:ind w:left="0"/>
              <w:rPr>
                <w:sz w:val="20"/>
                <w:szCs w:val="20"/>
              </w:rPr>
            </w:pPr>
            <w:r>
              <w:rPr>
                <w:sz w:val="20"/>
              </w:rPr>
              <w:t>several text fields</w:t>
            </w:r>
          </w:p>
        </w:tc>
        <w:tc>
          <w:tcPr>
            <w:tcW w:w="586" w:type="pct"/>
            <w:gridSpan w:val="2"/>
          </w:tcPr>
          <w:p w:rsidRPr="00C20AEF" w:rsidR="00206E01" w:rsidP="00206E01" w:rsidRDefault="00206E01" w14:paraId="505AF2FC" w14:textId="3AD768AD">
            <w:pPr>
              <w:pStyle w:val="TabelleFlietext3"/>
              <w:spacing w:before="60" w:after="60"/>
              <w:ind w:left="0"/>
              <w:rPr>
                <w:sz w:val="20"/>
                <w:szCs w:val="20"/>
              </w:rPr>
            </w:pPr>
            <w:r>
              <w:rPr>
                <w:sz w:val="20"/>
              </w:rPr>
              <w:t>Text</w:t>
            </w:r>
          </w:p>
        </w:tc>
        <w:tc>
          <w:tcPr>
            <w:tcW w:w="1713" w:type="pct"/>
            <w:gridSpan w:val="2"/>
          </w:tcPr>
          <w:p w:rsidRPr="00C20AEF" w:rsidR="00206E01" w:rsidP="00206E01" w:rsidRDefault="00206E01" w14:paraId="4C288224" w14:textId="05BE7638">
            <w:pPr>
              <w:pStyle w:val="TabelleFlietext3"/>
              <w:spacing w:before="60" w:after="60"/>
              <w:ind w:left="0"/>
              <w:rPr>
                <w:sz w:val="20"/>
                <w:szCs w:val="20"/>
              </w:rPr>
            </w:pPr>
            <w:r>
              <w:rPr>
                <w:sz w:val="20"/>
              </w:rPr>
              <w:t>Street, house no., postal code, city</w:t>
            </w:r>
          </w:p>
        </w:tc>
      </w:tr>
      <w:tr w:rsidRPr="00C20AEF" w:rsidR="00206E01" w:rsidTr="00C201B5" w14:paraId="1C8B261B" w14:textId="77777777">
        <w:trPr>
          <w:gridAfter w:val="1"/>
          <w:wAfter w:w="29" w:type="pct"/>
        </w:trPr>
        <w:tc>
          <w:tcPr>
            <w:tcW w:w="519" w:type="pct"/>
          </w:tcPr>
          <w:p w:rsidRPr="00C20AEF" w:rsidR="00206E01" w:rsidP="00206E01" w:rsidRDefault="004B560D" w14:paraId="7D14AB60" w14:textId="47518B96">
            <w:pPr>
              <w:pStyle w:val="TabelleFlietext3"/>
              <w:spacing w:before="60" w:after="60"/>
              <w:ind w:left="0"/>
              <w:rPr>
                <w:sz w:val="20"/>
                <w:szCs w:val="20"/>
              </w:rPr>
            </w:pPr>
            <w:r>
              <w:rPr>
                <w:sz w:val="20"/>
              </w:rPr>
              <w:t>-/X</w:t>
            </w:r>
          </w:p>
        </w:tc>
        <w:tc>
          <w:tcPr>
            <w:tcW w:w="537" w:type="pct"/>
            <w:gridSpan w:val="3"/>
          </w:tcPr>
          <w:p w:rsidRPr="00C20AEF" w:rsidR="00206E01" w:rsidP="00206E01" w:rsidRDefault="00C06553" w14:paraId="10C1A8E1" w14:textId="16ABEF47">
            <w:pPr>
              <w:pStyle w:val="TabelleFlietext3"/>
              <w:spacing w:before="60" w:after="60"/>
              <w:ind w:left="0"/>
              <w:rPr>
                <w:sz w:val="20"/>
                <w:szCs w:val="20"/>
              </w:rPr>
            </w:pPr>
            <w:r>
              <w:rPr>
                <w:sz w:val="20"/>
              </w:rPr>
              <w:t>-/*</w:t>
            </w:r>
          </w:p>
        </w:tc>
        <w:tc>
          <w:tcPr>
            <w:tcW w:w="1029" w:type="pct"/>
          </w:tcPr>
          <w:p w:rsidRPr="00C20AEF" w:rsidR="00206E01" w:rsidP="00206E01" w:rsidRDefault="00206E01" w14:paraId="5836FC42" w14:textId="1427D877">
            <w:pPr>
              <w:pStyle w:val="TabelleFlietext3"/>
              <w:spacing w:before="60" w:after="60"/>
              <w:ind w:left="0"/>
              <w:rPr>
                <w:sz w:val="20"/>
                <w:szCs w:val="20"/>
              </w:rPr>
            </w:pPr>
            <w:r>
              <w:rPr>
                <w:sz w:val="20"/>
              </w:rPr>
              <w:t>Billing address of the seller</w:t>
            </w:r>
          </w:p>
        </w:tc>
        <w:tc>
          <w:tcPr>
            <w:tcW w:w="587" w:type="pct"/>
          </w:tcPr>
          <w:p w:rsidRPr="00C20AEF" w:rsidR="00206E01" w:rsidP="00206E01" w:rsidRDefault="00206E01" w14:paraId="50784A57" w14:textId="77777777">
            <w:pPr>
              <w:pStyle w:val="TabelleFlietext3"/>
              <w:spacing w:before="60" w:after="60"/>
              <w:ind w:left="0"/>
              <w:rPr>
                <w:sz w:val="20"/>
                <w:szCs w:val="20"/>
              </w:rPr>
            </w:pPr>
            <w:r>
              <w:rPr>
                <w:sz w:val="20"/>
              </w:rPr>
              <w:t>several text fields</w:t>
            </w:r>
          </w:p>
        </w:tc>
        <w:tc>
          <w:tcPr>
            <w:tcW w:w="586" w:type="pct"/>
            <w:gridSpan w:val="2"/>
          </w:tcPr>
          <w:p w:rsidRPr="00C20AEF" w:rsidR="00206E01" w:rsidP="00206E01" w:rsidRDefault="00206E01" w14:paraId="31C8C7B2" w14:textId="0E4FF32E">
            <w:pPr>
              <w:pStyle w:val="TabelleFlietext3"/>
              <w:spacing w:before="60" w:after="60"/>
              <w:ind w:left="0"/>
              <w:rPr>
                <w:sz w:val="20"/>
                <w:szCs w:val="20"/>
              </w:rPr>
            </w:pPr>
            <w:r>
              <w:rPr>
                <w:sz w:val="20"/>
              </w:rPr>
              <w:t>Text</w:t>
            </w:r>
          </w:p>
        </w:tc>
        <w:tc>
          <w:tcPr>
            <w:tcW w:w="1713" w:type="pct"/>
            <w:gridSpan w:val="2"/>
          </w:tcPr>
          <w:p w:rsidRPr="00C20AEF" w:rsidR="00206E01" w:rsidP="00206E01" w:rsidRDefault="00206E01" w14:paraId="7EA1B434" w14:textId="0D55A8A3">
            <w:pPr>
              <w:pStyle w:val="TabelleFlietext3"/>
              <w:spacing w:before="60" w:after="60"/>
              <w:ind w:left="0"/>
              <w:rPr>
                <w:sz w:val="20"/>
                <w:szCs w:val="20"/>
              </w:rPr>
            </w:pPr>
            <w:r>
              <w:rPr>
                <w:sz w:val="20"/>
              </w:rPr>
              <w:t>Street, house no., postal code, city</w:t>
            </w:r>
          </w:p>
        </w:tc>
      </w:tr>
      <w:tr w:rsidRPr="00C20AEF" w:rsidR="00206E01" w:rsidTr="00C201B5" w14:paraId="31D088C4" w14:textId="77777777">
        <w:trPr>
          <w:gridAfter w:val="1"/>
          <w:wAfter w:w="29" w:type="pct"/>
        </w:trPr>
        <w:tc>
          <w:tcPr>
            <w:tcW w:w="519" w:type="pct"/>
          </w:tcPr>
          <w:p w:rsidRPr="00C20AEF" w:rsidR="00206E01" w:rsidP="00206E01" w:rsidRDefault="004B560D" w14:paraId="11A9A588" w14:textId="3D8E96BD">
            <w:pPr>
              <w:pStyle w:val="TabelleFlietext3"/>
              <w:spacing w:before="60" w:after="60"/>
              <w:ind w:left="0"/>
              <w:rPr>
                <w:sz w:val="20"/>
                <w:szCs w:val="20"/>
              </w:rPr>
            </w:pPr>
            <w:r>
              <w:rPr>
                <w:sz w:val="20"/>
              </w:rPr>
              <w:t>-/X</w:t>
            </w:r>
          </w:p>
        </w:tc>
        <w:tc>
          <w:tcPr>
            <w:tcW w:w="537" w:type="pct"/>
            <w:gridSpan w:val="3"/>
          </w:tcPr>
          <w:p w:rsidRPr="00C20AEF" w:rsidR="00206E01" w:rsidP="00206E01" w:rsidRDefault="004B560D" w14:paraId="585611BD" w14:textId="1CCD7F74">
            <w:pPr>
              <w:pStyle w:val="TabelleFlietext3"/>
              <w:spacing w:before="60" w:after="60"/>
              <w:ind w:left="0"/>
              <w:rPr>
                <w:sz w:val="20"/>
                <w:szCs w:val="20"/>
              </w:rPr>
            </w:pPr>
            <w:r>
              <w:rPr>
                <w:sz w:val="20"/>
              </w:rPr>
              <w:t>*/*</w:t>
            </w:r>
          </w:p>
        </w:tc>
        <w:tc>
          <w:tcPr>
            <w:tcW w:w="1029" w:type="pct"/>
          </w:tcPr>
          <w:p w:rsidRPr="00C20AEF" w:rsidR="00206E01" w:rsidP="00206E01" w:rsidRDefault="00206E01" w14:paraId="21418CFD" w14:textId="2C38E376">
            <w:pPr>
              <w:pStyle w:val="TabelleFlietext3"/>
              <w:spacing w:before="60" w:after="60"/>
              <w:ind w:left="0"/>
              <w:rPr>
                <w:sz w:val="20"/>
                <w:szCs w:val="20"/>
              </w:rPr>
            </w:pPr>
            <w:r>
              <w:rPr>
                <w:sz w:val="20"/>
              </w:rPr>
              <w:t>STOX Contact person of the seller</w:t>
            </w:r>
          </w:p>
        </w:tc>
        <w:tc>
          <w:tcPr>
            <w:tcW w:w="587" w:type="pct"/>
          </w:tcPr>
          <w:p w:rsidRPr="00C20AEF" w:rsidR="00206E01" w:rsidP="00206E01" w:rsidRDefault="00206E01" w14:paraId="6ACA7BB5" w14:textId="0560CAB5">
            <w:pPr>
              <w:pStyle w:val="TabelleFlietext3"/>
              <w:spacing w:before="60" w:after="60"/>
              <w:ind w:left="0"/>
              <w:rPr>
                <w:sz w:val="20"/>
                <w:szCs w:val="20"/>
              </w:rPr>
            </w:pPr>
            <w:r>
              <w:rPr>
                <w:sz w:val="20"/>
              </w:rPr>
              <w:t>several text fields</w:t>
            </w:r>
          </w:p>
        </w:tc>
        <w:tc>
          <w:tcPr>
            <w:tcW w:w="586" w:type="pct"/>
            <w:gridSpan w:val="2"/>
          </w:tcPr>
          <w:p w:rsidRPr="00C20AEF" w:rsidR="00206E01" w:rsidP="00206E01" w:rsidRDefault="00206E01" w14:paraId="74F8B8A0" w14:textId="6A060513">
            <w:pPr>
              <w:pStyle w:val="TabelleFlietext3"/>
              <w:spacing w:before="60" w:after="60"/>
              <w:ind w:left="0"/>
              <w:rPr>
                <w:sz w:val="20"/>
                <w:szCs w:val="20"/>
              </w:rPr>
            </w:pPr>
            <w:r>
              <w:rPr>
                <w:sz w:val="20"/>
              </w:rPr>
              <w:t>Text</w:t>
            </w:r>
          </w:p>
        </w:tc>
        <w:tc>
          <w:tcPr>
            <w:tcW w:w="1713" w:type="pct"/>
            <w:gridSpan w:val="2"/>
          </w:tcPr>
          <w:p w:rsidRPr="00C20AEF" w:rsidR="00206E01" w:rsidP="00206E01" w:rsidRDefault="00206E01" w14:paraId="04CFC54B" w14:textId="78FFEDE0">
            <w:pPr>
              <w:pStyle w:val="TabelleFlietext3"/>
              <w:spacing w:before="60" w:after="60"/>
              <w:ind w:left="0"/>
              <w:rPr>
                <w:sz w:val="20"/>
                <w:szCs w:val="20"/>
              </w:rPr>
            </w:pPr>
            <w:r>
              <w:rPr>
                <w:sz w:val="20"/>
              </w:rPr>
              <w:t>Name, telephone, fax and email (from operating data)</w:t>
            </w:r>
          </w:p>
        </w:tc>
      </w:tr>
      <w:tr w:rsidRPr="00C20AEF" w:rsidR="00206E01" w:rsidTr="00C201B5" w14:paraId="3227AEB9" w14:textId="77777777">
        <w:trPr>
          <w:gridAfter w:val="1"/>
          <w:wAfter w:w="29" w:type="pct"/>
        </w:trPr>
        <w:tc>
          <w:tcPr>
            <w:tcW w:w="519" w:type="pct"/>
          </w:tcPr>
          <w:p w:rsidRPr="00C20AEF" w:rsidR="00206E01" w:rsidP="00206E01" w:rsidRDefault="004B560D" w14:paraId="1B10A3DD" w14:textId="2239B272">
            <w:pPr>
              <w:pStyle w:val="TabelleFlietext3"/>
              <w:spacing w:before="60" w:after="60"/>
              <w:ind w:left="0"/>
              <w:rPr>
                <w:sz w:val="20"/>
                <w:szCs w:val="20"/>
              </w:rPr>
            </w:pPr>
            <w:r>
              <w:rPr>
                <w:sz w:val="20"/>
              </w:rPr>
              <w:t>-/X</w:t>
            </w:r>
          </w:p>
        </w:tc>
        <w:tc>
          <w:tcPr>
            <w:tcW w:w="537" w:type="pct"/>
            <w:gridSpan w:val="3"/>
          </w:tcPr>
          <w:p w:rsidRPr="00C20AEF" w:rsidR="00206E01" w:rsidP="00206E01" w:rsidRDefault="004B560D" w14:paraId="686B1C8A" w14:textId="129F3BB1">
            <w:pPr>
              <w:pStyle w:val="TabelleFlietext3"/>
              <w:spacing w:before="60" w:after="60"/>
              <w:ind w:left="0"/>
              <w:rPr>
                <w:sz w:val="20"/>
                <w:szCs w:val="20"/>
              </w:rPr>
            </w:pPr>
            <w:r>
              <w:rPr>
                <w:sz w:val="20"/>
              </w:rPr>
              <w:t>*/*</w:t>
            </w:r>
          </w:p>
        </w:tc>
        <w:tc>
          <w:tcPr>
            <w:tcW w:w="1029" w:type="pct"/>
          </w:tcPr>
          <w:p w:rsidRPr="00C20AEF" w:rsidR="00206E01" w:rsidP="00206E01" w:rsidRDefault="00206E01" w14:paraId="7032D05E" w14:textId="4B1C0190">
            <w:pPr>
              <w:pStyle w:val="TabelleFlietext3"/>
              <w:spacing w:before="60" w:after="60"/>
              <w:ind w:left="0"/>
              <w:rPr>
                <w:sz w:val="20"/>
                <w:szCs w:val="20"/>
              </w:rPr>
            </w:pPr>
            <w:r>
              <w:rPr>
                <w:sz w:val="20"/>
              </w:rPr>
              <w:t>IBAN of the seller</w:t>
            </w:r>
          </w:p>
        </w:tc>
        <w:tc>
          <w:tcPr>
            <w:tcW w:w="587" w:type="pct"/>
          </w:tcPr>
          <w:p w:rsidRPr="00C20AEF" w:rsidR="00206E01" w:rsidP="00206E01" w:rsidRDefault="00206E01" w14:paraId="6870981D" w14:textId="77777777">
            <w:pPr>
              <w:pStyle w:val="TabelleFlietext3"/>
              <w:spacing w:before="60" w:after="60"/>
              <w:ind w:left="0"/>
              <w:rPr>
                <w:sz w:val="20"/>
                <w:szCs w:val="20"/>
              </w:rPr>
            </w:pPr>
            <w:r>
              <w:rPr>
                <w:sz w:val="20"/>
              </w:rPr>
              <w:t>Text field</w:t>
            </w:r>
          </w:p>
        </w:tc>
        <w:tc>
          <w:tcPr>
            <w:tcW w:w="586" w:type="pct"/>
            <w:gridSpan w:val="2"/>
          </w:tcPr>
          <w:p w:rsidRPr="00C20AEF" w:rsidR="00206E01" w:rsidP="00206E01" w:rsidRDefault="00206E01" w14:paraId="42887504" w14:textId="77777777">
            <w:pPr>
              <w:pStyle w:val="TabelleFlietext3"/>
              <w:spacing w:before="60" w:after="60"/>
              <w:ind w:left="0"/>
              <w:rPr>
                <w:sz w:val="20"/>
                <w:szCs w:val="20"/>
              </w:rPr>
            </w:pPr>
            <w:r>
              <w:rPr>
                <w:sz w:val="20"/>
              </w:rPr>
              <w:t>Text</w:t>
            </w:r>
          </w:p>
        </w:tc>
        <w:tc>
          <w:tcPr>
            <w:tcW w:w="1713" w:type="pct"/>
            <w:gridSpan w:val="2"/>
          </w:tcPr>
          <w:p w:rsidRPr="00C20AEF" w:rsidR="00206E01" w:rsidP="00206E01" w:rsidRDefault="00206E01" w14:paraId="07FDE430" w14:textId="0351ED0E">
            <w:pPr>
              <w:pStyle w:val="TabelleFlietext3"/>
              <w:spacing w:before="60" w:after="60"/>
              <w:ind w:left="0"/>
              <w:rPr>
                <w:sz w:val="20"/>
                <w:szCs w:val="20"/>
              </w:rPr>
            </w:pPr>
            <w:r>
              <w:rPr>
                <w:sz w:val="20"/>
              </w:rPr>
              <w:t>IBAN of the seller</w:t>
            </w:r>
          </w:p>
        </w:tc>
      </w:tr>
      <w:tr w:rsidRPr="00C20AEF" w:rsidR="00206E01" w:rsidTr="00C201B5" w14:paraId="36351AF3" w14:textId="77777777">
        <w:trPr>
          <w:gridAfter w:val="1"/>
          <w:wAfter w:w="29" w:type="pct"/>
        </w:trPr>
        <w:tc>
          <w:tcPr>
            <w:tcW w:w="519" w:type="pct"/>
          </w:tcPr>
          <w:p w:rsidRPr="00C20AEF" w:rsidR="00206E01" w:rsidP="00206E01" w:rsidRDefault="004B560D" w14:paraId="3766CC45" w14:textId="1A7F7477">
            <w:pPr>
              <w:pStyle w:val="TabelleFlietext3"/>
              <w:spacing w:before="60" w:after="60"/>
              <w:ind w:left="0"/>
              <w:rPr>
                <w:sz w:val="20"/>
                <w:szCs w:val="20"/>
              </w:rPr>
            </w:pPr>
            <w:r>
              <w:rPr>
                <w:sz w:val="20"/>
              </w:rPr>
              <w:t>-/X</w:t>
            </w:r>
          </w:p>
        </w:tc>
        <w:tc>
          <w:tcPr>
            <w:tcW w:w="537" w:type="pct"/>
            <w:gridSpan w:val="3"/>
          </w:tcPr>
          <w:p w:rsidRPr="00C20AEF" w:rsidR="00206E01" w:rsidP="00206E01" w:rsidRDefault="004B560D" w14:paraId="7DB73D77" w14:textId="01C1B1C6">
            <w:pPr>
              <w:pStyle w:val="TabelleFlietext3"/>
              <w:spacing w:before="60" w:after="60"/>
              <w:ind w:left="0"/>
              <w:rPr>
                <w:sz w:val="20"/>
                <w:szCs w:val="20"/>
              </w:rPr>
            </w:pPr>
            <w:r>
              <w:rPr>
                <w:sz w:val="20"/>
              </w:rPr>
              <w:t>*/*</w:t>
            </w:r>
          </w:p>
        </w:tc>
        <w:tc>
          <w:tcPr>
            <w:tcW w:w="1029" w:type="pct"/>
          </w:tcPr>
          <w:p w:rsidRPr="00C20AEF" w:rsidR="00206E01" w:rsidP="00206E01" w:rsidRDefault="00206E01" w14:paraId="79BE0C97" w14:textId="2D688661">
            <w:pPr>
              <w:pStyle w:val="TabelleFlietext3"/>
              <w:spacing w:before="60" w:after="60"/>
              <w:ind w:left="0"/>
              <w:rPr>
                <w:sz w:val="20"/>
                <w:szCs w:val="20"/>
              </w:rPr>
            </w:pPr>
            <w:r>
              <w:rPr>
                <w:sz w:val="20"/>
              </w:rPr>
              <w:t>SWIFT of the seller</w:t>
            </w:r>
          </w:p>
        </w:tc>
        <w:tc>
          <w:tcPr>
            <w:tcW w:w="587" w:type="pct"/>
          </w:tcPr>
          <w:p w:rsidRPr="00C20AEF" w:rsidR="00206E01" w:rsidP="00206E01" w:rsidRDefault="00206E01" w14:paraId="0AF6018F" w14:textId="77777777">
            <w:pPr>
              <w:pStyle w:val="TabelleFlietext3"/>
              <w:spacing w:before="60" w:after="60"/>
              <w:ind w:left="0"/>
              <w:rPr>
                <w:sz w:val="20"/>
                <w:szCs w:val="20"/>
              </w:rPr>
            </w:pPr>
            <w:r>
              <w:rPr>
                <w:sz w:val="20"/>
              </w:rPr>
              <w:t>Text field</w:t>
            </w:r>
          </w:p>
        </w:tc>
        <w:tc>
          <w:tcPr>
            <w:tcW w:w="586" w:type="pct"/>
            <w:gridSpan w:val="2"/>
          </w:tcPr>
          <w:p w:rsidRPr="00C20AEF" w:rsidR="00206E01" w:rsidP="00206E01" w:rsidRDefault="00206E01" w14:paraId="1AA67270" w14:textId="77777777">
            <w:pPr>
              <w:pStyle w:val="TabelleFlietext3"/>
              <w:spacing w:before="60" w:after="60"/>
              <w:ind w:left="0"/>
              <w:rPr>
                <w:sz w:val="20"/>
                <w:szCs w:val="20"/>
              </w:rPr>
            </w:pPr>
            <w:r>
              <w:rPr>
                <w:sz w:val="20"/>
              </w:rPr>
              <w:t>Text</w:t>
            </w:r>
          </w:p>
        </w:tc>
        <w:tc>
          <w:tcPr>
            <w:tcW w:w="1713" w:type="pct"/>
            <w:gridSpan w:val="2"/>
          </w:tcPr>
          <w:p w:rsidRPr="00C20AEF" w:rsidR="00206E01" w:rsidP="00206E01" w:rsidRDefault="00206E01" w14:paraId="7E8101F5" w14:textId="08320E0E">
            <w:pPr>
              <w:pStyle w:val="TabelleFlietext3"/>
              <w:spacing w:before="60" w:after="60"/>
              <w:ind w:left="0"/>
              <w:rPr>
                <w:sz w:val="20"/>
                <w:szCs w:val="20"/>
              </w:rPr>
            </w:pPr>
            <w:r>
              <w:rPr>
                <w:sz w:val="20"/>
              </w:rPr>
              <w:t>SWIFT of the seller</w:t>
            </w:r>
          </w:p>
        </w:tc>
      </w:tr>
      <w:tr w:rsidRPr="00C20AEF" w:rsidR="004B560D" w:rsidTr="00C201B5" w14:paraId="26EB0C31" w14:textId="77777777">
        <w:trPr>
          <w:gridAfter w:val="1"/>
          <w:wAfter w:w="29" w:type="pct"/>
        </w:trPr>
        <w:tc>
          <w:tcPr>
            <w:tcW w:w="519" w:type="pct"/>
          </w:tcPr>
          <w:p w:rsidRPr="00C20AEF" w:rsidR="004B560D" w:rsidP="004B560D" w:rsidRDefault="004B560D" w14:paraId="2E57BB5D" w14:textId="66E2350F">
            <w:pPr>
              <w:pStyle w:val="TabelleFlietext3"/>
              <w:spacing w:before="60" w:after="60"/>
              <w:ind w:left="0"/>
              <w:rPr>
                <w:sz w:val="20"/>
                <w:szCs w:val="20"/>
              </w:rPr>
            </w:pPr>
            <w:r>
              <w:rPr>
                <w:sz w:val="20"/>
              </w:rPr>
              <w:lastRenderedPageBreak/>
              <w:t>-/X</w:t>
            </w:r>
          </w:p>
        </w:tc>
        <w:tc>
          <w:tcPr>
            <w:tcW w:w="537" w:type="pct"/>
            <w:gridSpan w:val="3"/>
          </w:tcPr>
          <w:p w:rsidRPr="00C20AEF" w:rsidR="004B560D" w:rsidP="004B560D" w:rsidRDefault="004B560D" w14:paraId="76BBA584" w14:textId="0672FC18">
            <w:pPr>
              <w:pStyle w:val="TabelleFlietext3"/>
              <w:spacing w:before="60" w:after="60"/>
              <w:ind w:left="0"/>
              <w:rPr>
                <w:sz w:val="20"/>
                <w:szCs w:val="20"/>
              </w:rPr>
            </w:pPr>
            <w:r>
              <w:rPr>
                <w:sz w:val="20"/>
              </w:rPr>
              <w:t>*/*</w:t>
            </w:r>
          </w:p>
        </w:tc>
        <w:tc>
          <w:tcPr>
            <w:tcW w:w="1029" w:type="pct"/>
          </w:tcPr>
          <w:p w:rsidRPr="00C20AEF" w:rsidR="004B560D" w:rsidP="004B560D" w:rsidRDefault="004B560D" w14:paraId="17C9A4C7" w14:textId="72C8809F">
            <w:pPr>
              <w:pStyle w:val="TabelleFlietext3"/>
              <w:spacing w:before="60" w:after="60"/>
              <w:ind w:left="0"/>
              <w:rPr>
                <w:sz w:val="20"/>
                <w:szCs w:val="20"/>
              </w:rPr>
            </w:pPr>
            <w:r>
              <w:rPr>
                <w:sz w:val="20"/>
              </w:rPr>
              <w:t>VAT ID of the seller</w:t>
            </w:r>
          </w:p>
        </w:tc>
        <w:tc>
          <w:tcPr>
            <w:tcW w:w="587" w:type="pct"/>
          </w:tcPr>
          <w:p w:rsidRPr="00C20AEF" w:rsidR="004B560D" w:rsidP="004B560D" w:rsidRDefault="004B560D" w14:paraId="2DC32875" w14:textId="77777777">
            <w:pPr>
              <w:pStyle w:val="TabelleFlietext3"/>
              <w:spacing w:before="60" w:after="60"/>
              <w:ind w:left="0"/>
              <w:rPr>
                <w:sz w:val="20"/>
                <w:szCs w:val="20"/>
              </w:rPr>
            </w:pPr>
            <w:r>
              <w:rPr>
                <w:sz w:val="20"/>
              </w:rPr>
              <w:t>Text field</w:t>
            </w:r>
          </w:p>
        </w:tc>
        <w:tc>
          <w:tcPr>
            <w:tcW w:w="586" w:type="pct"/>
            <w:gridSpan w:val="2"/>
          </w:tcPr>
          <w:p w:rsidRPr="00C20AEF" w:rsidR="004B560D" w:rsidP="004B560D" w:rsidRDefault="004B560D" w14:paraId="32F3D2E4" w14:textId="77777777">
            <w:pPr>
              <w:pStyle w:val="TabelleFlietext3"/>
              <w:spacing w:before="60" w:after="60"/>
              <w:ind w:left="0"/>
              <w:rPr>
                <w:sz w:val="20"/>
                <w:szCs w:val="20"/>
              </w:rPr>
            </w:pPr>
            <w:r>
              <w:rPr>
                <w:sz w:val="20"/>
              </w:rPr>
              <w:t>Text</w:t>
            </w:r>
          </w:p>
        </w:tc>
        <w:tc>
          <w:tcPr>
            <w:tcW w:w="1713" w:type="pct"/>
            <w:gridSpan w:val="2"/>
          </w:tcPr>
          <w:p w:rsidRPr="00C20AEF" w:rsidR="004B560D" w:rsidP="004B560D" w:rsidRDefault="004B560D" w14:paraId="4EEE4C1E" w14:textId="2BEEEE20">
            <w:pPr>
              <w:pStyle w:val="TabelleFlietext3"/>
              <w:spacing w:before="60" w:after="60"/>
              <w:ind w:left="0"/>
              <w:rPr>
                <w:sz w:val="20"/>
                <w:szCs w:val="20"/>
              </w:rPr>
            </w:pPr>
            <w:r>
              <w:rPr>
                <w:sz w:val="20"/>
              </w:rPr>
              <w:t>VAT ID of the seller</w:t>
            </w:r>
          </w:p>
        </w:tc>
      </w:tr>
      <w:tr w:rsidRPr="00C20AEF" w:rsidR="004B560D" w:rsidTr="00C201B5" w14:paraId="6F37C28C" w14:textId="77777777">
        <w:trPr>
          <w:gridAfter w:val="1"/>
          <w:wAfter w:w="29" w:type="pct"/>
        </w:trPr>
        <w:tc>
          <w:tcPr>
            <w:tcW w:w="519" w:type="pct"/>
          </w:tcPr>
          <w:p w:rsidRPr="00C20AEF" w:rsidR="004B560D" w:rsidP="004B560D" w:rsidRDefault="00F427E2" w14:paraId="5C9DDC7A" w14:textId="715431A7">
            <w:pPr>
              <w:pStyle w:val="TabelleFlietext3"/>
              <w:spacing w:before="60" w:after="60"/>
              <w:ind w:left="0"/>
              <w:rPr>
                <w:sz w:val="20"/>
                <w:szCs w:val="20"/>
              </w:rPr>
            </w:pPr>
            <w:r>
              <w:rPr>
                <w:sz w:val="20"/>
              </w:rPr>
              <w:t>X/X</w:t>
            </w:r>
          </w:p>
        </w:tc>
        <w:tc>
          <w:tcPr>
            <w:tcW w:w="537" w:type="pct"/>
            <w:gridSpan w:val="3"/>
          </w:tcPr>
          <w:p w:rsidRPr="00C20AEF" w:rsidR="004B560D" w:rsidP="004B560D" w:rsidRDefault="00F427E2" w14:paraId="0AA7884E" w14:textId="4379E6A0">
            <w:pPr>
              <w:pStyle w:val="TabelleFlietext3"/>
              <w:spacing w:before="60" w:after="60"/>
              <w:ind w:left="0"/>
              <w:rPr>
                <w:sz w:val="20"/>
                <w:szCs w:val="20"/>
              </w:rPr>
            </w:pPr>
            <w:r>
              <w:rPr>
                <w:sz w:val="20"/>
              </w:rPr>
              <w:t>*/*</w:t>
            </w:r>
          </w:p>
        </w:tc>
        <w:tc>
          <w:tcPr>
            <w:tcW w:w="1029" w:type="pct"/>
          </w:tcPr>
          <w:p w:rsidRPr="00C20AEF" w:rsidR="004B560D" w:rsidP="004B560D" w:rsidRDefault="004B560D" w14:paraId="30858D45" w14:textId="6CF34FC2">
            <w:pPr>
              <w:pStyle w:val="TabelleFlietext3"/>
              <w:spacing w:before="60" w:after="60"/>
              <w:ind w:left="0"/>
              <w:rPr>
                <w:sz w:val="20"/>
                <w:szCs w:val="20"/>
              </w:rPr>
            </w:pPr>
            <w:r>
              <w:rPr>
                <w:sz w:val="20"/>
              </w:rPr>
              <w:t>Order number</w:t>
            </w:r>
          </w:p>
        </w:tc>
        <w:tc>
          <w:tcPr>
            <w:tcW w:w="587" w:type="pct"/>
          </w:tcPr>
          <w:p w:rsidRPr="00C20AEF" w:rsidR="004B560D" w:rsidP="004B560D" w:rsidRDefault="004B560D" w14:paraId="0E895A2D" w14:textId="77777777">
            <w:pPr>
              <w:pStyle w:val="TabelleFlietext3"/>
              <w:spacing w:before="60" w:after="60"/>
              <w:ind w:left="0"/>
              <w:rPr>
                <w:sz w:val="20"/>
                <w:szCs w:val="20"/>
              </w:rPr>
            </w:pPr>
            <w:r>
              <w:rPr>
                <w:sz w:val="20"/>
              </w:rPr>
              <w:t>Text field</w:t>
            </w:r>
          </w:p>
        </w:tc>
        <w:tc>
          <w:tcPr>
            <w:tcW w:w="586" w:type="pct"/>
            <w:gridSpan w:val="2"/>
          </w:tcPr>
          <w:p w:rsidRPr="00C20AEF" w:rsidR="004B560D" w:rsidP="004B560D" w:rsidRDefault="004B560D" w14:paraId="4655161D" w14:textId="77777777">
            <w:pPr>
              <w:pStyle w:val="TabelleFlietext3"/>
              <w:spacing w:before="60" w:after="60"/>
              <w:ind w:left="0"/>
              <w:rPr>
                <w:sz w:val="20"/>
                <w:szCs w:val="20"/>
              </w:rPr>
            </w:pPr>
            <w:r>
              <w:rPr>
                <w:sz w:val="20"/>
              </w:rPr>
              <w:t>Numeric</w:t>
            </w:r>
          </w:p>
        </w:tc>
        <w:tc>
          <w:tcPr>
            <w:tcW w:w="1713" w:type="pct"/>
            <w:gridSpan w:val="2"/>
          </w:tcPr>
          <w:p w:rsidRPr="00C20AEF" w:rsidR="004B560D" w:rsidP="004B560D" w:rsidRDefault="004B560D" w14:paraId="493E1EFE" w14:textId="77777777">
            <w:pPr>
              <w:pStyle w:val="TabelleFlietext3"/>
              <w:spacing w:before="60" w:after="60"/>
              <w:ind w:left="0"/>
              <w:rPr>
                <w:sz w:val="20"/>
                <w:szCs w:val="20"/>
              </w:rPr>
            </w:pPr>
            <w:r>
              <w:rPr>
                <w:sz w:val="20"/>
              </w:rPr>
              <w:t>Order number of the order</w:t>
            </w:r>
          </w:p>
        </w:tc>
      </w:tr>
      <w:tr w:rsidRPr="00C20AEF" w:rsidR="004B560D" w:rsidTr="00C201B5" w14:paraId="7491EDFD" w14:textId="77777777">
        <w:trPr>
          <w:gridAfter w:val="1"/>
          <w:wAfter w:w="29" w:type="pct"/>
        </w:trPr>
        <w:tc>
          <w:tcPr>
            <w:tcW w:w="519" w:type="pct"/>
          </w:tcPr>
          <w:p w:rsidRPr="00C20AEF" w:rsidR="004B560D" w:rsidP="004B560D" w:rsidRDefault="00F427E2" w14:paraId="0074F6E6" w14:textId="4601C09D">
            <w:pPr>
              <w:pStyle w:val="TabelleFlietext3"/>
              <w:spacing w:before="60" w:after="60"/>
              <w:ind w:left="0"/>
              <w:rPr>
                <w:sz w:val="20"/>
                <w:szCs w:val="20"/>
              </w:rPr>
            </w:pPr>
            <w:r>
              <w:rPr>
                <w:sz w:val="20"/>
              </w:rPr>
              <w:t>X/X</w:t>
            </w:r>
          </w:p>
        </w:tc>
        <w:tc>
          <w:tcPr>
            <w:tcW w:w="537" w:type="pct"/>
            <w:gridSpan w:val="3"/>
          </w:tcPr>
          <w:p w:rsidRPr="00C20AEF" w:rsidR="004B560D" w:rsidP="004B560D" w:rsidRDefault="00F427E2" w14:paraId="161EE293" w14:textId="36916B55">
            <w:pPr>
              <w:pStyle w:val="TabelleFlietext3"/>
              <w:spacing w:before="60" w:after="60"/>
              <w:ind w:left="0"/>
              <w:rPr>
                <w:sz w:val="20"/>
                <w:szCs w:val="20"/>
              </w:rPr>
            </w:pPr>
            <w:r>
              <w:rPr>
                <w:sz w:val="20"/>
              </w:rPr>
              <w:t>*/*</w:t>
            </w:r>
          </w:p>
        </w:tc>
        <w:tc>
          <w:tcPr>
            <w:tcW w:w="1029" w:type="pct"/>
          </w:tcPr>
          <w:p w:rsidRPr="00C20AEF" w:rsidR="004B560D" w:rsidP="004B560D" w:rsidRDefault="004B560D" w14:paraId="492F719D" w14:textId="54552318">
            <w:pPr>
              <w:pStyle w:val="TabelleFlietext3"/>
              <w:spacing w:before="60" w:after="60"/>
              <w:ind w:left="0"/>
              <w:rPr>
                <w:sz w:val="20"/>
                <w:szCs w:val="20"/>
              </w:rPr>
            </w:pPr>
            <w:r>
              <w:rPr>
                <w:sz w:val="20"/>
              </w:rPr>
              <w:t>Order status</w:t>
            </w:r>
          </w:p>
        </w:tc>
        <w:tc>
          <w:tcPr>
            <w:tcW w:w="587" w:type="pct"/>
          </w:tcPr>
          <w:p w:rsidRPr="00C20AEF" w:rsidR="004B560D" w:rsidP="004B560D" w:rsidRDefault="004B560D" w14:paraId="3C267E82" w14:textId="77777777">
            <w:pPr>
              <w:pStyle w:val="TabelleFlietext3"/>
              <w:spacing w:before="60" w:after="60"/>
              <w:ind w:left="0"/>
              <w:rPr>
                <w:sz w:val="20"/>
                <w:szCs w:val="20"/>
              </w:rPr>
            </w:pPr>
            <w:r>
              <w:rPr>
                <w:sz w:val="20"/>
              </w:rPr>
              <w:t>Text field</w:t>
            </w:r>
          </w:p>
        </w:tc>
        <w:tc>
          <w:tcPr>
            <w:tcW w:w="586" w:type="pct"/>
            <w:gridSpan w:val="2"/>
          </w:tcPr>
          <w:p w:rsidRPr="00C20AEF" w:rsidR="004B560D" w:rsidP="004B560D" w:rsidRDefault="004B560D" w14:paraId="2BD01F57" w14:textId="77777777">
            <w:pPr>
              <w:pStyle w:val="TabelleFlietext3"/>
              <w:spacing w:before="60" w:after="60"/>
              <w:ind w:left="0"/>
              <w:rPr>
                <w:sz w:val="20"/>
                <w:szCs w:val="20"/>
              </w:rPr>
            </w:pPr>
            <w:r>
              <w:rPr>
                <w:sz w:val="20"/>
              </w:rPr>
              <w:t>Text</w:t>
            </w:r>
          </w:p>
        </w:tc>
        <w:tc>
          <w:tcPr>
            <w:tcW w:w="1713" w:type="pct"/>
            <w:gridSpan w:val="2"/>
          </w:tcPr>
          <w:p w:rsidRPr="00C20AEF" w:rsidR="004B560D" w:rsidP="004B560D" w:rsidRDefault="004B560D" w14:paraId="6A4F0579" w14:textId="77777777">
            <w:pPr>
              <w:pStyle w:val="TabelleFlietext3"/>
              <w:spacing w:before="60" w:after="60"/>
              <w:ind w:left="0"/>
              <w:rPr>
                <w:sz w:val="20"/>
                <w:szCs w:val="20"/>
              </w:rPr>
            </w:pPr>
            <w:r>
              <w:rPr>
                <w:sz w:val="20"/>
              </w:rPr>
              <w:t>Current order status of the order</w:t>
            </w:r>
          </w:p>
        </w:tc>
      </w:tr>
      <w:tr w:rsidRPr="00C20AEF" w:rsidR="004B560D" w:rsidTr="00C201B5" w14:paraId="25A6759F" w14:textId="77777777">
        <w:trPr>
          <w:gridAfter w:val="1"/>
          <w:wAfter w:w="29" w:type="pct"/>
        </w:trPr>
        <w:tc>
          <w:tcPr>
            <w:tcW w:w="519" w:type="pct"/>
          </w:tcPr>
          <w:p w:rsidRPr="00C20AEF" w:rsidR="004B560D" w:rsidP="004B560D" w:rsidRDefault="00F427E2" w14:paraId="3D5E8E8D" w14:textId="5F829C18">
            <w:pPr>
              <w:pStyle w:val="TabelleFlietext3"/>
              <w:spacing w:before="60" w:after="60"/>
              <w:ind w:left="0"/>
              <w:rPr>
                <w:sz w:val="20"/>
                <w:szCs w:val="20"/>
              </w:rPr>
            </w:pPr>
            <w:r>
              <w:rPr>
                <w:sz w:val="20"/>
              </w:rPr>
              <w:t>X/X</w:t>
            </w:r>
          </w:p>
        </w:tc>
        <w:tc>
          <w:tcPr>
            <w:tcW w:w="537" w:type="pct"/>
            <w:gridSpan w:val="3"/>
          </w:tcPr>
          <w:p w:rsidRPr="00C20AEF" w:rsidR="004B560D" w:rsidP="004B560D" w:rsidRDefault="00F427E2" w14:paraId="68F45CBA" w14:textId="52690B8B">
            <w:pPr>
              <w:pStyle w:val="TabelleFlietext3"/>
              <w:spacing w:before="60" w:after="60"/>
              <w:ind w:left="0"/>
              <w:rPr>
                <w:sz w:val="20"/>
                <w:szCs w:val="20"/>
              </w:rPr>
            </w:pPr>
            <w:r>
              <w:rPr>
                <w:sz w:val="20"/>
              </w:rPr>
              <w:t>*/*</w:t>
            </w:r>
          </w:p>
        </w:tc>
        <w:tc>
          <w:tcPr>
            <w:tcW w:w="1029" w:type="pct"/>
          </w:tcPr>
          <w:p w:rsidRPr="00C20AEF" w:rsidR="004B560D" w:rsidP="004B560D" w:rsidRDefault="004B560D" w14:paraId="1D63E67E" w14:textId="4EC5198B">
            <w:pPr>
              <w:pStyle w:val="TabelleFlietext3"/>
              <w:spacing w:before="60" w:after="60"/>
              <w:ind w:left="0"/>
              <w:rPr>
                <w:sz w:val="20"/>
                <w:szCs w:val="20"/>
              </w:rPr>
            </w:pPr>
            <w:r>
              <w:rPr>
                <w:sz w:val="20"/>
              </w:rPr>
              <w:t>Shipping method</w:t>
            </w:r>
          </w:p>
        </w:tc>
        <w:tc>
          <w:tcPr>
            <w:tcW w:w="587" w:type="pct"/>
          </w:tcPr>
          <w:p w:rsidRPr="00C20AEF" w:rsidR="004B560D" w:rsidP="004B560D" w:rsidRDefault="004B560D" w14:paraId="1C8E32B0" w14:textId="03B92D18">
            <w:pPr>
              <w:pStyle w:val="TabelleFlietext3"/>
              <w:spacing w:before="60" w:after="60"/>
              <w:ind w:left="0"/>
              <w:rPr>
                <w:sz w:val="20"/>
                <w:szCs w:val="20"/>
              </w:rPr>
            </w:pPr>
            <w:r>
              <w:rPr>
                <w:sz w:val="20"/>
              </w:rPr>
              <w:t>Combo box</w:t>
            </w:r>
          </w:p>
        </w:tc>
        <w:tc>
          <w:tcPr>
            <w:tcW w:w="586" w:type="pct"/>
            <w:gridSpan w:val="2"/>
          </w:tcPr>
          <w:p w:rsidRPr="00C20AEF" w:rsidR="004B560D" w:rsidP="004B560D" w:rsidRDefault="00C06553" w14:paraId="163B4549" w14:textId="136B69B3">
            <w:pPr>
              <w:pStyle w:val="TabelleFlietext3"/>
              <w:spacing w:before="60" w:after="60"/>
              <w:ind w:left="0"/>
              <w:rPr>
                <w:sz w:val="20"/>
                <w:szCs w:val="20"/>
              </w:rPr>
            </w:pPr>
            <w:r>
              <w:rPr>
                <w:sz w:val="20"/>
              </w:rPr>
              <w:t>Text</w:t>
            </w:r>
          </w:p>
        </w:tc>
        <w:tc>
          <w:tcPr>
            <w:tcW w:w="1713" w:type="pct"/>
            <w:gridSpan w:val="2"/>
          </w:tcPr>
          <w:p w:rsidRPr="00C20AEF" w:rsidR="004B560D" w:rsidP="004B560D" w:rsidRDefault="004B560D" w14:paraId="0F181773" w14:textId="6541EA2E">
            <w:pPr>
              <w:pStyle w:val="TabelleFlietext3"/>
              <w:spacing w:before="60" w:after="60"/>
              <w:ind w:left="0"/>
              <w:rPr>
                <w:sz w:val="20"/>
                <w:szCs w:val="20"/>
              </w:rPr>
            </w:pPr>
            <w:r>
              <w:rPr>
                <w:sz w:val="20"/>
                <w:highlight w:val="magenta"/>
              </w:rPr>
              <w:t>Shipping method of the order (marked yellow if changeable)</w:t>
            </w:r>
          </w:p>
          <w:p w:rsidRPr="00C20AEF" w:rsidR="004B560D" w:rsidP="004B560D" w:rsidRDefault="004B560D" w14:paraId="4B278AE4" w14:textId="77777777">
            <w:pPr>
              <w:pStyle w:val="TabelleFlietext3"/>
              <w:spacing w:before="60" w:after="60"/>
              <w:ind w:left="0"/>
              <w:rPr>
                <w:sz w:val="20"/>
                <w:szCs w:val="20"/>
              </w:rPr>
            </w:pPr>
            <w:proofErr w:type="spellStart"/>
            <w:r>
              <w:rPr>
                <w:sz w:val="20"/>
              </w:rPr>
              <w:t>DeadStock</w:t>
            </w:r>
            <w:proofErr w:type="spellEnd"/>
            <w:r>
              <w:rPr>
                <w:sz w:val="20"/>
              </w:rPr>
              <w:t xml:space="preserve"> - Seller shipping methods</w:t>
            </w:r>
          </w:p>
          <w:p w:rsidRPr="00C20AEF" w:rsidR="004B560D" w:rsidP="004B560D" w:rsidRDefault="004B560D" w14:paraId="1E72FE44" w14:textId="77777777">
            <w:pPr>
              <w:pStyle w:val="TabelleFlietext3"/>
              <w:spacing w:before="60" w:after="60"/>
              <w:ind w:left="0"/>
              <w:rPr>
                <w:sz w:val="20"/>
                <w:szCs w:val="20"/>
              </w:rPr>
            </w:pPr>
            <w:r>
              <w:rPr>
                <w:sz w:val="20"/>
              </w:rPr>
              <w:t>D2D - Shipping methods of the buyer</w:t>
            </w:r>
          </w:p>
          <w:p w:rsidRPr="00C20AEF" w:rsidR="003522A4" w:rsidP="004B560D" w:rsidRDefault="003522A4" w14:paraId="7ADDAF99" w14:textId="38620549">
            <w:pPr>
              <w:pStyle w:val="TabelleFlietext3"/>
              <w:spacing w:before="60" w:after="60"/>
              <w:ind w:left="0"/>
              <w:rPr>
                <w:sz w:val="20"/>
                <w:szCs w:val="20"/>
              </w:rPr>
            </w:pPr>
            <w:r>
              <w:rPr>
                <w:sz w:val="20"/>
              </w:rPr>
              <w:t>Tooltip: Fully advertised shipping type + fixed text (if maintained)</w:t>
            </w:r>
          </w:p>
        </w:tc>
      </w:tr>
      <w:tr w:rsidRPr="00C20AEF" w:rsidR="004B560D" w:rsidTr="00C201B5" w14:paraId="56FC5C8C" w14:textId="77777777">
        <w:trPr>
          <w:gridAfter w:val="1"/>
          <w:wAfter w:w="29" w:type="pct"/>
        </w:trPr>
        <w:tc>
          <w:tcPr>
            <w:tcW w:w="519" w:type="pct"/>
          </w:tcPr>
          <w:p w:rsidRPr="00C20AEF" w:rsidR="004B560D" w:rsidP="004B560D" w:rsidRDefault="00C06553" w14:paraId="70CCDF3E" w14:textId="189BE39F">
            <w:pPr>
              <w:pStyle w:val="TabelleFlietext3"/>
              <w:spacing w:before="60" w:after="60"/>
              <w:ind w:left="0"/>
              <w:rPr>
                <w:sz w:val="20"/>
                <w:szCs w:val="20"/>
              </w:rPr>
            </w:pPr>
            <w:r>
              <w:rPr>
                <w:sz w:val="20"/>
              </w:rPr>
              <w:t>*/*</w:t>
            </w:r>
          </w:p>
        </w:tc>
        <w:tc>
          <w:tcPr>
            <w:tcW w:w="537" w:type="pct"/>
            <w:gridSpan w:val="3"/>
          </w:tcPr>
          <w:p w:rsidRPr="00C20AEF" w:rsidR="004B560D" w:rsidP="004B560D" w:rsidRDefault="00F427E2" w14:paraId="78E69626" w14:textId="22ECB355">
            <w:pPr>
              <w:pStyle w:val="TabelleFlietext3"/>
              <w:spacing w:before="60" w:after="60"/>
              <w:ind w:left="0"/>
              <w:rPr>
                <w:sz w:val="20"/>
                <w:szCs w:val="20"/>
              </w:rPr>
            </w:pPr>
            <w:r>
              <w:rPr>
                <w:sz w:val="20"/>
              </w:rPr>
              <w:t>*/*</w:t>
            </w:r>
          </w:p>
        </w:tc>
        <w:tc>
          <w:tcPr>
            <w:tcW w:w="1029" w:type="pct"/>
          </w:tcPr>
          <w:p w:rsidRPr="00C20AEF" w:rsidR="004B560D" w:rsidP="004B560D" w:rsidRDefault="004B560D" w14:paraId="7DFB241B" w14:textId="25270848">
            <w:pPr>
              <w:pStyle w:val="TabelleFlietext3"/>
              <w:spacing w:before="60" w:after="60"/>
              <w:ind w:left="0"/>
              <w:rPr>
                <w:sz w:val="20"/>
                <w:szCs w:val="20"/>
              </w:rPr>
            </w:pPr>
            <w:r>
              <w:rPr>
                <w:sz w:val="20"/>
              </w:rPr>
              <w:t>Shipping costs</w:t>
            </w:r>
          </w:p>
        </w:tc>
        <w:tc>
          <w:tcPr>
            <w:tcW w:w="587" w:type="pct"/>
          </w:tcPr>
          <w:p w:rsidRPr="00C20AEF" w:rsidR="004B560D" w:rsidP="004B560D" w:rsidRDefault="004B560D" w14:paraId="26A52DBA" w14:textId="77777777">
            <w:pPr>
              <w:pStyle w:val="TabelleFlietext3"/>
              <w:spacing w:before="60" w:after="60"/>
              <w:ind w:left="0"/>
              <w:rPr>
                <w:sz w:val="20"/>
                <w:szCs w:val="20"/>
              </w:rPr>
            </w:pPr>
            <w:r>
              <w:rPr>
                <w:sz w:val="20"/>
              </w:rPr>
              <w:t>Text field</w:t>
            </w:r>
          </w:p>
        </w:tc>
        <w:tc>
          <w:tcPr>
            <w:tcW w:w="586" w:type="pct"/>
            <w:gridSpan w:val="2"/>
          </w:tcPr>
          <w:p w:rsidRPr="00C20AEF" w:rsidR="004B560D" w:rsidP="004B560D" w:rsidRDefault="0011672D" w14:paraId="29D7ED3F" w14:textId="44FC2ABE">
            <w:pPr>
              <w:pStyle w:val="TabelleFlietext3"/>
              <w:spacing w:before="60" w:after="60"/>
              <w:ind w:left="0"/>
              <w:rPr>
                <w:sz w:val="20"/>
                <w:szCs w:val="20"/>
              </w:rPr>
            </w:pPr>
            <w:r>
              <w:rPr>
                <w:sz w:val="20"/>
              </w:rPr>
              <w:t>Price format</w:t>
            </w:r>
          </w:p>
        </w:tc>
        <w:tc>
          <w:tcPr>
            <w:tcW w:w="1713" w:type="pct"/>
            <w:gridSpan w:val="2"/>
          </w:tcPr>
          <w:p w:rsidRPr="00C20AEF" w:rsidR="004B560D" w:rsidP="004B560D" w:rsidRDefault="004B560D" w14:paraId="008B259F" w14:textId="77777777">
            <w:pPr>
              <w:pStyle w:val="TabelleFlietext3"/>
              <w:spacing w:before="60" w:after="60"/>
              <w:ind w:left="0"/>
              <w:rPr>
                <w:sz w:val="20"/>
                <w:szCs w:val="20"/>
              </w:rPr>
            </w:pPr>
            <w:r>
              <w:rPr>
                <w:sz w:val="20"/>
              </w:rPr>
              <w:t xml:space="preserve">Shipping costs of the shipping method (data of the seller - </w:t>
            </w:r>
            <w:proofErr w:type="spellStart"/>
            <w:r>
              <w:rPr>
                <w:sz w:val="20"/>
              </w:rPr>
              <w:t>DeadStock</w:t>
            </w:r>
            <w:proofErr w:type="spellEnd"/>
            <w:r>
              <w:rPr>
                <w:sz w:val="20"/>
              </w:rPr>
              <w:t>, data of the buyer D2D)</w:t>
            </w:r>
          </w:p>
          <w:p w:rsidRPr="00C20AEF" w:rsidR="003522A4" w:rsidP="004B560D" w:rsidRDefault="003522A4" w14:paraId="5BB557F6" w14:textId="752EFD2E">
            <w:pPr>
              <w:pStyle w:val="TabelleFlietext3"/>
              <w:spacing w:before="60" w:after="60"/>
              <w:ind w:left="0"/>
              <w:rPr>
                <w:sz w:val="20"/>
                <w:szCs w:val="20"/>
              </w:rPr>
            </w:pPr>
            <w:r>
              <w:rPr>
                <w:sz w:val="20"/>
              </w:rPr>
              <w:t>Tooltip possible</w:t>
            </w:r>
          </w:p>
        </w:tc>
      </w:tr>
      <w:tr w:rsidRPr="00C20AEF" w:rsidR="004B560D" w:rsidTr="00C201B5" w14:paraId="0D790D2A" w14:textId="77777777">
        <w:trPr>
          <w:gridAfter w:val="1"/>
          <w:wAfter w:w="29" w:type="pct"/>
        </w:trPr>
        <w:tc>
          <w:tcPr>
            <w:tcW w:w="519" w:type="pct"/>
          </w:tcPr>
          <w:p w:rsidRPr="00C20AEF" w:rsidR="004B560D" w:rsidP="004B560D" w:rsidRDefault="00C06553" w14:paraId="72F8331C" w14:textId="2AA32D59">
            <w:pPr>
              <w:pStyle w:val="TabelleFlietext3"/>
              <w:spacing w:before="60" w:after="60"/>
              <w:ind w:left="0"/>
              <w:rPr>
                <w:sz w:val="20"/>
                <w:szCs w:val="20"/>
              </w:rPr>
            </w:pPr>
            <w:r>
              <w:rPr>
                <w:sz w:val="20"/>
              </w:rPr>
              <w:t>*/*</w:t>
            </w:r>
          </w:p>
        </w:tc>
        <w:tc>
          <w:tcPr>
            <w:tcW w:w="537" w:type="pct"/>
            <w:gridSpan w:val="3"/>
          </w:tcPr>
          <w:p w:rsidRPr="00C20AEF" w:rsidR="004B560D" w:rsidP="004B560D" w:rsidRDefault="00F427E2" w14:paraId="49DA07C6" w14:textId="6DA88391">
            <w:pPr>
              <w:pStyle w:val="TabelleFlietext3"/>
              <w:spacing w:before="60" w:after="60"/>
              <w:ind w:left="0"/>
              <w:rPr>
                <w:sz w:val="20"/>
                <w:szCs w:val="20"/>
              </w:rPr>
            </w:pPr>
            <w:r>
              <w:rPr>
                <w:sz w:val="20"/>
              </w:rPr>
              <w:t>*/*</w:t>
            </w:r>
          </w:p>
        </w:tc>
        <w:tc>
          <w:tcPr>
            <w:tcW w:w="1029" w:type="pct"/>
          </w:tcPr>
          <w:p w:rsidRPr="00C20AEF" w:rsidR="004B560D" w:rsidP="004B560D" w:rsidRDefault="004B560D" w14:paraId="2A773B15" w14:textId="64CE5DC1">
            <w:pPr>
              <w:pStyle w:val="TabelleFlietext3"/>
              <w:spacing w:before="60" w:after="60"/>
              <w:ind w:left="0"/>
              <w:rPr>
                <w:sz w:val="20"/>
                <w:szCs w:val="20"/>
              </w:rPr>
            </w:pPr>
            <w:r>
              <w:rPr>
                <w:sz w:val="20"/>
              </w:rPr>
              <w:t>Shipping time</w:t>
            </w:r>
          </w:p>
        </w:tc>
        <w:tc>
          <w:tcPr>
            <w:tcW w:w="587" w:type="pct"/>
          </w:tcPr>
          <w:p w:rsidRPr="00C20AEF" w:rsidR="004B560D" w:rsidP="004B560D" w:rsidRDefault="004B560D" w14:paraId="3B224E66" w14:textId="77777777">
            <w:pPr>
              <w:pStyle w:val="TabelleFlietext3"/>
              <w:spacing w:before="60" w:after="60"/>
              <w:ind w:left="0"/>
              <w:rPr>
                <w:sz w:val="20"/>
                <w:szCs w:val="20"/>
              </w:rPr>
            </w:pPr>
            <w:r>
              <w:rPr>
                <w:sz w:val="20"/>
              </w:rPr>
              <w:t>Text field</w:t>
            </w:r>
          </w:p>
        </w:tc>
        <w:tc>
          <w:tcPr>
            <w:tcW w:w="586" w:type="pct"/>
            <w:gridSpan w:val="2"/>
          </w:tcPr>
          <w:p w:rsidRPr="00C20AEF" w:rsidR="004B560D" w:rsidP="004B560D" w:rsidRDefault="0011672D" w14:paraId="2E267A9E" w14:textId="3B335F11">
            <w:pPr>
              <w:pStyle w:val="TabelleFlietext3"/>
              <w:spacing w:before="60" w:after="60"/>
              <w:ind w:left="0"/>
              <w:rPr>
                <w:sz w:val="20"/>
                <w:szCs w:val="20"/>
              </w:rPr>
            </w:pPr>
            <w:r>
              <w:rPr>
                <w:sz w:val="20"/>
              </w:rPr>
              <w:t>Numeric</w:t>
            </w:r>
          </w:p>
        </w:tc>
        <w:tc>
          <w:tcPr>
            <w:tcW w:w="1713" w:type="pct"/>
            <w:gridSpan w:val="2"/>
          </w:tcPr>
          <w:p w:rsidRPr="00C20AEF" w:rsidR="004B560D" w:rsidP="004B560D" w:rsidRDefault="004B560D" w14:paraId="59A4D617" w14:textId="77777777">
            <w:pPr>
              <w:pStyle w:val="TabelleFlietext3"/>
              <w:spacing w:before="60" w:after="60"/>
              <w:ind w:left="0"/>
              <w:rPr>
                <w:sz w:val="20"/>
                <w:szCs w:val="20"/>
              </w:rPr>
            </w:pPr>
            <w:r>
              <w:rPr>
                <w:sz w:val="20"/>
              </w:rPr>
              <w:t xml:space="preserve">Shipping time of the shipping method (data of the seller - </w:t>
            </w:r>
            <w:proofErr w:type="spellStart"/>
            <w:r>
              <w:rPr>
                <w:sz w:val="20"/>
              </w:rPr>
              <w:t>DeadStock</w:t>
            </w:r>
            <w:proofErr w:type="spellEnd"/>
            <w:r>
              <w:rPr>
                <w:sz w:val="20"/>
              </w:rPr>
              <w:t>, data of the buyer D2D)</w:t>
            </w:r>
          </w:p>
          <w:p w:rsidRPr="00C20AEF" w:rsidR="003522A4" w:rsidP="004B560D" w:rsidRDefault="003522A4" w14:paraId="153AD7E4" w14:textId="23B61643">
            <w:pPr>
              <w:pStyle w:val="TabelleFlietext3"/>
              <w:spacing w:before="60" w:after="60"/>
              <w:ind w:left="0"/>
              <w:rPr>
                <w:sz w:val="20"/>
                <w:szCs w:val="20"/>
              </w:rPr>
            </w:pPr>
            <w:r>
              <w:rPr>
                <w:sz w:val="20"/>
              </w:rPr>
              <w:t>Tooltip possible</w:t>
            </w:r>
          </w:p>
        </w:tc>
      </w:tr>
      <w:tr w:rsidRPr="00C20AEF" w:rsidR="004B560D" w:rsidTr="00C201B5" w14:paraId="52128F8E" w14:textId="77777777">
        <w:trPr>
          <w:gridAfter w:val="1"/>
          <w:wAfter w:w="29" w:type="pct"/>
        </w:trPr>
        <w:tc>
          <w:tcPr>
            <w:tcW w:w="519" w:type="pct"/>
          </w:tcPr>
          <w:p w:rsidRPr="00C20AEF" w:rsidR="004B560D" w:rsidP="004B560D" w:rsidRDefault="00C06553" w14:paraId="0A4B0C49" w14:textId="5BCEF180">
            <w:pPr>
              <w:pStyle w:val="TabelleFlietext3"/>
              <w:spacing w:before="60" w:after="60"/>
              <w:ind w:left="0"/>
              <w:rPr>
                <w:sz w:val="20"/>
                <w:szCs w:val="20"/>
              </w:rPr>
            </w:pPr>
            <w:r>
              <w:rPr>
                <w:sz w:val="20"/>
              </w:rPr>
              <w:t>*/*</w:t>
            </w:r>
          </w:p>
        </w:tc>
        <w:tc>
          <w:tcPr>
            <w:tcW w:w="537" w:type="pct"/>
            <w:gridSpan w:val="3"/>
          </w:tcPr>
          <w:p w:rsidRPr="00C20AEF" w:rsidR="004B560D" w:rsidP="004B560D" w:rsidRDefault="00F427E2" w14:paraId="7852E91A" w14:textId="74CC3AA6">
            <w:pPr>
              <w:pStyle w:val="TabelleFlietext3"/>
              <w:spacing w:before="60" w:after="60"/>
              <w:ind w:left="0"/>
              <w:rPr>
                <w:sz w:val="20"/>
                <w:szCs w:val="20"/>
              </w:rPr>
            </w:pPr>
            <w:r>
              <w:rPr>
                <w:sz w:val="20"/>
              </w:rPr>
              <w:t>*/*</w:t>
            </w:r>
          </w:p>
        </w:tc>
        <w:tc>
          <w:tcPr>
            <w:tcW w:w="1029" w:type="pct"/>
          </w:tcPr>
          <w:p w:rsidRPr="00C20AEF" w:rsidR="004B560D" w:rsidP="004B560D" w:rsidRDefault="004B560D" w14:paraId="4F23CAFA" w14:textId="11854A38">
            <w:pPr>
              <w:pStyle w:val="TabelleFlietext3"/>
              <w:spacing w:before="60" w:after="60"/>
              <w:ind w:left="0"/>
              <w:rPr>
                <w:sz w:val="20"/>
                <w:szCs w:val="20"/>
              </w:rPr>
            </w:pPr>
            <w:r>
              <w:rPr>
                <w:sz w:val="20"/>
              </w:rPr>
              <w:t>Shipping note</w:t>
            </w:r>
          </w:p>
        </w:tc>
        <w:tc>
          <w:tcPr>
            <w:tcW w:w="587" w:type="pct"/>
          </w:tcPr>
          <w:p w:rsidRPr="00C20AEF" w:rsidR="004B560D" w:rsidP="004B560D" w:rsidRDefault="004B560D" w14:paraId="2B2EC9D0" w14:textId="26C29B0A">
            <w:pPr>
              <w:pStyle w:val="TabelleFlietext3"/>
              <w:spacing w:before="60" w:after="60"/>
              <w:ind w:left="0"/>
              <w:rPr>
                <w:sz w:val="20"/>
                <w:szCs w:val="20"/>
              </w:rPr>
            </w:pPr>
            <w:r>
              <w:rPr>
                <w:sz w:val="20"/>
              </w:rPr>
              <w:t>Text field</w:t>
            </w:r>
          </w:p>
        </w:tc>
        <w:tc>
          <w:tcPr>
            <w:tcW w:w="586" w:type="pct"/>
            <w:gridSpan w:val="2"/>
          </w:tcPr>
          <w:p w:rsidRPr="00C20AEF" w:rsidR="004B560D" w:rsidP="004B560D" w:rsidRDefault="0011672D" w14:paraId="3D01071B" w14:textId="62DD9BB0">
            <w:pPr>
              <w:pStyle w:val="TabelleFlietext3"/>
              <w:spacing w:before="60" w:after="60"/>
              <w:ind w:left="0"/>
              <w:rPr>
                <w:sz w:val="20"/>
                <w:szCs w:val="20"/>
              </w:rPr>
            </w:pPr>
            <w:r>
              <w:rPr>
                <w:sz w:val="20"/>
              </w:rPr>
              <w:t>Text</w:t>
            </w:r>
          </w:p>
        </w:tc>
        <w:tc>
          <w:tcPr>
            <w:tcW w:w="1713" w:type="pct"/>
            <w:gridSpan w:val="2"/>
          </w:tcPr>
          <w:p w:rsidRPr="00C20AEF" w:rsidR="004B560D" w:rsidP="004B560D" w:rsidRDefault="004B560D" w14:paraId="34E01088" w14:textId="77777777">
            <w:pPr>
              <w:pStyle w:val="TabelleFlietext3"/>
              <w:spacing w:before="60" w:after="60"/>
              <w:ind w:left="0"/>
              <w:rPr>
                <w:sz w:val="20"/>
                <w:szCs w:val="20"/>
              </w:rPr>
            </w:pPr>
            <w:r>
              <w:rPr>
                <w:sz w:val="20"/>
              </w:rPr>
              <w:t xml:space="preserve">Shipping information of the shipping method (seller's information - </w:t>
            </w:r>
            <w:proofErr w:type="spellStart"/>
            <w:r>
              <w:rPr>
                <w:sz w:val="20"/>
              </w:rPr>
              <w:t>DeadStock</w:t>
            </w:r>
            <w:proofErr w:type="spellEnd"/>
            <w:r>
              <w:rPr>
                <w:sz w:val="20"/>
              </w:rPr>
              <w:t>, buyer's information D2D)</w:t>
            </w:r>
          </w:p>
          <w:p w:rsidRPr="00C20AEF" w:rsidR="003522A4" w:rsidP="004B560D" w:rsidRDefault="003F6392" w14:paraId="6B7A68C7" w14:textId="440528B0">
            <w:pPr>
              <w:pStyle w:val="TabelleFlietext3"/>
              <w:spacing w:before="60" w:after="60"/>
              <w:ind w:left="0"/>
              <w:rPr>
                <w:sz w:val="20"/>
                <w:szCs w:val="20"/>
              </w:rPr>
            </w:pPr>
            <w:r>
              <w:rPr>
                <w:sz w:val="20"/>
              </w:rPr>
              <w:t>Tooltip: Fully written shipping note + fixed text (if maintained)</w:t>
            </w:r>
          </w:p>
        </w:tc>
      </w:tr>
      <w:tr w:rsidRPr="00C20AEF" w:rsidR="004B560D" w:rsidTr="00C201B5" w14:paraId="3CDC2034" w14:textId="77777777">
        <w:trPr>
          <w:gridAfter w:val="1"/>
          <w:wAfter w:w="29" w:type="pct"/>
        </w:trPr>
        <w:tc>
          <w:tcPr>
            <w:tcW w:w="519" w:type="pct"/>
          </w:tcPr>
          <w:p w:rsidRPr="00C20AEF" w:rsidR="004B560D" w:rsidP="004B560D" w:rsidRDefault="00F427E2" w14:paraId="65874E06" w14:textId="437F42AE">
            <w:pPr>
              <w:pStyle w:val="TabelleFlietext3"/>
              <w:spacing w:before="60" w:after="60"/>
              <w:ind w:left="0"/>
              <w:rPr>
                <w:sz w:val="20"/>
                <w:szCs w:val="20"/>
              </w:rPr>
            </w:pPr>
            <w:r>
              <w:rPr>
                <w:sz w:val="20"/>
              </w:rPr>
              <w:t>X/X</w:t>
            </w:r>
          </w:p>
        </w:tc>
        <w:tc>
          <w:tcPr>
            <w:tcW w:w="537" w:type="pct"/>
            <w:gridSpan w:val="3"/>
          </w:tcPr>
          <w:p w:rsidRPr="00C20AEF" w:rsidR="004B560D" w:rsidP="004B560D" w:rsidRDefault="00F427E2" w14:paraId="782876D7" w14:textId="59F2DE93">
            <w:pPr>
              <w:pStyle w:val="TabelleFlietext3"/>
              <w:spacing w:before="60" w:after="60"/>
              <w:ind w:left="0"/>
              <w:rPr>
                <w:sz w:val="20"/>
                <w:szCs w:val="20"/>
              </w:rPr>
            </w:pPr>
            <w:r>
              <w:rPr>
                <w:sz w:val="20"/>
              </w:rPr>
              <w:t>*/*</w:t>
            </w:r>
          </w:p>
        </w:tc>
        <w:tc>
          <w:tcPr>
            <w:tcW w:w="1029" w:type="pct"/>
          </w:tcPr>
          <w:p w:rsidRPr="00C20AEF" w:rsidR="004B560D" w:rsidP="004B560D" w:rsidRDefault="004B560D" w14:paraId="77FAB4BC" w14:textId="2679CCE5">
            <w:pPr>
              <w:pStyle w:val="TabelleFlietext3"/>
              <w:spacing w:before="60" w:after="60"/>
              <w:ind w:left="0"/>
              <w:rPr>
                <w:sz w:val="20"/>
                <w:szCs w:val="20"/>
              </w:rPr>
            </w:pPr>
            <w:r>
              <w:rPr>
                <w:sz w:val="20"/>
              </w:rPr>
              <w:t xml:space="preserve">General shipping notice of the seller </w:t>
            </w:r>
          </w:p>
        </w:tc>
        <w:tc>
          <w:tcPr>
            <w:tcW w:w="587" w:type="pct"/>
          </w:tcPr>
          <w:p w:rsidRPr="00C20AEF" w:rsidR="004B560D" w:rsidP="004B560D" w:rsidRDefault="004B560D" w14:paraId="67F47E24" w14:textId="77777777">
            <w:pPr>
              <w:pStyle w:val="TabelleFlietext3"/>
              <w:spacing w:before="60" w:after="60"/>
              <w:ind w:left="0"/>
              <w:rPr>
                <w:sz w:val="20"/>
                <w:szCs w:val="20"/>
              </w:rPr>
            </w:pPr>
            <w:proofErr w:type="spellStart"/>
            <w:r>
              <w:rPr>
                <w:sz w:val="20"/>
              </w:rPr>
              <w:t>Textarea</w:t>
            </w:r>
            <w:proofErr w:type="spellEnd"/>
          </w:p>
        </w:tc>
        <w:tc>
          <w:tcPr>
            <w:tcW w:w="586" w:type="pct"/>
            <w:gridSpan w:val="2"/>
          </w:tcPr>
          <w:p w:rsidRPr="00C20AEF" w:rsidR="004B560D" w:rsidP="004B560D" w:rsidRDefault="0011672D" w14:paraId="29981002" w14:textId="74E11AAC">
            <w:pPr>
              <w:pStyle w:val="TabelleFlietext3"/>
              <w:spacing w:before="60" w:after="60"/>
              <w:ind w:left="0"/>
              <w:rPr>
                <w:sz w:val="20"/>
                <w:szCs w:val="20"/>
              </w:rPr>
            </w:pPr>
            <w:r>
              <w:rPr>
                <w:sz w:val="20"/>
              </w:rPr>
              <w:t>Text</w:t>
            </w:r>
          </w:p>
        </w:tc>
        <w:tc>
          <w:tcPr>
            <w:tcW w:w="1713" w:type="pct"/>
            <w:gridSpan w:val="2"/>
          </w:tcPr>
          <w:p w:rsidRPr="00C20AEF" w:rsidR="004B560D" w:rsidP="004B560D" w:rsidRDefault="004B560D" w14:paraId="44AC313B" w14:textId="10B409B9">
            <w:pPr>
              <w:pStyle w:val="TabelleFlietext3"/>
              <w:spacing w:before="60" w:after="60"/>
              <w:ind w:left="0"/>
              <w:rPr>
                <w:sz w:val="20"/>
                <w:szCs w:val="20"/>
              </w:rPr>
            </w:pPr>
            <w:r>
              <w:rPr>
                <w:sz w:val="20"/>
              </w:rPr>
              <w:t xml:space="preserve">General shipping information (information of the seller - </w:t>
            </w:r>
            <w:proofErr w:type="spellStart"/>
            <w:r>
              <w:rPr>
                <w:sz w:val="20"/>
              </w:rPr>
              <w:t>DeadStock</w:t>
            </w:r>
            <w:proofErr w:type="spellEnd"/>
            <w:r>
              <w:rPr>
                <w:sz w:val="20"/>
              </w:rPr>
              <w:t xml:space="preserve"> and D2D)</w:t>
            </w:r>
          </w:p>
          <w:p w:rsidRPr="00C20AEF" w:rsidR="003522A4" w:rsidP="004B560D" w:rsidRDefault="00254657" w14:paraId="49AAE9E7" w14:textId="1042B79A">
            <w:pPr>
              <w:pStyle w:val="TabelleFlietext3"/>
              <w:spacing w:before="60" w:after="60"/>
              <w:ind w:left="0"/>
              <w:rPr>
                <w:sz w:val="20"/>
                <w:szCs w:val="20"/>
              </w:rPr>
            </w:pPr>
            <w:r>
              <w:rPr>
                <w:sz w:val="20"/>
              </w:rPr>
              <w:t>Tooltip: Fully written general shipping note + fixed text (if maintained)</w:t>
            </w:r>
          </w:p>
        </w:tc>
      </w:tr>
      <w:tr w:rsidRPr="00C20AEF" w:rsidR="004B560D" w:rsidTr="00C201B5" w14:paraId="2A7D124E" w14:textId="77777777">
        <w:trPr>
          <w:gridAfter w:val="1"/>
          <w:wAfter w:w="29" w:type="pct"/>
        </w:trPr>
        <w:tc>
          <w:tcPr>
            <w:tcW w:w="519" w:type="pct"/>
          </w:tcPr>
          <w:p w:rsidRPr="00C20AEF" w:rsidR="004B560D" w:rsidP="004B560D" w:rsidRDefault="00F427E2" w14:paraId="48C8BF31" w14:textId="042DDEE3">
            <w:pPr>
              <w:pStyle w:val="TabelleFlietext3"/>
              <w:spacing w:before="60" w:after="60"/>
              <w:ind w:left="0"/>
              <w:rPr>
                <w:sz w:val="20"/>
                <w:szCs w:val="20"/>
              </w:rPr>
            </w:pPr>
            <w:r>
              <w:rPr>
                <w:sz w:val="20"/>
              </w:rPr>
              <w:t>X/X</w:t>
            </w:r>
          </w:p>
        </w:tc>
        <w:tc>
          <w:tcPr>
            <w:tcW w:w="537" w:type="pct"/>
            <w:gridSpan w:val="3"/>
          </w:tcPr>
          <w:p w:rsidRPr="00C20AEF" w:rsidR="004B560D" w:rsidP="004B560D" w:rsidRDefault="00F427E2" w14:paraId="6F76E083" w14:textId="5DFA176B">
            <w:pPr>
              <w:pStyle w:val="TabelleFlietext3"/>
              <w:spacing w:before="60" w:after="60"/>
              <w:ind w:left="0"/>
              <w:rPr>
                <w:sz w:val="20"/>
                <w:szCs w:val="20"/>
              </w:rPr>
            </w:pPr>
            <w:r>
              <w:rPr>
                <w:sz w:val="20"/>
              </w:rPr>
              <w:t>*/*</w:t>
            </w:r>
          </w:p>
        </w:tc>
        <w:tc>
          <w:tcPr>
            <w:tcW w:w="1029" w:type="pct"/>
          </w:tcPr>
          <w:p w:rsidRPr="00C20AEF" w:rsidR="004B560D" w:rsidP="004B560D" w:rsidRDefault="004B560D" w14:paraId="63CC4A33" w14:textId="5880F9B2">
            <w:pPr>
              <w:pStyle w:val="TabelleFlietext3"/>
              <w:spacing w:before="60" w:after="60"/>
              <w:ind w:left="0"/>
              <w:rPr>
                <w:sz w:val="20"/>
                <w:szCs w:val="20"/>
              </w:rPr>
            </w:pPr>
            <w:r>
              <w:rPr>
                <w:sz w:val="20"/>
              </w:rPr>
              <w:t>Incoming orders</w:t>
            </w:r>
          </w:p>
        </w:tc>
        <w:tc>
          <w:tcPr>
            <w:tcW w:w="587" w:type="pct"/>
          </w:tcPr>
          <w:p w:rsidRPr="00C20AEF" w:rsidR="004B560D" w:rsidP="004B560D" w:rsidRDefault="004B560D" w14:paraId="2F47622A" w14:textId="77777777">
            <w:pPr>
              <w:pStyle w:val="TabelleFlietext3"/>
              <w:spacing w:before="60" w:after="60"/>
              <w:ind w:left="0"/>
              <w:rPr>
                <w:sz w:val="20"/>
                <w:szCs w:val="20"/>
              </w:rPr>
            </w:pPr>
            <w:r>
              <w:rPr>
                <w:sz w:val="20"/>
              </w:rPr>
              <w:t>Text field</w:t>
            </w:r>
          </w:p>
        </w:tc>
        <w:tc>
          <w:tcPr>
            <w:tcW w:w="586" w:type="pct"/>
            <w:gridSpan w:val="2"/>
          </w:tcPr>
          <w:p w:rsidRPr="00C20AEF" w:rsidR="004B560D" w:rsidP="004B560D" w:rsidRDefault="004B560D" w14:paraId="608DC4B7" w14:textId="77777777">
            <w:pPr>
              <w:pStyle w:val="TabelleFlietext3"/>
              <w:spacing w:before="60" w:after="60"/>
              <w:ind w:left="0"/>
              <w:rPr>
                <w:sz w:val="20"/>
                <w:szCs w:val="20"/>
              </w:rPr>
            </w:pPr>
            <w:r>
              <w:rPr>
                <w:sz w:val="20"/>
              </w:rPr>
              <w:t>Time format</w:t>
            </w:r>
          </w:p>
        </w:tc>
        <w:tc>
          <w:tcPr>
            <w:tcW w:w="1713" w:type="pct"/>
            <w:gridSpan w:val="2"/>
          </w:tcPr>
          <w:p w:rsidRPr="00C20AEF" w:rsidR="004B560D" w:rsidP="004B560D" w:rsidRDefault="004B560D" w14:paraId="39C08A0E" w14:textId="139ECF21">
            <w:pPr>
              <w:pStyle w:val="TabelleFlietext3"/>
              <w:spacing w:before="60" w:after="60"/>
              <w:ind w:left="0"/>
              <w:rPr>
                <w:sz w:val="20"/>
                <w:szCs w:val="20"/>
              </w:rPr>
            </w:pPr>
            <w:r>
              <w:rPr>
                <w:sz w:val="20"/>
              </w:rPr>
              <w:t>Date of order receipt (</w:t>
            </w:r>
            <w:proofErr w:type="spellStart"/>
            <w:r>
              <w:rPr>
                <w:sz w:val="20"/>
              </w:rPr>
              <w:t>DeadStock</w:t>
            </w:r>
            <w:proofErr w:type="spellEnd"/>
            <w:r>
              <w:rPr>
                <w:sz w:val="20"/>
              </w:rPr>
              <w:t>)/Date of start of delivery request (D2D)</w:t>
            </w:r>
          </w:p>
        </w:tc>
      </w:tr>
      <w:tr w:rsidRPr="00C20AEF" w:rsidR="004B560D" w:rsidTr="00C201B5" w14:paraId="0EA13AB1" w14:textId="77777777">
        <w:trPr>
          <w:gridAfter w:val="1"/>
          <w:wAfter w:w="29" w:type="pct"/>
        </w:trPr>
        <w:tc>
          <w:tcPr>
            <w:tcW w:w="519" w:type="pct"/>
          </w:tcPr>
          <w:p w:rsidRPr="00C20AEF" w:rsidR="004B560D" w:rsidP="004B560D" w:rsidRDefault="00F427E2" w14:paraId="4EFD0B3F" w14:textId="5825BEA9">
            <w:pPr>
              <w:pStyle w:val="TabelleFlietext3"/>
              <w:spacing w:before="60" w:after="60"/>
              <w:ind w:left="0"/>
              <w:rPr>
                <w:sz w:val="20"/>
                <w:szCs w:val="20"/>
              </w:rPr>
            </w:pPr>
            <w:r>
              <w:rPr>
                <w:sz w:val="20"/>
              </w:rPr>
              <w:t>X/-</w:t>
            </w:r>
          </w:p>
        </w:tc>
        <w:tc>
          <w:tcPr>
            <w:tcW w:w="537" w:type="pct"/>
            <w:gridSpan w:val="3"/>
          </w:tcPr>
          <w:p w:rsidRPr="00C20AEF" w:rsidR="004B560D" w:rsidP="004B560D" w:rsidRDefault="00F427E2" w14:paraId="354E3E52" w14:textId="023463C4">
            <w:pPr>
              <w:pStyle w:val="TabelleFlietext3"/>
              <w:spacing w:before="60" w:after="60"/>
              <w:ind w:left="0"/>
              <w:rPr>
                <w:sz w:val="20"/>
                <w:szCs w:val="20"/>
              </w:rPr>
            </w:pPr>
            <w:r>
              <w:rPr>
                <w:sz w:val="20"/>
              </w:rPr>
              <w:t>*/-</w:t>
            </w:r>
          </w:p>
        </w:tc>
        <w:tc>
          <w:tcPr>
            <w:tcW w:w="1029" w:type="pct"/>
          </w:tcPr>
          <w:p w:rsidRPr="00C20AEF" w:rsidR="004B560D" w:rsidP="004B560D" w:rsidRDefault="004B560D" w14:paraId="1B33FE4C" w14:textId="5560D40A">
            <w:pPr>
              <w:pStyle w:val="TabelleFlietext3"/>
              <w:spacing w:before="60" w:after="60"/>
              <w:ind w:left="0"/>
              <w:rPr>
                <w:sz w:val="20"/>
                <w:szCs w:val="20"/>
              </w:rPr>
            </w:pPr>
            <w:r>
              <w:rPr>
                <w:sz w:val="20"/>
              </w:rPr>
              <w:t>Date edited</w:t>
            </w:r>
          </w:p>
        </w:tc>
        <w:tc>
          <w:tcPr>
            <w:tcW w:w="587" w:type="pct"/>
          </w:tcPr>
          <w:p w:rsidRPr="00C20AEF" w:rsidR="004B560D" w:rsidP="004B560D" w:rsidRDefault="004B560D" w14:paraId="34AF79C9" w14:textId="77777777">
            <w:pPr>
              <w:pStyle w:val="TabelleFlietext3"/>
              <w:spacing w:before="60" w:after="60"/>
              <w:ind w:left="0"/>
              <w:rPr>
                <w:sz w:val="20"/>
                <w:szCs w:val="20"/>
              </w:rPr>
            </w:pPr>
            <w:r>
              <w:rPr>
                <w:sz w:val="20"/>
              </w:rPr>
              <w:t>Text field</w:t>
            </w:r>
          </w:p>
        </w:tc>
        <w:tc>
          <w:tcPr>
            <w:tcW w:w="586" w:type="pct"/>
            <w:gridSpan w:val="2"/>
          </w:tcPr>
          <w:p w:rsidRPr="00C20AEF" w:rsidR="004B560D" w:rsidP="004B560D" w:rsidRDefault="004B560D" w14:paraId="4ADFD522" w14:textId="77777777">
            <w:pPr>
              <w:pStyle w:val="TabelleFlietext3"/>
              <w:spacing w:before="60" w:after="60"/>
              <w:ind w:left="0"/>
              <w:rPr>
                <w:sz w:val="20"/>
                <w:szCs w:val="20"/>
              </w:rPr>
            </w:pPr>
            <w:r>
              <w:rPr>
                <w:sz w:val="20"/>
              </w:rPr>
              <w:t>Time format</w:t>
            </w:r>
          </w:p>
        </w:tc>
        <w:tc>
          <w:tcPr>
            <w:tcW w:w="1713" w:type="pct"/>
            <w:gridSpan w:val="2"/>
          </w:tcPr>
          <w:p w:rsidRPr="00C20AEF" w:rsidR="004B560D" w:rsidP="004B560D" w:rsidRDefault="004B560D" w14:paraId="08004D46" w14:textId="17BC2962">
            <w:pPr>
              <w:pStyle w:val="TabelleFlietext3"/>
              <w:spacing w:before="60" w:after="60"/>
              <w:ind w:left="0"/>
              <w:rPr>
                <w:sz w:val="20"/>
                <w:szCs w:val="20"/>
              </w:rPr>
            </w:pPr>
            <w:r>
              <w:rPr>
                <w:sz w:val="20"/>
              </w:rPr>
              <w:t>Date Processing of the order by the vendor (</w:t>
            </w:r>
            <w:proofErr w:type="spellStart"/>
            <w:r>
              <w:rPr>
                <w:sz w:val="20"/>
              </w:rPr>
              <w:t>DeadStock</w:t>
            </w:r>
            <w:proofErr w:type="spellEnd"/>
            <w:r>
              <w:rPr>
                <w:sz w:val="20"/>
              </w:rPr>
              <w:t>)/Date Acceptance/rejection of the order by the vendor (D2D)</w:t>
            </w:r>
          </w:p>
        </w:tc>
      </w:tr>
      <w:tr w:rsidRPr="00C20AEF" w:rsidR="004B560D" w:rsidTr="00C201B5" w14:paraId="0080ABD5" w14:textId="77777777">
        <w:trPr>
          <w:gridAfter w:val="1"/>
          <w:wAfter w:w="29" w:type="pct"/>
        </w:trPr>
        <w:tc>
          <w:tcPr>
            <w:tcW w:w="519" w:type="pct"/>
          </w:tcPr>
          <w:p w:rsidRPr="00C20AEF" w:rsidR="004B560D" w:rsidP="004B560D" w:rsidRDefault="00F427E2" w14:paraId="4C6BF1D8" w14:textId="2704AD71">
            <w:pPr>
              <w:pStyle w:val="TabelleFlietext3"/>
              <w:spacing w:before="60" w:after="60"/>
              <w:ind w:left="0"/>
              <w:rPr>
                <w:sz w:val="20"/>
                <w:szCs w:val="20"/>
              </w:rPr>
            </w:pPr>
            <w:r>
              <w:rPr>
                <w:sz w:val="20"/>
              </w:rPr>
              <w:t>X/-</w:t>
            </w:r>
          </w:p>
        </w:tc>
        <w:tc>
          <w:tcPr>
            <w:tcW w:w="537" w:type="pct"/>
            <w:gridSpan w:val="3"/>
          </w:tcPr>
          <w:p w:rsidRPr="00C20AEF" w:rsidR="004B560D" w:rsidP="004B560D" w:rsidRDefault="00F427E2" w14:paraId="0B9C9A78" w14:textId="49C01942">
            <w:pPr>
              <w:pStyle w:val="TabelleFlietext3"/>
              <w:spacing w:before="60" w:after="60"/>
              <w:ind w:left="0"/>
              <w:rPr>
                <w:sz w:val="20"/>
                <w:szCs w:val="20"/>
              </w:rPr>
            </w:pPr>
            <w:r>
              <w:rPr>
                <w:sz w:val="20"/>
              </w:rPr>
              <w:t>*/-</w:t>
            </w:r>
          </w:p>
        </w:tc>
        <w:tc>
          <w:tcPr>
            <w:tcW w:w="1029" w:type="pct"/>
          </w:tcPr>
          <w:p w:rsidRPr="00C20AEF" w:rsidR="004B560D" w:rsidP="004B560D" w:rsidRDefault="004B560D" w14:paraId="5A555DFC" w14:textId="430A11A3">
            <w:pPr>
              <w:pStyle w:val="TabelleFlietext3"/>
              <w:spacing w:before="60" w:after="60"/>
              <w:ind w:left="0"/>
              <w:rPr>
                <w:sz w:val="20"/>
                <w:szCs w:val="20"/>
              </w:rPr>
            </w:pPr>
            <w:r>
              <w:rPr>
                <w:sz w:val="20"/>
              </w:rPr>
              <w:t>Date sent</w:t>
            </w:r>
          </w:p>
        </w:tc>
        <w:tc>
          <w:tcPr>
            <w:tcW w:w="587" w:type="pct"/>
          </w:tcPr>
          <w:p w:rsidRPr="00C20AEF" w:rsidR="004B560D" w:rsidP="004B560D" w:rsidRDefault="004B560D" w14:paraId="1803638B" w14:textId="77777777">
            <w:pPr>
              <w:pStyle w:val="TabelleFlietext3"/>
              <w:spacing w:before="60" w:after="60"/>
              <w:ind w:left="0"/>
              <w:rPr>
                <w:sz w:val="20"/>
                <w:szCs w:val="20"/>
              </w:rPr>
            </w:pPr>
            <w:r>
              <w:rPr>
                <w:sz w:val="20"/>
              </w:rPr>
              <w:t>Text field</w:t>
            </w:r>
          </w:p>
        </w:tc>
        <w:tc>
          <w:tcPr>
            <w:tcW w:w="586" w:type="pct"/>
            <w:gridSpan w:val="2"/>
          </w:tcPr>
          <w:p w:rsidRPr="00C20AEF" w:rsidR="004B560D" w:rsidP="004B560D" w:rsidRDefault="004B560D" w14:paraId="550E7A8D" w14:textId="77777777">
            <w:pPr>
              <w:pStyle w:val="TabelleFlietext3"/>
              <w:spacing w:before="60" w:after="60"/>
              <w:ind w:left="0"/>
              <w:rPr>
                <w:sz w:val="20"/>
                <w:szCs w:val="20"/>
              </w:rPr>
            </w:pPr>
            <w:r>
              <w:rPr>
                <w:sz w:val="20"/>
              </w:rPr>
              <w:t>General time format</w:t>
            </w:r>
          </w:p>
        </w:tc>
        <w:tc>
          <w:tcPr>
            <w:tcW w:w="1713" w:type="pct"/>
            <w:gridSpan w:val="2"/>
          </w:tcPr>
          <w:p w:rsidRPr="00C20AEF" w:rsidR="004B560D" w:rsidP="004B560D" w:rsidRDefault="004B560D" w14:paraId="27804FC3" w14:textId="77777777">
            <w:pPr>
              <w:pStyle w:val="TabelleFlietext3"/>
              <w:spacing w:before="60" w:after="60"/>
              <w:ind w:left="0"/>
              <w:rPr>
                <w:sz w:val="20"/>
                <w:szCs w:val="20"/>
              </w:rPr>
            </w:pPr>
            <w:r>
              <w:rPr>
                <w:sz w:val="20"/>
              </w:rPr>
              <w:t xml:space="preserve">Date on which the order was marked as </w:t>
            </w:r>
            <w:r>
              <w:rPr>
                <w:i/>
                <w:sz w:val="20"/>
              </w:rPr>
              <w:t>shipped</w:t>
            </w:r>
            <w:r>
              <w:rPr>
                <w:sz w:val="20"/>
              </w:rPr>
              <w:t xml:space="preserve"> .</w:t>
            </w:r>
          </w:p>
        </w:tc>
      </w:tr>
      <w:tr w:rsidRPr="00C20AEF" w:rsidR="004B560D" w:rsidTr="00C201B5" w14:paraId="4647DDA4" w14:textId="77777777">
        <w:trPr>
          <w:gridAfter w:val="1"/>
          <w:wAfter w:w="29" w:type="pct"/>
        </w:trPr>
        <w:tc>
          <w:tcPr>
            <w:tcW w:w="519" w:type="pct"/>
          </w:tcPr>
          <w:p w:rsidRPr="00C20AEF" w:rsidR="004B560D" w:rsidP="004B560D" w:rsidRDefault="00F427E2" w14:paraId="3371A321" w14:textId="05E549BE">
            <w:pPr>
              <w:pStyle w:val="TabelleFlietext3"/>
              <w:spacing w:before="60" w:after="60"/>
              <w:ind w:left="0"/>
              <w:rPr>
                <w:sz w:val="20"/>
                <w:szCs w:val="20"/>
              </w:rPr>
            </w:pPr>
            <w:r>
              <w:rPr>
                <w:sz w:val="20"/>
              </w:rPr>
              <w:t>X/-</w:t>
            </w:r>
          </w:p>
        </w:tc>
        <w:tc>
          <w:tcPr>
            <w:tcW w:w="537" w:type="pct"/>
            <w:gridSpan w:val="3"/>
          </w:tcPr>
          <w:p w:rsidRPr="00C20AEF" w:rsidR="004B560D" w:rsidP="004B560D" w:rsidRDefault="00F427E2" w14:paraId="26A4CC64" w14:textId="74DE894A">
            <w:pPr>
              <w:pStyle w:val="TabelleFlietext3"/>
              <w:spacing w:before="60" w:after="60"/>
              <w:ind w:left="0"/>
              <w:rPr>
                <w:sz w:val="20"/>
                <w:szCs w:val="20"/>
              </w:rPr>
            </w:pPr>
            <w:r>
              <w:rPr>
                <w:sz w:val="20"/>
              </w:rPr>
              <w:t>*/-</w:t>
            </w:r>
          </w:p>
        </w:tc>
        <w:tc>
          <w:tcPr>
            <w:tcW w:w="1029" w:type="pct"/>
          </w:tcPr>
          <w:p w:rsidRPr="00C20AEF" w:rsidR="004B560D" w:rsidP="004B560D" w:rsidRDefault="004B560D" w14:paraId="634CC280" w14:textId="3FC91812">
            <w:pPr>
              <w:pStyle w:val="TabelleFlietext3"/>
              <w:spacing w:before="60" w:after="60"/>
              <w:ind w:left="0"/>
              <w:rPr>
                <w:sz w:val="20"/>
                <w:szCs w:val="20"/>
              </w:rPr>
            </w:pPr>
            <w:r>
              <w:rPr>
                <w:sz w:val="20"/>
              </w:rPr>
              <w:t>Date done</w:t>
            </w:r>
          </w:p>
        </w:tc>
        <w:tc>
          <w:tcPr>
            <w:tcW w:w="587" w:type="pct"/>
          </w:tcPr>
          <w:p w:rsidRPr="00C20AEF" w:rsidR="004B560D" w:rsidP="004B560D" w:rsidRDefault="004B560D" w14:paraId="12CE8437" w14:textId="77777777">
            <w:pPr>
              <w:pStyle w:val="TabelleFlietext3"/>
              <w:spacing w:before="60" w:after="60"/>
              <w:ind w:left="0"/>
              <w:rPr>
                <w:sz w:val="20"/>
                <w:szCs w:val="20"/>
              </w:rPr>
            </w:pPr>
            <w:r>
              <w:rPr>
                <w:sz w:val="20"/>
              </w:rPr>
              <w:t>Text field</w:t>
            </w:r>
          </w:p>
        </w:tc>
        <w:tc>
          <w:tcPr>
            <w:tcW w:w="586" w:type="pct"/>
            <w:gridSpan w:val="2"/>
          </w:tcPr>
          <w:p w:rsidRPr="00C20AEF" w:rsidR="004B560D" w:rsidP="004B560D" w:rsidRDefault="004B560D" w14:paraId="17B2FD83" w14:textId="77777777">
            <w:pPr>
              <w:pStyle w:val="TabelleFlietext3"/>
              <w:spacing w:before="60" w:after="60"/>
              <w:ind w:left="0"/>
              <w:rPr>
                <w:sz w:val="20"/>
                <w:szCs w:val="20"/>
              </w:rPr>
            </w:pPr>
            <w:r>
              <w:rPr>
                <w:sz w:val="20"/>
              </w:rPr>
              <w:t>General time format</w:t>
            </w:r>
          </w:p>
        </w:tc>
        <w:tc>
          <w:tcPr>
            <w:tcW w:w="1713" w:type="pct"/>
            <w:gridSpan w:val="2"/>
          </w:tcPr>
          <w:p w:rsidRPr="00C20AEF" w:rsidR="004B560D" w:rsidP="004B560D" w:rsidRDefault="004B560D" w14:paraId="48B441A9" w14:textId="2F9C775F">
            <w:pPr>
              <w:pStyle w:val="TabelleFlietext3"/>
              <w:spacing w:before="60" w:after="60"/>
              <w:ind w:left="0"/>
              <w:rPr>
                <w:sz w:val="20"/>
                <w:szCs w:val="20"/>
              </w:rPr>
            </w:pPr>
            <w:r>
              <w:rPr>
                <w:sz w:val="20"/>
              </w:rPr>
              <w:t xml:space="preserve">Date when the order was marked as </w:t>
            </w:r>
            <w:r>
              <w:rPr>
                <w:i/>
                <w:sz w:val="20"/>
              </w:rPr>
              <w:t>received</w:t>
            </w:r>
            <w:r>
              <w:rPr>
                <w:sz w:val="20"/>
              </w:rPr>
              <w:t xml:space="preserve">, </w:t>
            </w:r>
            <w:r>
              <w:rPr>
                <w:i/>
                <w:sz w:val="20"/>
              </w:rPr>
              <w:t xml:space="preserve">cancelled, expired </w:t>
            </w:r>
            <w:r>
              <w:rPr>
                <w:sz w:val="20"/>
              </w:rPr>
              <w:t>or</w:t>
            </w:r>
            <w:r>
              <w:rPr>
                <w:i/>
                <w:sz w:val="20"/>
              </w:rPr>
              <w:t xml:space="preserve"> rejected</w:t>
            </w:r>
            <w:r>
              <w:rPr>
                <w:sz w:val="20"/>
              </w:rPr>
              <w:t xml:space="preserve"> .</w:t>
            </w:r>
          </w:p>
        </w:tc>
      </w:tr>
      <w:tr w:rsidRPr="00C20AEF" w:rsidR="004B560D" w:rsidTr="00C201B5" w14:paraId="1693EF53" w14:textId="77777777">
        <w:trPr>
          <w:gridAfter w:val="1"/>
          <w:wAfter w:w="29" w:type="pct"/>
        </w:trPr>
        <w:tc>
          <w:tcPr>
            <w:tcW w:w="519" w:type="pct"/>
          </w:tcPr>
          <w:p w:rsidRPr="00C20AEF" w:rsidR="004B560D" w:rsidP="004B560D" w:rsidRDefault="00C06553" w14:paraId="7886B104" w14:textId="38782386">
            <w:pPr>
              <w:pStyle w:val="TabelleFlietext3"/>
              <w:spacing w:before="60" w:after="60"/>
              <w:ind w:left="0"/>
              <w:rPr>
                <w:sz w:val="20"/>
                <w:szCs w:val="20"/>
              </w:rPr>
            </w:pPr>
            <w:r>
              <w:rPr>
                <w:sz w:val="20"/>
              </w:rPr>
              <w:t>*/*</w:t>
            </w:r>
          </w:p>
        </w:tc>
        <w:tc>
          <w:tcPr>
            <w:tcW w:w="537" w:type="pct"/>
            <w:gridSpan w:val="3"/>
          </w:tcPr>
          <w:p w:rsidRPr="00C20AEF" w:rsidR="004B560D" w:rsidP="004B560D" w:rsidRDefault="00F427E2" w14:paraId="4A30E199" w14:textId="0708A6B9">
            <w:pPr>
              <w:pStyle w:val="TabelleFlietext3"/>
              <w:spacing w:before="60" w:after="60"/>
              <w:ind w:left="0"/>
              <w:rPr>
                <w:sz w:val="20"/>
                <w:szCs w:val="20"/>
              </w:rPr>
            </w:pPr>
            <w:r>
              <w:rPr>
                <w:sz w:val="20"/>
              </w:rPr>
              <w:t>*/*</w:t>
            </w:r>
          </w:p>
        </w:tc>
        <w:tc>
          <w:tcPr>
            <w:tcW w:w="1029" w:type="pct"/>
          </w:tcPr>
          <w:p w:rsidRPr="00C20AEF" w:rsidR="004B560D" w:rsidP="004B560D" w:rsidRDefault="004B560D" w14:paraId="4E0EAFF9" w14:textId="3092A104">
            <w:pPr>
              <w:pStyle w:val="TabelleFlietext3"/>
              <w:spacing w:before="60" w:after="60"/>
              <w:ind w:left="0"/>
              <w:rPr>
                <w:sz w:val="20"/>
                <w:szCs w:val="20"/>
              </w:rPr>
            </w:pPr>
            <w:proofErr w:type="spellStart"/>
            <w:r>
              <w:rPr>
                <w:sz w:val="20"/>
              </w:rPr>
              <w:t>Aut</w:t>
            </w:r>
            <w:proofErr w:type="spellEnd"/>
            <w:r>
              <w:rPr>
                <w:sz w:val="20"/>
              </w:rPr>
              <w:t>. Buyer's order note</w:t>
            </w:r>
          </w:p>
        </w:tc>
        <w:tc>
          <w:tcPr>
            <w:tcW w:w="587" w:type="pct"/>
          </w:tcPr>
          <w:p w:rsidRPr="00C20AEF" w:rsidR="004B560D" w:rsidP="004B560D" w:rsidRDefault="004B560D" w14:paraId="2481C3AB" w14:textId="77777777">
            <w:pPr>
              <w:pStyle w:val="TabelleFlietext3"/>
              <w:spacing w:before="60" w:after="60"/>
              <w:ind w:left="0"/>
              <w:rPr>
                <w:sz w:val="20"/>
                <w:szCs w:val="20"/>
              </w:rPr>
            </w:pPr>
            <w:proofErr w:type="spellStart"/>
            <w:r>
              <w:rPr>
                <w:sz w:val="20"/>
              </w:rPr>
              <w:t>Textarea</w:t>
            </w:r>
            <w:proofErr w:type="spellEnd"/>
          </w:p>
        </w:tc>
        <w:tc>
          <w:tcPr>
            <w:tcW w:w="586" w:type="pct"/>
            <w:gridSpan w:val="2"/>
          </w:tcPr>
          <w:p w:rsidRPr="00C20AEF" w:rsidR="004B560D" w:rsidP="004B560D" w:rsidRDefault="00C06553" w14:paraId="213C334A" w14:textId="75DEAA24">
            <w:pPr>
              <w:pStyle w:val="TabelleFlietext3"/>
              <w:spacing w:before="60" w:after="60"/>
              <w:ind w:left="0"/>
              <w:rPr>
                <w:sz w:val="20"/>
                <w:szCs w:val="20"/>
              </w:rPr>
            </w:pPr>
            <w:r>
              <w:rPr>
                <w:sz w:val="20"/>
              </w:rPr>
              <w:t>Text</w:t>
            </w:r>
          </w:p>
        </w:tc>
        <w:tc>
          <w:tcPr>
            <w:tcW w:w="1713" w:type="pct"/>
            <w:gridSpan w:val="2"/>
          </w:tcPr>
          <w:p w:rsidRPr="00C20AEF" w:rsidR="004B560D" w:rsidP="004B560D" w:rsidRDefault="004B560D" w14:paraId="1D887241" w14:textId="4A6EB776">
            <w:pPr>
              <w:pStyle w:val="TabelleFlietext3"/>
              <w:spacing w:before="60" w:after="60"/>
              <w:ind w:left="0"/>
              <w:rPr>
                <w:sz w:val="20"/>
                <w:szCs w:val="20"/>
              </w:rPr>
            </w:pPr>
            <w:r>
              <w:rPr>
                <w:sz w:val="20"/>
              </w:rPr>
              <w:t>General order note of the buyer</w:t>
            </w:r>
          </w:p>
        </w:tc>
      </w:tr>
      <w:tr w:rsidRPr="00C20AEF" w:rsidR="004B560D" w:rsidTr="00C201B5" w14:paraId="75A4FDDA" w14:textId="77777777">
        <w:trPr>
          <w:gridAfter w:val="1"/>
          <w:wAfter w:w="29" w:type="pct"/>
        </w:trPr>
        <w:tc>
          <w:tcPr>
            <w:tcW w:w="519" w:type="pct"/>
          </w:tcPr>
          <w:p w:rsidRPr="00C20AEF" w:rsidR="004B560D" w:rsidP="004B560D" w:rsidRDefault="00C06553" w14:paraId="14549721" w14:textId="73F79ACD">
            <w:pPr>
              <w:pStyle w:val="TabelleFlietext3"/>
              <w:spacing w:before="60" w:after="60"/>
              <w:ind w:left="0"/>
              <w:rPr>
                <w:sz w:val="20"/>
                <w:szCs w:val="20"/>
              </w:rPr>
            </w:pPr>
            <w:r>
              <w:rPr>
                <w:sz w:val="20"/>
              </w:rPr>
              <w:t>*/*</w:t>
            </w:r>
          </w:p>
        </w:tc>
        <w:tc>
          <w:tcPr>
            <w:tcW w:w="537" w:type="pct"/>
            <w:gridSpan w:val="3"/>
          </w:tcPr>
          <w:p w:rsidRPr="00C20AEF" w:rsidR="004B560D" w:rsidP="004B560D" w:rsidRDefault="00F427E2" w14:paraId="7B4C5E9A" w14:textId="71F0AEB1">
            <w:pPr>
              <w:pStyle w:val="TabelleFlietext3"/>
              <w:spacing w:before="60" w:after="60"/>
              <w:ind w:left="0"/>
              <w:rPr>
                <w:sz w:val="20"/>
                <w:szCs w:val="20"/>
              </w:rPr>
            </w:pPr>
            <w:r>
              <w:rPr>
                <w:sz w:val="20"/>
              </w:rPr>
              <w:t>*/*</w:t>
            </w:r>
          </w:p>
        </w:tc>
        <w:tc>
          <w:tcPr>
            <w:tcW w:w="1029" w:type="pct"/>
          </w:tcPr>
          <w:p w:rsidRPr="00C20AEF" w:rsidR="004B560D" w:rsidP="004B560D" w:rsidRDefault="004B560D" w14:paraId="4450F01C" w14:textId="71327D1B">
            <w:pPr>
              <w:pStyle w:val="TabelleFlietext3"/>
              <w:spacing w:before="60" w:after="60"/>
              <w:ind w:left="0"/>
              <w:rPr>
                <w:sz w:val="20"/>
                <w:szCs w:val="20"/>
              </w:rPr>
            </w:pPr>
            <w:r>
              <w:rPr>
                <w:sz w:val="20"/>
              </w:rPr>
              <w:t>Special order note from the buyer</w:t>
            </w:r>
          </w:p>
        </w:tc>
        <w:tc>
          <w:tcPr>
            <w:tcW w:w="587" w:type="pct"/>
          </w:tcPr>
          <w:p w:rsidRPr="00C20AEF" w:rsidR="004B560D" w:rsidP="004B560D" w:rsidRDefault="004B560D" w14:paraId="70183B69" w14:textId="77777777">
            <w:pPr>
              <w:pStyle w:val="TabelleFlietext3"/>
              <w:spacing w:before="60" w:after="60"/>
              <w:ind w:left="0"/>
              <w:rPr>
                <w:sz w:val="20"/>
                <w:szCs w:val="20"/>
              </w:rPr>
            </w:pPr>
            <w:proofErr w:type="spellStart"/>
            <w:r>
              <w:rPr>
                <w:sz w:val="20"/>
              </w:rPr>
              <w:t>Textarea</w:t>
            </w:r>
            <w:proofErr w:type="spellEnd"/>
          </w:p>
        </w:tc>
        <w:tc>
          <w:tcPr>
            <w:tcW w:w="586" w:type="pct"/>
            <w:gridSpan w:val="2"/>
          </w:tcPr>
          <w:p w:rsidRPr="00C20AEF" w:rsidR="004B560D" w:rsidP="004B560D" w:rsidRDefault="00C06553" w14:paraId="6CAC11CB" w14:textId="3D1436CB">
            <w:pPr>
              <w:pStyle w:val="TabelleFlietext3"/>
              <w:spacing w:before="60" w:after="60"/>
              <w:ind w:left="0"/>
              <w:rPr>
                <w:sz w:val="20"/>
                <w:szCs w:val="20"/>
              </w:rPr>
            </w:pPr>
            <w:r>
              <w:rPr>
                <w:sz w:val="20"/>
              </w:rPr>
              <w:t>Text</w:t>
            </w:r>
          </w:p>
        </w:tc>
        <w:tc>
          <w:tcPr>
            <w:tcW w:w="1713" w:type="pct"/>
            <w:gridSpan w:val="2"/>
          </w:tcPr>
          <w:p w:rsidRPr="00C20AEF" w:rsidR="004B560D" w:rsidP="004B560D" w:rsidRDefault="004B560D" w14:paraId="20339342" w14:textId="11595D07">
            <w:pPr>
              <w:pStyle w:val="TabelleFlietext3"/>
              <w:spacing w:before="60" w:after="60"/>
              <w:ind w:left="0"/>
              <w:rPr>
                <w:sz w:val="20"/>
                <w:szCs w:val="20"/>
              </w:rPr>
            </w:pPr>
            <w:r>
              <w:rPr>
                <w:sz w:val="20"/>
              </w:rPr>
              <w:t>Special order note of the buyer for this order, always empty in seller's view</w:t>
            </w:r>
          </w:p>
        </w:tc>
      </w:tr>
      <w:tr w:rsidRPr="00C20AEF" w:rsidR="00C201B5" w:rsidTr="00C201B5" w14:paraId="22EBF1AE" w14:textId="77777777">
        <w:tc>
          <w:tcPr>
            <w:tcW w:w="524" w:type="pct"/>
            <w:gridSpan w:val="2"/>
          </w:tcPr>
          <w:p w:rsidRPr="00C20AEF" w:rsidR="00C201B5" w:rsidP="00600955" w:rsidRDefault="00C201B5" w14:paraId="712FF77C" w14:textId="14562079">
            <w:pPr>
              <w:pStyle w:val="TabelleFlietext3"/>
              <w:spacing w:before="60" w:after="60"/>
              <w:ind w:left="0"/>
              <w:rPr>
                <w:sz w:val="20"/>
                <w:szCs w:val="20"/>
              </w:rPr>
            </w:pPr>
            <w:r>
              <w:rPr>
                <w:sz w:val="20"/>
              </w:rPr>
              <w:lastRenderedPageBreak/>
              <w:t>X/X</w:t>
            </w:r>
          </w:p>
        </w:tc>
        <w:tc>
          <w:tcPr>
            <w:tcW w:w="523" w:type="pct"/>
          </w:tcPr>
          <w:p w:rsidRPr="00C20AEF" w:rsidR="00C201B5" w:rsidP="00600955" w:rsidRDefault="00C201B5" w14:paraId="583651AC" w14:textId="0F90E27F">
            <w:pPr>
              <w:pStyle w:val="TabelleFlietext3"/>
              <w:spacing w:before="60" w:after="60"/>
              <w:ind w:left="0"/>
              <w:rPr>
                <w:sz w:val="20"/>
                <w:szCs w:val="20"/>
              </w:rPr>
            </w:pPr>
            <w:r>
              <w:rPr>
                <w:sz w:val="20"/>
              </w:rPr>
              <w:t>X/X</w:t>
            </w:r>
          </w:p>
        </w:tc>
        <w:tc>
          <w:tcPr>
            <w:tcW w:w="1039" w:type="pct"/>
            <w:gridSpan w:val="2"/>
          </w:tcPr>
          <w:p w:rsidRPr="00C20AEF" w:rsidR="00C201B5" w:rsidP="00600955" w:rsidRDefault="00C201B5" w14:paraId="36E8169E" w14:textId="68212D67">
            <w:pPr>
              <w:pStyle w:val="TabelleFlietext3"/>
              <w:spacing w:before="60" w:after="60"/>
              <w:ind w:left="0"/>
              <w:rPr>
                <w:sz w:val="20"/>
                <w:szCs w:val="20"/>
              </w:rPr>
            </w:pPr>
            <w:r>
              <w:rPr>
                <w:sz w:val="20"/>
              </w:rPr>
              <w:t>Special order note of the buyer for this order</w:t>
            </w:r>
          </w:p>
        </w:tc>
        <w:tc>
          <w:tcPr>
            <w:tcW w:w="595" w:type="pct"/>
            <w:gridSpan w:val="2"/>
          </w:tcPr>
          <w:p w:rsidRPr="00C20AEF" w:rsidR="00C201B5" w:rsidP="00600955" w:rsidRDefault="00C201B5" w14:paraId="00B86ACB" w14:textId="77777777">
            <w:pPr>
              <w:pStyle w:val="TabelleFlietext3"/>
              <w:spacing w:before="60" w:after="60"/>
              <w:ind w:left="0"/>
              <w:rPr>
                <w:sz w:val="20"/>
                <w:szCs w:val="20"/>
              </w:rPr>
            </w:pPr>
            <w:proofErr w:type="spellStart"/>
            <w:r>
              <w:rPr>
                <w:sz w:val="20"/>
              </w:rPr>
              <w:t>Textarea</w:t>
            </w:r>
            <w:proofErr w:type="spellEnd"/>
          </w:p>
        </w:tc>
        <w:tc>
          <w:tcPr>
            <w:tcW w:w="593" w:type="pct"/>
            <w:gridSpan w:val="2"/>
          </w:tcPr>
          <w:p w:rsidRPr="00C20AEF" w:rsidR="00C201B5" w:rsidP="00600955" w:rsidRDefault="00C201B5" w14:paraId="3DE5947C" w14:textId="77777777">
            <w:pPr>
              <w:pStyle w:val="TabelleFlietext3"/>
              <w:spacing w:before="60" w:after="60"/>
              <w:ind w:left="0"/>
              <w:rPr>
                <w:sz w:val="20"/>
                <w:szCs w:val="20"/>
              </w:rPr>
            </w:pPr>
            <w:r>
              <w:rPr>
                <w:sz w:val="20"/>
              </w:rPr>
              <w:t>Text</w:t>
            </w:r>
          </w:p>
        </w:tc>
        <w:tc>
          <w:tcPr>
            <w:tcW w:w="1727" w:type="pct"/>
            <w:gridSpan w:val="2"/>
          </w:tcPr>
          <w:p w:rsidRPr="00C20AEF" w:rsidR="000D3A2D" w:rsidP="00A079E9" w:rsidRDefault="00C201B5" w14:paraId="4F2DD3AD" w14:textId="77777777">
            <w:pPr>
              <w:pStyle w:val="Anforderungsnummer"/>
            </w:pPr>
            <w:r>
              <w:rPr>
                <w:rFonts w:ascii="Tele-GroteskNor" w:hAnsi="Tele-GroteskNor"/>
                <w:sz w:val="20"/>
              </w:rPr>
              <w:t xml:space="preserve">Special order note of the buyer for a D2D order (also only visible for D2D orders), see also </w:t>
            </w:r>
            <w:r w:rsidRPr="00C20AEF" w:rsidR="00882EE7">
              <w:rPr>
                <w:rFonts w:ascii="Tele-GroteskNor" w:hAnsi="Tele-GroteskNor"/>
                <w:sz w:val="20"/>
              </w:rPr>
              <w:fldChar w:fldCharType="begin"/>
            </w:r>
            <w:r w:rsidRPr="00C20AEF" w:rsidR="00882EE7">
              <w:rPr>
                <w:rFonts w:ascii="Tele-GroteskNor" w:hAnsi="Tele-GroteskNor"/>
                <w:sz w:val="20"/>
              </w:rPr>
              <w:instrText xml:space="preserve"> REF FKT_GUI_422 \h  \* MERGEFORMAT </w:instrText>
            </w:r>
            <w:r w:rsidRPr="00C20AEF" w:rsidR="00882EE7">
              <w:rPr>
                <w:rFonts w:ascii="Tele-GroteskNor" w:hAnsi="Tele-GroteskNor"/>
                <w:sz w:val="20"/>
              </w:rPr>
            </w:r>
            <w:r w:rsidRPr="00C20AEF" w:rsidR="00882EE7">
              <w:rPr>
                <w:rFonts w:ascii="Tele-GroteskNor" w:hAnsi="Tele-GroteskNor"/>
                <w:sz w:val="20"/>
              </w:rPr>
              <w:fldChar w:fldCharType="separate"/>
            </w:r>
            <w:proofErr w:type="spellStart"/>
            <w:r w:rsidRPr="000D3A2D" w:rsidR="000D3A2D">
              <w:rPr>
                <w:rFonts w:ascii="Tele-GroteskNor" w:hAnsi="Tele-GroteskNor"/>
                <w:sz w:val="20"/>
              </w:rPr>
              <w:t>Anforderung</w:t>
            </w:r>
            <w:proofErr w:type="spellEnd"/>
            <w:r w:rsidRPr="000D3A2D" w:rsidR="000D3A2D">
              <w:rPr>
                <w:rFonts w:ascii="Tele-GroteskNor" w:hAnsi="Tele-GroteskNor"/>
                <w:sz w:val="20"/>
              </w:rPr>
              <w:t>: FKT-GUI-422</w:t>
            </w:r>
          </w:p>
          <w:p w:rsidRPr="00C20AEF" w:rsidR="00C201B5" w:rsidP="00600955" w:rsidRDefault="00882EE7" w14:paraId="2B7E2F5E" w14:textId="780BDE30">
            <w:pPr>
              <w:pStyle w:val="TabelleFlietext3"/>
              <w:ind w:left="0"/>
              <w:rPr>
                <w:sz w:val="20"/>
              </w:rPr>
            </w:pPr>
            <w:r w:rsidRPr="00C20AEF">
              <w:rPr>
                <w:sz w:val="20"/>
              </w:rPr>
              <w:fldChar w:fldCharType="end"/>
            </w:r>
            <w:r>
              <w:rPr>
                <w:sz w:val="20"/>
              </w:rPr>
              <w:t>Displayed to the seller already before accepting the D2D delivery request. Field is not editable. Background color is red (CI compliant) if at least 1 character is included. A tooltip displays the complete text.</w:t>
            </w:r>
          </w:p>
        </w:tc>
      </w:tr>
      <w:tr w:rsidRPr="00C20AEF" w:rsidR="004B560D" w:rsidTr="00C201B5" w14:paraId="1C373F8D" w14:textId="77777777">
        <w:trPr>
          <w:gridAfter w:val="1"/>
          <w:wAfter w:w="29" w:type="pct"/>
        </w:trPr>
        <w:tc>
          <w:tcPr>
            <w:tcW w:w="519" w:type="pct"/>
          </w:tcPr>
          <w:p w:rsidRPr="00C20AEF" w:rsidR="004B560D" w:rsidP="00C06553" w:rsidRDefault="004B560D" w14:paraId="208F568E" w14:textId="2B8859A6">
            <w:pPr>
              <w:pStyle w:val="TabelleFlietext3"/>
              <w:spacing w:before="60" w:after="60"/>
              <w:ind w:left="0"/>
              <w:rPr>
                <w:sz w:val="20"/>
                <w:szCs w:val="20"/>
              </w:rPr>
            </w:pPr>
            <w:r>
              <w:rPr>
                <w:sz w:val="20"/>
              </w:rPr>
              <w:t>X/X</w:t>
            </w:r>
          </w:p>
        </w:tc>
        <w:tc>
          <w:tcPr>
            <w:tcW w:w="537" w:type="pct"/>
            <w:gridSpan w:val="3"/>
          </w:tcPr>
          <w:p w:rsidRPr="00C20AEF" w:rsidR="004B560D" w:rsidP="004B560D" w:rsidRDefault="004B560D" w14:paraId="24C3B2A7" w14:textId="21236185">
            <w:pPr>
              <w:pStyle w:val="TabelleFlietext3"/>
              <w:spacing w:before="60" w:after="60"/>
              <w:rPr>
                <w:sz w:val="20"/>
                <w:szCs w:val="20"/>
              </w:rPr>
            </w:pPr>
            <w:r>
              <w:rPr>
                <w:sz w:val="20"/>
              </w:rPr>
              <w:t>*/*</w:t>
            </w:r>
          </w:p>
        </w:tc>
        <w:tc>
          <w:tcPr>
            <w:tcW w:w="1029" w:type="pct"/>
          </w:tcPr>
          <w:p w:rsidRPr="00C20AEF" w:rsidR="004B560D" w:rsidP="004B560D" w:rsidRDefault="004B560D" w14:paraId="55AB7AD9" w14:textId="5EFCE7FA">
            <w:pPr>
              <w:pStyle w:val="TabelleFlietext3"/>
              <w:spacing w:before="60" w:after="60"/>
              <w:rPr>
                <w:sz w:val="20"/>
                <w:szCs w:val="20"/>
              </w:rPr>
            </w:pPr>
            <w:r>
              <w:rPr>
                <w:sz w:val="20"/>
              </w:rPr>
              <w:t>Note rejection</w:t>
            </w:r>
          </w:p>
        </w:tc>
        <w:tc>
          <w:tcPr>
            <w:tcW w:w="587" w:type="pct"/>
          </w:tcPr>
          <w:p w:rsidRPr="00C20AEF" w:rsidR="004B560D" w:rsidP="004B560D" w:rsidRDefault="004B560D" w14:paraId="2E94AAFA" w14:textId="77777777">
            <w:pPr>
              <w:pStyle w:val="TabelleFlietext3"/>
              <w:spacing w:before="60" w:after="60"/>
              <w:rPr>
                <w:sz w:val="20"/>
                <w:szCs w:val="20"/>
              </w:rPr>
            </w:pPr>
            <w:r>
              <w:rPr>
                <w:sz w:val="20"/>
              </w:rPr>
              <w:t>Text field</w:t>
            </w:r>
          </w:p>
        </w:tc>
        <w:tc>
          <w:tcPr>
            <w:tcW w:w="586" w:type="pct"/>
            <w:gridSpan w:val="2"/>
          </w:tcPr>
          <w:p w:rsidRPr="00C20AEF" w:rsidR="004B560D" w:rsidP="004B560D" w:rsidRDefault="004B560D" w14:paraId="187011FD" w14:textId="77777777">
            <w:pPr>
              <w:pStyle w:val="TabelleFlietext3"/>
              <w:spacing w:before="60" w:after="60"/>
              <w:rPr>
                <w:sz w:val="20"/>
                <w:szCs w:val="20"/>
              </w:rPr>
            </w:pPr>
            <w:r>
              <w:rPr>
                <w:sz w:val="20"/>
              </w:rPr>
              <w:t>Text. 100 characters</w:t>
            </w:r>
          </w:p>
        </w:tc>
        <w:tc>
          <w:tcPr>
            <w:tcW w:w="1713" w:type="pct"/>
            <w:gridSpan w:val="2"/>
          </w:tcPr>
          <w:p w:rsidRPr="00C20AEF" w:rsidR="004B560D" w:rsidP="004B560D" w:rsidRDefault="004B560D" w14:paraId="1E6ED03C" w14:textId="21EBCF4A">
            <w:pPr>
              <w:pStyle w:val="TabelleFlietext3"/>
              <w:spacing w:before="60" w:after="60"/>
              <w:rPr>
                <w:sz w:val="20"/>
                <w:szCs w:val="20"/>
              </w:rPr>
            </w:pPr>
            <w:r>
              <w:rPr>
                <w:sz w:val="20"/>
              </w:rPr>
              <w:t>Comment that the seller must fill in when rejecting one or more items; in the D2D process, it can also be a system-assigned comment.</w:t>
            </w:r>
          </w:p>
        </w:tc>
      </w:tr>
      <w:tr w:rsidRPr="00C20AEF" w:rsidR="004B560D" w:rsidTr="00C201B5" w14:paraId="32D9A7D5" w14:textId="77777777">
        <w:trPr>
          <w:gridAfter w:val="1"/>
          <w:wAfter w:w="29" w:type="pct"/>
        </w:trPr>
        <w:tc>
          <w:tcPr>
            <w:tcW w:w="519" w:type="pct"/>
          </w:tcPr>
          <w:p w:rsidRPr="00C20AEF" w:rsidR="004B560D" w:rsidP="004B560D" w:rsidRDefault="004B560D" w14:paraId="0E9DCD65" w14:textId="1D3C40A2">
            <w:pPr>
              <w:pStyle w:val="TabelleFlietext3"/>
              <w:spacing w:before="60" w:after="60"/>
              <w:rPr>
                <w:sz w:val="20"/>
                <w:szCs w:val="20"/>
              </w:rPr>
            </w:pPr>
            <w:r>
              <w:rPr>
                <w:sz w:val="20"/>
              </w:rPr>
              <w:t>X/X</w:t>
            </w:r>
          </w:p>
        </w:tc>
        <w:tc>
          <w:tcPr>
            <w:tcW w:w="537" w:type="pct"/>
            <w:gridSpan w:val="3"/>
          </w:tcPr>
          <w:p w:rsidRPr="00C20AEF" w:rsidR="004B560D" w:rsidP="004B560D" w:rsidRDefault="004B560D" w14:paraId="3C8416CA" w14:textId="033EF400">
            <w:pPr>
              <w:pStyle w:val="TabelleFlietext3"/>
              <w:spacing w:before="60" w:after="60"/>
              <w:rPr>
                <w:sz w:val="20"/>
                <w:szCs w:val="20"/>
              </w:rPr>
            </w:pPr>
            <w:r>
              <w:rPr>
                <w:sz w:val="20"/>
              </w:rPr>
              <w:t>*/*</w:t>
            </w:r>
          </w:p>
        </w:tc>
        <w:tc>
          <w:tcPr>
            <w:tcW w:w="1029" w:type="pct"/>
          </w:tcPr>
          <w:p w:rsidRPr="00C20AEF" w:rsidR="004B560D" w:rsidP="004B560D" w:rsidRDefault="004B560D" w14:paraId="0E8DCF14" w14:textId="1B749106">
            <w:pPr>
              <w:pStyle w:val="TabelleFlietext3"/>
              <w:spacing w:before="60" w:after="60"/>
              <w:rPr>
                <w:sz w:val="20"/>
                <w:szCs w:val="20"/>
              </w:rPr>
            </w:pPr>
            <w:r>
              <w:rPr>
                <w:sz w:val="20"/>
              </w:rPr>
              <w:t>Total weight</w:t>
            </w:r>
            <w:bookmarkStart w:name="_Ref259623717" w:id="352"/>
            <w:r w:rsidRPr="00C20AEF">
              <w:rPr>
                <w:rStyle w:val="Funotenzeichen"/>
                <w:sz w:val="20"/>
                <w:szCs w:val="20"/>
              </w:rPr>
              <w:footnoteReference w:id="38"/>
            </w:r>
            <w:bookmarkEnd w:id="352"/>
          </w:p>
        </w:tc>
        <w:tc>
          <w:tcPr>
            <w:tcW w:w="587" w:type="pct"/>
          </w:tcPr>
          <w:p w:rsidRPr="00C20AEF" w:rsidR="004B560D" w:rsidP="004B560D" w:rsidRDefault="004B560D" w14:paraId="714DF759" w14:textId="77777777">
            <w:pPr>
              <w:pStyle w:val="TabelleFlietext3"/>
              <w:spacing w:before="60" w:after="60"/>
              <w:rPr>
                <w:sz w:val="20"/>
                <w:szCs w:val="20"/>
              </w:rPr>
            </w:pPr>
            <w:r>
              <w:rPr>
                <w:sz w:val="20"/>
              </w:rPr>
              <w:t>Text field</w:t>
            </w:r>
          </w:p>
        </w:tc>
        <w:tc>
          <w:tcPr>
            <w:tcW w:w="586" w:type="pct"/>
            <w:gridSpan w:val="2"/>
          </w:tcPr>
          <w:p w:rsidRPr="00C20AEF" w:rsidR="004B560D" w:rsidP="004B560D" w:rsidRDefault="004B560D" w14:paraId="5716FD4D" w14:textId="77777777">
            <w:pPr>
              <w:pStyle w:val="TabelleFlietext3"/>
              <w:spacing w:before="60" w:after="60"/>
              <w:rPr>
                <w:sz w:val="20"/>
                <w:szCs w:val="20"/>
              </w:rPr>
            </w:pPr>
            <w:r>
              <w:rPr>
                <w:sz w:val="20"/>
              </w:rPr>
              <w:t>Weight format</w:t>
            </w:r>
          </w:p>
        </w:tc>
        <w:tc>
          <w:tcPr>
            <w:tcW w:w="1713" w:type="pct"/>
            <w:gridSpan w:val="2"/>
          </w:tcPr>
          <w:p w:rsidRPr="00C20AEF" w:rsidR="004B560D" w:rsidP="004B560D" w:rsidRDefault="004B560D" w14:paraId="28006970" w14:textId="77777777">
            <w:pPr>
              <w:pStyle w:val="TabelleFlietext3"/>
              <w:spacing w:before="60" w:after="60"/>
              <w:rPr>
                <w:sz w:val="20"/>
                <w:szCs w:val="20"/>
              </w:rPr>
            </w:pPr>
            <w:r>
              <w:rPr>
                <w:sz w:val="20"/>
              </w:rPr>
              <w:t>Total weight of all order items.</w:t>
            </w:r>
          </w:p>
        </w:tc>
      </w:tr>
      <w:tr w:rsidRPr="00C20AEF" w:rsidR="004B560D" w:rsidTr="00C201B5" w14:paraId="234A4390" w14:textId="77777777">
        <w:trPr>
          <w:gridAfter w:val="1"/>
          <w:wAfter w:w="29" w:type="pct"/>
        </w:trPr>
        <w:tc>
          <w:tcPr>
            <w:tcW w:w="519" w:type="pct"/>
          </w:tcPr>
          <w:p w:rsidRPr="00C20AEF" w:rsidR="004B560D" w:rsidP="004B560D" w:rsidRDefault="004B560D" w14:paraId="01B4A77F" w14:textId="5BD3278F">
            <w:pPr>
              <w:pStyle w:val="TabelleFlietext3"/>
              <w:spacing w:before="60" w:after="60"/>
              <w:rPr>
                <w:sz w:val="20"/>
                <w:szCs w:val="20"/>
              </w:rPr>
            </w:pPr>
            <w:r>
              <w:rPr>
                <w:sz w:val="20"/>
              </w:rPr>
              <w:t>X/X</w:t>
            </w:r>
          </w:p>
        </w:tc>
        <w:tc>
          <w:tcPr>
            <w:tcW w:w="537" w:type="pct"/>
            <w:gridSpan w:val="3"/>
          </w:tcPr>
          <w:p w:rsidRPr="00C20AEF" w:rsidR="004B560D" w:rsidP="004B560D" w:rsidRDefault="004B560D" w14:paraId="4FA97AC6" w14:textId="4B593A89">
            <w:pPr>
              <w:pStyle w:val="TabelleFlietext3"/>
              <w:spacing w:before="60" w:after="60"/>
              <w:rPr>
                <w:sz w:val="20"/>
                <w:szCs w:val="20"/>
              </w:rPr>
            </w:pPr>
            <w:r>
              <w:rPr>
                <w:sz w:val="20"/>
              </w:rPr>
              <w:t>*/*</w:t>
            </w:r>
          </w:p>
        </w:tc>
        <w:tc>
          <w:tcPr>
            <w:tcW w:w="1029" w:type="pct"/>
          </w:tcPr>
          <w:p w:rsidRPr="00C20AEF" w:rsidR="004B560D" w:rsidP="004B560D" w:rsidRDefault="004B560D" w14:paraId="63086E6B" w14:textId="2AC077EE">
            <w:pPr>
              <w:pStyle w:val="TabelleFlietext3"/>
              <w:spacing w:before="60" w:after="60"/>
              <w:rPr>
                <w:sz w:val="20"/>
                <w:szCs w:val="20"/>
              </w:rPr>
            </w:pPr>
            <w:r>
              <w:rPr>
                <w:sz w:val="20"/>
              </w:rPr>
              <w:t>Total price</w:t>
            </w:r>
            <w:r w:rsidRPr="00C20AEF">
              <w:rPr>
                <w:sz w:val="20"/>
              </w:rPr>
              <w:fldChar w:fldCharType="begin"/>
            </w:r>
            <w:r w:rsidRPr="00C20AEF">
              <w:rPr>
                <w:sz w:val="20"/>
              </w:rPr>
              <w:instrText xml:space="preserve"> NOTEREF _Ref259623717 \h  \* MERGEFORMAT </w:instrText>
            </w:r>
            <w:r w:rsidRPr="00C20AEF">
              <w:rPr>
                <w:sz w:val="20"/>
              </w:rPr>
            </w:r>
            <w:r w:rsidRPr="00C20AEF">
              <w:rPr>
                <w:sz w:val="20"/>
              </w:rPr>
              <w:fldChar w:fldCharType="separate"/>
            </w:r>
            <w:r w:rsidRPr="000D3A2D" w:rsidR="000D3A2D">
              <w:rPr>
                <w:rStyle w:val="Funotenzeichen"/>
              </w:rPr>
              <w:t>38</w:t>
            </w:r>
            <w:r w:rsidRPr="00C20AEF">
              <w:rPr>
                <w:sz w:val="20"/>
              </w:rPr>
              <w:fldChar w:fldCharType="end"/>
            </w:r>
          </w:p>
        </w:tc>
        <w:tc>
          <w:tcPr>
            <w:tcW w:w="587" w:type="pct"/>
          </w:tcPr>
          <w:p w:rsidRPr="00C20AEF" w:rsidR="004B560D" w:rsidP="004B560D" w:rsidRDefault="004B560D" w14:paraId="5580E91E" w14:textId="77777777">
            <w:pPr>
              <w:pStyle w:val="TabelleFlietext3"/>
              <w:spacing w:before="60" w:after="60"/>
              <w:rPr>
                <w:sz w:val="20"/>
                <w:szCs w:val="20"/>
              </w:rPr>
            </w:pPr>
            <w:r>
              <w:rPr>
                <w:sz w:val="20"/>
              </w:rPr>
              <w:t>Text field</w:t>
            </w:r>
          </w:p>
        </w:tc>
        <w:tc>
          <w:tcPr>
            <w:tcW w:w="586" w:type="pct"/>
            <w:gridSpan w:val="2"/>
          </w:tcPr>
          <w:p w:rsidRPr="00C20AEF" w:rsidR="004B560D" w:rsidP="004B560D" w:rsidRDefault="004B560D" w14:paraId="4D7C1377" w14:textId="77777777">
            <w:pPr>
              <w:pStyle w:val="TabelleFlietext3"/>
              <w:spacing w:before="60" w:after="60"/>
              <w:rPr>
                <w:sz w:val="20"/>
                <w:szCs w:val="20"/>
              </w:rPr>
            </w:pPr>
            <w:r>
              <w:rPr>
                <w:sz w:val="20"/>
              </w:rPr>
              <w:t>Price format</w:t>
            </w:r>
          </w:p>
        </w:tc>
        <w:tc>
          <w:tcPr>
            <w:tcW w:w="1713" w:type="pct"/>
            <w:gridSpan w:val="2"/>
          </w:tcPr>
          <w:p w:rsidRPr="00C20AEF" w:rsidR="004B560D" w:rsidP="004B560D" w:rsidRDefault="004B560D" w14:paraId="5CBC7F45" w14:textId="77777777">
            <w:pPr>
              <w:pStyle w:val="TabelleFlietext3"/>
              <w:spacing w:before="60" w:after="60"/>
              <w:rPr>
                <w:sz w:val="20"/>
                <w:szCs w:val="20"/>
              </w:rPr>
            </w:pPr>
            <w:r>
              <w:rPr>
                <w:sz w:val="20"/>
              </w:rPr>
              <w:t xml:space="preserve">Total </w:t>
            </w:r>
            <w:proofErr w:type="spellStart"/>
            <w:r>
              <w:rPr>
                <w:sz w:val="20"/>
              </w:rPr>
              <w:t>DeadStock</w:t>
            </w:r>
            <w:proofErr w:type="spellEnd"/>
            <w:r>
              <w:rPr>
                <w:sz w:val="20"/>
              </w:rPr>
              <w:t>/D2D price of all order items</w:t>
            </w:r>
          </w:p>
          <w:p w:rsidRPr="00C20AEF" w:rsidR="004B560D" w:rsidP="004B560D" w:rsidRDefault="004B560D" w14:paraId="2C03A7D4" w14:textId="6C77EE1B">
            <w:pPr>
              <w:pStyle w:val="TabelleFlietext3"/>
              <w:spacing w:before="60" w:after="60"/>
              <w:rPr>
                <w:sz w:val="20"/>
                <w:szCs w:val="20"/>
              </w:rPr>
            </w:pPr>
            <w:r>
              <w:rPr>
                <w:sz w:val="20"/>
              </w:rPr>
              <w:t>For D2D: plus handling margin</w:t>
            </w:r>
          </w:p>
        </w:tc>
      </w:tr>
    </w:tbl>
    <w:p w:rsidRPr="00C20AEF" w:rsidR="00234020" w:rsidP="00234020" w:rsidRDefault="00234020" w14:paraId="730EB317" w14:textId="0AA4C9CC">
      <w:pPr>
        <w:pStyle w:val="Beschriftung"/>
      </w:pPr>
      <w:bookmarkStart w:name="_Ref22124548" w:id="353"/>
      <w:bookmarkStart w:name="_Toc252787696" w:id="354"/>
      <w:bookmarkStart w:name="_Toc255401690" w:id="355"/>
      <w:bookmarkStart w:name="_Ref20297888" w:id="356"/>
      <w:bookmarkStart w:name="_Ref20483883" w:id="357"/>
      <w:bookmarkStart w:name="_Ref22199356" w:id="358"/>
      <w:bookmarkStart w:name="_Toc98411821" w:id="359"/>
      <w:r>
        <w:rPr>
          <w:highlight w:val="magenta"/>
        </w:rPr>
        <w:t xml:space="preserve">Table </w:t>
      </w:r>
      <w:r w:rsidRPr="00700C68" w:rsidR="00D75B8F">
        <w:rPr>
          <w:highlight w:val="magenta"/>
        </w:rPr>
        <w:fldChar w:fldCharType="begin"/>
      </w:r>
      <w:r w:rsidRPr="00700C68" w:rsidR="00D75B8F">
        <w:rPr>
          <w:highlight w:val="magenta"/>
        </w:rPr>
        <w:instrText xml:space="preserve"> STYLEREF 1 \s </w:instrText>
      </w:r>
      <w:r w:rsidRPr="00700C68" w:rsidR="00D75B8F">
        <w:rPr>
          <w:highlight w:val="magenta"/>
        </w:rPr>
        <w:fldChar w:fldCharType="separate"/>
      </w:r>
      <w:r w:rsidR="000D3A2D">
        <w:rPr>
          <w:highlight w:val="magenta"/>
        </w:rPr>
        <w:t>4</w:t>
      </w:r>
      <w:r w:rsidRPr="00700C68" w:rsidR="00D75B8F">
        <w:rPr>
          <w:highlight w:val="magenta"/>
        </w:rPr>
        <w:fldChar w:fldCharType="end"/>
      </w:r>
      <w:r>
        <w:rPr>
          <w:highlight w:val="magenta"/>
        </w:rPr>
        <w:noBreakHyphen/>
      </w:r>
      <w:r w:rsidRPr="00700C68" w:rsidR="00D75B8F">
        <w:rPr>
          <w:highlight w:val="magenta"/>
        </w:rPr>
        <w:fldChar w:fldCharType="begin"/>
      </w:r>
      <w:r w:rsidRPr="00700C68" w:rsidR="00D75B8F">
        <w:rPr>
          <w:highlight w:val="magenta"/>
        </w:rPr>
        <w:instrText xml:space="preserve"> SEQ Tabelle \* ARABIC \s 1 </w:instrText>
      </w:r>
      <w:r w:rsidRPr="00700C68" w:rsidR="00D75B8F">
        <w:rPr>
          <w:highlight w:val="magenta"/>
        </w:rPr>
        <w:fldChar w:fldCharType="separate"/>
      </w:r>
      <w:r w:rsidR="000D3A2D">
        <w:rPr>
          <w:highlight w:val="magenta"/>
        </w:rPr>
        <w:t>17</w:t>
      </w:r>
      <w:r w:rsidRPr="00700C68" w:rsidR="00D75B8F">
        <w:rPr>
          <w:highlight w:val="magenta"/>
        </w:rPr>
        <w:fldChar w:fldCharType="end"/>
      </w:r>
      <w:bookmarkEnd w:id="353"/>
      <w:r>
        <w:rPr>
          <w:highlight w:val="magenta"/>
        </w:rPr>
        <w:t xml:space="preserve"> - Panel order details: Description of the displayed fields</w:t>
      </w:r>
      <w:bookmarkEnd w:id="354"/>
      <w:bookmarkEnd w:id="355"/>
      <w:bookmarkEnd w:id="356"/>
      <w:bookmarkEnd w:id="357"/>
      <w:bookmarkEnd w:id="358"/>
      <w:bookmarkEnd w:id="359"/>
    </w:p>
    <w:p w:rsidRPr="00C20AEF" w:rsidR="00234020" w:rsidP="00234020" w:rsidRDefault="00234020" w14:paraId="15F97A03" w14:textId="77777777">
      <w:pPr>
        <w:pStyle w:val="SchnelllesetextbergeordneteAussage1"/>
      </w:pPr>
      <w:r>
        <w:t>Dependencies of the fields on the mode</w:t>
      </w:r>
    </w:p>
    <w:p w:rsidRPr="00C20AEF" w:rsidR="00234020" w:rsidP="00234020" w:rsidRDefault="00234020" w14:paraId="1ECA73EC" w14:textId="77777777">
      <w:pPr>
        <w:pStyle w:val="Anforderungsnummer"/>
      </w:pPr>
      <w:r>
        <w:t>Requirement: FKT-GUI-73</w:t>
      </w:r>
    </w:p>
    <w:p w:rsidRPr="00C20AEF" w:rsidR="00234020" w:rsidP="00234020" w:rsidRDefault="00234020" w14:paraId="57CDEC5D" w14:textId="133FADF4">
      <w:pPr>
        <w:pStyle w:val="Anforderungstext"/>
      </w:pPr>
      <w:r>
        <w:t xml:space="preserve">The system must populate and show/hide the fields depending on the mode: see </w:t>
      </w:r>
      <w:r w:rsidRPr="00C20AEF" w:rsidR="001F2867">
        <w:fldChar w:fldCharType="begin"/>
      </w:r>
      <w:r w:rsidRPr="00C20AEF" w:rsidR="001F2867">
        <w:instrText xml:space="preserve"> REF _Ref22124548 \h  \* MERGEFORMAT </w:instrText>
      </w:r>
      <w:r w:rsidRPr="00C20AEF" w:rsidR="001F2867">
        <w:fldChar w:fldCharType="separate"/>
      </w:r>
      <w:proofErr w:type="spellStart"/>
      <w:r w:rsidRPr="000D3A2D" w:rsidR="000D3A2D">
        <w:t>Tabelle</w:t>
      </w:r>
      <w:proofErr w:type="spellEnd"/>
      <w:r w:rsidRPr="000D3A2D" w:rsidR="000D3A2D">
        <w:t xml:space="preserve"> 4</w:t>
      </w:r>
      <w:r w:rsidRPr="000D3A2D" w:rsidR="000D3A2D">
        <w:noBreakHyphen/>
        <w:t>17</w:t>
      </w:r>
      <w:r w:rsidRPr="00C20AEF" w:rsidR="001F2867">
        <w:fldChar w:fldCharType="end"/>
      </w:r>
      <w:r>
        <w:t xml:space="preserve"> and </w:t>
      </w:r>
      <w:r w:rsidRPr="00C20AEF" w:rsidR="001F2867">
        <w:fldChar w:fldCharType="begin"/>
      </w:r>
      <w:r w:rsidRPr="00C20AEF" w:rsidR="001F2867">
        <w:instrText xml:space="preserve"> REF _Ref22124550 \h  \* MERGEFORMAT </w:instrText>
      </w:r>
      <w:r w:rsidRPr="00C20AEF" w:rsidR="001F2867">
        <w:fldChar w:fldCharType="separate"/>
      </w:r>
      <w:proofErr w:type="spellStart"/>
      <w:r w:rsidRPr="00C20AEF" w:rsidR="000D3A2D">
        <w:t>Tabelle</w:t>
      </w:r>
      <w:proofErr w:type="spellEnd"/>
      <w:r w:rsidRPr="00C20AEF" w:rsidR="000D3A2D">
        <w:t xml:space="preserve"> </w:t>
      </w:r>
      <w:r w:rsidR="000D3A2D">
        <w:t>4</w:t>
      </w:r>
      <w:r w:rsidRPr="00C20AEF" w:rsidR="000D3A2D">
        <w:noBreakHyphen/>
      </w:r>
      <w:r w:rsidR="000D3A2D">
        <w:t>18</w:t>
      </w:r>
      <w:r w:rsidRPr="00C20AEF" w:rsidR="001F2867">
        <w:fldChar w:fldCharType="end"/>
      </w:r>
      <w:r>
        <w:t>.</w:t>
      </w:r>
    </w:p>
    <w:p w:rsidRPr="00C20AEF" w:rsidR="00234020" w:rsidP="00234020" w:rsidRDefault="00234020" w14:paraId="35F72B6D" w14:textId="7B4AD09B">
      <w:pPr>
        <w:pStyle w:val="SchnelllesetextbergeordneteAussage1"/>
      </w:pPr>
      <w:r>
        <w:t>Table definition and functions</w:t>
      </w:r>
    </w:p>
    <w:p w:rsidRPr="00C20AEF" w:rsidR="002A05E6" w:rsidP="002A05E6" w:rsidRDefault="002A05E6" w14:paraId="10557F5F" w14:textId="77777777">
      <w:pPr>
        <w:pStyle w:val="Anforderungstext"/>
      </w:pPr>
      <w:r>
        <w:t>VK = Seller view</w:t>
      </w:r>
    </w:p>
    <w:p w:rsidRPr="00C20AEF" w:rsidR="002A05E6" w:rsidP="002A05E6" w:rsidRDefault="002A05E6" w14:paraId="3B042AE4" w14:textId="77777777">
      <w:pPr>
        <w:pStyle w:val="Anforderungstext"/>
      </w:pPr>
      <w:r>
        <w:t>K = Buyer view</w:t>
      </w:r>
    </w:p>
    <w:p w:rsidRPr="00C20AEF" w:rsidR="002A05E6" w:rsidP="002A05E6" w:rsidRDefault="002A05E6" w14:paraId="29EE4AB2" w14:textId="77777777">
      <w:pPr>
        <w:pStyle w:val="Anforderungstext"/>
      </w:pPr>
      <w:r>
        <w:t>GUI = representation in the application</w:t>
      </w:r>
    </w:p>
    <w:p w:rsidRPr="00C20AEF" w:rsidR="002A05E6" w:rsidP="002A05E6" w:rsidRDefault="002A05E6" w14:paraId="0031C4BF" w14:textId="008416B6">
      <w:pPr>
        <w:pStyle w:val="Anforderungstext"/>
      </w:pPr>
      <w:r>
        <w:t>PDF = representation during PDF printing</w:t>
      </w:r>
    </w:p>
    <w:p w:rsidRPr="00C20AEF" w:rsidR="009E16ED" w:rsidP="009E16ED" w:rsidRDefault="009E16ED" w14:paraId="3B5EED3E" w14:textId="77777777">
      <w:pPr>
        <w:pStyle w:val="Anforderungstext"/>
      </w:pPr>
      <w:r>
        <w:t>"-" = will not be displayed</w:t>
      </w:r>
    </w:p>
    <w:p w:rsidRPr="00C20AEF" w:rsidR="009E16ED" w:rsidP="009E16ED" w:rsidRDefault="009E16ED" w14:paraId="6667E8E8" w14:textId="77777777"/>
    <w:tbl>
      <w:tblPr>
        <w:tblW w:w="5000" w:type="pct"/>
        <w:tblBorders>
          <w:top w:val="single" w:color="E20074" w:sz="18" w:space="0"/>
          <w:insideH w:val="single" w:color="auto" w:sz="4" w:space="0"/>
        </w:tblBorders>
        <w:tblLook w:val="01E0" w:firstRow="1" w:lastRow="1" w:firstColumn="1" w:lastColumn="1" w:noHBand="0" w:noVBand="0"/>
      </w:tblPr>
      <w:tblGrid>
        <w:gridCol w:w="977"/>
        <w:gridCol w:w="1010"/>
        <w:gridCol w:w="1604"/>
        <w:gridCol w:w="1212"/>
        <w:gridCol w:w="930"/>
        <w:gridCol w:w="3615"/>
      </w:tblGrid>
      <w:tr w:rsidRPr="00C20AEF" w:rsidR="0019515A" w:rsidTr="0011672D" w14:paraId="64F4FC27" w14:textId="77777777">
        <w:trPr>
          <w:tblHeader/>
        </w:trPr>
        <w:tc>
          <w:tcPr>
            <w:tcW w:w="463" w:type="pct"/>
            <w:tcBorders>
              <w:top w:val="single" w:color="E20074" w:sz="18" w:space="0"/>
              <w:bottom w:val="single" w:color="auto" w:sz="4" w:space="0"/>
            </w:tcBorders>
            <w:shd w:val="clear" w:color="auto" w:fill="E0E0E0"/>
          </w:tcPr>
          <w:p w:rsidRPr="00C20AEF" w:rsidR="0011672D" w:rsidP="00234020" w:rsidRDefault="0011672D" w14:paraId="1E5B8E38" w14:textId="082B3288">
            <w:pPr>
              <w:pStyle w:val="TableHeading"/>
              <w:keepNext w:val="0"/>
              <w:rPr>
                <w:rStyle w:val="Fett"/>
                <w:b/>
                <w:bCs/>
                <w:sz w:val="16"/>
                <w:szCs w:val="16"/>
              </w:rPr>
            </w:pPr>
            <w:r>
              <w:rPr>
                <w:rStyle w:val="Fett"/>
                <w:b/>
                <w:sz w:val="16"/>
              </w:rPr>
              <w:t>VK GUI/PDF</w:t>
            </w:r>
            <w:bookmarkStart w:name="_Ref22200331" w:id="360"/>
            <w:r w:rsidRPr="00C20AEF" w:rsidR="00372F85">
              <w:rPr>
                <w:rStyle w:val="Funotenzeichen"/>
                <w:sz w:val="16"/>
                <w:szCs w:val="16"/>
              </w:rPr>
              <w:footnoteReference w:id="39"/>
            </w:r>
            <w:bookmarkEnd w:id="360"/>
          </w:p>
        </w:tc>
        <w:tc>
          <w:tcPr>
            <w:tcW w:w="465" w:type="pct"/>
            <w:tcBorders>
              <w:top w:val="single" w:color="E20074" w:sz="18" w:space="0"/>
              <w:bottom w:val="single" w:color="auto" w:sz="4" w:space="0"/>
            </w:tcBorders>
            <w:shd w:val="clear" w:color="auto" w:fill="E0E0E0"/>
          </w:tcPr>
          <w:p w:rsidRPr="00C20AEF" w:rsidR="0011672D" w:rsidP="00234020" w:rsidRDefault="0019515A" w14:paraId="2293B763" w14:textId="01F1751B">
            <w:pPr>
              <w:pStyle w:val="TableHeading"/>
              <w:keepNext w:val="0"/>
              <w:rPr>
                <w:rStyle w:val="Fett"/>
                <w:b/>
                <w:bCs/>
                <w:sz w:val="16"/>
                <w:szCs w:val="16"/>
              </w:rPr>
            </w:pPr>
            <w:r>
              <w:rPr>
                <w:rStyle w:val="Fett"/>
                <w:b/>
                <w:sz w:val="16"/>
              </w:rPr>
              <w:t>K GUI/PDF</w:t>
            </w:r>
            <w:r w:rsidRPr="00C20AEF">
              <w:rPr>
                <w:rStyle w:val="Fett"/>
                <w:b/>
                <w:sz w:val="16"/>
              </w:rPr>
              <w:fldChar w:fldCharType="begin"/>
            </w:r>
            <w:r w:rsidRPr="00C20AEF">
              <w:rPr>
                <w:rStyle w:val="Fett"/>
                <w:b/>
                <w:sz w:val="16"/>
              </w:rPr>
              <w:instrText xml:space="preserve"> NOTEREF _Ref22200331 \f \h </w:instrText>
            </w:r>
            <w:r w:rsidRPr="00C20AEF" w:rsidR="003F6392">
              <w:rPr>
                <w:rStyle w:val="Fett"/>
                <w:b/>
                <w:sz w:val="16"/>
              </w:rPr>
              <w:instrText xml:space="preserve"> \* MERGEFORMAT </w:instrText>
            </w:r>
            <w:r w:rsidRPr="00C20AEF">
              <w:rPr>
                <w:rStyle w:val="Fett"/>
                <w:b/>
                <w:sz w:val="16"/>
              </w:rPr>
            </w:r>
            <w:r w:rsidRPr="00C20AEF">
              <w:rPr>
                <w:rStyle w:val="Fett"/>
                <w:b/>
                <w:sz w:val="16"/>
              </w:rPr>
              <w:fldChar w:fldCharType="separate"/>
            </w:r>
            <w:r w:rsidRPr="000D3A2D" w:rsidR="000D3A2D">
              <w:rPr>
                <w:rStyle w:val="Funotenzeichen"/>
              </w:rPr>
              <w:t>39</w:t>
            </w:r>
            <w:r w:rsidRPr="00C20AEF">
              <w:rPr>
                <w:rStyle w:val="Fett"/>
                <w:b/>
                <w:sz w:val="16"/>
              </w:rPr>
              <w:fldChar w:fldCharType="end"/>
            </w:r>
          </w:p>
        </w:tc>
        <w:tc>
          <w:tcPr>
            <w:tcW w:w="892" w:type="pct"/>
            <w:tcBorders>
              <w:top w:val="single" w:color="E20074" w:sz="18" w:space="0"/>
              <w:bottom w:val="single" w:color="auto" w:sz="4" w:space="0"/>
            </w:tcBorders>
            <w:shd w:val="clear" w:color="auto" w:fill="E0E0E0"/>
          </w:tcPr>
          <w:p w:rsidRPr="00C20AEF" w:rsidR="0011672D" w:rsidP="00234020" w:rsidRDefault="0011672D" w14:paraId="6649C751" w14:textId="40734E68">
            <w:pPr>
              <w:pStyle w:val="TableHeading"/>
              <w:keepNext w:val="0"/>
              <w:rPr>
                <w:rStyle w:val="Fett"/>
                <w:b/>
                <w:bCs/>
                <w:sz w:val="16"/>
                <w:szCs w:val="16"/>
              </w:rPr>
            </w:pPr>
            <w:r>
              <w:rPr>
                <w:rStyle w:val="Fett"/>
                <w:b/>
                <w:sz w:val="16"/>
              </w:rPr>
              <w:t>Column</w:t>
            </w:r>
          </w:p>
        </w:tc>
        <w:tc>
          <w:tcPr>
            <w:tcW w:w="682" w:type="pct"/>
            <w:tcBorders>
              <w:top w:val="single" w:color="E20074" w:sz="18" w:space="0"/>
              <w:bottom w:val="single" w:color="auto" w:sz="4" w:space="0"/>
            </w:tcBorders>
            <w:shd w:val="clear" w:color="auto" w:fill="E0E0E0"/>
          </w:tcPr>
          <w:p w:rsidRPr="00C20AEF" w:rsidR="0011672D" w:rsidP="00234020" w:rsidRDefault="0011672D" w14:paraId="37705CA5" w14:textId="77777777">
            <w:pPr>
              <w:pStyle w:val="TableHeading"/>
              <w:keepNext w:val="0"/>
              <w:rPr>
                <w:rStyle w:val="Fett"/>
                <w:b/>
                <w:bCs/>
                <w:sz w:val="16"/>
                <w:szCs w:val="16"/>
              </w:rPr>
            </w:pPr>
            <w:r>
              <w:rPr>
                <w:rStyle w:val="Fett"/>
                <w:b/>
                <w:sz w:val="16"/>
              </w:rPr>
              <w:t>Format</w:t>
            </w:r>
          </w:p>
        </w:tc>
        <w:tc>
          <w:tcPr>
            <w:tcW w:w="531" w:type="pct"/>
            <w:tcBorders>
              <w:top w:val="single" w:color="E20074" w:sz="18" w:space="0"/>
              <w:bottom w:val="single" w:color="auto" w:sz="4" w:space="0"/>
            </w:tcBorders>
            <w:shd w:val="clear" w:color="auto" w:fill="E0E0E0"/>
          </w:tcPr>
          <w:p w:rsidRPr="00C20AEF" w:rsidR="0011672D" w:rsidP="00234020" w:rsidRDefault="0011672D" w14:paraId="6C9F0732" w14:textId="77777777">
            <w:pPr>
              <w:pStyle w:val="TableHeading"/>
              <w:keepNext w:val="0"/>
              <w:rPr>
                <w:rStyle w:val="Fett"/>
                <w:b/>
                <w:bCs/>
                <w:sz w:val="16"/>
                <w:szCs w:val="16"/>
              </w:rPr>
            </w:pPr>
            <w:r>
              <w:rPr>
                <w:rStyle w:val="Fett"/>
                <w:b/>
                <w:sz w:val="16"/>
              </w:rPr>
              <w:t>Editable</w:t>
            </w:r>
          </w:p>
        </w:tc>
        <w:tc>
          <w:tcPr>
            <w:tcW w:w="1967" w:type="pct"/>
            <w:tcBorders>
              <w:top w:val="single" w:color="E20074" w:sz="18" w:space="0"/>
              <w:bottom w:val="single" w:color="auto" w:sz="4" w:space="0"/>
            </w:tcBorders>
            <w:shd w:val="clear" w:color="auto" w:fill="E0E0E0"/>
          </w:tcPr>
          <w:p w:rsidRPr="00C20AEF" w:rsidR="0011672D" w:rsidP="00234020" w:rsidRDefault="0011672D" w14:paraId="2BE40087" w14:textId="77777777">
            <w:pPr>
              <w:pStyle w:val="TableHeading"/>
              <w:keepNext w:val="0"/>
              <w:rPr>
                <w:rStyle w:val="Fett"/>
                <w:b/>
                <w:bCs/>
                <w:sz w:val="16"/>
                <w:szCs w:val="16"/>
              </w:rPr>
            </w:pPr>
            <w:r>
              <w:rPr>
                <w:rStyle w:val="Fett"/>
                <w:b/>
                <w:sz w:val="16"/>
              </w:rPr>
              <w:t>Display</w:t>
            </w:r>
          </w:p>
        </w:tc>
      </w:tr>
      <w:tr w:rsidRPr="00C20AEF" w:rsidR="0019515A" w:rsidTr="0011672D" w14:paraId="0F60031C" w14:textId="77777777">
        <w:tc>
          <w:tcPr>
            <w:tcW w:w="463" w:type="pct"/>
            <w:tcBorders>
              <w:top w:val="single" w:color="auto" w:sz="4" w:space="0"/>
            </w:tcBorders>
          </w:tcPr>
          <w:p w:rsidRPr="00C20AEF" w:rsidR="0011672D" w:rsidP="00234020" w:rsidRDefault="0011672D" w14:paraId="72AD6652" w14:textId="6527FE14">
            <w:pPr>
              <w:pStyle w:val="TabelleFlietext3"/>
              <w:spacing w:before="60" w:after="60"/>
              <w:rPr>
                <w:sz w:val="20"/>
                <w:szCs w:val="20"/>
              </w:rPr>
            </w:pPr>
            <w:r>
              <w:rPr>
                <w:sz w:val="20"/>
              </w:rPr>
              <w:t>X/X</w:t>
            </w:r>
          </w:p>
        </w:tc>
        <w:tc>
          <w:tcPr>
            <w:tcW w:w="465" w:type="pct"/>
            <w:tcBorders>
              <w:top w:val="single" w:color="auto" w:sz="4" w:space="0"/>
            </w:tcBorders>
          </w:tcPr>
          <w:p w:rsidRPr="00C20AEF" w:rsidR="0011672D" w:rsidP="00234020" w:rsidRDefault="0011672D" w14:paraId="491F827D" w14:textId="6EA57E2E">
            <w:pPr>
              <w:pStyle w:val="TabelleFlietext3"/>
              <w:spacing w:before="60" w:after="60"/>
              <w:rPr>
                <w:sz w:val="20"/>
                <w:szCs w:val="20"/>
              </w:rPr>
            </w:pPr>
            <w:r>
              <w:rPr>
                <w:sz w:val="20"/>
              </w:rPr>
              <w:t>*/*</w:t>
            </w:r>
          </w:p>
        </w:tc>
        <w:tc>
          <w:tcPr>
            <w:tcW w:w="892" w:type="pct"/>
            <w:tcBorders>
              <w:top w:val="single" w:color="auto" w:sz="4" w:space="0"/>
            </w:tcBorders>
          </w:tcPr>
          <w:p w:rsidRPr="00C20AEF" w:rsidR="0011672D" w:rsidP="00234020" w:rsidRDefault="0011672D" w14:paraId="257A5E74" w14:textId="17EF0F02">
            <w:pPr>
              <w:pStyle w:val="TabelleFlietext3"/>
              <w:spacing w:before="60" w:after="60"/>
              <w:rPr>
                <w:sz w:val="20"/>
                <w:szCs w:val="20"/>
              </w:rPr>
            </w:pPr>
            <w:r>
              <w:rPr>
                <w:sz w:val="20"/>
              </w:rPr>
              <w:t>Pos</w:t>
            </w:r>
          </w:p>
        </w:tc>
        <w:tc>
          <w:tcPr>
            <w:tcW w:w="682" w:type="pct"/>
            <w:tcBorders>
              <w:top w:val="single" w:color="auto" w:sz="4" w:space="0"/>
            </w:tcBorders>
          </w:tcPr>
          <w:p w:rsidRPr="00C20AEF" w:rsidR="0011672D" w:rsidP="00234020" w:rsidRDefault="0011672D" w14:paraId="62864C66" w14:textId="77777777">
            <w:pPr>
              <w:pStyle w:val="TabelleFlietext3"/>
              <w:spacing w:before="60" w:after="60"/>
              <w:rPr>
                <w:sz w:val="20"/>
                <w:szCs w:val="20"/>
              </w:rPr>
            </w:pPr>
            <w:r>
              <w:rPr>
                <w:sz w:val="20"/>
              </w:rPr>
              <w:t>Numeric. Integer</w:t>
            </w:r>
          </w:p>
        </w:tc>
        <w:tc>
          <w:tcPr>
            <w:tcW w:w="531" w:type="pct"/>
            <w:tcBorders>
              <w:top w:val="single" w:color="auto" w:sz="4" w:space="0"/>
            </w:tcBorders>
          </w:tcPr>
          <w:p w:rsidRPr="00C20AEF" w:rsidR="0011672D" w:rsidP="00234020" w:rsidRDefault="0011672D" w14:paraId="552DD11A" w14:textId="77777777">
            <w:pPr>
              <w:pStyle w:val="TabelleFlietext3"/>
              <w:spacing w:before="60" w:after="60"/>
              <w:jc w:val="center"/>
              <w:rPr>
                <w:sz w:val="20"/>
                <w:szCs w:val="20"/>
              </w:rPr>
            </w:pPr>
          </w:p>
        </w:tc>
        <w:tc>
          <w:tcPr>
            <w:tcW w:w="1967" w:type="pct"/>
            <w:tcBorders>
              <w:top w:val="single" w:color="auto" w:sz="4" w:space="0"/>
            </w:tcBorders>
            <w:vAlign w:val="center"/>
          </w:tcPr>
          <w:p w:rsidRPr="00C20AEF" w:rsidR="0011672D" w:rsidP="00234020" w:rsidRDefault="0011672D" w14:paraId="59BBA970" w14:textId="77777777">
            <w:pPr>
              <w:pStyle w:val="TabelleFlietext3"/>
              <w:spacing w:before="60" w:after="60"/>
              <w:rPr>
                <w:sz w:val="20"/>
                <w:szCs w:val="20"/>
              </w:rPr>
            </w:pPr>
            <w:r>
              <w:rPr>
                <w:sz w:val="20"/>
              </w:rPr>
              <w:t>Position number within the order</w:t>
            </w:r>
          </w:p>
        </w:tc>
      </w:tr>
      <w:tr w:rsidRPr="00C20AEF" w:rsidR="0019515A" w:rsidTr="0011672D" w14:paraId="30877970" w14:textId="77777777">
        <w:tc>
          <w:tcPr>
            <w:tcW w:w="463" w:type="pct"/>
          </w:tcPr>
          <w:p w:rsidRPr="00C20AEF" w:rsidR="0011672D" w:rsidP="00234020" w:rsidRDefault="0011672D" w14:paraId="5B698B81" w14:textId="06B631F8">
            <w:pPr>
              <w:pStyle w:val="TabelleFlietext3"/>
              <w:spacing w:before="60" w:after="60"/>
              <w:rPr>
                <w:sz w:val="20"/>
                <w:szCs w:val="20"/>
              </w:rPr>
            </w:pPr>
            <w:r>
              <w:rPr>
                <w:sz w:val="20"/>
              </w:rPr>
              <w:t>X/X</w:t>
            </w:r>
          </w:p>
        </w:tc>
        <w:tc>
          <w:tcPr>
            <w:tcW w:w="465" w:type="pct"/>
          </w:tcPr>
          <w:p w:rsidRPr="00C20AEF" w:rsidR="0011672D" w:rsidP="00234020" w:rsidRDefault="0062717A" w14:paraId="4F7BC666" w14:textId="1F2159FB">
            <w:pPr>
              <w:pStyle w:val="TabelleFlietext3"/>
              <w:spacing w:before="60" w:after="60"/>
              <w:rPr>
                <w:sz w:val="20"/>
                <w:szCs w:val="20"/>
              </w:rPr>
            </w:pPr>
            <w:r>
              <w:rPr>
                <w:sz w:val="20"/>
              </w:rPr>
              <w:t>*/*</w:t>
            </w:r>
          </w:p>
        </w:tc>
        <w:tc>
          <w:tcPr>
            <w:tcW w:w="892" w:type="pct"/>
          </w:tcPr>
          <w:p w:rsidRPr="00C20AEF" w:rsidR="0011672D" w:rsidP="00234020" w:rsidRDefault="0011672D" w14:paraId="7163FF58" w14:textId="58DDC92E">
            <w:pPr>
              <w:pStyle w:val="TabelleFlietext3"/>
              <w:spacing w:before="60" w:after="60"/>
              <w:rPr>
                <w:sz w:val="20"/>
                <w:szCs w:val="20"/>
              </w:rPr>
            </w:pPr>
            <w:r>
              <w:rPr>
                <w:sz w:val="20"/>
              </w:rPr>
              <w:t>Part number</w:t>
            </w:r>
          </w:p>
        </w:tc>
        <w:tc>
          <w:tcPr>
            <w:tcW w:w="682" w:type="pct"/>
          </w:tcPr>
          <w:p w:rsidRPr="00C20AEF" w:rsidR="0011672D" w:rsidP="00234020" w:rsidRDefault="0011672D" w14:paraId="2447B953" w14:textId="77777777">
            <w:pPr>
              <w:pStyle w:val="TabelleFlietext3"/>
              <w:spacing w:before="60" w:after="60"/>
              <w:rPr>
                <w:sz w:val="20"/>
                <w:szCs w:val="20"/>
              </w:rPr>
            </w:pPr>
            <w:r>
              <w:rPr>
                <w:sz w:val="20"/>
              </w:rPr>
              <w:t>Print format</w:t>
            </w:r>
          </w:p>
        </w:tc>
        <w:tc>
          <w:tcPr>
            <w:tcW w:w="531" w:type="pct"/>
          </w:tcPr>
          <w:p w:rsidRPr="00C20AEF" w:rsidR="0011672D" w:rsidP="00234020" w:rsidRDefault="0011672D" w14:paraId="6E9D5D6C" w14:textId="77777777">
            <w:pPr>
              <w:pStyle w:val="TabelleFlietext3"/>
              <w:spacing w:before="60" w:after="60"/>
              <w:jc w:val="center"/>
              <w:rPr>
                <w:sz w:val="20"/>
                <w:szCs w:val="20"/>
              </w:rPr>
            </w:pPr>
          </w:p>
        </w:tc>
        <w:tc>
          <w:tcPr>
            <w:tcW w:w="1967" w:type="pct"/>
          </w:tcPr>
          <w:p w:rsidRPr="00C20AEF" w:rsidR="0011672D" w:rsidP="00234020" w:rsidRDefault="0011672D" w14:paraId="2615E1E3" w14:textId="77777777">
            <w:pPr>
              <w:pStyle w:val="TabelleFlietext3"/>
              <w:spacing w:before="60" w:after="60"/>
              <w:rPr>
                <w:sz w:val="20"/>
                <w:szCs w:val="20"/>
              </w:rPr>
            </w:pPr>
            <w:r>
              <w:rPr>
                <w:sz w:val="20"/>
              </w:rPr>
              <w:t>Ordered part number</w:t>
            </w:r>
          </w:p>
        </w:tc>
      </w:tr>
      <w:tr w:rsidRPr="00C20AEF" w:rsidR="0019515A" w:rsidTr="0011672D" w14:paraId="6969E281" w14:textId="77777777">
        <w:tc>
          <w:tcPr>
            <w:tcW w:w="463" w:type="pct"/>
          </w:tcPr>
          <w:p w:rsidRPr="00C20AEF" w:rsidR="0011672D" w:rsidP="00234020" w:rsidRDefault="0011672D" w14:paraId="2451C235" w14:textId="69BBE1C1">
            <w:pPr>
              <w:pStyle w:val="TabelleFlietext3"/>
              <w:spacing w:before="60" w:after="60"/>
              <w:rPr>
                <w:sz w:val="20"/>
                <w:szCs w:val="20"/>
              </w:rPr>
            </w:pPr>
            <w:r>
              <w:rPr>
                <w:sz w:val="20"/>
              </w:rPr>
              <w:t>X/-</w:t>
            </w:r>
          </w:p>
        </w:tc>
        <w:tc>
          <w:tcPr>
            <w:tcW w:w="465" w:type="pct"/>
          </w:tcPr>
          <w:p w:rsidRPr="00C20AEF" w:rsidR="0011672D" w:rsidP="00234020" w:rsidRDefault="0062717A" w14:paraId="2306E76E" w14:textId="7638374A">
            <w:pPr>
              <w:pStyle w:val="TabelleFlietext3"/>
              <w:spacing w:before="60" w:after="60"/>
              <w:rPr>
                <w:sz w:val="20"/>
                <w:szCs w:val="20"/>
              </w:rPr>
            </w:pPr>
            <w:r>
              <w:rPr>
                <w:sz w:val="20"/>
              </w:rPr>
              <w:t>*/-</w:t>
            </w:r>
          </w:p>
        </w:tc>
        <w:tc>
          <w:tcPr>
            <w:tcW w:w="892" w:type="pct"/>
          </w:tcPr>
          <w:p w:rsidRPr="00C20AEF" w:rsidR="0011672D" w:rsidP="00234020" w:rsidRDefault="0011672D" w14:paraId="584A8B76" w14:textId="5A7704FB">
            <w:pPr>
              <w:pStyle w:val="TabelleFlietext3"/>
              <w:spacing w:before="60" w:after="60"/>
              <w:rPr>
                <w:sz w:val="20"/>
                <w:szCs w:val="20"/>
              </w:rPr>
            </w:pPr>
            <w:r>
              <w:rPr>
                <w:sz w:val="20"/>
              </w:rPr>
              <w:t>Part number</w:t>
            </w:r>
          </w:p>
        </w:tc>
        <w:tc>
          <w:tcPr>
            <w:tcW w:w="682" w:type="pct"/>
          </w:tcPr>
          <w:p w:rsidRPr="00C20AEF" w:rsidR="0011672D" w:rsidP="00234020" w:rsidRDefault="0011672D" w14:paraId="3ED51C89" w14:textId="77777777">
            <w:pPr>
              <w:pStyle w:val="TabelleFlietext3"/>
              <w:spacing w:before="60" w:after="60"/>
              <w:rPr>
                <w:sz w:val="20"/>
                <w:szCs w:val="20"/>
              </w:rPr>
            </w:pPr>
            <w:r>
              <w:rPr>
                <w:sz w:val="20"/>
              </w:rPr>
              <w:t>Memory format</w:t>
            </w:r>
          </w:p>
        </w:tc>
        <w:tc>
          <w:tcPr>
            <w:tcW w:w="531" w:type="pct"/>
          </w:tcPr>
          <w:p w:rsidRPr="00C20AEF" w:rsidR="0011672D" w:rsidP="00234020" w:rsidRDefault="0011672D" w14:paraId="10B4987A" w14:textId="77777777">
            <w:pPr>
              <w:pStyle w:val="TabelleFlietext3"/>
              <w:spacing w:before="60" w:after="60"/>
              <w:jc w:val="center"/>
              <w:rPr>
                <w:sz w:val="20"/>
                <w:szCs w:val="20"/>
              </w:rPr>
            </w:pPr>
          </w:p>
        </w:tc>
        <w:tc>
          <w:tcPr>
            <w:tcW w:w="1967" w:type="pct"/>
          </w:tcPr>
          <w:p w:rsidRPr="00C20AEF" w:rsidR="0011672D" w:rsidP="00234020" w:rsidRDefault="0011672D" w14:paraId="7B4A3897" w14:textId="77777777">
            <w:pPr>
              <w:pStyle w:val="TabelleFlietext3"/>
              <w:spacing w:before="60" w:after="60"/>
              <w:rPr>
                <w:sz w:val="20"/>
                <w:szCs w:val="20"/>
              </w:rPr>
            </w:pPr>
            <w:r>
              <w:rPr>
                <w:sz w:val="20"/>
              </w:rPr>
              <w:t>Ordered part number (in last position).</w:t>
            </w:r>
          </w:p>
        </w:tc>
      </w:tr>
      <w:tr w:rsidRPr="00C20AEF" w:rsidR="0019515A" w:rsidTr="0011672D" w14:paraId="4B958FCA" w14:textId="77777777">
        <w:tc>
          <w:tcPr>
            <w:tcW w:w="463" w:type="pct"/>
          </w:tcPr>
          <w:p w:rsidRPr="00C20AEF" w:rsidR="0011672D" w:rsidP="00234020" w:rsidRDefault="0011672D" w14:paraId="248D8E04" w14:textId="67D0A3B2">
            <w:pPr>
              <w:pStyle w:val="TabelleFlietext3"/>
              <w:spacing w:before="60" w:after="60"/>
              <w:rPr>
                <w:sz w:val="20"/>
                <w:szCs w:val="20"/>
              </w:rPr>
            </w:pPr>
            <w:r>
              <w:rPr>
                <w:sz w:val="20"/>
              </w:rPr>
              <w:lastRenderedPageBreak/>
              <w:t>X/X</w:t>
            </w:r>
          </w:p>
        </w:tc>
        <w:tc>
          <w:tcPr>
            <w:tcW w:w="465" w:type="pct"/>
          </w:tcPr>
          <w:p w:rsidRPr="00C20AEF" w:rsidR="0011672D" w:rsidP="00234020" w:rsidRDefault="0062717A" w14:paraId="3C0CA7D5" w14:textId="65AE0CFD">
            <w:pPr>
              <w:pStyle w:val="TabelleFlietext3"/>
              <w:spacing w:before="60" w:after="60"/>
              <w:rPr>
                <w:sz w:val="20"/>
                <w:szCs w:val="20"/>
              </w:rPr>
            </w:pPr>
            <w:r>
              <w:rPr>
                <w:sz w:val="20"/>
              </w:rPr>
              <w:t>*/*</w:t>
            </w:r>
          </w:p>
        </w:tc>
        <w:tc>
          <w:tcPr>
            <w:tcW w:w="892" w:type="pct"/>
          </w:tcPr>
          <w:p w:rsidRPr="00C20AEF" w:rsidR="0011672D" w:rsidP="00234020" w:rsidRDefault="0011672D" w14:paraId="1E234D33" w14:textId="5AE91D0F">
            <w:pPr>
              <w:pStyle w:val="TabelleFlietext3"/>
              <w:spacing w:before="60" w:after="60"/>
              <w:rPr>
                <w:sz w:val="20"/>
                <w:szCs w:val="20"/>
              </w:rPr>
            </w:pPr>
            <w:r>
              <w:rPr>
                <w:sz w:val="20"/>
              </w:rPr>
              <w:t xml:space="preserve">Naming and </w:t>
            </w:r>
            <w:proofErr w:type="spellStart"/>
            <w:r>
              <w:rPr>
                <w:sz w:val="20"/>
              </w:rPr>
              <w:t>DeadStock</w:t>
            </w:r>
            <w:proofErr w:type="spellEnd"/>
            <w:r>
              <w:rPr>
                <w:sz w:val="20"/>
              </w:rPr>
              <w:t xml:space="preserve"> note</w:t>
            </w:r>
          </w:p>
        </w:tc>
        <w:tc>
          <w:tcPr>
            <w:tcW w:w="682" w:type="pct"/>
          </w:tcPr>
          <w:p w:rsidRPr="00C20AEF" w:rsidR="0011672D" w:rsidP="00234020" w:rsidRDefault="0011672D" w14:paraId="4B556B4D" w14:textId="77777777">
            <w:pPr>
              <w:pStyle w:val="TabelleFlietext3"/>
              <w:spacing w:before="60" w:after="60"/>
              <w:rPr>
                <w:sz w:val="20"/>
                <w:szCs w:val="20"/>
              </w:rPr>
            </w:pPr>
            <w:r>
              <w:rPr>
                <w:sz w:val="20"/>
              </w:rPr>
              <w:t>Text and icon</w:t>
            </w:r>
          </w:p>
        </w:tc>
        <w:tc>
          <w:tcPr>
            <w:tcW w:w="531" w:type="pct"/>
          </w:tcPr>
          <w:p w:rsidRPr="00C20AEF" w:rsidR="0011672D" w:rsidP="00234020" w:rsidRDefault="0011672D" w14:paraId="270257A5" w14:textId="77777777">
            <w:pPr>
              <w:pStyle w:val="TabelleFlietext3"/>
              <w:spacing w:before="60" w:after="60"/>
              <w:jc w:val="center"/>
              <w:rPr>
                <w:sz w:val="20"/>
                <w:szCs w:val="20"/>
              </w:rPr>
            </w:pPr>
          </w:p>
        </w:tc>
        <w:tc>
          <w:tcPr>
            <w:tcW w:w="1967" w:type="pct"/>
          </w:tcPr>
          <w:p w:rsidRPr="00C20AEF" w:rsidR="0011672D" w:rsidP="00F143AD" w:rsidRDefault="0011672D" w14:paraId="5093BD74" w14:textId="77777777">
            <w:pPr>
              <w:pStyle w:val="TabelleFlietext3"/>
              <w:spacing w:before="60" w:after="60"/>
              <w:rPr>
                <w:sz w:val="20"/>
                <w:szCs w:val="20"/>
              </w:rPr>
            </w:pPr>
            <w:r>
              <w:rPr>
                <w:sz w:val="20"/>
              </w:rPr>
              <w:t xml:space="preserve">Designation of the part (in the national language of the seller). If a </w:t>
            </w:r>
            <w:proofErr w:type="spellStart"/>
            <w:r>
              <w:rPr>
                <w:sz w:val="20"/>
              </w:rPr>
              <w:t>DeadStock</w:t>
            </w:r>
            <w:proofErr w:type="spellEnd"/>
            <w:r>
              <w:rPr>
                <w:sz w:val="20"/>
              </w:rPr>
              <w:t xml:space="preserve"> note is present, the icon is displayed. In the tooltip the user sees the </w:t>
            </w:r>
            <w:proofErr w:type="spellStart"/>
            <w:r>
              <w:rPr>
                <w:sz w:val="20"/>
              </w:rPr>
              <w:t>DeadStock</w:t>
            </w:r>
            <w:proofErr w:type="spellEnd"/>
            <w:r>
              <w:rPr>
                <w:sz w:val="20"/>
              </w:rPr>
              <w:t xml:space="preserve"> note.</w:t>
            </w:r>
          </w:p>
          <w:p w:rsidRPr="00C20AEF" w:rsidR="0062717A" w:rsidP="00F143AD" w:rsidRDefault="0062717A" w14:paraId="5FB4F4C8" w14:textId="77777777">
            <w:pPr>
              <w:pStyle w:val="TabelleFlietext3"/>
              <w:spacing w:before="60" w:after="60"/>
              <w:rPr>
                <w:sz w:val="20"/>
                <w:szCs w:val="20"/>
              </w:rPr>
            </w:pPr>
            <w:proofErr w:type="spellStart"/>
            <w:r>
              <w:rPr>
                <w:sz w:val="20"/>
              </w:rPr>
              <w:t>DeadStock</w:t>
            </w:r>
            <w:proofErr w:type="spellEnd"/>
            <w:r>
              <w:rPr>
                <w:sz w:val="20"/>
              </w:rPr>
              <w:t xml:space="preserve"> note only for </w:t>
            </w:r>
            <w:proofErr w:type="spellStart"/>
            <w:r>
              <w:rPr>
                <w:sz w:val="20"/>
              </w:rPr>
              <w:t>DeadStock</w:t>
            </w:r>
            <w:proofErr w:type="spellEnd"/>
            <w:r>
              <w:rPr>
                <w:sz w:val="20"/>
              </w:rPr>
              <w:t xml:space="preserve"> orders</w:t>
            </w:r>
          </w:p>
          <w:p w:rsidRPr="00C20AEF" w:rsidR="00372F85" w:rsidP="00F143AD" w:rsidRDefault="00372F85" w14:paraId="1FE91349" w14:textId="28F4400C">
            <w:pPr>
              <w:pStyle w:val="TabelleFlietext3"/>
              <w:spacing w:before="60" w:after="60"/>
              <w:rPr>
                <w:sz w:val="20"/>
                <w:szCs w:val="20"/>
              </w:rPr>
            </w:pPr>
            <w:r>
              <w:rPr>
                <w:sz w:val="20"/>
              </w:rPr>
              <w:t xml:space="preserve">The PDF does not include the </w:t>
            </w:r>
            <w:proofErr w:type="spellStart"/>
            <w:r>
              <w:rPr>
                <w:sz w:val="20"/>
              </w:rPr>
              <w:t>DeadStock</w:t>
            </w:r>
            <w:proofErr w:type="spellEnd"/>
            <w:r>
              <w:rPr>
                <w:sz w:val="20"/>
              </w:rPr>
              <w:t xml:space="preserve"> note</w:t>
            </w:r>
          </w:p>
        </w:tc>
      </w:tr>
      <w:tr w:rsidRPr="00C20AEF" w:rsidR="0019515A" w:rsidTr="0011672D" w14:paraId="7AC3A12A" w14:textId="77777777">
        <w:tc>
          <w:tcPr>
            <w:tcW w:w="463" w:type="pct"/>
          </w:tcPr>
          <w:p w:rsidRPr="00C20AEF" w:rsidR="0011672D" w:rsidP="00234020" w:rsidRDefault="0011672D" w14:paraId="11EDF79D" w14:textId="4A24C3CC">
            <w:pPr>
              <w:pStyle w:val="TabelleFlietext3"/>
              <w:spacing w:before="60" w:after="60"/>
              <w:rPr>
                <w:sz w:val="20"/>
                <w:szCs w:val="20"/>
              </w:rPr>
            </w:pPr>
            <w:r>
              <w:rPr>
                <w:sz w:val="20"/>
              </w:rPr>
              <w:t>X/X</w:t>
            </w:r>
          </w:p>
        </w:tc>
        <w:tc>
          <w:tcPr>
            <w:tcW w:w="465" w:type="pct"/>
          </w:tcPr>
          <w:p w:rsidRPr="00C20AEF" w:rsidR="0011672D" w:rsidP="00234020" w:rsidRDefault="0062717A" w14:paraId="372136E3" w14:textId="64F9D498">
            <w:pPr>
              <w:pStyle w:val="TabelleFlietext3"/>
              <w:spacing w:before="60" w:after="60"/>
              <w:rPr>
                <w:sz w:val="20"/>
                <w:szCs w:val="20"/>
              </w:rPr>
            </w:pPr>
            <w:r>
              <w:rPr>
                <w:sz w:val="20"/>
              </w:rPr>
              <w:t>-/-</w:t>
            </w:r>
          </w:p>
        </w:tc>
        <w:tc>
          <w:tcPr>
            <w:tcW w:w="892" w:type="pct"/>
          </w:tcPr>
          <w:p w:rsidRPr="00C20AEF" w:rsidR="0011672D" w:rsidP="00234020" w:rsidRDefault="0011672D" w14:paraId="43BA2208" w14:textId="4C8F78FC">
            <w:pPr>
              <w:pStyle w:val="TabelleFlietext3"/>
              <w:spacing w:before="60" w:after="60"/>
              <w:rPr>
                <w:sz w:val="20"/>
                <w:szCs w:val="20"/>
              </w:rPr>
            </w:pPr>
            <w:r>
              <w:rPr>
                <w:sz w:val="20"/>
              </w:rPr>
              <w:t>Storage location</w:t>
            </w:r>
          </w:p>
        </w:tc>
        <w:tc>
          <w:tcPr>
            <w:tcW w:w="682" w:type="pct"/>
          </w:tcPr>
          <w:p w:rsidRPr="00C20AEF" w:rsidR="0011672D" w:rsidP="00234020" w:rsidRDefault="0011672D" w14:paraId="56B86B17" w14:textId="2D8D92E0">
            <w:pPr>
              <w:pStyle w:val="TabelleFlietext3"/>
              <w:spacing w:before="60" w:after="60"/>
              <w:rPr>
                <w:sz w:val="20"/>
                <w:szCs w:val="20"/>
              </w:rPr>
            </w:pPr>
            <w:r>
              <w:rPr>
                <w:sz w:val="20"/>
              </w:rPr>
              <w:t>Text</w:t>
            </w:r>
          </w:p>
        </w:tc>
        <w:tc>
          <w:tcPr>
            <w:tcW w:w="531" w:type="pct"/>
          </w:tcPr>
          <w:p w:rsidRPr="00C20AEF" w:rsidR="0011672D" w:rsidP="00234020" w:rsidRDefault="0011672D" w14:paraId="7BF1378E" w14:textId="77777777">
            <w:pPr>
              <w:pStyle w:val="TabelleFlietext3"/>
              <w:spacing w:before="60" w:after="60"/>
              <w:jc w:val="center"/>
              <w:rPr>
                <w:sz w:val="20"/>
                <w:szCs w:val="20"/>
              </w:rPr>
            </w:pPr>
          </w:p>
        </w:tc>
        <w:tc>
          <w:tcPr>
            <w:tcW w:w="1967" w:type="pct"/>
          </w:tcPr>
          <w:p w:rsidRPr="00C20AEF" w:rsidR="0011672D" w:rsidP="00234020" w:rsidRDefault="0011672D" w14:paraId="6FED397F" w14:textId="77777777">
            <w:pPr>
              <w:pStyle w:val="TabelleFlietext3"/>
              <w:spacing w:before="60" w:after="60"/>
              <w:rPr>
                <w:sz w:val="20"/>
                <w:szCs w:val="20"/>
              </w:rPr>
            </w:pPr>
            <w:r>
              <w:rPr>
                <w:sz w:val="20"/>
              </w:rPr>
              <w:t>Storage location of the part at the seller. Display only in seller's view.</w:t>
            </w:r>
          </w:p>
        </w:tc>
      </w:tr>
      <w:tr w:rsidRPr="00C20AEF" w:rsidR="0019515A" w:rsidTr="0011672D" w14:paraId="3F7B054C" w14:textId="77777777">
        <w:tc>
          <w:tcPr>
            <w:tcW w:w="463" w:type="pct"/>
          </w:tcPr>
          <w:p w:rsidRPr="00C20AEF" w:rsidR="0011672D" w:rsidP="00234020" w:rsidRDefault="0011672D" w14:paraId="67C08A19" w14:textId="7F7844AB">
            <w:pPr>
              <w:pStyle w:val="TabelleFlietext3"/>
              <w:spacing w:before="60" w:after="60"/>
              <w:rPr>
                <w:sz w:val="20"/>
                <w:szCs w:val="20"/>
              </w:rPr>
            </w:pPr>
            <w:r>
              <w:rPr>
                <w:sz w:val="20"/>
              </w:rPr>
              <w:t>X/X</w:t>
            </w:r>
          </w:p>
        </w:tc>
        <w:tc>
          <w:tcPr>
            <w:tcW w:w="465" w:type="pct"/>
          </w:tcPr>
          <w:p w:rsidRPr="00C20AEF" w:rsidR="0011672D" w:rsidP="00234020" w:rsidRDefault="0062717A" w14:paraId="04AED46C" w14:textId="1A3573E0">
            <w:pPr>
              <w:pStyle w:val="TabelleFlietext3"/>
              <w:spacing w:before="60" w:after="60"/>
              <w:rPr>
                <w:sz w:val="20"/>
                <w:szCs w:val="20"/>
              </w:rPr>
            </w:pPr>
            <w:r>
              <w:rPr>
                <w:sz w:val="20"/>
              </w:rPr>
              <w:t>*/*</w:t>
            </w:r>
          </w:p>
        </w:tc>
        <w:tc>
          <w:tcPr>
            <w:tcW w:w="892" w:type="pct"/>
          </w:tcPr>
          <w:p w:rsidRPr="00C20AEF" w:rsidR="0011672D" w:rsidP="00234020" w:rsidRDefault="0011672D" w14:paraId="3E0AB4FB" w14:textId="1043660E">
            <w:pPr>
              <w:pStyle w:val="TabelleFlietext3"/>
              <w:spacing w:before="60" w:after="60"/>
              <w:rPr>
                <w:sz w:val="20"/>
                <w:szCs w:val="20"/>
              </w:rPr>
            </w:pPr>
            <w:r>
              <w:rPr>
                <w:sz w:val="20"/>
              </w:rPr>
              <w:t>Unit price</w:t>
            </w:r>
          </w:p>
        </w:tc>
        <w:tc>
          <w:tcPr>
            <w:tcW w:w="682" w:type="pct"/>
          </w:tcPr>
          <w:p w:rsidRPr="00C20AEF" w:rsidR="0011672D" w:rsidP="00234020" w:rsidRDefault="0011672D" w14:paraId="3BCDCA3D" w14:textId="77777777">
            <w:pPr>
              <w:pStyle w:val="TabelleFlietext3"/>
              <w:spacing w:before="60" w:after="60"/>
              <w:rPr>
                <w:sz w:val="20"/>
                <w:szCs w:val="20"/>
              </w:rPr>
            </w:pPr>
            <w:r>
              <w:rPr>
                <w:sz w:val="20"/>
              </w:rPr>
              <w:t>Price format</w:t>
            </w:r>
          </w:p>
        </w:tc>
        <w:tc>
          <w:tcPr>
            <w:tcW w:w="531" w:type="pct"/>
          </w:tcPr>
          <w:p w:rsidRPr="00C20AEF" w:rsidR="0011672D" w:rsidP="00234020" w:rsidRDefault="0011672D" w14:paraId="60D463D2" w14:textId="77777777">
            <w:pPr>
              <w:pStyle w:val="TabelleFlietext3"/>
              <w:spacing w:before="60" w:after="60"/>
              <w:jc w:val="center"/>
              <w:rPr>
                <w:sz w:val="20"/>
                <w:szCs w:val="20"/>
              </w:rPr>
            </w:pPr>
          </w:p>
        </w:tc>
        <w:tc>
          <w:tcPr>
            <w:tcW w:w="1967" w:type="pct"/>
          </w:tcPr>
          <w:p w:rsidRPr="00C20AEF" w:rsidR="0011672D" w:rsidP="00234020" w:rsidRDefault="0011672D" w14:paraId="4F064B13" w14:textId="3506C9FC">
            <w:pPr>
              <w:pStyle w:val="TabelleFlietext3"/>
              <w:spacing w:before="60" w:after="60"/>
              <w:rPr>
                <w:sz w:val="20"/>
                <w:szCs w:val="20"/>
              </w:rPr>
            </w:pPr>
            <w:r>
              <w:rPr>
                <w:sz w:val="20"/>
              </w:rPr>
              <w:t>Unit price of the part (price from national/local TS of the seller at the time of receipt of the order). BLP/VKP depending on what was selected when the order was received.</w:t>
            </w:r>
          </w:p>
        </w:tc>
      </w:tr>
      <w:tr w:rsidRPr="00C20AEF" w:rsidR="0019515A" w:rsidTr="0011672D" w14:paraId="25AB3423" w14:textId="77777777">
        <w:tc>
          <w:tcPr>
            <w:tcW w:w="463" w:type="pct"/>
          </w:tcPr>
          <w:p w:rsidRPr="00C20AEF" w:rsidR="0011672D" w:rsidP="00234020" w:rsidRDefault="0011672D" w14:paraId="7E678142" w14:textId="43EF52FA">
            <w:pPr>
              <w:pStyle w:val="TabelleFlietext3"/>
              <w:spacing w:before="60" w:after="60"/>
              <w:rPr>
                <w:sz w:val="20"/>
                <w:szCs w:val="20"/>
              </w:rPr>
            </w:pPr>
            <w:r>
              <w:rPr>
                <w:sz w:val="20"/>
              </w:rPr>
              <w:t>X/X</w:t>
            </w:r>
          </w:p>
        </w:tc>
        <w:tc>
          <w:tcPr>
            <w:tcW w:w="465" w:type="pct"/>
          </w:tcPr>
          <w:p w:rsidRPr="00C20AEF" w:rsidR="0011672D" w:rsidP="00234020" w:rsidRDefault="0062717A" w14:paraId="295C8CE7" w14:textId="0FAB227B">
            <w:pPr>
              <w:pStyle w:val="TabelleFlietext3"/>
              <w:spacing w:before="60" w:after="60"/>
              <w:rPr>
                <w:sz w:val="20"/>
                <w:szCs w:val="20"/>
              </w:rPr>
            </w:pPr>
            <w:r>
              <w:rPr>
                <w:sz w:val="20"/>
              </w:rPr>
              <w:t>*/*</w:t>
            </w:r>
          </w:p>
        </w:tc>
        <w:tc>
          <w:tcPr>
            <w:tcW w:w="892" w:type="pct"/>
          </w:tcPr>
          <w:p w:rsidRPr="00C20AEF" w:rsidR="0011672D" w:rsidP="00234020" w:rsidRDefault="0011672D" w14:paraId="6D8715F0" w14:textId="4217E297">
            <w:pPr>
              <w:pStyle w:val="TabelleFlietext3"/>
              <w:spacing w:before="60" w:after="60"/>
              <w:rPr>
                <w:sz w:val="20"/>
                <w:szCs w:val="20"/>
              </w:rPr>
            </w:pPr>
            <w:r>
              <w:rPr>
                <w:sz w:val="20"/>
              </w:rPr>
              <w:t>Discount group</w:t>
            </w:r>
          </w:p>
        </w:tc>
        <w:tc>
          <w:tcPr>
            <w:tcW w:w="682" w:type="pct"/>
          </w:tcPr>
          <w:p w:rsidRPr="00C20AEF" w:rsidR="0011672D" w:rsidP="00234020" w:rsidRDefault="0011672D" w14:paraId="72619684" w14:textId="77777777">
            <w:pPr>
              <w:pStyle w:val="TabelleFlietext3"/>
              <w:spacing w:before="60" w:after="60"/>
              <w:rPr>
                <w:sz w:val="20"/>
                <w:szCs w:val="20"/>
              </w:rPr>
            </w:pPr>
            <w:r>
              <w:rPr>
                <w:sz w:val="20"/>
              </w:rPr>
              <w:t>Numeric. Integer</w:t>
            </w:r>
          </w:p>
        </w:tc>
        <w:tc>
          <w:tcPr>
            <w:tcW w:w="531" w:type="pct"/>
          </w:tcPr>
          <w:p w:rsidRPr="00C20AEF" w:rsidR="0011672D" w:rsidP="00234020" w:rsidRDefault="0011672D" w14:paraId="24D82963" w14:textId="77777777">
            <w:pPr>
              <w:pStyle w:val="TabelleFlietext3"/>
              <w:spacing w:before="60" w:after="60"/>
              <w:jc w:val="center"/>
              <w:rPr>
                <w:sz w:val="20"/>
                <w:szCs w:val="20"/>
              </w:rPr>
            </w:pPr>
          </w:p>
        </w:tc>
        <w:tc>
          <w:tcPr>
            <w:tcW w:w="1967" w:type="pct"/>
          </w:tcPr>
          <w:p w:rsidRPr="00C20AEF" w:rsidR="0011672D" w:rsidP="00234020" w:rsidRDefault="0011672D" w14:paraId="13B86FF1" w14:textId="77777777">
            <w:pPr>
              <w:pStyle w:val="TabelleFlietext3"/>
              <w:spacing w:before="60" w:after="60"/>
              <w:rPr>
                <w:sz w:val="20"/>
                <w:szCs w:val="20"/>
              </w:rPr>
            </w:pPr>
            <w:r>
              <w:rPr>
                <w:sz w:val="20"/>
              </w:rPr>
              <w:t>National discount group of the part.</w:t>
            </w:r>
          </w:p>
        </w:tc>
      </w:tr>
      <w:tr w:rsidRPr="00C20AEF" w:rsidR="0019515A" w:rsidTr="0011672D" w14:paraId="7CE5A45E" w14:textId="77777777">
        <w:tc>
          <w:tcPr>
            <w:tcW w:w="463" w:type="pct"/>
          </w:tcPr>
          <w:p w:rsidRPr="00C20AEF" w:rsidR="0011672D" w:rsidP="00234020" w:rsidRDefault="0011672D" w14:paraId="3F0EA6DB" w14:textId="4F4F083A">
            <w:pPr>
              <w:pStyle w:val="TabelleFlietext3"/>
              <w:spacing w:before="60" w:after="60"/>
              <w:rPr>
                <w:sz w:val="20"/>
                <w:szCs w:val="20"/>
              </w:rPr>
            </w:pPr>
            <w:r>
              <w:rPr>
                <w:sz w:val="20"/>
              </w:rPr>
              <w:t>X/X</w:t>
            </w:r>
          </w:p>
        </w:tc>
        <w:tc>
          <w:tcPr>
            <w:tcW w:w="465" w:type="pct"/>
          </w:tcPr>
          <w:p w:rsidRPr="00C20AEF" w:rsidR="0011672D" w:rsidP="00234020" w:rsidRDefault="00A81BF5" w14:paraId="477FB201" w14:textId="5A033D04">
            <w:pPr>
              <w:pStyle w:val="TabelleFlietext3"/>
              <w:spacing w:before="60" w:after="60"/>
              <w:rPr>
                <w:sz w:val="20"/>
                <w:szCs w:val="20"/>
              </w:rPr>
            </w:pPr>
            <w:r>
              <w:rPr>
                <w:sz w:val="20"/>
              </w:rPr>
              <w:t>X/X</w:t>
            </w:r>
          </w:p>
        </w:tc>
        <w:tc>
          <w:tcPr>
            <w:tcW w:w="892" w:type="pct"/>
          </w:tcPr>
          <w:p w:rsidRPr="00C20AEF" w:rsidR="0011672D" w:rsidP="00234020" w:rsidRDefault="0011672D" w14:paraId="33FBF669" w14:textId="5E964FC9">
            <w:pPr>
              <w:pStyle w:val="TabelleFlietext3"/>
              <w:spacing w:before="60" w:after="60"/>
              <w:rPr>
                <w:sz w:val="20"/>
                <w:szCs w:val="20"/>
              </w:rPr>
            </w:pPr>
            <w:proofErr w:type="spellStart"/>
            <w:r>
              <w:rPr>
                <w:sz w:val="20"/>
              </w:rPr>
              <w:t>DeadStock</w:t>
            </w:r>
            <w:proofErr w:type="spellEnd"/>
            <w:r>
              <w:rPr>
                <w:sz w:val="20"/>
              </w:rPr>
              <w:t xml:space="preserve"> category</w:t>
            </w:r>
          </w:p>
        </w:tc>
        <w:tc>
          <w:tcPr>
            <w:tcW w:w="682" w:type="pct"/>
          </w:tcPr>
          <w:p w:rsidRPr="00C20AEF" w:rsidR="0011672D" w:rsidP="00234020" w:rsidRDefault="0011672D" w14:paraId="6428EFDC" w14:textId="77777777">
            <w:pPr>
              <w:pStyle w:val="TabelleFlietext3"/>
              <w:spacing w:before="60" w:after="60"/>
              <w:rPr>
                <w:sz w:val="20"/>
                <w:szCs w:val="20"/>
              </w:rPr>
            </w:pPr>
            <w:r>
              <w:rPr>
                <w:sz w:val="20"/>
              </w:rPr>
              <w:t>Percentage value</w:t>
            </w:r>
          </w:p>
        </w:tc>
        <w:tc>
          <w:tcPr>
            <w:tcW w:w="531" w:type="pct"/>
          </w:tcPr>
          <w:p w:rsidRPr="00C20AEF" w:rsidR="0011672D" w:rsidP="00234020" w:rsidRDefault="0011672D" w14:paraId="1186C356" w14:textId="77777777">
            <w:pPr>
              <w:pStyle w:val="TabelleFlietext3"/>
              <w:spacing w:before="60" w:after="60"/>
              <w:jc w:val="center"/>
              <w:rPr>
                <w:sz w:val="20"/>
                <w:szCs w:val="20"/>
              </w:rPr>
            </w:pPr>
          </w:p>
        </w:tc>
        <w:tc>
          <w:tcPr>
            <w:tcW w:w="1967" w:type="pct"/>
          </w:tcPr>
          <w:p w:rsidRPr="00C20AEF" w:rsidR="0011672D" w:rsidP="00234020" w:rsidRDefault="0011672D" w14:paraId="7A0069BE" w14:textId="1CC7CEDD">
            <w:pPr>
              <w:pStyle w:val="TabelleFlietext3"/>
              <w:spacing w:before="60" w:after="60"/>
              <w:rPr>
                <w:sz w:val="20"/>
                <w:szCs w:val="20"/>
              </w:rPr>
            </w:pPr>
            <w:proofErr w:type="spellStart"/>
            <w:r>
              <w:rPr>
                <w:sz w:val="20"/>
              </w:rPr>
              <w:t>DeadStock</w:t>
            </w:r>
            <w:proofErr w:type="spellEnd"/>
            <w:r>
              <w:rPr>
                <w:sz w:val="20"/>
              </w:rPr>
              <w:t xml:space="preserve"> discount (e.g. 15%, 25% or 50%). Only visible for </w:t>
            </w:r>
            <w:proofErr w:type="spellStart"/>
            <w:r>
              <w:rPr>
                <w:sz w:val="20"/>
              </w:rPr>
              <w:t>DeadStock</w:t>
            </w:r>
            <w:proofErr w:type="spellEnd"/>
            <w:r>
              <w:rPr>
                <w:sz w:val="20"/>
              </w:rPr>
              <w:t xml:space="preserve"> orders</w:t>
            </w:r>
          </w:p>
        </w:tc>
      </w:tr>
      <w:tr w:rsidRPr="00C20AEF" w:rsidR="0019515A" w:rsidTr="0011672D" w14:paraId="1E3C9E9A" w14:textId="77777777">
        <w:tc>
          <w:tcPr>
            <w:tcW w:w="463" w:type="pct"/>
          </w:tcPr>
          <w:p w:rsidRPr="00C20AEF" w:rsidR="0011672D" w:rsidP="00234020" w:rsidRDefault="0011672D" w14:paraId="70C45CF9" w14:textId="25FB76E2">
            <w:pPr>
              <w:pStyle w:val="TabelleFlietext3"/>
              <w:spacing w:before="60" w:after="60"/>
              <w:rPr>
                <w:sz w:val="20"/>
                <w:szCs w:val="20"/>
              </w:rPr>
            </w:pPr>
            <w:r>
              <w:rPr>
                <w:sz w:val="20"/>
              </w:rPr>
              <w:t>X/X</w:t>
            </w:r>
          </w:p>
        </w:tc>
        <w:tc>
          <w:tcPr>
            <w:tcW w:w="465" w:type="pct"/>
          </w:tcPr>
          <w:p w:rsidRPr="00C20AEF" w:rsidR="0011672D" w:rsidP="00234020" w:rsidRDefault="00372F85" w14:paraId="12A5D3A5" w14:textId="50BDED9C">
            <w:pPr>
              <w:pStyle w:val="TabelleFlietext3"/>
              <w:spacing w:before="60" w:after="60"/>
              <w:rPr>
                <w:sz w:val="20"/>
                <w:szCs w:val="20"/>
              </w:rPr>
            </w:pPr>
            <w:r>
              <w:rPr>
                <w:sz w:val="20"/>
              </w:rPr>
              <w:t>*/*</w:t>
            </w:r>
          </w:p>
        </w:tc>
        <w:tc>
          <w:tcPr>
            <w:tcW w:w="892" w:type="pct"/>
          </w:tcPr>
          <w:p w:rsidRPr="00C20AEF" w:rsidR="0011672D" w:rsidP="00234020" w:rsidRDefault="0011672D" w14:paraId="10DF9E37" w14:textId="08DC9DFE">
            <w:pPr>
              <w:pStyle w:val="TabelleFlietext3"/>
              <w:spacing w:before="60" w:after="60"/>
              <w:rPr>
                <w:sz w:val="20"/>
                <w:szCs w:val="20"/>
              </w:rPr>
            </w:pPr>
            <w:proofErr w:type="spellStart"/>
            <w:r>
              <w:rPr>
                <w:sz w:val="20"/>
              </w:rPr>
              <w:t>DeadStock</w:t>
            </w:r>
            <w:proofErr w:type="spellEnd"/>
            <w:r>
              <w:rPr>
                <w:sz w:val="20"/>
              </w:rPr>
              <w:t>/D2D Price</w:t>
            </w:r>
          </w:p>
        </w:tc>
        <w:tc>
          <w:tcPr>
            <w:tcW w:w="682" w:type="pct"/>
          </w:tcPr>
          <w:p w:rsidRPr="00C20AEF" w:rsidR="0011672D" w:rsidP="00234020" w:rsidRDefault="0011672D" w14:paraId="6DC56564" w14:textId="77777777">
            <w:pPr>
              <w:pStyle w:val="TabelleFlietext3"/>
              <w:spacing w:before="60" w:after="60"/>
              <w:rPr>
                <w:sz w:val="20"/>
                <w:szCs w:val="20"/>
              </w:rPr>
            </w:pPr>
            <w:r>
              <w:rPr>
                <w:sz w:val="20"/>
              </w:rPr>
              <w:t>Price format</w:t>
            </w:r>
          </w:p>
        </w:tc>
        <w:tc>
          <w:tcPr>
            <w:tcW w:w="531" w:type="pct"/>
          </w:tcPr>
          <w:p w:rsidRPr="00C20AEF" w:rsidR="0011672D" w:rsidP="00234020" w:rsidRDefault="0011672D" w14:paraId="48CF9D1F" w14:textId="77777777">
            <w:pPr>
              <w:pStyle w:val="TabelleFlietext3"/>
              <w:spacing w:before="60" w:after="60"/>
              <w:jc w:val="center"/>
              <w:rPr>
                <w:sz w:val="20"/>
                <w:szCs w:val="20"/>
              </w:rPr>
            </w:pPr>
          </w:p>
        </w:tc>
        <w:tc>
          <w:tcPr>
            <w:tcW w:w="1967" w:type="pct"/>
          </w:tcPr>
          <w:p w:rsidRPr="00C20AEF" w:rsidR="0011672D" w:rsidP="00234020" w:rsidRDefault="0011672D" w14:paraId="20218578" w14:textId="77777777">
            <w:pPr>
              <w:pStyle w:val="TabelleFlietext3"/>
              <w:spacing w:before="60" w:after="60"/>
              <w:rPr>
                <w:sz w:val="20"/>
                <w:szCs w:val="20"/>
              </w:rPr>
            </w:pPr>
            <w:proofErr w:type="spellStart"/>
            <w:r>
              <w:rPr>
                <w:sz w:val="20"/>
              </w:rPr>
              <w:t>DeadStock</w:t>
            </w:r>
            <w:proofErr w:type="spellEnd"/>
            <w:r>
              <w:rPr>
                <w:sz w:val="20"/>
              </w:rPr>
              <w:t xml:space="preserve"> or D2D price of the seller</w:t>
            </w:r>
          </w:p>
          <w:p w:rsidRPr="00C20AEF" w:rsidR="0011672D" w:rsidP="00234020" w:rsidRDefault="0011672D" w14:paraId="6134014B" w14:textId="4C6A582F">
            <w:pPr>
              <w:pStyle w:val="TabelleFlietext3"/>
              <w:spacing w:before="60" w:after="60"/>
              <w:rPr>
                <w:sz w:val="20"/>
                <w:szCs w:val="20"/>
              </w:rPr>
            </w:pPr>
            <w:proofErr w:type="spellStart"/>
            <w:r>
              <w:rPr>
                <w:sz w:val="20"/>
              </w:rPr>
              <w:t>DeadStock</w:t>
            </w:r>
            <w:proofErr w:type="spellEnd"/>
            <w:r>
              <w:rPr>
                <w:sz w:val="20"/>
              </w:rPr>
              <w:t xml:space="preserve">: Single Price Discount from Discount Group (LAG) - </w:t>
            </w:r>
            <w:proofErr w:type="spellStart"/>
            <w:r>
              <w:rPr>
                <w:sz w:val="20"/>
              </w:rPr>
              <w:t>DeadStock</w:t>
            </w:r>
            <w:proofErr w:type="spellEnd"/>
            <w:r>
              <w:rPr>
                <w:sz w:val="20"/>
              </w:rPr>
              <w:t xml:space="preserve"> Discount</w:t>
            </w:r>
          </w:p>
          <w:p w:rsidRPr="00C20AEF" w:rsidR="0011672D" w:rsidP="00234020" w:rsidRDefault="0011672D" w14:paraId="5FCB8866" w14:textId="0559B6D2">
            <w:pPr>
              <w:pStyle w:val="TabelleFlietext3"/>
              <w:spacing w:before="60" w:after="60"/>
              <w:rPr>
                <w:sz w:val="20"/>
                <w:szCs w:val="20"/>
              </w:rPr>
            </w:pPr>
            <w:r>
              <w:rPr>
                <w:sz w:val="20"/>
              </w:rPr>
              <w:t xml:space="preserve">D2D: Unit price - discount from discount group (VOR) </w:t>
            </w:r>
          </w:p>
        </w:tc>
      </w:tr>
      <w:tr w:rsidRPr="00C20AEF" w:rsidR="0019515A" w:rsidTr="0011672D" w14:paraId="3F1D7367" w14:textId="77777777">
        <w:tc>
          <w:tcPr>
            <w:tcW w:w="463" w:type="pct"/>
          </w:tcPr>
          <w:p w:rsidRPr="00C20AEF" w:rsidR="0011672D" w:rsidP="00234020" w:rsidRDefault="0011672D" w14:paraId="17043825" w14:textId="3B0C7F76">
            <w:pPr>
              <w:pStyle w:val="TabelleFlietext3"/>
              <w:spacing w:before="60" w:after="60"/>
              <w:rPr>
                <w:sz w:val="20"/>
                <w:szCs w:val="20"/>
              </w:rPr>
            </w:pPr>
            <w:r>
              <w:rPr>
                <w:sz w:val="20"/>
              </w:rPr>
              <w:t>X/X</w:t>
            </w:r>
          </w:p>
        </w:tc>
        <w:tc>
          <w:tcPr>
            <w:tcW w:w="465" w:type="pct"/>
          </w:tcPr>
          <w:p w:rsidRPr="00C20AEF" w:rsidR="0011672D" w:rsidP="00234020" w:rsidRDefault="00372F85" w14:paraId="06BA1D92" w14:textId="215151B7">
            <w:pPr>
              <w:pStyle w:val="TabelleFlietext3"/>
              <w:spacing w:before="60" w:after="60"/>
              <w:rPr>
                <w:sz w:val="20"/>
                <w:szCs w:val="20"/>
              </w:rPr>
            </w:pPr>
            <w:r>
              <w:rPr>
                <w:sz w:val="20"/>
              </w:rPr>
              <w:t>*/*</w:t>
            </w:r>
          </w:p>
        </w:tc>
        <w:tc>
          <w:tcPr>
            <w:tcW w:w="892" w:type="pct"/>
          </w:tcPr>
          <w:p w:rsidRPr="00C20AEF" w:rsidR="0011672D" w:rsidP="00234020" w:rsidRDefault="0011672D" w14:paraId="169D42DA" w14:textId="7EB52785">
            <w:pPr>
              <w:pStyle w:val="TabelleFlietext3"/>
              <w:spacing w:before="60" w:after="60"/>
              <w:rPr>
                <w:sz w:val="20"/>
                <w:szCs w:val="20"/>
              </w:rPr>
            </w:pPr>
            <w:r>
              <w:rPr>
                <w:sz w:val="20"/>
              </w:rPr>
              <w:t>Order quantity</w:t>
            </w:r>
          </w:p>
        </w:tc>
        <w:tc>
          <w:tcPr>
            <w:tcW w:w="682" w:type="pct"/>
          </w:tcPr>
          <w:p w:rsidRPr="00C20AEF" w:rsidR="0011672D" w:rsidP="00234020" w:rsidRDefault="0011672D" w14:paraId="2A1A74EC" w14:textId="77777777">
            <w:pPr>
              <w:pStyle w:val="TabelleFlietext3"/>
              <w:spacing w:before="60" w:after="60"/>
              <w:rPr>
                <w:sz w:val="20"/>
                <w:szCs w:val="20"/>
              </w:rPr>
            </w:pPr>
            <w:r>
              <w:rPr>
                <w:sz w:val="20"/>
              </w:rPr>
              <w:t>Numeric. Integer</w:t>
            </w:r>
          </w:p>
        </w:tc>
        <w:tc>
          <w:tcPr>
            <w:tcW w:w="531" w:type="pct"/>
          </w:tcPr>
          <w:p w:rsidRPr="00C20AEF" w:rsidR="0011672D" w:rsidP="00234020" w:rsidRDefault="0011672D" w14:paraId="54043F66" w14:textId="18B3623F">
            <w:pPr>
              <w:pStyle w:val="TabelleFlietext3"/>
              <w:spacing w:before="60" w:after="60"/>
              <w:jc w:val="center"/>
              <w:rPr>
                <w:sz w:val="20"/>
                <w:szCs w:val="20"/>
              </w:rPr>
            </w:pPr>
            <w:r>
              <w:rPr>
                <w:sz w:val="20"/>
              </w:rPr>
              <w:t>X (DS)</w:t>
            </w:r>
          </w:p>
        </w:tc>
        <w:tc>
          <w:tcPr>
            <w:tcW w:w="1967" w:type="pct"/>
          </w:tcPr>
          <w:p w:rsidRPr="00C20AEF" w:rsidR="0011672D" w:rsidP="00D324FF" w:rsidRDefault="0011672D" w14:paraId="420118B3" w14:textId="4C9C439B">
            <w:pPr>
              <w:pStyle w:val="TabelleFlietext3"/>
              <w:spacing w:before="60" w:after="60"/>
              <w:rPr>
                <w:sz w:val="20"/>
                <w:szCs w:val="20"/>
              </w:rPr>
            </w:pPr>
            <w:r>
              <w:rPr>
                <w:sz w:val="20"/>
              </w:rPr>
              <w:t>Order quantity of the part (editable as a buyer). Not editable for D2D orders</w:t>
            </w:r>
          </w:p>
        </w:tc>
      </w:tr>
      <w:tr w:rsidRPr="00C20AEF" w:rsidR="0019515A" w:rsidTr="0011672D" w14:paraId="2C081261" w14:textId="77777777">
        <w:tc>
          <w:tcPr>
            <w:tcW w:w="463" w:type="pct"/>
          </w:tcPr>
          <w:p w:rsidRPr="00C20AEF" w:rsidR="0011672D" w:rsidP="00234020" w:rsidRDefault="0011672D" w14:paraId="219D79A7" w14:textId="6982B705">
            <w:pPr>
              <w:pStyle w:val="TabelleFlietext3"/>
              <w:spacing w:before="60" w:after="60"/>
              <w:rPr>
                <w:sz w:val="20"/>
                <w:szCs w:val="20"/>
              </w:rPr>
            </w:pPr>
            <w:r>
              <w:rPr>
                <w:sz w:val="20"/>
              </w:rPr>
              <w:t>X/X</w:t>
            </w:r>
          </w:p>
        </w:tc>
        <w:tc>
          <w:tcPr>
            <w:tcW w:w="465" w:type="pct"/>
          </w:tcPr>
          <w:p w:rsidRPr="00C20AEF" w:rsidR="0011672D" w:rsidP="00234020" w:rsidRDefault="00372F85" w14:paraId="68E1FD44" w14:textId="47B89D5E">
            <w:pPr>
              <w:pStyle w:val="TabelleFlietext3"/>
              <w:spacing w:before="60" w:after="60"/>
              <w:rPr>
                <w:sz w:val="20"/>
                <w:szCs w:val="20"/>
              </w:rPr>
            </w:pPr>
            <w:r>
              <w:rPr>
                <w:sz w:val="20"/>
              </w:rPr>
              <w:t>*/*</w:t>
            </w:r>
          </w:p>
        </w:tc>
        <w:tc>
          <w:tcPr>
            <w:tcW w:w="892" w:type="pct"/>
          </w:tcPr>
          <w:p w:rsidRPr="00C20AEF" w:rsidR="0011672D" w:rsidP="00234020" w:rsidRDefault="0011672D" w14:paraId="67E1113B" w14:textId="2D0D0E15">
            <w:pPr>
              <w:pStyle w:val="TabelleFlietext3"/>
              <w:spacing w:before="60" w:after="60"/>
              <w:rPr>
                <w:sz w:val="20"/>
                <w:szCs w:val="20"/>
              </w:rPr>
            </w:pPr>
            <w:r>
              <w:rPr>
                <w:sz w:val="20"/>
              </w:rPr>
              <w:t>Delivery quantity</w:t>
            </w:r>
          </w:p>
        </w:tc>
        <w:tc>
          <w:tcPr>
            <w:tcW w:w="682" w:type="pct"/>
          </w:tcPr>
          <w:p w:rsidRPr="00C20AEF" w:rsidR="0011672D" w:rsidP="00234020" w:rsidRDefault="0011672D" w14:paraId="405EE3F8" w14:textId="77777777">
            <w:pPr>
              <w:pStyle w:val="TabelleFlietext3"/>
              <w:spacing w:before="60" w:after="60"/>
              <w:rPr>
                <w:sz w:val="20"/>
                <w:szCs w:val="20"/>
              </w:rPr>
            </w:pPr>
            <w:r>
              <w:rPr>
                <w:sz w:val="20"/>
              </w:rPr>
              <w:t>Numeric. Integer</w:t>
            </w:r>
          </w:p>
        </w:tc>
        <w:tc>
          <w:tcPr>
            <w:tcW w:w="531" w:type="pct"/>
          </w:tcPr>
          <w:p w:rsidRPr="00C20AEF" w:rsidR="0011672D" w:rsidP="00234020" w:rsidRDefault="0011672D" w14:paraId="135C6B47" w14:textId="34CCC27C">
            <w:pPr>
              <w:pStyle w:val="TabelleFlietext3"/>
              <w:spacing w:before="60" w:after="60"/>
              <w:jc w:val="center"/>
              <w:rPr>
                <w:sz w:val="20"/>
                <w:szCs w:val="20"/>
              </w:rPr>
            </w:pPr>
            <w:r>
              <w:rPr>
                <w:sz w:val="20"/>
              </w:rPr>
              <w:t>X (DS)</w:t>
            </w:r>
          </w:p>
        </w:tc>
        <w:tc>
          <w:tcPr>
            <w:tcW w:w="1967" w:type="pct"/>
          </w:tcPr>
          <w:p w:rsidRPr="00C20AEF" w:rsidR="0011672D" w:rsidP="005A67B9" w:rsidRDefault="0011672D" w14:paraId="5B8C2F86" w14:textId="712AC5FC">
            <w:pPr>
              <w:pStyle w:val="TabelleFlietext3"/>
              <w:spacing w:before="60" w:after="60"/>
              <w:rPr>
                <w:sz w:val="20"/>
                <w:szCs w:val="20"/>
              </w:rPr>
            </w:pPr>
            <w:r>
              <w:rPr>
                <w:sz w:val="20"/>
              </w:rPr>
              <w:t>Quantity delivered (editable as seller). Not editable for D2D orders</w:t>
            </w:r>
          </w:p>
        </w:tc>
      </w:tr>
      <w:tr w:rsidRPr="00C20AEF" w:rsidR="0019515A" w:rsidTr="0011672D" w14:paraId="7AA3A44A" w14:textId="77777777">
        <w:tc>
          <w:tcPr>
            <w:tcW w:w="463" w:type="pct"/>
          </w:tcPr>
          <w:p w:rsidRPr="00C20AEF" w:rsidR="0011672D" w:rsidP="00B74D04" w:rsidRDefault="0011672D" w14:paraId="00FCBD5D" w14:textId="56B41CE5">
            <w:pPr>
              <w:pStyle w:val="TabelleFlietext3"/>
              <w:spacing w:before="60" w:after="60"/>
              <w:rPr>
                <w:sz w:val="20"/>
                <w:szCs w:val="20"/>
              </w:rPr>
            </w:pPr>
            <w:r>
              <w:rPr>
                <w:sz w:val="20"/>
              </w:rPr>
              <w:t>X/X</w:t>
            </w:r>
          </w:p>
        </w:tc>
        <w:tc>
          <w:tcPr>
            <w:tcW w:w="465" w:type="pct"/>
          </w:tcPr>
          <w:p w:rsidRPr="00C20AEF" w:rsidR="0011672D" w:rsidP="00B74D04" w:rsidRDefault="00372F85" w14:paraId="52E16568" w14:textId="2E4DE058">
            <w:pPr>
              <w:pStyle w:val="TabelleFlietext3"/>
              <w:spacing w:before="60" w:after="60"/>
              <w:rPr>
                <w:sz w:val="20"/>
                <w:szCs w:val="20"/>
              </w:rPr>
            </w:pPr>
            <w:r>
              <w:rPr>
                <w:sz w:val="20"/>
              </w:rPr>
              <w:t>*/*</w:t>
            </w:r>
          </w:p>
        </w:tc>
        <w:tc>
          <w:tcPr>
            <w:tcW w:w="892" w:type="pct"/>
          </w:tcPr>
          <w:p w:rsidRPr="00C20AEF" w:rsidR="0011672D" w:rsidP="00B74D04" w:rsidRDefault="0011672D" w14:paraId="4CB5DFE4" w14:textId="40BDF80A">
            <w:pPr>
              <w:pStyle w:val="TabelleFlietext3"/>
              <w:spacing w:before="60" w:after="60"/>
              <w:rPr>
                <w:sz w:val="20"/>
                <w:szCs w:val="20"/>
              </w:rPr>
            </w:pPr>
            <w:r>
              <w:rPr>
                <w:sz w:val="20"/>
              </w:rPr>
              <w:t>Position status</w:t>
            </w:r>
          </w:p>
        </w:tc>
        <w:tc>
          <w:tcPr>
            <w:tcW w:w="682" w:type="pct"/>
          </w:tcPr>
          <w:p w:rsidRPr="00C20AEF" w:rsidR="0011672D" w:rsidP="00B74D04" w:rsidRDefault="0011672D" w14:paraId="785B00B2" w14:textId="205D87B7">
            <w:pPr>
              <w:pStyle w:val="TabelleFlietext3"/>
              <w:spacing w:before="60" w:after="60"/>
              <w:rPr>
                <w:sz w:val="20"/>
                <w:szCs w:val="20"/>
              </w:rPr>
            </w:pPr>
            <w:r>
              <w:rPr>
                <w:sz w:val="20"/>
              </w:rPr>
              <w:t>Text</w:t>
            </w:r>
          </w:p>
        </w:tc>
        <w:tc>
          <w:tcPr>
            <w:tcW w:w="531" w:type="pct"/>
          </w:tcPr>
          <w:p w:rsidRPr="00C20AEF" w:rsidR="0011672D" w:rsidP="00B74D04" w:rsidRDefault="0011672D" w14:paraId="5636A8D2" w14:textId="77777777">
            <w:pPr>
              <w:pStyle w:val="TabelleFlietext3"/>
              <w:spacing w:before="60" w:after="60"/>
              <w:jc w:val="center"/>
              <w:rPr>
                <w:sz w:val="20"/>
                <w:szCs w:val="20"/>
              </w:rPr>
            </w:pPr>
            <w:r>
              <w:rPr>
                <w:sz w:val="20"/>
              </w:rPr>
              <w:t>X</w:t>
            </w:r>
          </w:p>
        </w:tc>
        <w:tc>
          <w:tcPr>
            <w:tcW w:w="1967" w:type="pct"/>
          </w:tcPr>
          <w:p w:rsidRPr="00C20AEF" w:rsidR="0011672D" w:rsidP="00B74D04" w:rsidRDefault="0011672D" w14:paraId="09F75962" w14:textId="77777777">
            <w:pPr>
              <w:pStyle w:val="TabelleFlietext3"/>
              <w:spacing w:before="60" w:after="60"/>
              <w:rPr>
                <w:sz w:val="20"/>
                <w:szCs w:val="20"/>
              </w:rPr>
            </w:pPr>
            <w:r>
              <w:rPr>
                <w:sz w:val="20"/>
              </w:rPr>
              <w:t>Current status of the position. Editable by seller:</w:t>
            </w:r>
          </w:p>
          <w:p w:rsidRPr="00C20AEF" w:rsidR="0011672D" w:rsidP="00B74D04" w:rsidRDefault="0011672D" w14:paraId="712CB6F3" w14:textId="23299DE1">
            <w:pPr>
              <w:pStyle w:val="TabelleFlietext3"/>
              <w:keepNext/>
              <w:spacing w:before="60" w:after="60"/>
              <w:rPr>
                <w:sz w:val="20"/>
                <w:szCs w:val="20"/>
              </w:rPr>
            </w:pPr>
            <w:r>
              <w:rPr>
                <w:sz w:val="20"/>
              </w:rPr>
              <w:t>- unprocessed (U) - accepted (A) - modified (V) (not possible for D2D orders) - deleted (L)</w:t>
            </w:r>
          </w:p>
          <w:p w:rsidRPr="00C20AEF" w:rsidR="0011672D" w:rsidP="00B74D04" w:rsidRDefault="0011672D" w14:paraId="5B738AE0" w14:textId="77777777">
            <w:pPr>
              <w:pStyle w:val="TabelleFlietext3"/>
              <w:keepNext/>
              <w:spacing w:before="60" w:after="60"/>
              <w:rPr>
                <w:sz w:val="20"/>
                <w:szCs w:val="20"/>
              </w:rPr>
            </w:pPr>
            <w:r>
              <w:rPr>
                <w:sz w:val="20"/>
              </w:rPr>
              <w:t>- canceled (S)</w:t>
            </w:r>
          </w:p>
        </w:tc>
      </w:tr>
      <w:tr w:rsidRPr="00C20AEF" w:rsidR="0019515A" w:rsidTr="0011672D" w14:paraId="6D3AA682" w14:textId="77777777">
        <w:tc>
          <w:tcPr>
            <w:tcW w:w="463" w:type="pct"/>
          </w:tcPr>
          <w:p w:rsidRPr="00C20AEF" w:rsidR="0011672D" w:rsidP="00DA2301" w:rsidRDefault="0062717A" w14:paraId="4B4DFCBA" w14:textId="2985620E">
            <w:pPr>
              <w:pStyle w:val="TabelleFlietext3"/>
              <w:spacing w:before="60" w:after="60"/>
              <w:rPr>
                <w:sz w:val="20"/>
                <w:szCs w:val="20"/>
              </w:rPr>
            </w:pPr>
            <w:r>
              <w:rPr>
                <w:sz w:val="20"/>
              </w:rPr>
              <w:t>X/X</w:t>
            </w:r>
          </w:p>
        </w:tc>
        <w:tc>
          <w:tcPr>
            <w:tcW w:w="465" w:type="pct"/>
          </w:tcPr>
          <w:p w:rsidRPr="00C20AEF" w:rsidR="0011672D" w:rsidP="00DA2301" w:rsidRDefault="00372F85" w14:paraId="059B617C" w14:textId="7CA46CE0">
            <w:pPr>
              <w:pStyle w:val="TabelleFlietext3"/>
              <w:spacing w:before="60" w:after="60"/>
              <w:rPr>
                <w:sz w:val="20"/>
                <w:szCs w:val="20"/>
              </w:rPr>
            </w:pPr>
            <w:r>
              <w:rPr>
                <w:sz w:val="20"/>
              </w:rPr>
              <w:t>*/*</w:t>
            </w:r>
          </w:p>
        </w:tc>
        <w:tc>
          <w:tcPr>
            <w:tcW w:w="892" w:type="pct"/>
          </w:tcPr>
          <w:p w:rsidRPr="00C20AEF" w:rsidR="0011672D" w:rsidP="00DA2301" w:rsidRDefault="0011672D" w14:paraId="398B3EE8" w14:textId="2BFC3574">
            <w:pPr>
              <w:pStyle w:val="TabelleFlietext3"/>
              <w:spacing w:before="60" w:after="60"/>
              <w:rPr>
                <w:sz w:val="20"/>
                <w:szCs w:val="20"/>
              </w:rPr>
            </w:pPr>
            <w:r>
              <w:rPr>
                <w:sz w:val="20"/>
              </w:rPr>
              <w:t>Order value</w:t>
            </w:r>
          </w:p>
        </w:tc>
        <w:tc>
          <w:tcPr>
            <w:tcW w:w="682" w:type="pct"/>
          </w:tcPr>
          <w:p w:rsidRPr="00C20AEF" w:rsidR="0011672D" w:rsidP="00DA2301" w:rsidRDefault="0011672D" w14:paraId="2DF90BD8" w14:textId="77777777">
            <w:pPr>
              <w:pStyle w:val="TabelleFlietext3"/>
              <w:spacing w:before="60" w:after="60"/>
              <w:rPr>
                <w:sz w:val="20"/>
                <w:szCs w:val="20"/>
              </w:rPr>
            </w:pPr>
            <w:r>
              <w:rPr>
                <w:sz w:val="20"/>
              </w:rPr>
              <w:t>Price format</w:t>
            </w:r>
          </w:p>
        </w:tc>
        <w:tc>
          <w:tcPr>
            <w:tcW w:w="531" w:type="pct"/>
          </w:tcPr>
          <w:p w:rsidRPr="00C20AEF" w:rsidR="0011672D" w:rsidP="00DA2301" w:rsidRDefault="0011672D" w14:paraId="464834D6" w14:textId="77777777">
            <w:pPr>
              <w:pStyle w:val="TabelleFlietext3"/>
              <w:spacing w:before="60" w:after="60"/>
              <w:jc w:val="center"/>
              <w:rPr>
                <w:sz w:val="20"/>
                <w:szCs w:val="20"/>
              </w:rPr>
            </w:pPr>
          </w:p>
        </w:tc>
        <w:tc>
          <w:tcPr>
            <w:tcW w:w="1967" w:type="pct"/>
          </w:tcPr>
          <w:p w:rsidRPr="00C20AEF" w:rsidR="0011672D" w:rsidP="00DA2301" w:rsidRDefault="0011672D" w14:paraId="5B1FC7A3" w14:textId="77777777">
            <w:pPr>
              <w:pStyle w:val="TabelleFlietext3"/>
              <w:spacing w:before="60" w:after="60"/>
              <w:rPr>
                <w:sz w:val="20"/>
                <w:szCs w:val="20"/>
              </w:rPr>
            </w:pPr>
            <w:r>
              <w:rPr>
                <w:sz w:val="20"/>
              </w:rPr>
              <w:t xml:space="preserve">Delivery Quantity * </w:t>
            </w:r>
            <w:proofErr w:type="spellStart"/>
            <w:r>
              <w:rPr>
                <w:sz w:val="20"/>
              </w:rPr>
              <w:t>DeadStock</w:t>
            </w:r>
            <w:proofErr w:type="spellEnd"/>
            <w:r>
              <w:rPr>
                <w:sz w:val="20"/>
              </w:rPr>
              <w:t xml:space="preserve">/D2D Price </w:t>
            </w:r>
          </w:p>
        </w:tc>
      </w:tr>
      <w:tr w:rsidRPr="00C20AEF" w:rsidR="0019515A" w:rsidTr="0011672D" w14:paraId="534F3187" w14:textId="77777777">
        <w:tc>
          <w:tcPr>
            <w:tcW w:w="463" w:type="pct"/>
          </w:tcPr>
          <w:p w:rsidRPr="00C20AEF" w:rsidR="0011672D" w:rsidP="009E3173" w:rsidRDefault="0062717A" w14:paraId="397CB7A6" w14:textId="7D0F83EE">
            <w:pPr>
              <w:pStyle w:val="TabelleFlietext3"/>
              <w:spacing w:before="60" w:after="60"/>
              <w:rPr>
                <w:sz w:val="20"/>
                <w:szCs w:val="20"/>
              </w:rPr>
            </w:pPr>
            <w:r>
              <w:rPr>
                <w:sz w:val="20"/>
              </w:rPr>
              <w:t>X/X</w:t>
            </w:r>
          </w:p>
        </w:tc>
        <w:tc>
          <w:tcPr>
            <w:tcW w:w="465" w:type="pct"/>
          </w:tcPr>
          <w:p w:rsidRPr="00C20AEF" w:rsidR="0011672D" w:rsidP="009E3173" w:rsidRDefault="00372F85" w14:paraId="17822F14" w14:textId="4AF1D692">
            <w:pPr>
              <w:pStyle w:val="TabelleFlietext3"/>
              <w:spacing w:before="60" w:after="60"/>
              <w:rPr>
                <w:sz w:val="20"/>
                <w:szCs w:val="20"/>
              </w:rPr>
            </w:pPr>
            <w:r>
              <w:rPr>
                <w:sz w:val="20"/>
              </w:rPr>
              <w:t>*/*</w:t>
            </w:r>
          </w:p>
        </w:tc>
        <w:tc>
          <w:tcPr>
            <w:tcW w:w="892" w:type="pct"/>
          </w:tcPr>
          <w:p w:rsidRPr="00C20AEF" w:rsidR="0011672D" w:rsidP="009E3173" w:rsidRDefault="0011672D" w14:paraId="2EC5C3F2" w14:textId="34F78A52">
            <w:pPr>
              <w:pStyle w:val="TabelleFlietext3"/>
              <w:spacing w:before="60" w:after="60"/>
              <w:rPr>
                <w:sz w:val="20"/>
                <w:szCs w:val="20"/>
              </w:rPr>
            </w:pPr>
            <w:r>
              <w:rPr>
                <w:sz w:val="20"/>
              </w:rPr>
              <w:t>D2D handling margin</w:t>
            </w:r>
          </w:p>
        </w:tc>
        <w:tc>
          <w:tcPr>
            <w:tcW w:w="682" w:type="pct"/>
          </w:tcPr>
          <w:p w:rsidRPr="00C20AEF" w:rsidR="0011672D" w:rsidP="009E3173" w:rsidRDefault="0011672D" w14:paraId="73FAF700" w14:textId="77777777">
            <w:pPr>
              <w:pStyle w:val="TabelleFlietext3"/>
              <w:spacing w:before="60" w:after="60"/>
              <w:rPr>
                <w:sz w:val="20"/>
                <w:szCs w:val="20"/>
              </w:rPr>
            </w:pPr>
            <w:r>
              <w:rPr>
                <w:sz w:val="20"/>
              </w:rPr>
              <w:t>Price format</w:t>
            </w:r>
          </w:p>
        </w:tc>
        <w:tc>
          <w:tcPr>
            <w:tcW w:w="531" w:type="pct"/>
          </w:tcPr>
          <w:p w:rsidRPr="00C20AEF" w:rsidR="0011672D" w:rsidP="009E3173" w:rsidRDefault="0011672D" w14:paraId="7DE29DE7" w14:textId="77777777">
            <w:pPr>
              <w:pStyle w:val="TabelleFlietext3"/>
              <w:spacing w:before="60" w:after="60"/>
              <w:jc w:val="center"/>
              <w:rPr>
                <w:sz w:val="20"/>
                <w:szCs w:val="20"/>
              </w:rPr>
            </w:pPr>
          </w:p>
        </w:tc>
        <w:tc>
          <w:tcPr>
            <w:tcW w:w="1967" w:type="pct"/>
          </w:tcPr>
          <w:p w:rsidRPr="00C20AEF" w:rsidR="0011672D" w:rsidP="009E3173" w:rsidRDefault="0011672D" w14:paraId="79D09E20" w14:textId="77777777">
            <w:pPr>
              <w:pStyle w:val="TabelleFlietext3"/>
              <w:spacing w:before="60" w:after="60"/>
              <w:rPr>
                <w:sz w:val="20"/>
                <w:szCs w:val="20"/>
              </w:rPr>
            </w:pPr>
            <w:r>
              <w:rPr>
                <w:sz w:val="20"/>
              </w:rPr>
              <w:t>D2D Handling Margin. Only visible for D2D orders</w:t>
            </w:r>
          </w:p>
        </w:tc>
      </w:tr>
      <w:tr w:rsidRPr="00C20AEF" w:rsidR="0019515A" w:rsidTr="0011672D" w14:paraId="7B76FCDD" w14:textId="77777777">
        <w:tc>
          <w:tcPr>
            <w:tcW w:w="463" w:type="pct"/>
          </w:tcPr>
          <w:p w:rsidRPr="00C20AEF" w:rsidR="0011672D" w:rsidP="00234020" w:rsidRDefault="0062717A" w14:paraId="4E3077B8" w14:textId="703316BA">
            <w:pPr>
              <w:pStyle w:val="TabelleFlietext3"/>
              <w:spacing w:before="60" w:after="60"/>
              <w:rPr>
                <w:sz w:val="20"/>
                <w:szCs w:val="20"/>
              </w:rPr>
            </w:pPr>
            <w:r>
              <w:rPr>
                <w:sz w:val="20"/>
              </w:rPr>
              <w:t>X/-</w:t>
            </w:r>
          </w:p>
        </w:tc>
        <w:tc>
          <w:tcPr>
            <w:tcW w:w="465" w:type="pct"/>
          </w:tcPr>
          <w:p w:rsidRPr="00C20AEF" w:rsidR="0011672D" w:rsidP="00234020" w:rsidRDefault="00372F85" w14:paraId="67D99431" w14:textId="1089E1B7">
            <w:pPr>
              <w:pStyle w:val="TabelleFlietext3"/>
              <w:spacing w:before="60" w:after="60"/>
              <w:rPr>
                <w:sz w:val="20"/>
                <w:szCs w:val="20"/>
              </w:rPr>
            </w:pPr>
            <w:r>
              <w:rPr>
                <w:sz w:val="20"/>
              </w:rPr>
              <w:t>-/-</w:t>
            </w:r>
          </w:p>
        </w:tc>
        <w:tc>
          <w:tcPr>
            <w:tcW w:w="892" w:type="pct"/>
          </w:tcPr>
          <w:p w:rsidRPr="00C20AEF" w:rsidR="0011672D" w:rsidP="00234020" w:rsidRDefault="0011672D" w14:paraId="4DE9FAE4" w14:textId="7854CA16">
            <w:pPr>
              <w:pStyle w:val="TabelleFlietext3"/>
              <w:spacing w:before="60" w:after="60"/>
              <w:rPr>
                <w:sz w:val="20"/>
                <w:szCs w:val="20"/>
              </w:rPr>
            </w:pPr>
            <w:r>
              <w:rPr>
                <w:sz w:val="20"/>
              </w:rPr>
              <w:t>Man. Exclusion</w:t>
            </w:r>
          </w:p>
        </w:tc>
        <w:tc>
          <w:tcPr>
            <w:tcW w:w="682" w:type="pct"/>
          </w:tcPr>
          <w:p w:rsidRPr="00C20AEF" w:rsidR="0011672D" w:rsidP="00C029BB" w:rsidRDefault="0011672D" w14:paraId="244ADF83" w14:textId="77777777">
            <w:pPr>
              <w:pStyle w:val="TabelleFlietext3"/>
              <w:spacing w:before="60" w:after="60"/>
              <w:rPr>
                <w:sz w:val="20"/>
                <w:szCs w:val="20"/>
              </w:rPr>
            </w:pPr>
            <w:r>
              <w:rPr>
                <w:sz w:val="20"/>
              </w:rPr>
              <w:t>Checkbox</w:t>
            </w:r>
          </w:p>
        </w:tc>
        <w:tc>
          <w:tcPr>
            <w:tcW w:w="531" w:type="pct"/>
          </w:tcPr>
          <w:p w:rsidRPr="00C20AEF" w:rsidR="0011672D" w:rsidP="00C029BB" w:rsidRDefault="0011672D" w14:paraId="676D6088" w14:textId="77777777">
            <w:pPr>
              <w:pStyle w:val="TabelleFlietext3"/>
              <w:spacing w:before="60" w:after="60"/>
              <w:rPr>
                <w:sz w:val="20"/>
                <w:szCs w:val="20"/>
              </w:rPr>
            </w:pPr>
          </w:p>
        </w:tc>
        <w:tc>
          <w:tcPr>
            <w:tcW w:w="1967" w:type="pct"/>
          </w:tcPr>
          <w:p w:rsidRPr="00C20AEF" w:rsidR="0011672D" w:rsidP="00CF7DE1" w:rsidRDefault="0011672D" w14:paraId="6A1D273B" w14:textId="52DD90D6">
            <w:pPr>
              <w:pStyle w:val="TabelleFlietext3"/>
              <w:spacing w:before="60" w:after="60"/>
              <w:rPr>
                <w:sz w:val="20"/>
                <w:szCs w:val="20"/>
              </w:rPr>
            </w:pPr>
            <w:r>
              <w:rPr>
                <w:sz w:val="20"/>
              </w:rPr>
              <w:t>Display only in seller view, if at least one item in status rejected and part excluded.</w:t>
            </w:r>
            <w:r>
              <w:rPr>
                <w:sz w:val="20"/>
              </w:rPr>
              <w:br/>
            </w:r>
            <w:r>
              <w:rPr>
                <w:sz w:val="20"/>
              </w:rPr>
              <w:t xml:space="preserve">Checkbox is active (ticked) if the position was rejected and on it the question about manual exclusion was answered with "Yes" (column gets a tooltip). Only visible for </w:t>
            </w:r>
            <w:proofErr w:type="spellStart"/>
            <w:r>
              <w:rPr>
                <w:sz w:val="20"/>
              </w:rPr>
              <w:t>DeadStock</w:t>
            </w:r>
            <w:proofErr w:type="spellEnd"/>
            <w:r>
              <w:rPr>
                <w:sz w:val="20"/>
              </w:rPr>
              <w:t xml:space="preserve"> orders</w:t>
            </w:r>
          </w:p>
        </w:tc>
      </w:tr>
      <w:tr w:rsidRPr="00C20AEF" w:rsidR="0019515A" w:rsidTr="0011672D" w14:paraId="7ACD4A4F" w14:textId="77777777">
        <w:tc>
          <w:tcPr>
            <w:tcW w:w="463" w:type="pct"/>
          </w:tcPr>
          <w:p w:rsidRPr="00C20AEF" w:rsidR="0011672D" w:rsidP="00234020" w:rsidRDefault="0062717A" w14:paraId="6F4230A3" w14:textId="72FBE424">
            <w:pPr>
              <w:pStyle w:val="TabelleFlietext3"/>
              <w:spacing w:before="60" w:after="60"/>
              <w:rPr>
                <w:sz w:val="20"/>
                <w:szCs w:val="20"/>
              </w:rPr>
            </w:pPr>
            <w:r>
              <w:rPr>
                <w:sz w:val="20"/>
              </w:rPr>
              <w:t>X/X</w:t>
            </w:r>
          </w:p>
        </w:tc>
        <w:tc>
          <w:tcPr>
            <w:tcW w:w="465" w:type="pct"/>
          </w:tcPr>
          <w:p w:rsidRPr="00C20AEF" w:rsidR="0011672D" w:rsidP="00234020" w:rsidRDefault="00372F85" w14:paraId="0D35B413" w14:textId="14A4F503">
            <w:pPr>
              <w:pStyle w:val="TabelleFlietext3"/>
              <w:spacing w:before="60" w:after="60"/>
              <w:rPr>
                <w:sz w:val="20"/>
                <w:szCs w:val="20"/>
              </w:rPr>
            </w:pPr>
            <w:r>
              <w:rPr>
                <w:sz w:val="20"/>
              </w:rPr>
              <w:t>*/*</w:t>
            </w:r>
          </w:p>
        </w:tc>
        <w:tc>
          <w:tcPr>
            <w:tcW w:w="892" w:type="pct"/>
          </w:tcPr>
          <w:p w:rsidRPr="00C20AEF" w:rsidR="0011672D" w:rsidP="00234020" w:rsidRDefault="0011672D" w14:paraId="1ECFA2D9" w14:textId="211712B7">
            <w:pPr>
              <w:pStyle w:val="TabelleFlietext3"/>
              <w:spacing w:before="60" w:after="60"/>
              <w:rPr>
                <w:sz w:val="20"/>
                <w:szCs w:val="20"/>
              </w:rPr>
            </w:pPr>
            <w:r>
              <w:rPr>
                <w:sz w:val="20"/>
              </w:rPr>
              <w:t>Weight</w:t>
            </w:r>
          </w:p>
        </w:tc>
        <w:tc>
          <w:tcPr>
            <w:tcW w:w="682" w:type="pct"/>
          </w:tcPr>
          <w:p w:rsidRPr="00C20AEF" w:rsidR="0011672D" w:rsidP="00234020" w:rsidRDefault="0011672D" w14:paraId="1EA71C5A" w14:textId="77777777">
            <w:pPr>
              <w:pStyle w:val="TabelleFlietext3"/>
              <w:spacing w:before="60" w:after="60"/>
              <w:rPr>
                <w:sz w:val="20"/>
                <w:szCs w:val="20"/>
              </w:rPr>
            </w:pPr>
            <w:r>
              <w:rPr>
                <w:sz w:val="20"/>
              </w:rPr>
              <w:t>Weight format</w:t>
            </w:r>
          </w:p>
        </w:tc>
        <w:tc>
          <w:tcPr>
            <w:tcW w:w="531" w:type="pct"/>
          </w:tcPr>
          <w:p w:rsidRPr="00C20AEF" w:rsidR="0011672D" w:rsidP="00234020" w:rsidRDefault="0011672D" w14:paraId="0BF7610B" w14:textId="77777777">
            <w:pPr>
              <w:pStyle w:val="TabelleFlietext3"/>
              <w:spacing w:before="60" w:after="60"/>
              <w:jc w:val="center"/>
              <w:rPr>
                <w:sz w:val="20"/>
                <w:szCs w:val="20"/>
              </w:rPr>
            </w:pPr>
          </w:p>
        </w:tc>
        <w:tc>
          <w:tcPr>
            <w:tcW w:w="1967" w:type="pct"/>
          </w:tcPr>
          <w:p w:rsidRPr="00C20AEF" w:rsidR="0011672D" w:rsidP="00234020" w:rsidRDefault="0011672D" w14:paraId="2C52AD40" w14:textId="77777777">
            <w:pPr>
              <w:pStyle w:val="TabelleFlietext3"/>
              <w:spacing w:before="60" w:after="60"/>
              <w:rPr>
                <w:sz w:val="20"/>
                <w:szCs w:val="20"/>
              </w:rPr>
            </w:pPr>
            <w:r>
              <w:rPr>
                <w:sz w:val="20"/>
              </w:rPr>
              <w:t>Weight of the item (delivery quantity times individual weight of the part)</w:t>
            </w:r>
          </w:p>
        </w:tc>
      </w:tr>
      <w:tr w:rsidRPr="00C20AEF" w:rsidR="0019515A" w:rsidTr="0011672D" w14:paraId="5EF38938" w14:textId="77777777">
        <w:tc>
          <w:tcPr>
            <w:tcW w:w="463" w:type="pct"/>
          </w:tcPr>
          <w:p w:rsidRPr="00C20AEF" w:rsidR="0011672D" w:rsidP="00234020" w:rsidRDefault="0062717A" w14:paraId="0BFDDE35" w14:textId="387E7D78">
            <w:pPr>
              <w:pStyle w:val="TabelleFlietext3"/>
              <w:spacing w:before="60" w:after="60"/>
              <w:rPr>
                <w:sz w:val="20"/>
                <w:szCs w:val="20"/>
              </w:rPr>
            </w:pPr>
            <w:r>
              <w:rPr>
                <w:sz w:val="20"/>
              </w:rPr>
              <w:t>-/-</w:t>
            </w:r>
          </w:p>
        </w:tc>
        <w:tc>
          <w:tcPr>
            <w:tcW w:w="465" w:type="pct"/>
          </w:tcPr>
          <w:p w:rsidRPr="00C20AEF" w:rsidR="0011672D" w:rsidP="00234020" w:rsidRDefault="00372F85" w14:paraId="115DB67B" w14:textId="17582B2A">
            <w:pPr>
              <w:pStyle w:val="TabelleFlietext3"/>
              <w:spacing w:before="60" w:after="60"/>
              <w:rPr>
                <w:sz w:val="20"/>
                <w:szCs w:val="20"/>
              </w:rPr>
            </w:pPr>
            <w:r>
              <w:rPr>
                <w:sz w:val="20"/>
              </w:rPr>
              <w:t>*/*</w:t>
            </w:r>
          </w:p>
        </w:tc>
        <w:tc>
          <w:tcPr>
            <w:tcW w:w="892" w:type="pct"/>
          </w:tcPr>
          <w:p w:rsidRPr="00C20AEF" w:rsidR="0011672D" w:rsidP="00234020" w:rsidRDefault="0011672D" w14:paraId="30A8C5A4" w14:textId="722BA206">
            <w:pPr>
              <w:pStyle w:val="TabelleFlietext3"/>
              <w:spacing w:before="60" w:after="60"/>
              <w:rPr>
                <w:sz w:val="20"/>
                <w:szCs w:val="20"/>
              </w:rPr>
            </w:pPr>
            <w:r>
              <w:rPr>
                <w:sz w:val="20"/>
              </w:rPr>
              <w:t>Order reference (Pos.)</w:t>
            </w:r>
          </w:p>
        </w:tc>
        <w:tc>
          <w:tcPr>
            <w:tcW w:w="682" w:type="pct"/>
          </w:tcPr>
          <w:p w:rsidRPr="00C20AEF" w:rsidR="0011672D" w:rsidP="00234020" w:rsidRDefault="0011672D" w14:paraId="55B2F1AE" w14:textId="0C2F09BB">
            <w:pPr>
              <w:pStyle w:val="TabelleFlietext3"/>
              <w:spacing w:before="60" w:after="60"/>
              <w:rPr>
                <w:sz w:val="20"/>
                <w:szCs w:val="20"/>
              </w:rPr>
            </w:pPr>
            <w:r>
              <w:rPr>
                <w:sz w:val="20"/>
              </w:rPr>
              <w:t>Text</w:t>
            </w:r>
          </w:p>
        </w:tc>
        <w:tc>
          <w:tcPr>
            <w:tcW w:w="531" w:type="pct"/>
          </w:tcPr>
          <w:p w:rsidRPr="00C20AEF" w:rsidR="0011672D" w:rsidP="00234020" w:rsidRDefault="0011672D" w14:paraId="4CEE7687" w14:textId="77777777">
            <w:pPr>
              <w:pStyle w:val="TabelleFlietext3"/>
              <w:spacing w:before="60" w:after="60"/>
              <w:jc w:val="center"/>
              <w:rPr>
                <w:sz w:val="20"/>
                <w:szCs w:val="20"/>
              </w:rPr>
            </w:pPr>
          </w:p>
        </w:tc>
        <w:tc>
          <w:tcPr>
            <w:tcW w:w="1967" w:type="pct"/>
          </w:tcPr>
          <w:p w:rsidRPr="00C20AEF" w:rsidR="0011672D" w:rsidP="00234020" w:rsidRDefault="0011672D" w14:paraId="7345FC78" w14:textId="476E84B6">
            <w:pPr>
              <w:pStyle w:val="TabelleFlietext3"/>
              <w:spacing w:before="60" w:after="60"/>
              <w:rPr>
                <w:sz w:val="20"/>
                <w:szCs w:val="20"/>
              </w:rPr>
            </w:pPr>
            <w:r>
              <w:rPr>
                <w:sz w:val="20"/>
              </w:rPr>
              <w:t>Buyer's order note for this item. Display only in buyer's view. Not visible for D2D orders</w:t>
            </w:r>
          </w:p>
        </w:tc>
      </w:tr>
    </w:tbl>
    <w:p w:rsidRPr="00C20AEF" w:rsidR="00234020" w:rsidP="00234020" w:rsidRDefault="00234020" w14:paraId="3FE40C79" w14:textId="53C19DB5">
      <w:pPr>
        <w:pStyle w:val="Beschriftung"/>
      </w:pPr>
      <w:bookmarkStart w:name="Tables" w:id="361"/>
      <w:bookmarkStart w:name="_Ref22124550" w:id="362"/>
      <w:bookmarkStart w:name="_Toc252787697" w:id="363"/>
      <w:bookmarkStart w:name="_Toc255401692" w:id="364"/>
      <w:bookmarkStart w:name="_Toc98411822" w:id="365"/>
      <w:bookmarkEnd w:id="361"/>
      <w:r>
        <w:lastRenderedPageBreak/>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18</w:t>
      </w:r>
      <w:r>
        <w:fldChar w:fldCharType="end"/>
      </w:r>
      <w:bookmarkEnd w:id="362"/>
      <w:r>
        <w:t xml:space="preserve"> - Order items table: Column description</w:t>
      </w:r>
      <w:bookmarkEnd w:id="363"/>
      <w:bookmarkEnd w:id="364"/>
      <w:bookmarkEnd w:id="365"/>
    </w:p>
    <w:p w:rsidRPr="00C20AEF" w:rsidR="004116B3" w:rsidP="004116B3" w:rsidRDefault="004116B3" w14:paraId="688B8877" w14:textId="77777777">
      <w:pPr>
        <w:pStyle w:val="Textkrper"/>
      </w:pPr>
    </w:p>
    <w:p w:rsidRPr="00C20AEF" w:rsidR="00D41FB7" w:rsidP="00D41FB7" w:rsidRDefault="00D41FB7" w14:paraId="12907269" w14:textId="50155C53">
      <w:pPr>
        <w:pStyle w:val="Anforderungsnummer"/>
      </w:pPr>
      <w:r>
        <w:t>Requirement: FKT-GUI-344</w:t>
      </w:r>
    </w:p>
    <w:p w:rsidRPr="00C20AEF" w:rsidR="00D41FB7" w:rsidP="00D41FB7" w:rsidRDefault="00D41FB7" w14:paraId="4A81D978" w14:textId="30941FF1">
      <w:pPr>
        <w:pStyle w:val="Anforderungstext"/>
      </w:pPr>
      <w:r>
        <w:t xml:space="preserve">In the case of a D2D order, the buyer/seller information is not available until a potential seller has accepted and saved the delivery request (see also </w:t>
      </w:r>
      <w:r w:rsidRPr="00C20AEF" w:rsidR="00456B5A">
        <w:fldChar w:fldCharType="begin"/>
      </w:r>
      <w:r w:rsidRPr="00C20AEF" w:rsidR="00456B5A">
        <w:instrText xml:space="preserve"> REF _Ref20483883 \h  \* MERGEFORMAT </w:instrText>
      </w:r>
      <w:r w:rsidRPr="00C20AEF" w:rsidR="00456B5A">
        <w:fldChar w:fldCharType="separate"/>
      </w:r>
      <w:proofErr w:type="spellStart"/>
      <w:r w:rsidRPr="000D3A2D" w:rsidR="000D3A2D">
        <w:t>Tabelle</w:t>
      </w:r>
      <w:proofErr w:type="spellEnd"/>
      <w:r w:rsidRPr="000D3A2D" w:rsidR="000D3A2D">
        <w:t xml:space="preserve"> 4</w:t>
      </w:r>
      <w:r w:rsidRPr="000D3A2D" w:rsidR="000D3A2D">
        <w:noBreakHyphen/>
        <w:t xml:space="preserve">17 - Panel </w:t>
      </w:r>
      <w:proofErr w:type="spellStart"/>
      <w:r w:rsidRPr="000D3A2D" w:rsidR="000D3A2D">
        <w:t>Bestelldetails</w:t>
      </w:r>
      <w:proofErr w:type="spellEnd"/>
      <w:r w:rsidRPr="000D3A2D" w:rsidR="000D3A2D">
        <w:t xml:space="preserve">: </w:t>
      </w:r>
      <w:proofErr w:type="spellStart"/>
      <w:r w:rsidRPr="000D3A2D" w:rsidR="000D3A2D">
        <w:t>Beschreibung</w:t>
      </w:r>
      <w:proofErr w:type="spellEnd"/>
      <w:r w:rsidRPr="000D3A2D" w:rsidR="000D3A2D">
        <w:t xml:space="preserve"> der </w:t>
      </w:r>
      <w:proofErr w:type="spellStart"/>
      <w:r w:rsidRPr="000D3A2D" w:rsidR="000D3A2D">
        <w:t>angezeigten</w:t>
      </w:r>
      <w:proofErr w:type="spellEnd"/>
      <w:r w:rsidRPr="000D3A2D" w:rsidR="000D3A2D">
        <w:t xml:space="preserve"> Felder</w:t>
      </w:r>
      <w:r w:rsidRPr="00C20AEF" w:rsidR="00456B5A">
        <w:fldChar w:fldCharType="end"/>
      </w:r>
      <w:r>
        <w:t>).</w:t>
      </w:r>
    </w:p>
    <w:p w:rsidRPr="00C20AEF" w:rsidR="00334C18" w:rsidP="00D41FB7" w:rsidRDefault="00334C18" w14:paraId="5C74A642" w14:textId="02C5F0F5">
      <w:pPr>
        <w:pStyle w:val="Anforderungstext"/>
      </w:pPr>
      <w:r>
        <w:t>For the buyer, the order value is not visible in the order overview until a potential seller has accepted and saved the delivery request.</w:t>
      </w:r>
    </w:p>
    <w:p w:rsidRPr="00C20AEF" w:rsidR="004B0D83" w:rsidP="00D41FB7" w:rsidRDefault="006C3C35" w14:paraId="60A065D9" w14:textId="4FC293CF">
      <w:pPr>
        <w:pStyle w:val="Anforderungstext"/>
      </w:pPr>
      <w:r>
        <w:t>See also the following tables:</w:t>
      </w:r>
    </w:p>
    <w:p w:rsidRPr="00C20AEF" w:rsidR="004B0D83" w:rsidP="00E834B8" w:rsidRDefault="004B0D83" w14:paraId="12D9392D" w14:textId="2C4CC25F">
      <w:pPr>
        <w:pStyle w:val="Anforderungstext"/>
        <w:numPr>
          <w:ilvl w:val="0"/>
          <w:numId w:val="63"/>
        </w:numPr>
      </w:pPr>
      <w:r w:rsidRPr="00C20AEF">
        <w:fldChar w:fldCharType="begin"/>
      </w:r>
      <w:r w:rsidRPr="00C20AEF">
        <w:instrText xml:space="preserve"> REF _Ref20298552 \h  \* MERGEFORMAT </w:instrText>
      </w:r>
      <w:r w:rsidRPr="00C20AEF">
        <w:fldChar w:fldCharType="separate"/>
      </w:r>
      <w:proofErr w:type="spellStart"/>
      <w:r w:rsidRPr="00C20AEF" w:rsidR="000D3A2D">
        <w:t>Tabelle</w:t>
      </w:r>
      <w:proofErr w:type="spellEnd"/>
      <w:r w:rsidRPr="00C20AEF" w:rsidR="000D3A2D">
        <w:t xml:space="preserve"> </w:t>
      </w:r>
      <w:r w:rsidR="000D3A2D">
        <w:t>4</w:t>
      </w:r>
      <w:r w:rsidRPr="00C20AEF" w:rsidR="000D3A2D">
        <w:noBreakHyphen/>
      </w:r>
      <w:r w:rsidR="000D3A2D">
        <w:t>7</w:t>
      </w:r>
      <w:r w:rsidRPr="00C20AEF" w:rsidR="000D3A2D">
        <w:t xml:space="preserve"> - </w:t>
      </w:r>
      <w:proofErr w:type="spellStart"/>
      <w:r w:rsidRPr="00C20AEF" w:rsidR="000D3A2D">
        <w:t>Tabelle</w:t>
      </w:r>
      <w:proofErr w:type="spellEnd"/>
      <w:r w:rsidRPr="00C20AEF" w:rsidR="000D3A2D">
        <w:t xml:space="preserve"> </w:t>
      </w:r>
      <w:proofErr w:type="spellStart"/>
      <w:r w:rsidRPr="00C20AEF" w:rsidR="000D3A2D">
        <w:t>Auftragsübersicht</w:t>
      </w:r>
      <w:proofErr w:type="spellEnd"/>
      <w:r w:rsidRPr="00C20AEF" w:rsidR="000D3A2D">
        <w:t xml:space="preserve"> </w:t>
      </w:r>
      <w:proofErr w:type="spellStart"/>
      <w:r w:rsidRPr="00C20AEF" w:rsidR="000D3A2D">
        <w:t>Verkaufen</w:t>
      </w:r>
      <w:proofErr w:type="spellEnd"/>
      <w:r w:rsidRPr="00C20AEF" w:rsidR="000D3A2D">
        <w:t xml:space="preserve">: </w:t>
      </w:r>
      <w:proofErr w:type="spellStart"/>
      <w:r w:rsidRPr="00C20AEF" w:rsidR="000D3A2D">
        <w:t>Spaltenbeschreibung</w:t>
      </w:r>
      <w:proofErr w:type="spellEnd"/>
      <w:r w:rsidRPr="00C20AEF">
        <w:fldChar w:fldCharType="end"/>
      </w:r>
    </w:p>
    <w:p w:rsidRPr="00C20AEF" w:rsidR="004B0D83" w:rsidP="00E834B8" w:rsidRDefault="004B0D83" w14:paraId="07FB4EF0" w14:textId="2B1E5C04">
      <w:pPr>
        <w:pStyle w:val="Anforderungstext"/>
        <w:numPr>
          <w:ilvl w:val="0"/>
          <w:numId w:val="63"/>
        </w:numPr>
      </w:pPr>
      <w:r w:rsidRPr="00C20AEF">
        <w:fldChar w:fldCharType="begin"/>
      </w:r>
      <w:r w:rsidRPr="00C20AEF">
        <w:instrText xml:space="preserve"> REF _Ref20298556 \h  \* MERGEFORMAT </w:instrText>
      </w:r>
      <w:r w:rsidRPr="00C20AEF">
        <w:fldChar w:fldCharType="separate"/>
      </w:r>
      <w:proofErr w:type="spellStart"/>
      <w:r w:rsidRPr="000D3A2D" w:rsidR="000D3A2D">
        <w:t>Tabelle</w:t>
      </w:r>
      <w:proofErr w:type="spellEnd"/>
      <w:r w:rsidRPr="000D3A2D" w:rsidR="000D3A2D">
        <w:t xml:space="preserve"> 4</w:t>
      </w:r>
      <w:r w:rsidRPr="000D3A2D" w:rsidR="000D3A2D">
        <w:noBreakHyphen/>
        <w:t xml:space="preserve">9 - </w:t>
      </w:r>
      <w:proofErr w:type="spellStart"/>
      <w:r w:rsidRPr="000D3A2D" w:rsidR="000D3A2D">
        <w:t>Tabelle</w:t>
      </w:r>
      <w:proofErr w:type="spellEnd"/>
      <w:r w:rsidRPr="000D3A2D" w:rsidR="000D3A2D">
        <w:t xml:space="preserve"> </w:t>
      </w:r>
      <w:proofErr w:type="spellStart"/>
      <w:r w:rsidRPr="000D3A2D" w:rsidR="000D3A2D">
        <w:t>Auftragsübersicht</w:t>
      </w:r>
      <w:proofErr w:type="spellEnd"/>
      <w:r w:rsidRPr="000D3A2D" w:rsidR="000D3A2D">
        <w:t xml:space="preserve"> </w:t>
      </w:r>
      <w:proofErr w:type="spellStart"/>
      <w:r w:rsidRPr="000D3A2D" w:rsidR="000D3A2D">
        <w:t>Kaufen</w:t>
      </w:r>
      <w:proofErr w:type="spellEnd"/>
      <w:r w:rsidRPr="000D3A2D" w:rsidR="000D3A2D">
        <w:t xml:space="preserve">: </w:t>
      </w:r>
      <w:proofErr w:type="spellStart"/>
      <w:r w:rsidRPr="000D3A2D" w:rsidR="000D3A2D">
        <w:t>Spaltenbeschreibung</w:t>
      </w:r>
      <w:proofErr w:type="spellEnd"/>
      <w:r w:rsidRPr="00C20AEF">
        <w:fldChar w:fldCharType="end"/>
      </w:r>
    </w:p>
    <w:p w:rsidRPr="00C20AEF" w:rsidR="004B0D83" w:rsidP="00E834B8" w:rsidRDefault="004B0D83" w14:paraId="76AD5E03" w14:textId="38ABEAEE">
      <w:pPr>
        <w:pStyle w:val="Anforderungstext"/>
        <w:numPr>
          <w:ilvl w:val="0"/>
          <w:numId w:val="63"/>
        </w:numPr>
      </w:pPr>
      <w:r w:rsidRPr="00C20AEF">
        <w:fldChar w:fldCharType="begin"/>
      </w:r>
      <w:r w:rsidRPr="00C20AEF">
        <w:instrText xml:space="preserve"> REF _Ref20298557 \h  \* MERGEFORMAT </w:instrText>
      </w:r>
      <w:r w:rsidRPr="00C20AEF">
        <w:fldChar w:fldCharType="separate"/>
      </w:r>
      <w:proofErr w:type="spellStart"/>
      <w:r w:rsidRPr="00C20AEF" w:rsidR="000D3A2D">
        <w:t>Tabelle</w:t>
      </w:r>
      <w:proofErr w:type="spellEnd"/>
      <w:r w:rsidRPr="00C20AEF" w:rsidR="000D3A2D">
        <w:t xml:space="preserve"> </w:t>
      </w:r>
      <w:r w:rsidR="000D3A2D">
        <w:t>4</w:t>
      </w:r>
      <w:r w:rsidRPr="00C20AEF" w:rsidR="000D3A2D">
        <w:noBreakHyphen/>
      </w:r>
      <w:r w:rsidR="000D3A2D">
        <w:t>11</w:t>
      </w:r>
      <w:r w:rsidRPr="00C20AEF" w:rsidR="000D3A2D">
        <w:t xml:space="preserve"> - </w:t>
      </w:r>
      <w:proofErr w:type="spellStart"/>
      <w:r w:rsidRPr="00C20AEF" w:rsidR="000D3A2D">
        <w:t>Tabelle</w:t>
      </w:r>
      <w:proofErr w:type="spellEnd"/>
      <w:r w:rsidRPr="00C20AEF" w:rsidR="000D3A2D">
        <w:t xml:space="preserve"> </w:t>
      </w:r>
      <w:proofErr w:type="spellStart"/>
      <w:r w:rsidRPr="00C20AEF" w:rsidR="000D3A2D">
        <w:t>Auftragsübersicht</w:t>
      </w:r>
      <w:proofErr w:type="spellEnd"/>
      <w:r w:rsidRPr="00C20AEF" w:rsidR="000D3A2D">
        <w:t xml:space="preserve"> </w:t>
      </w:r>
      <w:proofErr w:type="spellStart"/>
      <w:r w:rsidRPr="00C20AEF" w:rsidR="000D3A2D">
        <w:t>Archiv</w:t>
      </w:r>
      <w:proofErr w:type="spellEnd"/>
      <w:r w:rsidRPr="00C20AEF" w:rsidR="000D3A2D">
        <w:t xml:space="preserve">: </w:t>
      </w:r>
      <w:proofErr w:type="spellStart"/>
      <w:r w:rsidRPr="00C20AEF" w:rsidR="000D3A2D">
        <w:t>Spaltenbeschreibung</w:t>
      </w:r>
      <w:proofErr w:type="spellEnd"/>
      <w:r w:rsidRPr="00C20AEF">
        <w:fldChar w:fldCharType="end"/>
      </w:r>
    </w:p>
    <w:p w:rsidRPr="00BF4184" w:rsidR="006C3C35" w:rsidP="00E834B8" w:rsidRDefault="006C3C35" w14:paraId="049063E5" w14:textId="7064B742">
      <w:pPr>
        <w:pStyle w:val="Anforderungstext"/>
        <w:numPr>
          <w:ilvl w:val="0"/>
          <w:numId w:val="62"/>
        </w:numPr>
        <w:rPr>
          <w:lang w:val="de-DE"/>
        </w:rPr>
      </w:pPr>
      <w:r w:rsidRPr="00BF4184">
        <w:rPr>
          <w:lang w:val="de-DE"/>
        </w:rPr>
        <w:t xml:space="preserve"> </w:t>
      </w:r>
      <w:r w:rsidRPr="00C20AEF">
        <w:fldChar w:fldCharType="begin"/>
      </w:r>
      <w:r w:rsidRPr="00BF4184">
        <w:rPr>
          <w:lang w:val="de-DE"/>
        </w:rPr>
        <w:instrText xml:space="preserve"> REF _Ref20297888 \h  \* MERGEFORMAT </w:instrText>
      </w:r>
      <w:r w:rsidRPr="00C20AEF">
        <w:fldChar w:fldCharType="separate"/>
      </w:r>
      <w:r w:rsidRPr="00BF4184" w:rsidR="000D3A2D">
        <w:rPr>
          <w:lang w:val="de-DE"/>
        </w:rPr>
        <w:t>Tabelle 4</w:t>
      </w:r>
      <w:r w:rsidRPr="00BF4184" w:rsidR="000D3A2D">
        <w:rPr>
          <w:lang w:val="de-DE"/>
        </w:rPr>
        <w:noBreakHyphen/>
        <w:t>17 - Panel Bestelldetails: Beschreibung der angezeigten Felder</w:t>
      </w:r>
      <w:r w:rsidRPr="00C20AEF">
        <w:fldChar w:fldCharType="end"/>
      </w:r>
      <w:r w:rsidRPr="00BF4184">
        <w:rPr>
          <w:lang w:val="de-DE"/>
        </w:rPr>
        <w:t>.</w:t>
      </w:r>
    </w:p>
    <w:p w:rsidRPr="00BF4184" w:rsidR="00D41FB7" w:rsidP="00D41FB7" w:rsidRDefault="00D41FB7" w14:paraId="489EE3A8" w14:textId="77777777">
      <w:pPr>
        <w:pStyle w:val="Textkrper"/>
        <w:rPr>
          <w:lang w:val="de-DE"/>
        </w:rPr>
      </w:pPr>
    </w:p>
    <w:p w:rsidRPr="00C20AEF" w:rsidR="00234020" w:rsidP="00234020" w:rsidRDefault="00234020" w14:paraId="2ABF63B6" w14:textId="77777777">
      <w:pPr>
        <w:pStyle w:val="Anforderungsnummer"/>
      </w:pPr>
      <w:r>
        <w:t>Requirement: FKT-GUI-74</w:t>
      </w:r>
    </w:p>
    <w:p w:rsidRPr="00C20AEF" w:rsidR="00234020" w:rsidP="00234020" w:rsidRDefault="00234020" w14:paraId="0B610A39" w14:textId="77777777">
      <w:pPr>
        <w:pStyle w:val="Anforderungstext"/>
      </w:pPr>
      <w:r>
        <w:t>The system must hide the Delivery Address area if the delivery address is the same as the billing address.</w:t>
      </w:r>
    </w:p>
    <w:p w:rsidRPr="00C20AEF" w:rsidR="00156D0E" w:rsidP="0034307A" w:rsidRDefault="00156D0E" w14:paraId="24D1DCAA" w14:textId="77777777">
      <w:pPr>
        <w:pStyle w:val="Textkrper"/>
      </w:pPr>
    </w:p>
    <w:p w:rsidRPr="00C20AEF" w:rsidR="006C1099" w:rsidP="006C1099" w:rsidRDefault="006C1099" w14:paraId="220B22D4" w14:textId="77777777">
      <w:pPr>
        <w:pStyle w:val="Anforderungsnummer"/>
      </w:pPr>
      <w:r>
        <w:t>Requirement: FKT-GUI-75</w:t>
      </w:r>
    </w:p>
    <w:p w:rsidRPr="00C20AEF" w:rsidR="006C1099" w:rsidP="006C1099" w:rsidRDefault="006C1099" w14:paraId="2043D3EB" w14:textId="77777777">
      <w:pPr>
        <w:pStyle w:val="Anforderungstext"/>
      </w:pPr>
      <w:r>
        <w:t>The system must display the position status in a language-dependent manner.</w:t>
      </w:r>
    </w:p>
    <w:p w:rsidRPr="00C20AEF" w:rsidR="006C1099" w:rsidP="0034307A" w:rsidRDefault="006C1099" w14:paraId="65259AFC" w14:textId="77777777">
      <w:pPr>
        <w:pStyle w:val="Textkrper"/>
      </w:pPr>
    </w:p>
    <w:p w:rsidRPr="00C20AEF" w:rsidR="00234020" w:rsidP="00234020" w:rsidRDefault="00234020" w14:paraId="6EB7B3B9" w14:textId="77777777">
      <w:pPr>
        <w:pStyle w:val="Anforderungsnummer"/>
      </w:pPr>
      <w:r>
        <w:t>Requirement: FKT-GUI-76</w:t>
      </w:r>
    </w:p>
    <w:p w:rsidRPr="00C20AEF" w:rsidR="00234020" w:rsidP="00234020" w:rsidRDefault="00234020" w14:paraId="1876BBEB" w14:textId="77777777">
      <w:pPr>
        <w:pStyle w:val="Anforderungstext"/>
      </w:pPr>
      <w:r>
        <w:t xml:space="preserve">The system must allow the user to edit the </w:t>
      </w:r>
      <w:r>
        <w:rPr>
          <w:i/>
        </w:rPr>
        <w:t>Order Quantity</w:t>
      </w:r>
      <w:r>
        <w:t xml:space="preserve"> columns in the table. The system must only allow integers between 0 and the </w:t>
      </w:r>
      <w:r>
        <w:rPr>
          <w:i/>
        </w:rPr>
        <w:t>delivery quantity of</w:t>
      </w:r>
      <w:r>
        <w:t xml:space="preserve"> the item. Saving to the database is done only after clicking the </w:t>
      </w:r>
      <w:proofErr w:type="spellStart"/>
      <w:r>
        <w:rPr>
          <w:i/>
        </w:rPr>
        <w:t>Save</w:t>
      </w:r>
      <w:r>
        <w:t>button</w:t>
      </w:r>
      <w:proofErr w:type="spellEnd"/>
      <w:r>
        <w:t>. The delivery quantity is adjusted to the entered order quantity.</w:t>
      </w:r>
    </w:p>
    <w:p w:rsidRPr="00C20AEF" w:rsidR="00D25016" w:rsidP="00D25016" w:rsidRDefault="00D25016" w14:paraId="1E13D5A7" w14:textId="77777777">
      <w:pPr>
        <w:pStyle w:val="Textkrper"/>
      </w:pPr>
    </w:p>
    <w:p w:rsidRPr="00C20AEF" w:rsidR="00D25016" w:rsidP="00D25016" w:rsidRDefault="00D25016" w14:paraId="79F832BE" w14:textId="77777777">
      <w:pPr>
        <w:pStyle w:val="Anforderungsnummer"/>
      </w:pPr>
      <w:r>
        <w:t>Requirement: FKT-GUI-77</w:t>
      </w:r>
    </w:p>
    <w:p w:rsidRPr="00C20AEF" w:rsidR="00EA2B7A" w:rsidP="00D25016" w:rsidRDefault="00D25016" w14:paraId="41BFA360" w14:textId="1B412762">
      <w:pPr>
        <w:pStyle w:val="Anforderungstext"/>
      </w:pPr>
      <w:r>
        <w:t xml:space="preserve">The </w:t>
      </w:r>
      <w:r>
        <w:rPr>
          <w:i/>
        </w:rPr>
        <w:t>Order quantity</w:t>
      </w:r>
      <w:r>
        <w:t xml:space="preserve"> column may only be edited if the combination of mode and order status is correct (see </w:t>
      </w:r>
      <w:r w:rsidRPr="00C20AEF" w:rsidR="00A9316A">
        <w:fldChar w:fldCharType="begin"/>
      </w:r>
      <w:r w:rsidRPr="00C20AEF" w:rsidR="00A9316A">
        <w:instrText xml:space="preserve"> REF _Ref254010206 \h  \* MERGEFORMAT </w:instrText>
      </w:r>
      <w:r w:rsidRPr="00C20AEF" w:rsidR="00A9316A">
        <w:fldChar w:fldCharType="separate"/>
      </w:r>
      <w:proofErr w:type="spellStart"/>
      <w:r w:rsidRPr="00C20AEF" w:rsidR="000D3A2D">
        <w:t>Tabelle</w:t>
      </w:r>
      <w:proofErr w:type="spellEnd"/>
      <w:r w:rsidRPr="00C20AEF" w:rsidR="000D3A2D">
        <w:t xml:space="preserve"> </w:t>
      </w:r>
      <w:r w:rsidR="000D3A2D">
        <w:t>4</w:t>
      </w:r>
      <w:r w:rsidRPr="00C20AEF" w:rsidR="000D3A2D">
        <w:noBreakHyphen/>
      </w:r>
      <w:r w:rsidR="000D3A2D">
        <w:t>15</w:t>
      </w:r>
      <w:r w:rsidRPr="00C20AEF" w:rsidR="00A9316A">
        <w:fldChar w:fldCharType="end"/>
      </w:r>
      <w:r>
        <w:t xml:space="preserve">). </w:t>
      </w:r>
    </w:p>
    <w:p w:rsidRPr="00C20AEF" w:rsidR="00D25016" w:rsidP="00D25016" w:rsidRDefault="00D25016" w14:paraId="6FEB798E" w14:textId="77777777">
      <w:pPr>
        <w:pStyle w:val="Textkrper"/>
      </w:pPr>
    </w:p>
    <w:p w:rsidRPr="00C20AEF" w:rsidR="0090165A" w:rsidP="0090165A" w:rsidRDefault="0090165A" w14:paraId="37A33B11" w14:textId="77777777">
      <w:pPr>
        <w:pStyle w:val="Anforderungsnummer"/>
      </w:pPr>
      <w:r>
        <w:t>Requirement: FKT-GUI-78</w:t>
      </w:r>
    </w:p>
    <w:p w:rsidRPr="00C20AEF" w:rsidR="0090165A" w:rsidP="0090165A" w:rsidRDefault="00156D0E" w14:paraId="0C1DC608" w14:textId="319689B0">
      <w:pPr>
        <w:pStyle w:val="Anforderungstext"/>
      </w:pPr>
      <w:r>
        <w:t xml:space="preserve">The buyer can cancel an order item by setting the </w:t>
      </w:r>
      <w:r>
        <w:rPr>
          <w:i/>
        </w:rPr>
        <w:t>order quantity of</w:t>
      </w:r>
      <w:r>
        <w:t xml:space="preserve"> the item to 0 and saving it. If the order does not contain any other items with order quantity &gt; 0, the status of the order is set to canceled. </w:t>
      </w:r>
    </w:p>
    <w:p w:rsidRPr="00C20AEF" w:rsidR="00156D0E" w:rsidP="00156D0E" w:rsidRDefault="00156D0E" w14:paraId="6D42E5FD" w14:textId="77777777">
      <w:pPr>
        <w:pStyle w:val="Textkrper"/>
      </w:pPr>
    </w:p>
    <w:p w:rsidRPr="00C20AEF" w:rsidR="00156D0E" w:rsidP="00156D0E" w:rsidRDefault="00156D0E" w14:paraId="3A7E06E2" w14:textId="77777777">
      <w:pPr>
        <w:pStyle w:val="Anforderungsnummer"/>
      </w:pPr>
      <w:r>
        <w:t>Requirement: FKT-GUI-79</w:t>
      </w:r>
    </w:p>
    <w:p w:rsidRPr="00C20AEF" w:rsidR="00156D0E" w:rsidP="00156D0E" w:rsidRDefault="00156D0E" w14:paraId="0FDADC34" w14:textId="77777777">
      <w:pPr>
        <w:pStyle w:val="Anforderungstext"/>
      </w:pPr>
      <w:r>
        <w:t>In the seller view, orders in the cancelled status must not be displayed. Likewise order items with the order quantity = 0.</w:t>
      </w:r>
    </w:p>
    <w:p w:rsidRPr="00C20AEF" w:rsidR="0090165A" w:rsidP="00D25016" w:rsidRDefault="0090165A" w14:paraId="5A3E7109" w14:textId="77777777">
      <w:pPr>
        <w:pStyle w:val="Textkrper"/>
      </w:pPr>
    </w:p>
    <w:p w:rsidRPr="00C20AEF" w:rsidR="00D25016" w:rsidP="00D25016" w:rsidRDefault="00D25016" w14:paraId="28833E50" w14:textId="77777777">
      <w:pPr>
        <w:pStyle w:val="Anforderungsnummer"/>
      </w:pPr>
      <w:r>
        <w:lastRenderedPageBreak/>
        <w:t>Requirement: FKT-GUI-80</w:t>
      </w:r>
    </w:p>
    <w:p w:rsidRPr="00C20AEF" w:rsidR="00D25016" w:rsidP="00D25016" w:rsidRDefault="00D25016" w14:paraId="4DFA46F2" w14:textId="77777777">
      <w:pPr>
        <w:pStyle w:val="Anforderungstext"/>
      </w:pPr>
      <w:r>
        <w:t xml:space="preserve">The system must allow the user to edit the </w:t>
      </w:r>
      <w:r>
        <w:rPr>
          <w:i/>
        </w:rPr>
        <w:t>Delivery Quantity</w:t>
      </w:r>
      <w:r>
        <w:t xml:space="preserve"> columns in the table. The system may only allow numeric entries between 0 and the </w:t>
      </w:r>
      <w:r>
        <w:rPr>
          <w:i/>
        </w:rPr>
        <w:t>order quantity of</w:t>
      </w:r>
      <w:r>
        <w:t xml:space="preserve"> the item. Saving to the database is done only after clicking the </w:t>
      </w:r>
      <w:proofErr w:type="spellStart"/>
      <w:r>
        <w:rPr>
          <w:i/>
        </w:rPr>
        <w:t>Save</w:t>
      </w:r>
      <w:r>
        <w:t>button</w:t>
      </w:r>
      <w:proofErr w:type="spellEnd"/>
      <w:r>
        <w:t>.</w:t>
      </w:r>
    </w:p>
    <w:p w:rsidRPr="00C20AEF" w:rsidR="0034307A" w:rsidP="0034307A" w:rsidRDefault="0034307A" w14:paraId="1580A17C" w14:textId="77777777">
      <w:pPr>
        <w:pStyle w:val="Textkrper"/>
      </w:pPr>
    </w:p>
    <w:p w:rsidRPr="00C20AEF" w:rsidR="00234020" w:rsidP="00234020" w:rsidRDefault="00234020" w14:paraId="02BFD749" w14:textId="77777777">
      <w:pPr>
        <w:pStyle w:val="Anforderungsnummer"/>
      </w:pPr>
      <w:r>
        <w:t>Requirement: FKT-GUI-81</w:t>
      </w:r>
    </w:p>
    <w:p w:rsidRPr="00C20AEF" w:rsidR="00234020" w:rsidP="00234020" w:rsidRDefault="00234020" w14:paraId="14B2B8B4" w14:textId="5440B437">
      <w:pPr>
        <w:pStyle w:val="Anforderungstext"/>
      </w:pPr>
      <w:r>
        <w:t xml:space="preserve">The column </w:t>
      </w:r>
      <w:r>
        <w:rPr>
          <w:i/>
        </w:rPr>
        <w:t>Delivery quantity</w:t>
      </w:r>
      <w:r>
        <w:t xml:space="preserve"> may only be edited if the combination of mode and order status is correct (see </w:t>
      </w:r>
      <w:r w:rsidRPr="00C20AEF" w:rsidR="007D3275">
        <w:fldChar w:fldCharType="begin"/>
      </w:r>
      <w:r w:rsidRPr="00C20AEF" w:rsidR="007D3275">
        <w:instrText xml:space="preserve"> REF _Ref254010198 \h  \* MERGEFORMAT </w:instrText>
      </w:r>
      <w:r w:rsidRPr="00C20AEF" w:rsidR="007D3275">
        <w:fldChar w:fldCharType="separate"/>
      </w:r>
      <w:proofErr w:type="spellStart"/>
      <w:r w:rsidRPr="00C20AEF" w:rsidR="000D3A2D">
        <w:t>Tabelle</w:t>
      </w:r>
      <w:proofErr w:type="spellEnd"/>
      <w:r w:rsidRPr="00C20AEF" w:rsidR="000D3A2D">
        <w:t xml:space="preserve"> </w:t>
      </w:r>
      <w:r w:rsidR="000D3A2D">
        <w:t>4</w:t>
      </w:r>
      <w:r w:rsidRPr="00C20AEF" w:rsidR="000D3A2D">
        <w:noBreakHyphen/>
      </w:r>
      <w:r w:rsidR="000D3A2D">
        <w:t>13</w:t>
      </w:r>
      <w:r w:rsidRPr="00C20AEF" w:rsidR="007D3275">
        <w:fldChar w:fldCharType="end"/>
      </w:r>
      <w:r>
        <w:t>).</w:t>
      </w:r>
    </w:p>
    <w:p w:rsidRPr="00C20AEF" w:rsidR="0034307A" w:rsidP="0034307A" w:rsidRDefault="0034307A" w14:paraId="2764992D" w14:textId="77777777">
      <w:pPr>
        <w:pStyle w:val="Textkrper"/>
      </w:pPr>
    </w:p>
    <w:p w:rsidRPr="00C20AEF" w:rsidR="003F0DD0" w:rsidP="003F0DD0" w:rsidRDefault="003F0DD0" w14:paraId="59551E46" w14:textId="77777777">
      <w:pPr>
        <w:pStyle w:val="Anforderungsnummer"/>
      </w:pPr>
      <w:r>
        <w:t>Requirement: FKT-GUI-82</w:t>
      </w:r>
    </w:p>
    <w:p w:rsidRPr="00C20AEF" w:rsidR="003F0DD0" w:rsidP="003F0DD0" w:rsidRDefault="003F0DD0" w14:paraId="317755D9" w14:textId="77777777">
      <w:pPr>
        <w:pStyle w:val="Anforderungstext"/>
      </w:pPr>
      <w:r>
        <w:t xml:space="preserve">The system must adjust the </w:t>
      </w:r>
      <w:r>
        <w:rPr>
          <w:i/>
        </w:rPr>
        <w:t>total weight</w:t>
      </w:r>
      <w:r>
        <w:t xml:space="preserve"> and </w:t>
      </w:r>
      <w:r>
        <w:rPr>
          <w:i/>
        </w:rPr>
        <w:t>price</w:t>
      </w:r>
      <w:r>
        <w:t xml:space="preserve"> when the </w:t>
      </w:r>
      <w:r>
        <w:rPr>
          <w:i/>
        </w:rPr>
        <w:t>delivery quantity</w:t>
      </w:r>
      <w:r>
        <w:t xml:space="preserve"> changes.</w:t>
      </w:r>
    </w:p>
    <w:p w:rsidRPr="00C20AEF" w:rsidR="003F0DD0" w:rsidP="0034307A" w:rsidRDefault="003F0DD0" w14:paraId="4A252752" w14:textId="77777777">
      <w:pPr>
        <w:pStyle w:val="Textkrper"/>
      </w:pPr>
    </w:p>
    <w:p w:rsidRPr="00C20AEF" w:rsidR="00234020" w:rsidP="00234020" w:rsidRDefault="00234020" w14:paraId="0E624531" w14:textId="77777777">
      <w:pPr>
        <w:pStyle w:val="Anforderungsnummer"/>
      </w:pPr>
      <w:r>
        <w:t>Requirement: FKT-GUI-83</w:t>
      </w:r>
    </w:p>
    <w:p w:rsidRPr="00C20AEF" w:rsidR="00234020" w:rsidP="00234020" w:rsidRDefault="00234020" w14:paraId="6B051874" w14:textId="19EE6EBD">
      <w:pPr>
        <w:pStyle w:val="Anforderungstext"/>
      </w:pPr>
      <w:r>
        <w:t xml:space="preserve">The system must </w:t>
      </w:r>
      <w:r>
        <w:rPr>
          <w:i/>
        </w:rPr>
        <w:t xml:space="preserve">set </w:t>
      </w:r>
      <w:r>
        <w:t xml:space="preserve">the </w:t>
      </w:r>
      <w:r>
        <w:rPr>
          <w:i/>
        </w:rPr>
        <w:t>item status to</w:t>
      </w:r>
      <w:r>
        <w:t xml:space="preserve">  </w:t>
      </w:r>
      <w:r>
        <w:rPr>
          <w:i/>
        </w:rPr>
        <w:t xml:space="preserve">deleted (L) </w:t>
      </w:r>
      <w:r>
        <w:t xml:space="preserve">if the user changes the delivery quantity to 0 (input X = 0). Saving to the database is done only after clicking the </w:t>
      </w:r>
      <w:proofErr w:type="spellStart"/>
      <w:r>
        <w:rPr>
          <w:i/>
        </w:rPr>
        <w:t>Save</w:t>
      </w:r>
      <w:r>
        <w:t>button</w:t>
      </w:r>
      <w:proofErr w:type="spellEnd"/>
      <w:r>
        <w:t>.</w:t>
      </w:r>
    </w:p>
    <w:p w:rsidRPr="00C20AEF" w:rsidR="00B81A81" w:rsidP="0034307A" w:rsidRDefault="00B81A81" w14:paraId="3D880810" w14:textId="77777777">
      <w:pPr>
        <w:pStyle w:val="Textkrper"/>
      </w:pPr>
    </w:p>
    <w:p w:rsidRPr="00C20AEF" w:rsidR="00B81A81" w:rsidP="00B81A81" w:rsidRDefault="00B81A81" w14:paraId="26AA1346" w14:textId="77777777">
      <w:pPr>
        <w:pStyle w:val="Anforderungsnummer"/>
      </w:pPr>
      <w:r>
        <w:t>Requirement: FKT-GUI-84</w:t>
      </w:r>
    </w:p>
    <w:p w:rsidRPr="00C20AEF" w:rsidR="00B81A81" w:rsidP="00B81A81" w:rsidRDefault="00B81A81" w14:paraId="65B22684" w14:textId="6B1AFC22">
      <w:pPr>
        <w:pStyle w:val="Anforderungstext"/>
      </w:pPr>
      <w:r>
        <w:t xml:space="preserve">The system must </w:t>
      </w:r>
      <w:r>
        <w:rPr>
          <w:i/>
        </w:rPr>
        <w:t xml:space="preserve">set </w:t>
      </w:r>
      <w:r>
        <w:t xml:space="preserve">the </w:t>
      </w:r>
      <w:r>
        <w:rPr>
          <w:i/>
        </w:rPr>
        <w:t>item status to</w:t>
      </w:r>
      <w:r>
        <w:t xml:space="preserve">  </w:t>
      </w:r>
      <w:r>
        <w:rPr>
          <w:i/>
        </w:rPr>
        <w:t xml:space="preserve">canceled (S) </w:t>
      </w:r>
      <w:r>
        <w:t xml:space="preserve">if the user changes the order quantity to 0 (enter X = 0). Saving to the database is done only after clicking the </w:t>
      </w:r>
      <w:proofErr w:type="spellStart"/>
      <w:r>
        <w:rPr>
          <w:i/>
        </w:rPr>
        <w:t>Save</w:t>
      </w:r>
      <w:r>
        <w:t>button</w:t>
      </w:r>
      <w:proofErr w:type="spellEnd"/>
      <w:r>
        <w:t>.</w:t>
      </w:r>
    </w:p>
    <w:p w:rsidRPr="00C20AEF" w:rsidR="00B81A81" w:rsidP="0034307A" w:rsidRDefault="00B81A81" w14:paraId="7E7C77BB" w14:textId="77777777">
      <w:pPr>
        <w:pStyle w:val="Textkrper"/>
      </w:pPr>
    </w:p>
    <w:p w:rsidRPr="00C20AEF" w:rsidR="00234020" w:rsidP="00234020" w:rsidRDefault="00234020" w14:paraId="080A42B7" w14:textId="77777777">
      <w:pPr>
        <w:pStyle w:val="Anforderungsnummer"/>
      </w:pPr>
      <w:r>
        <w:t>Requirement: FKT-GUI-85</w:t>
      </w:r>
    </w:p>
    <w:p w:rsidRPr="00C20AEF" w:rsidR="00234020" w:rsidP="00234020" w:rsidRDefault="00234020" w14:paraId="0CAE0AAD" w14:textId="05479C64">
      <w:pPr>
        <w:pStyle w:val="Anforderungstext"/>
      </w:pPr>
      <w:r>
        <w:t xml:space="preserve">The system must set the </w:t>
      </w:r>
      <w:r>
        <w:rPr>
          <w:i/>
        </w:rPr>
        <w:t>item status to</w:t>
      </w:r>
      <w:r>
        <w:t xml:space="preserve"> changed </w:t>
      </w:r>
      <w:r>
        <w:rPr>
          <w:i/>
        </w:rPr>
        <w:t>(V)</w:t>
      </w:r>
      <w:r>
        <w:t xml:space="preserve"> if the user changes the delivery quantity to a value greater than 0 and less than the order quantity (0 &lt; input X &lt; order quantity). Saving to the database is done only after clicking the </w:t>
      </w:r>
      <w:proofErr w:type="spellStart"/>
      <w:r>
        <w:rPr>
          <w:i/>
        </w:rPr>
        <w:t>Save</w:t>
      </w:r>
      <w:r>
        <w:t>button</w:t>
      </w:r>
      <w:proofErr w:type="spellEnd"/>
      <w:r>
        <w:t>.</w:t>
      </w:r>
    </w:p>
    <w:p w:rsidRPr="00C20AEF" w:rsidR="0034307A" w:rsidP="0034307A" w:rsidRDefault="0034307A" w14:paraId="0BDC3810" w14:textId="77777777">
      <w:pPr>
        <w:pStyle w:val="Textkrper"/>
      </w:pPr>
    </w:p>
    <w:p w:rsidRPr="00C20AEF" w:rsidR="00234020" w:rsidP="00234020" w:rsidRDefault="00234020" w14:paraId="1A5F6D8B" w14:textId="77777777">
      <w:pPr>
        <w:pStyle w:val="Anforderungsnummer"/>
      </w:pPr>
      <w:r>
        <w:t>Requirement: FKT-GUI-86</w:t>
      </w:r>
    </w:p>
    <w:p w:rsidRPr="00C20AEF" w:rsidR="00234020" w:rsidP="00234020" w:rsidRDefault="00234020" w14:paraId="59FA3C05" w14:textId="27475B82">
      <w:pPr>
        <w:pStyle w:val="Anforderungstext"/>
      </w:pPr>
      <w:r>
        <w:t xml:space="preserve">The system must set the </w:t>
      </w:r>
      <w:r>
        <w:rPr>
          <w:i/>
        </w:rPr>
        <w:t>item status to</w:t>
      </w:r>
      <w:r>
        <w:t xml:space="preserve">  </w:t>
      </w:r>
      <w:r>
        <w:rPr>
          <w:i/>
        </w:rPr>
        <w:t>accepted(A)</w:t>
      </w:r>
      <w:r>
        <w:t xml:space="preserve"> when the user changes the delivery quantity back to the order quantity. Saving to the database is done only after clicking the </w:t>
      </w:r>
      <w:proofErr w:type="spellStart"/>
      <w:r>
        <w:rPr>
          <w:i/>
        </w:rPr>
        <w:t>Save</w:t>
      </w:r>
      <w:r>
        <w:t>button</w:t>
      </w:r>
      <w:proofErr w:type="spellEnd"/>
      <w:r>
        <w:t>.</w:t>
      </w:r>
    </w:p>
    <w:p w:rsidRPr="00C20AEF" w:rsidR="0034307A" w:rsidP="0034307A" w:rsidRDefault="0034307A" w14:paraId="6FDD7371" w14:textId="77777777">
      <w:pPr>
        <w:pStyle w:val="Textkrper"/>
      </w:pPr>
    </w:p>
    <w:p w:rsidRPr="00C20AEF" w:rsidR="00234020" w:rsidP="00234020" w:rsidRDefault="00234020" w14:paraId="1DA297E9" w14:textId="77777777">
      <w:pPr>
        <w:pStyle w:val="Anforderungsnummer"/>
      </w:pPr>
      <w:r>
        <w:t>Requirement: FKT-GUI-87</w:t>
      </w:r>
    </w:p>
    <w:p w:rsidRPr="00C20AEF" w:rsidR="00316082" w:rsidP="00234020" w:rsidRDefault="00234020" w14:paraId="01AA81D1" w14:textId="778E4006">
      <w:pPr>
        <w:pStyle w:val="Anforderungstext"/>
      </w:pPr>
      <w:r>
        <w:t xml:space="preserve">The system must allow the user to edit the </w:t>
      </w:r>
      <w:r>
        <w:rPr>
          <w:i/>
        </w:rPr>
        <w:t>Position Status</w:t>
      </w:r>
      <w:r>
        <w:t xml:space="preserve"> column in the table. </w:t>
      </w:r>
    </w:p>
    <w:p w:rsidRPr="00C20AEF" w:rsidR="00316082" w:rsidP="00234020" w:rsidRDefault="00316082" w14:paraId="0542DCF0" w14:textId="77777777">
      <w:pPr>
        <w:pStyle w:val="Anforderungstext"/>
      </w:pPr>
      <w:r>
        <w:rPr>
          <w:i/>
        </w:rPr>
        <w:t>Seller's view</w:t>
      </w:r>
      <w:r>
        <w:t>:</w:t>
      </w:r>
    </w:p>
    <w:p w:rsidRPr="00C20AEF" w:rsidR="00234020" w:rsidP="00234020" w:rsidRDefault="00234020" w14:paraId="71228488" w14:textId="77777777">
      <w:pPr>
        <w:pStyle w:val="Anforderungstext"/>
      </w:pPr>
      <w:r>
        <w:t>Clicking in the line changes the 'U' to an 'A'. With another click in the cell, the 'A' changes to an 'L'. After that, the rotation starts all over again. In 'U' can no longer be converted back.</w:t>
      </w:r>
    </w:p>
    <w:p w:rsidRPr="00C20AEF" w:rsidR="00234020" w:rsidP="00234020" w:rsidRDefault="00234020" w14:paraId="54433FB8" w14:textId="00D51AA3">
      <w:pPr>
        <w:pStyle w:val="Anforderungstext"/>
      </w:pPr>
      <w:r>
        <w:t xml:space="preserve">If the user changes the </w:t>
      </w:r>
      <w:r>
        <w:rPr>
          <w:i/>
        </w:rPr>
        <w:t>item status</w:t>
      </w:r>
      <w:r>
        <w:t xml:space="preserve"> to 'L', the system must set the delivery quantity to 0 (zero). In the D2D process, the rejection reason is pre-populated by the language-dependent text "D2D request manually rejected", but can also be overwritten by the user. </w:t>
      </w:r>
    </w:p>
    <w:p w:rsidRPr="00C20AEF" w:rsidR="00234020" w:rsidP="00234020" w:rsidRDefault="00234020" w14:paraId="32F05D2C" w14:textId="13434332">
      <w:pPr>
        <w:pStyle w:val="Anforderungstext"/>
      </w:pPr>
      <w:r>
        <w:t xml:space="preserve">If the user changes the </w:t>
      </w:r>
      <w:r>
        <w:rPr>
          <w:i/>
        </w:rPr>
        <w:t>item status</w:t>
      </w:r>
      <w:r>
        <w:t xml:space="preserve"> to 'A', the system must set the delivery quantity to the order quantity. Saving to the database is done only after clicking the </w:t>
      </w:r>
      <w:proofErr w:type="spellStart"/>
      <w:r>
        <w:rPr>
          <w:i/>
        </w:rPr>
        <w:t>Save</w:t>
      </w:r>
      <w:r>
        <w:t>button</w:t>
      </w:r>
      <w:proofErr w:type="spellEnd"/>
      <w:r>
        <w:t>. If a rejection reason has already been set, it will be deleted again.</w:t>
      </w:r>
    </w:p>
    <w:p w:rsidRPr="00C20AEF" w:rsidR="00316082" w:rsidP="00234020" w:rsidRDefault="00316082" w14:paraId="4A3326F8" w14:textId="77777777">
      <w:pPr>
        <w:pStyle w:val="Anforderungstext"/>
      </w:pPr>
      <w:r>
        <w:rPr>
          <w:i/>
        </w:rPr>
        <w:t>Buyer's perspective</w:t>
      </w:r>
      <w:r>
        <w:t>:</w:t>
      </w:r>
    </w:p>
    <w:p w:rsidRPr="00C20AEF" w:rsidR="00316082" w:rsidP="00234020" w:rsidRDefault="00316082" w14:paraId="276AC499" w14:textId="1E28403B">
      <w:pPr>
        <w:pStyle w:val="Anforderungstext"/>
      </w:pPr>
      <w:r>
        <w:lastRenderedPageBreak/>
        <w:t xml:space="preserve">Clicking in the line changes the 'U' to an 'S' (setting the order quantity to 0 (zero)). With another click the 'S' changes back to a 'U' (thereby the order quantity is set back to the delivery quantity). This editing option is only available for </w:t>
      </w:r>
      <w:proofErr w:type="spellStart"/>
      <w:r>
        <w:t>DeadStock</w:t>
      </w:r>
      <w:proofErr w:type="spellEnd"/>
      <w:r>
        <w:t xml:space="preserve"> orders.</w:t>
      </w:r>
    </w:p>
    <w:p w:rsidRPr="00C20AEF" w:rsidR="0034307A" w:rsidP="0034307A" w:rsidRDefault="0034307A" w14:paraId="4604E684" w14:textId="77777777">
      <w:pPr>
        <w:pStyle w:val="Textkrper"/>
      </w:pPr>
    </w:p>
    <w:p w:rsidRPr="00C20AEF" w:rsidR="00234020" w:rsidP="00234020" w:rsidRDefault="00234020" w14:paraId="450C33FD" w14:textId="77777777">
      <w:pPr>
        <w:pStyle w:val="Anforderungsnummer"/>
      </w:pPr>
      <w:r>
        <w:rPr>
          <w:highlight w:val="magenta"/>
        </w:rPr>
        <w:t>Requirement: FKT-GUI-88</w:t>
      </w:r>
    </w:p>
    <w:p w:rsidRPr="00C20AEF" w:rsidR="00316082" w:rsidP="00316082" w:rsidRDefault="00234020" w14:paraId="0033492E" w14:textId="77777777">
      <w:pPr>
        <w:pStyle w:val="Anforderungstext"/>
      </w:pPr>
      <w:r>
        <w:t xml:space="preserve">The system may only allow editing of the </w:t>
      </w:r>
      <w:r>
        <w:rPr>
          <w:i/>
        </w:rPr>
        <w:t>position status</w:t>
      </w:r>
      <w:r>
        <w:t xml:space="preserve"> if:</w:t>
      </w:r>
    </w:p>
    <w:p w:rsidRPr="00C20AEF" w:rsidR="00316082" w:rsidP="00316082" w:rsidRDefault="00316082" w14:paraId="4A8B1C23" w14:textId="3EF4263E">
      <w:pPr>
        <w:pStyle w:val="Anforderungstext"/>
      </w:pPr>
      <w:r>
        <w:t xml:space="preserve">- The order has been opened in the </w:t>
      </w:r>
      <w:r>
        <w:rPr>
          <w:i/>
        </w:rPr>
        <w:t>seller view</w:t>
      </w:r>
      <w:r>
        <w:t xml:space="preserve"> and it is in the order status </w:t>
      </w:r>
      <w:r>
        <w:rPr>
          <w:i/>
        </w:rPr>
        <w:t>in process</w:t>
      </w:r>
      <w:r>
        <w:t xml:space="preserve"> (</w:t>
      </w:r>
      <w:proofErr w:type="spellStart"/>
      <w:r>
        <w:t>DeadStock</w:t>
      </w:r>
      <w:proofErr w:type="spellEnd"/>
      <w:r>
        <w:t xml:space="preserve">) or </w:t>
      </w:r>
      <w:r>
        <w:rPr>
          <w:i/>
        </w:rPr>
        <w:t>new</w:t>
      </w:r>
      <w:r>
        <w:t xml:space="preserve"> (D2D). or - The order has been opened in the </w:t>
      </w:r>
      <w:r>
        <w:rPr>
          <w:i/>
        </w:rPr>
        <w:t>buyer view</w:t>
      </w:r>
      <w:r>
        <w:t xml:space="preserve"> and it is in the order status </w:t>
      </w:r>
      <w:r>
        <w:rPr>
          <w:i/>
        </w:rPr>
        <w:t>new</w:t>
      </w:r>
      <w:r>
        <w:t xml:space="preserve"> (</w:t>
      </w:r>
      <w:proofErr w:type="spellStart"/>
      <w:r>
        <w:t>DeadStock</w:t>
      </w:r>
      <w:proofErr w:type="spellEnd"/>
      <w:r>
        <w:t xml:space="preserve">). </w:t>
      </w:r>
    </w:p>
    <w:p w:rsidR="00234020" w:rsidP="00316082" w:rsidRDefault="00234020" w14:paraId="55C34DEC" w14:textId="2A3569D5">
      <w:pPr>
        <w:pStyle w:val="Anforderungstext"/>
      </w:pPr>
      <w:r>
        <w:t xml:space="preserve">(see </w:t>
      </w:r>
      <w:r w:rsidRPr="00C20AEF" w:rsidR="007D3275">
        <w:fldChar w:fldCharType="begin"/>
      </w:r>
      <w:r w:rsidRPr="00C20AEF" w:rsidR="007D3275">
        <w:instrText xml:space="preserve"> REF _Ref254010206 \h  \* MERGEFORMAT </w:instrText>
      </w:r>
      <w:r w:rsidRPr="00C20AEF" w:rsidR="007D3275">
        <w:fldChar w:fldCharType="separate"/>
      </w:r>
      <w:proofErr w:type="spellStart"/>
      <w:r w:rsidRPr="00C20AEF" w:rsidR="000D3A2D">
        <w:t>Tabelle</w:t>
      </w:r>
      <w:proofErr w:type="spellEnd"/>
      <w:r w:rsidRPr="00C20AEF" w:rsidR="000D3A2D">
        <w:t xml:space="preserve"> </w:t>
      </w:r>
      <w:r w:rsidR="000D3A2D">
        <w:t>4</w:t>
      </w:r>
      <w:r w:rsidRPr="00C20AEF" w:rsidR="000D3A2D">
        <w:noBreakHyphen/>
      </w:r>
      <w:r w:rsidR="000D3A2D">
        <w:t>15</w:t>
      </w:r>
      <w:r w:rsidRPr="00C20AEF" w:rsidR="007D3275">
        <w:fldChar w:fldCharType="end"/>
      </w:r>
      <w:r>
        <w:t>)</w:t>
      </w:r>
    </w:p>
    <w:p w:rsidRPr="00434907" w:rsidR="00434907" w:rsidP="00316082" w:rsidRDefault="00434907" w14:paraId="63663F63" w14:textId="10F5BB9E">
      <w:pPr>
        <w:pStyle w:val="Anforderungstext"/>
        <w:rPr>
          <w:highlight w:val="magenta"/>
        </w:rPr>
      </w:pPr>
      <w:r>
        <w:rPr>
          <w:highlight w:val="magenta"/>
        </w:rPr>
        <w:t xml:space="preserve">If a buyer opens a </w:t>
      </w:r>
      <w:r>
        <w:rPr>
          <w:i/>
          <w:highlight w:val="magenta"/>
        </w:rPr>
        <w:t>new</w:t>
      </w:r>
      <w:r>
        <w:rPr>
          <w:highlight w:val="magenta"/>
        </w:rPr>
        <w:t xml:space="preserve"> </w:t>
      </w:r>
      <w:proofErr w:type="spellStart"/>
      <w:r>
        <w:rPr>
          <w:highlight w:val="magenta"/>
        </w:rPr>
        <w:t>DeadStock</w:t>
      </w:r>
      <w:proofErr w:type="spellEnd"/>
      <w:r>
        <w:rPr>
          <w:highlight w:val="magenta"/>
        </w:rPr>
        <w:t xml:space="preserve"> order in the order status and the seller also opens it in parallel, the buyer can make changes but cannot save them.</w:t>
      </w:r>
      <w:r>
        <w:rPr>
          <w:highlight w:val="magenta"/>
        </w:rPr>
        <w:br/>
      </w:r>
      <w:r>
        <w:rPr>
          <w:highlight w:val="magenta"/>
        </w:rPr>
        <w:t>The buyer will be notified by message.</w:t>
      </w:r>
    </w:p>
    <w:p w:rsidRPr="00C20AEF" w:rsidR="00434907" w:rsidP="00316082" w:rsidRDefault="00434907" w14:paraId="3E2B5A4A" w14:textId="1DF37ECE">
      <w:pPr>
        <w:pStyle w:val="Anforderungstext"/>
      </w:pPr>
      <w:r>
        <w:rPr>
          <w:highlight w:val="magenta"/>
        </w:rPr>
        <w:t>Basically, when saving changes in orders (DS &amp; D2D), it is checked whether the changes may still be made, or whether in the meantime the data has been changed in such a way that the change is no longer allowed (Ex: When saving a D2D request that has just been accepted, a check is made to see if another one has not already been accepted and thus the current one can thus no longer be accepted).</w:t>
      </w:r>
    </w:p>
    <w:p w:rsidRPr="00C20AEF" w:rsidR="0034307A" w:rsidP="0034307A" w:rsidRDefault="0034307A" w14:paraId="40912B7B" w14:textId="77777777">
      <w:pPr>
        <w:pStyle w:val="Textkrper"/>
      </w:pPr>
    </w:p>
    <w:p w:rsidRPr="00C20AEF" w:rsidR="00234020" w:rsidP="00234020" w:rsidRDefault="00234020" w14:paraId="1C3DD1DF" w14:textId="77777777">
      <w:pPr>
        <w:pStyle w:val="Anforderungsnummer"/>
      </w:pPr>
      <w:r>
        <w:t>Requirement: FKT-GUI-89</w:t>
      </w:r>
    </w:p>
    <w:p w:rsidRPr="00C20AEF" w:rsidR="00234020" w:rsidP="00234020" w:rsidRDefault="00234020" w14:paraId="0AA916BB" w14:textId="093866BD">
      <w:pPr>
        <w:pStyle w:val="Anforderungstext"/>
      </w:pPr>
      <w:r>
        <w:t xml:space="preserve">The system may allow editing of the </w:t>
      </w:r>
      <w:r>
        <w:rPr>
          <w:i/>
        </w:rPr>
        <w:t xml:space="preserve">item status,  delivery quantity </w:t>
      </w:r>
      <w:r>
        <w:t>, and</w:t>
      </w:r>
      <w:r>
        <w:rPr>
          <w:i/>
        </w:rPr>
        <w:t xml:space="preserve"> order quantity</w:t>
      </w:r>
      <w:r>
        <w:t xml:space="preserve"> only for users in the </w:t>
      </w:r>
      <w:r>
        <w:rPr>
          <w:i/>
        </w:rPr>
        <w:t>Retailer</w:t>
      </w:r>
      <w:r>
        <w:t xml:space="preserve"> or </w:t>
      </w:r>
      <w:proofErr w:type="spellStart"/>
      <w:r>
        <w:rPr>
          <w:i/>
        </w:rPr>
        <w:t>Retaileradmin</w:t>
      </w:r>
      <w:proofErr w:type="spellEnd"/>
      <w:r>
        <w:t xml:space="preserve"> roles (for the sites assigned to the users).</w:t>
      </w:r>
    </w:p>
    <w:p w:rsidRPr="00C20AEF" w:rsidR="0034307A" w:rsidP="0034307A" w:rsidRDefault="0034307A" w14:paraId="13D9B8B0" w14:textId="77777777">
      <w:pPr>
        <w:pStyle w:val="Textkrper"/>
      </w:pPr>
    </w:p>
    <w:p w:rsidRPr="00C20AEF" w:rsidR="00234020" w:rsidP="00234020" w:rsidRDefault="00234020" w14:paraId="228EE69F" w14:textId="77777777">
      <w:pPr>
        <w:pStyle w:val="Anforderungsnummer"/>
      </w:pPr>
      <w:r>
        <w:t>Requirement: FKT-GUI-90</w:t>
      </w:r>
    </w:p>
    <w:p w:rsidRPr="00C20AEF" w:rsidR="00234020" w:rsidP="00234020" w:rsidRDefault="00234020" w14:paraId="5F321B74" w14:textId="7E36D1BA">
      <w:pPr>
        <w:pStyle w:val="Anforderungstext"/>
      </w:pPr>
      <w:r>
        <w:t xml:space="preserve">The system must ensure in the </w:t>
      </w:r>
      <w:proofErr w:type="spellStart"/>
      <w:r>
        <w:t>DeadStock</w:t>
      </w:r>
      <w:proofErr w:type="spellEnd"/>
      <w:r>
        <w:t xml:space="preserve"> process that the user fills in the </w:t>
      </w:r>
      <w:r>
        <w:rPr>
          <w:i/>
        </w:rPr>
        <w:t>Comment Rejection</w:t>
      </w:r>
      <w:r>
        <w:t xml:space="preserve"> field when rejecting one or more order items (The system must stop saving (error message) if the user has not entered a comment). </w:t>
      </w:r>
    </w:p>
    <w:p w:rsidRPr="00C20AEF" w:rsidR="00D82420" w:rsidP="00234020" w:rsidRDefault="00D82420" w14:paraId="20542C1A" w14:textId="77777777">
      <w:pPr>
        <w:pStyle w:val="Anforderungstext"/>
      </w:pPr>
      <w:r>
        <w:t xml:space="preserve">If the seller rejects all items, the order status will be set to Rejected when saved and the current date will be set as </w:t>
      </w:r>
      <w:r>
        <w:rPr>
          <w:i/>
        </w:rPr>
        <w:t>Date Done</w:t>
      </w:r>
      <w:r>
        <w:t xml:space="preserve"> .</w:t>
      </w:r>
    </w:p>
    <w:p w:rsidRPr="00C20AEF" w:rsidR="0034307A" w:rsidP="0034307A" w:rsidRDefault="0034307A" w14:paraId="582C97B1" w14:textId="77777777">
      <w:pPr>
        <w:pStyle w:val="Textkrper"/>
      </w:pPr>
    </w:p>
    <w:p w:rsidRPr="00C20AEF" w:rsidR="00234020" w:rsidP="00234020" w:rsidRDefault="00234020" w14:paraId="41C44E9F" w14:textId="77777777">
      <w:pPr>
        <w:pStyle w:val="Anforderungsnummer"/>
      </w:pPr>
      <w:r>
        <w:t>Requirement: FKT-GUI-91</w:t>
      </w:r>
    </w:p>
    <w:p w:rsidRPr="00C20AEF" w:rsidR="00234020" w:rsidP="00234020" w:rsidRDefault="00234020" w14:paraId="23090421" w14:textId="77777777">
      <w:pPr>
        <w:pStyle w:val="Anforderungstext"/>
      </w:pPr>
      <w:r>
        <w:t xml:space="preserve">The system must limit the input in the </w:t>
      </w:r>
      <w:r>
        <w:rPr>
          <w:i/>
        </w:rPr>
        <w:t>Comment Rejection</w:t>
      </w:r>
      <w:r>
        <w:t xml:space="preserve"> field to 1000 characters.</w:t>
      </w:r>
    </w:p>
    <w:p w:rsidRPr="00C20AEF" w:rsidR="0034307A" w:rsidP="0034307A" w:rsidRDefault="0034307A" w14:paraId="2BF01BB7" w14:textId="77777777">
      <w:pPr>
        <w:pStyle w:val="Textkrper"/>
      </w:pPr>
    </w:p>
    <w:p w:rsidRPr="00C20AEF" w:rsidR="00234020" w:rsidP="00234020" w:rsidRDefault="00234020" w14:paraId="3563F806" w14:textId="77777777">
      <w:pPr>
        <w:pStyle w:val="Anforderungsnummer"/>
      </w:pPr>
      <w:r>
        <w:t>Requirement: FKT-GUI-92</w:t>
      </w:r>
    </w:p>
    <w:p w:rsidRPr="00C20AEF" w:rsidR="00234020" w:rsidP="00234020" w:rsidRDefault="00234020" w14:paraId="572ECF07" w14:textId="35AD7CAE">
      <w:pPr>
        <w:pStyle w:val="Anforderungstext"/>
      </w:pPr>
      <w:r>
        <w:t xml:space="preserve">The </w:t>
      </w:r>
      <w:r>
        <w:rPr>
          <w:i/>
        </w:rPr>
        <w:t>Comment rejection</w:t>
      </w:r>
      <w:r>
        <w:t xml:space="preserve"> field may only be edited by users in the </w:t>
      </w:r>
      <w:r>
        <w:rPr>
          <w:i/>
        </w:rPr>
        <w:t>Retailer</w:t>
      </w:r>
      <w:r>
        <w:t xml:space="preserve"> or </w:t>
      </w:r>
      <w:proofErr w:type="spellStart"/>
      <w:r>
        <w:rPr>
          <w:i/>
        </w:rPr>
        <w:t>Retaileradmin</w:t>
      </w:r>
      <w:proofErr w:type="spellEnd"/>
      <w:r>
        <w:t xml:space="preserve"> roles (for the sites assigned to the user). Saving to the database is done only after clicking the </w:t>
      </w:r>
      <w:proofErr w:type="spellStart"/>
      <w:r>
        <w:rPr>
          <w:i/>
        </w:rPr>
        <w:t>Save</w:t>
      </w:r>
      <w:r>
        <w:t>button</w:t>
      </w:r>
      <w:proofErr w:type="spellEnd"/>
      <w:r>
        <w:t>.</w:t>
      </w:r>
    </w:p>
    <w:p w:rsidRPr="00C20AEF" w:rsidR="00C828B6" w:rsidP="00C828B6" w:rsidRDefault="00C828B6" w14:paraId="6C5429FC" w14:textId="7E0353CC">
      <w:pPr>
        <w:pStyle w:val="Anforderungsnummer"/>
      </w:pPr>
      <w:r>
        <w:t>Requirement: FKT-GUI-425</w:t>
      </w:r>
    </w:p>
    <w:p w:rsidRPr="00C20AEF" w:rsidR="00C828B6" w:rsidP="00C828B6" w:rsidRDefault="00C828B6" w14:paraId="73DB93D7" w14:textId="6DEAB6A6">
      <w:pPr>
        <w:pStyle w:val="Anforderungstext"/>
      </w:pPr>
      <w:r>
        <w:t xml:space="preserve">In general, all editable fields must be marked in yellow (CI compliant), including editable fields in the table. If a field is no longer editable, it should become gray again. The color highlighting should update when dependent fields are changed. For example: If you change a deadstock position to the position status Deleted, the field </w:t>
      </w:r>
      <w:r>
        <w:rPr>
          <w:i/>
        </w:rPr>
        <w:t>Reason for rejection of the seller</w:t>
      </w:r>
      <w:r>
        <w:t xml:space="preserve"> turns yellow and as soon as the position status Deleted is removed from all positions, the field becomes </w:t>
      </w:r>
      <w:proofErr w:type="spellStart"/>
      <w:r>
        <w:t>uneditable</w:t>
      </w:r>
      <w:proofErr w:type="spellEnd"/>
      <w:r>
        <w:t xml:space="preserve"> and gray again.</w:t>
      </w:r>
    </w:p>
    <w:p w:rsidRPr="00C20AEF" w:rsidR="006A4820" w:rsidP="00C828B6" w:rsidRDefault="006A4820" w14:paraId="2577AE7D" w14:textId="2F743D94">
      <w:pPr>
        <w:pStyle w:val="Anforderungstext"/>
      </w:pPr>
      <w:r>
        <w:t xml:space="preserve">The red marking of the </w:t>
      </w:r>
      <w:r>
        <w:rPr>
          <w:i/>
        </w:rPr>
        <w:t>Buyer's Note</w:t>
      </w:r>
      <w:r>
        <w:t xml:space="preserve"> field is not restricted by the requirement, as the field is not editable in the order details. For this field applies: If at least 1 character is stored in the field, the field is displayed in red (CI compliant) background color. If </w:t>
      </w:r>
      <w:r>
        <w:rPr>
          <w:b/>
        </w:rPr>
        <w:t>no</w:t>
      </w:r>
      <w:r>
        <w:t xml:space="preserve"> character is stored, it is displayed in gray background color.</w:t>
      </w:r>
    </w:p>
    <w:p w:rsidRPr="00C20AEF" w:rsidR="00234020" w:rsidP="00234020" w:rsidRDefault="00234020" w14:paraId="39C91902" w14:textId="7442D544">
      <w:pPr>
        <w:pStyle w:val="SchnelllesetextbergeordneteAussage1"/>
      </w:pPr>
      <w:r>
        <w:lastRenderedPageBreak/>
        <w:t>Button overview</w:t>
      </w:r>
    </w:p>
    <w:p w:rsidRPr="00C20AEF" w:rsidR="00234020" w:rsidP="00234020" w:rsidRDefault="00234020" w14:paraId="72D136EB" w14:textId="77777777">
      <w:pPr>
        <w:pStyle w:val="Textkrper"/>
      </w:pPr>
      <w:r>
        <w:t xml:space="preserve">The following buttons are available in the </w:t>
      </w:r>
      <w:r>
        <w:rPr>
          <w:i/>
        </w:rPr>
        <w:t>Order Details</w:t>
      </w:r>
      <w:r>
        <w:t xml:space="preserve"> section:</w:t>
      </w:r>
    </w:p>
    <w:tbl>
      <w:tblPr>
        <w:tblW w:w="4750" w:type="pct"/>
        <w:tblBorders>
          <w:top w:val="single" w:color="E20074" w:sz="18" w:space="0"/>
          <w:insideH w:val="single" w:color="auto" w:sz="4" w:space="0"/>
        </w:tblBorders>
        <w:tblLayout w:type="fixed"/>
        <w:tblLook w:val="01E0" w:firstRow="1" w:lastRow="1" w:firstColumn="1" w:lastColumn="1" w:noHBand="0" w:noVBand="0"/>
      </w:tblPr>
      <w:tblGrid>
        <w:gridCol w:w="1925"/>
        <w:gridCol w:w="11"/>
        <w:gridCol w:w="1019"/>
        <w:gridCol w:w="5926"/>
      </w:tblGrid>
      <w:tr w:rsidRPr="00C20AEF" w:rsidR="00234020" w:rsidTr="00234020" w14:paraId="43C91E33" w14:textId="77777777">
        <w:trPr>
          <w:tblHeader/>
        </w:trPr>
        <w:tc>
          <w:tcPr>
            <w:tcW w:w="1967" w:type="dxa"/>
            <w:tcBorders>
              <w:top w:val="single" w:color="E20074" w:sz="18" w:space="0"/>
              <w:bottom w:val="single" w:color="auto" w:sz="4" w:space="0"/>
            </w:tcBorders>
            <w:shd w:val="clear" w:color="auto" w:fill="E0E0E0"/>
          </w:tcPr>
          <w:p w:rsidRPr="00C20AEF" w:rsidR="00234020" w:rsidP="00576589" w:rsidRDefault="00234020" w14:paraId="5F34C35D" w14:textId="77777777">
            <w:pPr>
              <w:pStyle w:val="TableHeading"/>
              <w:keepNext w:val="0"/>
              <w:rPr>
                <w:rStyle w:val="Fett"/>
                <w:b/>
                <w:bCs/>
              </w:rPr>
            </w:pPr>
            <w:r>
              <w:rPr>
                <w:rStyle w:val="Fett"/>
                <w:b/>
              </w:rPr>
              <w:t>Button</w:t>
            </w:r>
          </w:p>
        </w:tc>
        <w:tc>
          <w:tcPr>
            <w:tcW w:w="1050" w:type="dxa"/>
            <w:gridSpan w:val="2"/>
            <w:tcBorders>
              <w:top w:val="single" w:color="E20074" w:sz="18" w:space="0"/>
              <w:bottom w:val="single" w:color="auto" w:sz="4" w:space="0"/>
            </w:tcBorders>
            <w:shd w:val="clear" w:color="auto" w:fill="E0E0E0"/>
          </w:tcPr>
          <w:p w:rsidRPr="00C20AEF" w:rsidR="00234020" w:rsidP="00576589" w:rsidRDefault="00234020" w14:paraId="0637B981" w14:textId="77777777">
            <w:pPr>
              <w:pStyle w:val="TableHeading"/>
              <w:keepNext w:val="0"/>
              <w:rPr>
                <w:rStyle w:val="Fett"/>
                <w:b/>
                <w:bCs/>
              </w:rPr>
            </w:pPr>
            <w:r>
              <w:rPr>
                <w:rStyle w:val="Fett"/>
                <w:b/>
              </w:rPr>
              <w:t>Symbol</w:t>
            </w:r>
          </w:p>
        </w:tc>
        <w:tc>
          <w:tcPr>
            <w:tcW w:w="6069" w:type="dxa"/>
            <w:tcBorders>
              <w:top w:val="single" w:color="E20074" w:sz="18" w:space="0"/>
              <w:bottom w:val="single" w:color="auto" w:sz="4" w:space="0"/>
            </w:tcBorders>
            <w:shd w:val="clear" w:color="auto" w:fill="E0E0E0"/>
          </w:tcPr>
          <w:p w:rsidRPr="00C20AEF" w:rsidR="00234020" w:rsidP="00576589" w:rsidRDefault="00234020" w14:paraId="22D440DD" w14:textId="77777777">
            <w:pPr>
              <w:pStyle w:val="TableHeading"/>
              <w:keepNext w:val="0"/>
              <w:rPr>
                <w:rStyle w:val="Fett"/>
                <w:b/>
                <w:bCs/>
              </w:rPr>
            </w:pPr>
            <w:r>
              <w:rPr>
                <w:rStyle w:val="Fett"/>
                <w:b/>
              </w:rPr>
              <w:t>Function</w:t>
            </w:r>
          </w:p>
        </w:tc>
      </w:tr>
      <w:tr w:rsidRPr="00C20AEF" w:rsidR="00234020" w:rsidTr="00234020" w14:paraId="0BCCEB27" w14:textId="77777777">
        <w:tc>
          <w:tcPr>
            <w:tcW w:w="1978" w:type="dxa"/>
            <w:gridSpan w:val="2"/>
            <w:tcBorders>
              <w:top w:val="single" w:color="auto" w:sz="4" w:space="0"/>
            </w:tcBorders>
          </w:tcPr>
          <w:p w:rsidRPr="00C20AEF" w:rsidR="00234020" w:rsidP="00576589" w:rsidRDefault="00234020" w14:paraId="1598620C" w14:textId="77777777">
            <w:pPr>
              <w:pStyle w:val="TabelleFlietext3"/>
              <w:spacing w:before="60" w:after="60"/>
            </w:pPr>
            <w:r>
              <w:t>Accept all positions</w:t>
            </w:r>
          </w:p>
        </w:tc>
        <w:tc>
          <w:tcPr>
            <w:tcW w:w="1039" w:type="dxa"/>
            <w:tcBorders>
              <w:top w:val="single" w:color="auto" w:sz="4" w:space="0"/>
            </w:tcBorders>
            <w:vAlign w:val="center"/>
          </w:tcPr>
          <w:p w:rsidRPr="00C20AEF" w:rsidR="00234020" w:rsidP="00576589" w:rsidRDefault="009C33EB" w14:paraId="11F61FD5" w14:textId="77777777">
            <w:pPr>
              <w:keepLines/>
              <w:spacing w:before="60" w:after="60"/>
              <w:jc w:val="center"/>
            </w:pPr>
            <w:r>
              <w:rPr>
                <w:noProof/>
              </w:rPr>
              <w:drawing>
                <wp:inline distT="0" distB="0" distL="0" distR="0" wp14:anchorId="1582551C" wp14:editId="4407DBB4">
                  <wp:extent cx="353695" cy="327660"/>
                  <wp:effectExtent l="19050" t="0" r="8255" b="0"/>
                  <wp:docPr id="42" name="Bild 42" descr="akzepti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kzeptieren"/>
                          <pic:cNvPicPr>
                            <a:picLocks noChangeAspect="1" noChangeArrowheads="1"/>
                          </pic:cNvPicPr>
                        </pic:nvPicPr>
                        <pic:blipFill>
                          <a:blip r:embed="rId60" cstate="print"/>
                          <a:srcRect/>
                          <a:stretch>
                            <a:fillRect/>
                          </a:stretch>
                        </pic:blipFill>
                        <pic:spPr bwMode="auto">
                          <a:xfrm>
                            <a:off x="0" y="0"/>
                            <a:ext cx="353695" cy="327660"/>
                          </a:xfrm>
                          <a:prstGeom prst="rect">
                            <a:avLst/>
                          </a:prstGeom>
                          <a:noFill/>
                          <a:ln w="9525">
                            <a:noFill/>
                            <a:miter lim="800000"/>
                            <a:headEnd/>
                            <a:tailEnd/>
                          </a:ln>
                        </pic:spPr>
                      </pic:pic>
                    </a:graphicData>
                  </a:graphic>
                </wp:inline>
              </w:drawing>
            </w:r>
          </w:p>
        </w:tc>
        <w:tc>
          <w:tcPr>
            <w:tcW w:w="6069" w:type="dxa"/>
            <w:tcBorders>
              <w:top w:val="single" w:color="auto" w:sz="4" w:space="0"/>
            </w:tcBorders>
          </w:tcPr>
          <w:p w:rsidRPr="00C20AEF" w:rsidR="00234020" w:rsidP="00576589" w:rsidRDefault="00234020" w14:paraId="2A2FEE12" w14:textId="2D6667A8">
            <w:pPr>
              <w:pStyle w:val="TabelleFlietext3"/>
              <w:spacing w:before="60" w:after="60"/>
            </w:pPr>
            <w:r>
              <w:t xml:space="preserve">Marks all items that have not yet been changed as </w:t>
            </w:r>
            <w:r>
              <w:rPr>
                <w:i/>
              </w:rPr>
              <w:t>accepted</w:t>
            </w:r>
            <w:r>
              <w:t xml:space="preserve"> (only visible in the </w:t>
            </w:r>
            <w:r>
              <w:rPr>
                <w:i/>
              </w:rPr>
              <w:t>seller's view</w:t>
            </w:r>
            <w:r>
              <w:t xml:space="preserve"> ).</w:t>
            </w:r>
          </w:p>
        </w:tc>
      </w:tr>
      <w:tr w:rsidRPr="00C20AEF" w:rsidR="00234020" w:rsidTr="00234020" w14:paraId="6AFF5FCE" w14:textId="77777777">
        <w:tc>
          <w:tcPr>
            <w:tcW w:w="1978" w:type="dxa"/>
            <w:gridSpan w:val="2"/>
            <w:tcBorders>
              <w:top w:val="single" w:color="auto" w:sz="4" w:space="0"/>
            </w:tcBorders>
          </w:tcPr>
          <w:p w:rsidRPr="00C20AEF" w:rsidR="00234020" w:rsidP="00576589" w:rsidRDefault="00234020" w14:paraId="4F65FD00" w14:textId="77777777">
            <w:pPr>
              <w:pStyle w:val="TabelleFlietext3"/>
              <w:spacing w:before="60" w:after="60"/>
            </w:pPr>
            <w:r>
              <w:rPr>
                <w:i/>
              </w:rPr>
              <w:t>From the seller's point of view</w:t>
            </w:r>
          </w:p>
          <w:p w:rsidRPr="00C20AEF" w:rsidR="00234020" w:rsidP="00576589" w:rsidRDefault="00234020" w14:paraId="16A7CDEE" w14:textId="77777777">
            <w:pPr>
              <w:pStyle w:val="TabelleFlietext3"/>
              <w:spacing w:before="60" w:after="60"/>
            </w:pPr>
            <w:r>
              <w:t xml:space="preserve">Mark order as </w:t>
            </w:r>
            <w:r>
              <w:rPr>
                <w:i/>
              </w:rPr>
              <w:t>shipped</w:t>
            </w:r>
            <w:r>
              <w:t xml:space="preserve"> </w:t>
            </w:r>
          </w:p>
        </w:tc>
        <w:tc>
          <w:tcPr>
            <w:tcW w:w="1039" w:type="dxa"/>
            <w:tcBorders>
              <w:top w:val="single" w:color="auto" w:sz="4" w:space="0"/>
            </w:tcBorders>
            <w:vAlign w:val="center"/>
          </w:tcPr>
          <w:p w:rsidRPr="00C20AEF" w:rsidR="00234020" w:rsidP="00576589" w:rsidRDefault="009C33EB" w14:paraId="3E93F0A3" w14:textId="77777777">
            <w:pPr>
              <w:keepLines/>
              <w:spacing w:before="60" w:after="60"/>
              <w:jc w:val="center"/>
            </w:pPr>
            <w:r>
              <w:rPr>
                <w:noProof/>
              </w:rPr>
              <w:drawing>
                <wp:inline distT="0" distB="0" distL="0" distR="0" wp14:anchorId="7C845BA2" wp14:editId="7CBC4E7C">
                  <wp:extent cx="353695" cy="336550"/>
                  <wp:effectExtent l="19050" t="0" r="8255" b="0"/>
                  <wp:docPr id="43" name="Bild 43" descr="versen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ersendet"/>
                          <pic:cNvPicPr>
                            <a:picLocks noChangeAspect="1" noChangeArrowheads="1"/>
                          </pic:cNvPicPr>
                        </pic:nvPicPr>
                        <pic:blipFill>
                          <a:blip r:embed="rId51"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6069" w:type="dxa"/>
            <w:tcBorders>
              <w:top w:val="single" w:color="auto" w:sz="4" w:space="0"/>
            </w:tcBorders>
          </w:tcPr>
          <w:p w:rsidRPr="00C20AEF" w:rsidR="00234020" w:rsidP="00576589" w:rsidRDefault="00234020" w14:paraId="4C837A80" w14:textId="77777777">
            <w:pPr>
              <w:pStyle w:val="TabelleFlietext3"/>
              <w:spacing w:before="60" w:after="60"/>
            </w:pPr>
            <w:r>
              <w:rPr>
                <w:i/>
              </w:rPr>
              <w:t>In seller view</w:t>
            </w:r>
            <w:r>
              <w:t xml:space="preserve"> </w:t>
            </w:r>
            <w:r>
              <w:br/>
            </w:r>
            <w:r>
              <w:t xml:space="preserve">Sets the current time as the </w:t>
            </w:r>
            <w:r>
              <w:rPr>
                <w:i/>
              </w:rPr>
              <w:t xml:space="preserve">date </w:t>
            </w:r>
            <w:proofErr w:type="spellStart"/>
            <w:r>
              <w:rPr>
                <w:i/>
              </w:rPr>
              <w:t>sh</w:t>
            </w:r>
            <w:proofErr w:type="spellEnd"/>
            <w:r>
              <w:t xml:space="preserve"> </w:t>
            </w:r>
            <w:proofErr w:type="spellStart"/>
            <w:r>
              <w:t>ipped</w:t>
            </w:r>
            <w:proofErr w:type="spellEnd"/>
            <w:r>
              <w:t xml:space="preserve"> and transfers the order to the status </w:t>
            </w:r>
            <w:r>
              <w:rPr>
                <w:i/>
              </w:rPr>
              <w:t>shipped</w:t>
            </w:r>
            <w:r>
              <w:t>.</w:t>
            </w:r>
          </w:p>
        </w:tc>
      </w:tr>
      <w:tr w:rsidRPr="00C20AEF" w:rsidR="0055162A" w:rsidTr="00D8552D" w14:paraId="18B1DFEC" w14:textId="77777777">
        <w:tc>
          <w:tcPr>
            <w:tcW w:w="1967" w:type="dxa"/>
          </w:tcPr>
          <w:p w:rsidRPr="00C20AEF" w:rsidR="00263E97" w:rsidP="00263E97" w:rsidRDefault="00263E97" w14:paraId="620B63D6" w14:textId="77777777">
            <w:pPr>
              <w:pStyle w:val="TabelleFlietext3"/>
              <w:spacing w:before="60" w:after="60"/>
            </w:pPr>
            <w:r>
              <w:rPr>
                <w:i/>
              </w:rPr>
              <w:t>From the seller's point of view</w:t>
            </w:r>
          </w:p>
          <w:p w:rsidRPr="00C20AEF" w:rsidR="0055162A" w:rsidP="00D8552D" w:rsidRDefault="0055162A" w14:paraId="6A01E846" w14:textId="77777777">
            <w:pPr>
              <w:pStyle w:val="TabelleFlietext3"/>
              <w:keepNext/>
              <w:spacing w:before="60" w:after="60"/>
            </w:pPr>
            <w:r>
              <w:t>Initiate shipping</w:t>
            </w:r>
          </w:p>
        </w:tc>
        <w:tc>
          <w:tcPr>
            <w:tcW w:w="1050" w:type="dxa"/>
            <w:gridSpan w:val="2"/>
          </w:tcPr>
          <w:p w:rsidRPr="00C20AEF" w:rsidR="0055162A" w:rsidP="00D8552D" w:rsidRDefault="009C33EB" w14:paraId="6638B5F8" w14:textId="77777777">
            <w:pPr>
              <w:keepNext/>
              <w:keepLines/>
              <w:spacing w:before="60" w:after="60"/>
              <w:jc w:val="center"/>
            </w:pPr>
            <w:r>
              <w:rPr>
                <w:noProof/>
              </w:rPr>
              <w:drawing>
                <wp:inline distT="0" distB="0" distL="0" distR="0" wp14:anchorId="5F1BD5F8" wp14:editId="49EC6CBA">
                  <wp:extent cx="448310" cy="422910"/>
                  <wp:effectExtent l="19050" t="0" r="8890" b="0"/>
                  <wp:docPr id="44" name="Bild 44" descr="tr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ruck"/>
                          <pic:cNvPicPr>
                            <a:picLocks noChangeAspect="1" noChangeArrowheads="1"/>
                          </pic:cNvPicPr>
                        </pic:nvPicPr>
                        <pic:blipFill>
                          <a:blip r:embed="rId53" cstate="print"/>
                          <a:srcRect/>
                          <a:stretch>
                            <a:fillRect/>
                          </a:stretch>
                        </pic:blipFill>
                        <pic:spPr bwMode="auto">
                          <a:xfrm>
                            <a:off x="0" y="0"/>
                            <a:ext cx="448310" cy="422910"/>
                          </a:xfrm>
                          <a:prstGeom prst="rect">
                            <a:avLst/>
                          </a:prstGeom>
                          <a:noFill/>
                          <a:ln w="9525">
                            <a:noFill/>
                            <a:miter lim="800000"/>
                            <a:headEnd/>
                            <a:tailEnd/>
                          </a:ln>
                        </pic:spPr>
                      </pic:pic>
                    </a:graphicData>
                  </a:graphic>
                </wp:inline>
              </w:drawing>
            </w:r>
          </w:p>
        </w:tc>
        <w:tc>
          <w:tcPr>
            <w:tcW w:w="6069" w:type="dxa"/>
          </w:tcPr>
          <w:p w:rsidRPr="00C20AEF" w:rsidR="0055162A" w:rsidP="0055162A" w:rsidRDefault="0055162A" w14:paraId="28A9E48E" w14:textId="067F6479">
            <w:pPr>
              <w:pStyle w:val="TabelleFlietext3"/>
              <w:keepNext/>
              <w:spacing w:before="60" w:after="60"/>
            </w:pPr>
            <w:r>
              <w:rPr>
                <w:i/>
              </w:rPr>
              <w:t>In seller view</w:t>
            </w:r>
            <w:r>
              <w:t xml:space="preserve"> </w:t>
            </w:r>
            <w:r>
              <w:br/>
            </w:r>
            <w:r>
              <w:t xml:space="preserve">Sets the current time as the </w:t>
            </w:r>
            <w:r>
              <w:rPr>
                <w:i/>
              </w:rPr>
              <w:t>date shipped</w:t>
            </w:r>
            <w:r>
              <w:t xml:space="preserve"> (if the date is not already set) and transfers the order to the status </w:t>
            </w:r>
            <w:r>
              <w:rPr>
                <w:i/>
              </w:rPr>
              <w:t>shipped</w:t>
            </w:r>
            <w:r>
              <w:t xml:space="preserve">  and activates the </w:t>
            </w:r>
            <w:r>
              <w:rPr>
                <w:i/>
              </w:rPr>
              <w:t>Shipment initiated</w:t>
            </w:r>
            <w:r>
              <w:t xml:space="preserve">  flag </w:t>
            </w:r>
            <w:r>
              <w:rPr>
                <w:i/>
              </w:rPr>
              <w:t>in</w:t>
            </w:r>
            <w:r>
              <w:t xml:space="preserve">  the order overview.</w:t>
            </w:r>
          </w:p>
        </w:tc>
      </w:tr>
      <w:tr w:rsidRPr="00C20AEF" w:rsidR="00234020" w:rsidTr="00234020" w14:paraId="1130D487" w14:textId="77777777">
        <w:tc>
          <w:tcPr>
            <w:tcW w:w="1978" w:type="dxa"/>
            <w:gridSpan w:val="2"/>
            <w:tcBorders>
              <w:top w:val="single" w:color="auto" w:sz="4" w:space="0"/>
            </w:tcBorders>
          </w:tcPr>
          <w:p w:rsidRPr="00C20AEF" w:rsidR="00234020" w:rsidP="00576589" w:rsidRDefault="00234020" w14:paraId="7AE82D62" w14:textId="77777777">
            <w:pPr>
              <w:pStyle w:val="TabelleFlietext3"/>
              <w:spacing w:before="60" w:after="60"/>
            </w:pPr>
            <w:r>
              <w:t xml:space="preserve">Mark order as </w:t>
            </w:r>
            <w:r>
              <w:rPr>
                <w:i/>
              </w:rPr>
              <w:t>received in</w:t>
            </w:r>
            <w:r>
              <w:t xml:space="preserve"> </w:t>
            </w:r>
            <w:r>
              <w:rPr>
                <w:i/>
              </w:rPr>
              <w:t>buyer view</w:t>
            </w:r>
            <w:r>
              <w:t xml:space="preserve"> </w:t>
            </w:r>
            <w:r>
              <w:br/>
            </w:r>
          </w:p>
        </w:tc>
        <w:tc>
          <w:tcPr>
            <w:tcW w:w="1039" w:type="dxa"/>
            <w:tcBorders>
              <w:top w:val="single" w:color="auto" w:sz="4" w:space="0"/>
            </w:tcBorders>
            <w:vAlign w:val="center"/>
          </w:tcPr>
          <w:p w:rsidRPr="00C20AEF" w:rsidR="00234020" w:rsidP="00576589" w:rsidRDefault="009C33EB" w14:paraId="382201D6" w14:textId="77777777">
            <w:pPr>
              <w:keepLines/>
              <w:spacing w:before="60" w:after="60"/>
              <w:jc w:val="center"/>
            </w:pPr>
            <w:r>
              <w:rPr>
                <w:noProof/>
              </w:rPr>
              <w:drawing>
                <wp:inline distT="0" distB="0" distL="0" distR="0" wp14:anchorId="0E13E90D" wp14:editId="2CE04428">
                  <wp:extent cx="353695" cy="336550"/>
                  <wp:effectExtent l="19050" t="0" r="8255" b="0"/>
                  <wp:docPr id="45" name="Bild 45" descr="erhal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rhalten"/>
                          <pic:cNvPicPr>
                            <a:picLocks noChangeAspect="1" noChangeArrowheads="1"/>
                          </pic:cNvPicPr>
                        </pic:nvPicPr>
                        <pic:blipFill>
                          <a:blip r:embed="rId56"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6069" w:type="dxa"/>
            <w:tcBorders>
              <w:top w:val="single" w:color="auto" w:sz="4" w:space="0"/>
            </w:tcBorders>
          </w:tcPr>
          <w:p w:rsidRPr="00C20AEF" w:rsidR="00234020" w:rsidP="00576589" w:rsidRDefault="00234020" w14:paraId="0BAD44B0" w14:textId="77777777">
            <w:pPr>
              <w:pStyle w:val="TabelleFlietext3"/>
              <w:spacing w:before="60" w:after="60"/>
            </w:pPr>
            <w:r>
              <w:rPr>
                <w:i/>
              </w:rPr>
              <w:t>In buyer view</w:t>
            </w:r>
            <w:r>
              <w:t xml:space="preserve"> </w:t>
            </w:r>
            <w:r>
              <w:br/>
            </w:r>
            <w:r>
              <w:t xml:space="preserve">Sets the current time as the </w:t>
            </w:r>
            <w:r>
              <w:rPr>
                <w:i/>
              </w:rPr>
              <w:t>date done</w:t>
            </w:r>
            <w:r>
              <w:t xml:space="preserve"> and transfers the order to the status </w:t>
            </w:r>
            <w:r>
              <w:rPr>
                <w:i/>
              </w:rPr>
              <w:t>received</w:t>
            </w:r>
            <w:r>
              <w:t>.</w:t>
            </w:r>
          </w:p>
        </w:tc>
      </w:tr>
      <w:tr w:rsidRPr="00C20AEF" w:rsidR="00234020" w:rsidTr="00234020" w14:paraId="6395FBCF" w14:textId="77777777">
        <w:tc>
          <w:tcPr>
            <w:tcW w:w="1967" w:type="dxa"/>
          </w:tcPr>
          <w:p w:rsidRPr="00C20AEF" w:rsidR="00234020" w:rsidP="00576589" w:rsidRDefault="00234020" w14:paraId="1956088D" w14:textId="77777777">
            <w:pPr>
              <w:pStyle w:val="TabelleFlietext3"/>
              <w:spacing w:before="60" w:after="60"/>
            </w:pPr>
            <w:r>
              <w:t>Print</w:t>
            </w:r>
          </w:p>
        </w:tc>
        <w:tc>
          <w:tcPr>
            <w:tcW w:w="1050" w:type="dxa"/>
            <w:gridSpan w:val="2"/>
          </w:tcPr>
          <w:p w:rsidRPr="00C20AEF" w:rsidR="00234020" w:rsidP="00576589" w:rsidRDefault="009C33EB" w14:paraId="1492C3F8" w14:textId="77777777">
            <w:pPr>
              <w:keepLines/>
              <w:spacing w:before="60" w:after="60"/>
              <w:jc w:val="center"/>
            </w:pPr>
            <w:r>
              <w:rPr>
                <w:noProof/>
              </w:rPr>
              <w:drawing>
                <wp:inline distT="0" distB="0" distL="0" distR="0" wp14:anchorId="32A3815B" wp14:editId="45A65D32">
                  <wp:extent cx="379730" cy="379730"/>
                  <wp:effectExtent l="19050" t="0" r="1270" b="0"/>
                  <wp:docPr id="46" name="Bild 46"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utton"/>
                          <pic:cNvPicPr>
                            <a:picLocks noChangeAspect="1" noChangeArrowheads="1"/>
                          </pic:cNvPicPr>
                        </pic:nvPicPr>
                        <pic:blipFill>
                          <a:blip r:embed="rId44"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6069" w:type="dxa"/>
          </w:tcPr>
          <w:p w:rsidRPr="00C20AEF" w:rsidR="00234020" w:rsidP="00576589" w:rsidRDefault="00234020" w14:paraId="5D74C427" w14:textId="77777777">
            <w:pPr>
              <w:pStyle w:val="TabelleFlietext3"/>
              <w:spacing w:before="60" w:after="60"/>
            </w:pPr>
            <w:r>
              <w:t>Prints the order.</w:t>
            </w:r>
          </w:p>
        </w:tc>
      </w:tr>
      <w:tr w:rsidRPr="00C20AEF" w:rsidR="00234020" w:rsidTr="00234020" w14:paraId="3754B4B6" w14:textId="77777777">
        <w:tc>
          <w:tcPr>
            <w:tcW w:w="1967" w:type="dxa"/>
          </w:tcPr>
          <w:p w:rsidRPr="00C20AEF" w:rsidR="00234020" w:rsidP="00576589" w:rsidRDefault="00234020" w14:paraId="0BEA26C5" w14:textId="77777777">
            <w:pPr>
              <w:pStyle w:val="TabelleFlietext3"/>
              <w:spacing w:before="60" w:after="60"/>
            </w:pPr>
            <w:r>
              <w:t>Save</w:t>
            </w:r>
          </w:p>
        </w:tc>
        <w:tc>
          <w:tcPr>
            <w:tcW w:w="1050" w:type="dxa"/>
            <w:gridSpan w:val="2"/>
          </w:tcPr>
          <w:p w:rsidRPr="00C20AEF" w:rsidR="00234020" w:rsidP="00576589" w:rsidRDefault="009C33EB" w14:paraId="30DDFCA1" w14:textId="77777777">
            <w:pPr>
              <w:keepLines/>
              <w:spacing w:before="60" w:after="60"/>
              <w:jc w:val="center"/>
            </w:pPr>
            <w:r>
              <w:rPr>
                <w:noProof/>
              </w:rPr>
              <w:drawing>
                <wp:inline distT="0" distB="0" distL="0" distR="0" wp14:anchorId="1A52188A" wp14:editId="5A8423A6">
                  <wp:extent cx="379730" cy="379730"/>
                  <wp:effectExtent l="19050" t="0" r="1270" b="0"/>
                  <wp:docPr id="47" name="Bild 47"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utton"/>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6069" w:type="dxa"/>
          </w:tcPr>
          <w:p w:rsidRPr="00C20AEF" w:rsidR="00234020" w:rsidP="00576589" w:rsidRDefault="00234020" w14:paraId="4F3174A5" w14:textId="77777777">
            <w:pPr>
              <w:pStyle w:val="TabelleFlietext3"/>
              <w:spacing w:before="60" w:after="60"/>
            </w:pPr>
            <w:r>
              <w:t>Saves the quantities and status changes as well as the annotations.</w:t>
            </w:r>
          </w:p>
        </w:tc>
      </w:tr>
      <w:tr w:rsidRPr="00C20AEF" w:rsidR="00234020" w:rsidTr="00234020" w14:paraId="6FAD52D9" w14:textId="77777777">
        <w:tc>
          <w:tcPr>
            <w:tcW w:w="1967" w:type="dxa"/>
          </w:tcPr>
          <w:p w:rsidRPr="00C20AEF" w:rsidR="00234020" w:rsidP="00576589" w:rsidRDefault="00252EBD" w14:paraId="47A56AA1" w14:textId="77777777">
            <w:pPr>
              <w:pStyle w:val="TabelleFlietext3"/>
              <w:spacing w:before="60" w:after="60"/>
            </w:pPr>
            <w:r>
              <w:t>Close</w:t>
            </w:r>
          </w:p>
        </w:tc>
        <w:tc>
          <w:tcPr>
            <w:tcW w:w="1050" w:type="dxa"/>
            <w:gridSpan w:val="2"/>
          </w:tcPr>
          <w:p w:rsidRPr="00C20AEF" w:rsidR="00234020" w:rsidP="00576589" w:rsidRDefault="009C33EB" w14:paraId="2FF88B64" w14:textId="77777777">
            <w:pPr>
              <w:keepLines/>
              <w:spacing w:before="60" w:after="60"/>
              <w:jc w:val="center"/>
            </w:pPr>
            <w:r>
              <w:rPr>
                <w:noProof/>
              </w:rPr>
              <w:drawing>
                <wp:inline distT="0" distB="0" distL="0" distR="0" wp14:anchorId="1A587604" wp14:editId="4EB441B5">
                  <wp:extent cx="353695" cy="336550"/>
                  <wp:effectExtent l="19050" t="0" r="8255" b="0"/>
                  <wp:docPr id="48" name="Bild 48"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lose"/>
                          <pic:cNvPicPr>
                            <a:picLocks noChangeAspect="1" noChangeArrowheads="1"/>
                          </pic:cNvPicPr>
                        </pic:nvPicPr>
                        <pic:blipFill>
                          <a:blip r:embed="rId41"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6069" w:type="dxa"/>
          </w:tcPr>
          <w:p w:rsidRPr="00C20AEF" w:rsidR="00234020" w:rsidP="00576589" w:rsidRDefault="002659F6" w14:paraId="6D083A31" w14:textId="77777777">
            <w:pPr>
              <w:pStyle w:val="TabelleFlietext3"/>
              <w:spacing w:before="60" w:after="60"/>
            </w:pPr>
            <w:r>
              <w:t>Saves the changes (after confirmation) and closes the dialog.</w:t>
            </w:r>
          </w:p>
        </w:tc>
      </w:tr>
      <w:tr w:rsidRPr="00C20AEF" w:rsidR="009873A5" w:rsidTr="00234020" w14:paraId="5CCBAD49" w14:textId="77777777">
        <w:tc>
          <w:tcPr>
            <w:tcW w:w="1967" w:type="dxa"/>
          </w:tcPr>
          <w:p w:rsidRPr="00C20AEF" w:rsidR="009873A5" w:rsidP="00576589" w:rsidRDefault="009873A5" w14:paraId="6CECE28D" w14:textId="7B025A27">
            <w:pPr>
              <w:pStyle w:val="TabelleFlietext3"/>
              <w:spacing w:before="60" w:after="60"/>
            </w:pPr>
            <w:r>
              <w:t>Order tracking</w:t>
            </w:r>
          </w:p>
        </w:tc>
        <w:tc>
          <w:tcPr>
            <w:tcW w:w="1050" w:type="dxa"/>
            <w:gridSpan w:val="2"/>
          </w:tcPr>
          <w:p w:rsidRPr="00C20AEF" w:rsidR="009873A5" w:rsidP="00576589" w:rsidRDefault="009873A5" w14:paraId="56BC3D99" w14:textId="31CC48CF">
            <w:pPr>
              <w:keepLines/>
              <w:spacing w:before="60" w:after="60"/>
              <w:jc w:val="center"/>
              <w:rPr>
                <w:noProof/>
              </w:rPr>
            </w:pPr>
            <w:r>
              <w:rPr>
                <w:noProof/>
              </w:rPr>
              <w:drawing>
                <wp:inline distT="0" distB="0" distL="0" distR="0" wp14:anchorId="05120625" wp14:editId="1F825DDC">
                  <wp:extent cx="381000" cy="3143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1000" cy="314325"/>
                          </a:xfrm>
                          <a:prstGeom prst="rect">
                            <a:avLst/>
                          </a:prstGeom>
                        </pic:spPr>
                      </pic:pic>
                    </a:graphicData>
                  </a:graphic>
                </wp:inline>
              </w:drawing>
            </w:r>
          </w:p>
        </w:tc>
        <w:tc>
          <w:tcPr>
            <w:tcW w:w="6069" w:type="dxa"/>
          </w:tcPr>
          <w:p w:rsidRPr="00C20AEF" w:rsidR="009873A5" w:rsidP="00576589" w:rsidRDefault="009873A5" w14:paraId="0E93F286" w14:textId="5F09EFEC">
            <w:pPr>
              <w:pStyle w:val="TabelleFlietext3"/>
              <w:spacing w:before="60" w:after="60"/>
            </w:pPr>
            <w:r>
              <w:t>Jump to order tracking in MB Partner Shop</w:t>
            </w:r>
          </w:p>
        </w:tc>
      </w:tr>
    </w:tbl>
    <w:p w:rsidRPr="00C20AEF" w:rsidR="00234020" w:rsidP="00234020" w:rsidRDefault="00234020" w14:paraId="67504225" w14:textId="6F177C6B">
      <w:pPr>
        <w:pStyle w:val="Beschriftung"/>
      </w:pPr>
      <w:bookmarkStart w:name="_Toc252787698" w:id="366"/>
      <w:bookmarkStart w:name="_Toc255401693" w:id="367"/>
      <w:bookmarkStart w:name="_Toc98411823" w:id="368"/>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19</w:t>
      </w:r>
      <w:r>
        <w:fldChar w:fldCharType="end"/>
      </w:r>
      <w:r>
        <w:t xml:space="preserve"> - Panel order details: Button descriptions</w:t>
      </w:r>
      <w:bookmarkEnd w:id="366"/>
      <w:bookmarkEnd w:id="367"/>
      <w:bookmarkEnd w:id="368"/>
    </w:p>
    <w:p w:rsidRPr="00C20AEF" w:rsidR="00234020" w:rsidP="00234020" w:rsidRDefault="00234020" w14:paraId="0D067444" w14:textId="77777777">
      <w:pPr>
        <w:pStyle w:val="Anforderungsnummer"/>
      </w:pPr>
      <w:r>
        <w:t>Requirement: FKT-GUI-93</w:t>
      </w:r>
    </w:p>
    <w:p w:rsidRPr="00C20AEF" w:rsidR="00234020" w:rsidP="00234020" w:rsidRDefault="00234020" w14:paraId="4BA6FA9E" w14:textId="77777777">
      <w:pPr>
        <w:pStyle w:val="Anforderungstext"/>
      </w:pPr>
      <w:r>
        <w:t>The system must enable/disable the buttons depending on the status of the order. The following table shows in which status the buttons are active:</w:t>
      </w:r>
    </w:p>
    <w:p w:rsidRPr="00C20AEF" w:rsidR="0034307A" w:rsidP="0034307A" w:rsidRDefault="0034307A" w14:paraId="5FE955CA" w14:textId="77777777">
      <w:pPr>
        <w:pStyle w:val="Textkrper"/>
      </w:pPr>
    </w:p>
    <w:tbl>
      <w:tblPr>
        <w:tblW w:w="4928" w:type="pct"/>
        <w:tblBorders>
          <w:top w:val="single" w:color="E20074" w:sz="18" w:space="0"/>
          <w:insideH w:val="single" w:color="auto" w:sz="4" w:space="0"/>
        </w:tblBorders>
        <w:tblLayout w:type="fixed"/>
        <w:tblLook w:val="01E0" w:firstRow="1" w:lastRow="1" w:firstColumn="1" w:lastColumn="1" w:noHBand="0" w:noVBand="0"/>
      </w:tblPr>
      <w:tblGrid>
        <w:gridCol w:w="3119"/>
        <w:gridCol w:w="671"/>
        <w:gridCol w:w="1688"/>
        <w:gridCol w:w="1245"/>
        <w:gridCol w:w="1245"/>
        <w:gridCol w:w="1245"/>
      </w:tblGrid>
      <w:tr w:rsidRPr="00C20AEF" w:rsidR="007D3275" w:rsidTr="007D3275" w14:paraId="7D14C818" w14:textId="77777777">
        <w:trPr>
          <w:tblHeader/>
        </w:trPr>
        <w:tc>
          <w:tcPr>
            <w:tcW w:w="3197" w:type="dxa"/>
            <w:tcBorders>
              <w:top w:val="single" w:color="E20074" w:sz="18" w:space="0"/>
              <w:bottom w:val="single" w:color="auto" w:sz="4" w:space="0"/>
            </w:tcBorders>
            <w:shd w:val="clear" w:color="auto" w:fill="E0E0E0"/>
          </w:tcPr>
          <w:p w:rsidRPr="00C20AEF" w:rsidR="007D3275" w:rsidP="00641B02" w:rsidRDefault="007D3275" w14:paraId="158D10C9" w14:textId="77777777">
            <w:pPr>
              <w:pStyle w:val="TableHeading"/>
              <w:rPr>
                <w:rStyle w:val="Fett"/>
                <w:b/>
                <w:bCs/>
              </w:rPr>
            </w:pPr>
            <w:r>
              <w:rPr>
                <w:rStyle w:val="Fett"/>
                <w:b/>
              </w:rPr>
              <w:lastRenderedPageBreak/>
              <w:t>Field</w:t>
            </w:r>
          </w:p>
        </w:tc>
        <w:tc>
          <w:tcPr>
            <w:tcW w:w="683" w:type="dxa"/>
            <w:tcBorders>
              <w:top w:val="single" w:color="E20074" w:sz="18" w:space="0"/>
              <w:bottom w:val="single" w:color="auto" w:sz="4" w:space="0"/>
            </w:tcBorders>
            <w:shd w:val="clear" w:color="auto" w:fill="E0E0E0"/>
          </w:tcPr>
          <w:p w:rsidRPr="00C20AEF" w:rsidR="007D3275" w:rsidP="00641B02" w:rsidRDefault="007D3275" w14:paraId="5FC99FCC" w14:textId="77777777">
            <w:pPr>
              <w:pStyle w:val="TableHeading"/>
              <w:rPr>
                <w:rStyle w:val="Fett"/>
                <w:b/>
                <w:bCs/>
              </w:rPr>
            </w:pPr>
            <w:r>
              <w:rPr>
                <w:rStyle w:val="Fett"/>
                <w:b/>
              </w:rPr>
              <w:t>new</w:t>
            </w:r>
          </w:p>
        </w:tc>
        <w:tc>
          <w:tcPr>
            <w:tcW w:w="1728" w:type="dxa"/>
            <w:tcBorders>
              <w:top w:val="single" w:color="E20074" w:sz="18" w:space="0"/>
              <w:bottom w:val="single" w:color="auto" w:sz="4" w:space="0"/>
            </w:tcBorders>
            <w:shd w:val="clear" w:color="auto" w:fill="E0E0E0"/>
          </w:tcPr>
          <w:p w:rsidRPr="00C20AEF" w:rsidR="007D3275" w:rsidP="00641B02" w:rsidRDefault="007D3275" w14:paraId="55043877" w14:textId="77777777">
            <w:pPr>
              <w:pStyle w:val="TableHeading"/>
              <w:rPr>
                <w:rStyle w:val="Fett"/>
                <w:b/>
                <w:bCs/>
              </w:rPr>
            </w:pPr>
            <w:r>
              <w:rPr>
                <w:rStyle w:val="Fett"/>
                <w:b/>
              </w:rPr>
              <w:t>in process</w:t>
            </w:r>
          </w:p>
        </w:tc>
        <w:tc>
          <w:tcPr>
            <w:tcW w:w="1273" w:type="dxa"/>
            <w:tcBorders>
              <w:top w:val="single" w:color="E20074" w:sz="18" w:space="0"/>
              <w:bottom w:val="single" w:color="auto" w:sz="4" w:space="0"/>
            </w:tcBorders>
            <w:shd w:val="clear" w:color="auto" w:fill="E0E0E0"/>
          </w:tcPr>
          <w:p w:rsidRPr="00C20AEF" w:rsidR="007D3275" w:rsidP="00641B02" w:rsidRDefault="007D3275" w14:paraId="406FDA7C" w14:textId="5C0F8680">
            <w:pPr>
              <w:pStyle w:val="TableHeading"/>
              <w:rPr>
                <w:rStyle w:val="Fett"/>
                <w:b/>
                <w:bCs/>
              </w:rPr>
            </w:pPr>
            <w:r>
              <w:rPr>
                <w:rStyle w:val="Fett"/>
                <w:b/>
              </w:rPr>
              <w:t>accepts</w:t>
            </w:r>
          </w:p>
        </w:tc>
        <w:tc>
          <w:tcPr>
            <w:tcW w:w="1273" w:type="dxa"/>
            <w:tcBorders>
              <w:top w:val="single" w:color="E20074" w:sz="18" w:space="0"/>
              <w:bottom w:val="single" w:color="auto" w:sz="4" w:space="0"/>
            </w:tcBorders>
            <w:shd w:val="clear" w:color="auto" w:fill="E0E0E0"/>
          </w:tcPr>
          <w:p w:rsidRPr="00C20AEF" w:rsidR="007D3275" w:rsidP="00641B02" w:rsidRDefault="007D3275" w14:paraId="1DF70187" w14:textId="5EB0D1DC">
            <w:pPr>
              <w:pStyle w:val="TableHeading"/>
              <w:rPr>
                <w:rStyle w:val="Fett"/>
                <w:b/>
                <w:bCs/>
              </w:rPr>
            </w:pPr>
            <w:r>
              <w:rPr>
                <w:rStyle w:val="Fett"/>
                <w:b/>
              </w:rPr>
              <w:t>dispatches</w:t>
            </w:r>
          </w:p>
        </w:tc>
        <w:tc>
          <w:tcPr>
            <w:tcW w:w="1273" w:type="dxa"/>
            <w:tcBorders>
              <w:top w:val="single" w:color="E20074" w:sz="18" w:space="0"/>
              <w:bottom w:val="single" w:color="auto" w:sz="4" w:space="0"/>
            </w:tcBorders>
            <w:shd w:val="clear" w:color="auto" w:fill="E0E0E0"/>
          </w:tcPr>
          <w:p w:rsidRPr="00C20AEF" w:rsidR="007D3275" w:rsidP="00641B02" w:rsidRDefault="007D3275" w14:paraId="280258C8" w14:textId="77777777">
            <w:pPr>
              <w:pStyle w:val="TableHeading"/>
              <w:rPr>
                <w:rStyle w:val="Fett"/>
                <w:b/>
                <w:bCs/>
              </w:rPr>
            </w:pPr>
            <w:r>
              <w:rPr>
                <w:rStyle w:val="Fett"/>
                <w:b/>
              </w:rPr>
              <w:t>done</w:t>
            </w:r>
            <w:r w:rsidRPr="00C20AEF">
              <w:rPr>
                <w:rStyle w:val="Funotenzeichen"/>
              </w:rPr>
              <w:footnoteReference w:id="40"/>
            </w:r>
          </w:p>
        </w:tc>
      </w:tr>
      <w:tr w:rsidRPr="00C20AEF" w:rsidR="007D3275" w:rsidTr="007D3275" w14:paraId="5A098850" w14:textId="77777777">
        <w:tc>
          <w:tcPr>
            <w:tcW w:w="3197" w:type="dxa"/>
            <w:tcBorders>
              <w:top w:val="single" w:color="auto" w:sz="4" w:space="0"/>
            </w:tcBorders>
          </w:tcPr>
          <w:p w:rsidRPr="00C20AEF" w:rsidR="007D3275" w:rsidP="00641B02" w:rsidRDefault="007D3275" w14:paraId="214D3FF3" w14:textId="77777777">
            <w:pPr>
              <w:pStyle w:val="TabelleFlietext3"/>
              <w:keepNext/>
              <w:spacing w:before="60" w:after="60"/>
            </w:pPr>
            <w:r>
              <w:t>Accept all positions</w:t>
            </w:r>
          </w:p>
        </w:tc>
        <w:tc>
          <w:tcPr>
            <w:tcW w:w="683" w:type="dxa"/>
            <w:tcBorders>
              <w:top w:val="single" w:color="auto" w:sz="4" w:space="0"/>
            </w:tcBorders>
          </w:tcPr>
          <w:p w:rsidRPr="00C20AEF" w:rsidR="007D3275" w:rsidP="00641B02" w:rsidRDefault="007D3275" w14:paraId="2B9B113D" w14:textId="5AA7C373">
            <w:pPr>
              <w:pStyle w:val="TabelleFlietext3"/>
              <w:keepNext/>
              <w:spacing w:before="60" w:after="60"/>
              <w:ind w:left="0"/>
              <w:jc w:val="center"/>
            </w:pPr>
            <w:r>
              <w:t>X</w:t>
            </w:r>
          </w:p>
        </w:tc>
        <w:tc>
          <w:tcPr>
            <w:tcW w:w="1728" w:type="dxa"/>
            <w:tcBorders>
              <w:top w:val="single" w:color="auto" w:sz="4" w:space="0"/>
            </w:tcBorders>
          </w:tcPr>
          <w:p w:rsidRPr="00C20AEF" w:rsidR="007D3275" w:rsidP="00641B02" w:rsidRDefault="007D3275" w14:paraId="76F12155" w14:textId="77777777">
            <w:pPr>
              <w:pStyle w:val="TabelleFlietext3"/>
              <w:keepNext/>
              <w:spacing w:before="60" w:after="60"/>
              <w:ind w:left="0"/>
              <w:jc w:val="center"/>
            </w:pPr>
            <w:r>
              <w:t>X</w:t>
            </w:r>
          </w:p>
        </w:tc>
        <w:tc>
          <w:tcPr>
            <w:tcW w:w="1273" w:type="dxa"/>
            <w:tcBorders>
              <w:top w:val="single" w:color="auto" w:sz="4" w:space="0"/>
            </w:tcBorders>
          </w:tcPr>
          <w:p w:rsidRPr="00C20AEF" w:rsidR="007D3275" w:rsidP="00641B02" w:rsidRDefault="007D3275" w14:paraId="71A95686" w14:textId="77777777">
            <w:pPr>
              <w:pStyle w:val="TabelleFlietext3"/>
              <w:keepNext/>
              <w:spacing w:before="60" w:after="60"/>
              <w:ind w:left="0"/>
              <w:jc w:val="center"/>
            </w:pPr>
          </w:p>
        </w:tc>
        <w:tc>
          <w:tcPr>
            <w:tcW w:w="1273" w:type="dxa"/>
            <w:tcBorders>
              <w:top w:val="single" w:color="auto" w:sz="4" w:space="0"/>
            </w:tcBorders>
          </w:tcPr>
          <w:p w:rsidRPr="00C20AEF" w:rsidR="007D3275" w:rsidP="00641B02" w:rsidRDefault="007D3275" w14:paraId="1B98A15C" w14:textId="1E1DA0AA">
            <w:pPr>
              <w:pStyle w:val="TabelleFlietext3"/>
              <w:keepNext/>
              <w:spacing w:before="60" w:after="60"/>
              <w:ind w:left="0"/>
              <w:jc w:val="center"/>
            </w:pPr>
          </w:p>
        </w:tc>
        <w:tc>
          <w:tcPr>
            <w:tcW w:w="1273" w:type="dxa"/>
            <w:tcBorders>
              <w:top w:val="single" w:color="auto" w:sz="4" w:space="0"/>
            </w:tcBorders>
          </w:tcPr>
          <w:p w:rsidRPr="00C20AEF" w:rsidR="007D3275" w:rsidP="00641B02" w:rsidRDefault="007D3275" w14:paraId="4972F40E" w14:textId="77777777">
            <w:pPr>
              <w:pStyle w:val="TabelleFlietext3"/>
              <w:keepNext/>
              <w:spacing w:before="60" w:after="60"/>
              <w:ind w:left="0"/>
              <w:jc w:val="center"/>
            </w:pPr>
          </w:p>
        </w:tc>
      </w:tr>
      <w:tr w:rsidRPr="00C20AEF" w:rsidR="007D3275" w:rsidTr="007D3275" w14:paraId="70DED9B6" w14:textId="77777777">
        <w:tc>
          <w:tcPr>
            <w:tcW w:w="3197" w:type="dxa"/>
          </w:tcPr>
          <w:p w:rsidRPr="00C20AEF" w:rsidR="007D3275" w:rsidP="00234020" w:rsidRDefault="007D3275" w14:paraId="3ABF4CFD" w14:textId="77777777">
            <w:pPr>
              <w:pStyle w:val="TabelleFlietext3"/>
              <w:keepNext/>
              <w:spacing w:before="60" w:after="60"/>
            </w:pPr>
            <w:r>
              <w:rPr>
                <w:i/>
              </w:rPr>
              <w:t>From the seller's point of view</w:t>
            </w:r>
          </w:p>
          <w:p w:rsidRPr="00C20AEF" w:rsidR="007D3275" w:rsidP="00234020" w:rsidRDefault="007D3275" w14:paraId="57F95D47" w14:textId="77777777">
            <w:pPr>
              <w:pStyle w:val="TabelleFlietext3"/>
              <w:keepNext/>
              <w:spacing w:before="60" w:after="60"/>
            </w:pPr>
            <w:r>
              <w:t xml:space="preserve">Mark order as </w:t>
            </w:r>
            <w:r>
              <w:rPr>
                <w:i/>
              </w:rPr>
              <w:t>shipped</w:t>
            </w:r>
            <w:r>
              <w:t xml:space="preserve"> </w:t>
            </w:r>
          </w:p>
        </w:tc>
        <w:tc>
          <w:tcPr>
            <w:tcW w:w="683" w:type="dxa"/>
          </w:tcPr>
          <w:p w:rsidRPr="00C20AEF" w:rsidR="007D3275" w:rsidP="00234020" w:rsidRDefault="007D3275" w14:paraId="147C3EB1" w14:textId="77777777">
            <w:pPr>
              <w:pStyle w:val="TabelleFlietext3"/>
              <w:spacing w:before="60" w:after="60"/>
              <w:ind w:left="0"/>
              <w:jc w:val="center"/>
            </w:pPr>
          </w:p>
        </w:tc>
        <w:tc>
          <w:tcPr>
            <w:tcW w:w="1728" w:type="dxa"/>
          </w:tcPr>
          <w:p w:rsidRPr="00C20AEF" w:rsidR="007D3275" w:rsidP="00234020" w:rsidRDefault="007D3275" w14:paraId="7D7DD43B" w14:textId="77777777">
            <w:pPr>
              <w:pStyle w:val="TabelleFlietext3"/>
              <w:spacing w:before="60" w:after="60"/>
              <w:ind w:left="0"/>
              <w:jc w:val="center"/>
            </w:pPr>
            <w:r>
              <w:t>X</w:t>
            </w:r>
          </w:p>
        </w:tc>
        <w:tc>
          <w:tcPr>
            <w:tcW w:w="1273" w:type="dxa"/>
          </w:tcPr>
          <w:p w:rsidRPr="00C20AEF" w:rsidR="007D3275" w:rsidP="00234020" w:rsidRDefault="007D3275" w14:paraId="47A6C793" w14:textId="710202A5">
            <w:pPr>
              <w:pStyle w:val="TabelleFlietext3"/>
              <w:spacing w:before="60" w:after="60"/>
              <w:ind w:left="0"/>
              <w:jc w:val="center"/>
            </w:pPr>
            <w:r>
              <w:t>X</w:t>
            </w:r>
          </w:p>
        </w:tc>
        <w:tc>
          <w:tcPr>
            <w:tcW w:w="1273" w:type="dxa"/>
          </w:tcPr>
          <w:p w:rsidRPr="00C20AEF" w:rsidR="007D3275" w:rsidP="00234020" w:rsidRDefault="007D3275" w14:paraId="5F43C3A8" w14:textId="08693870">
            <w:pPr>
              <w:pStyle w:val="TabelleFlietext3"/>
              <w:spacing w:before="60" w:after="60"/>
              <w:ind w:left="0"/>
              <w:jc w:val="center"/>
            </w:pPr>
          </w:p>
        </w:tc>
        <w:tc>
          <w:tcPr>
            <w:tcW w:w="1273" w:type="dxa"/>
          </w:tcPr>
          <w:p w:rsidRPr="00C20AEF" w:rsidR="007D3275" w:rsidP="00234020" w:rsidRDefault="007D3275" w14:paraId="45B5F759" w14:textId="77777777">
            <w:pPr>
              <w:pStyle w:val="TabelleFlietext3"/>
              <w:spacing w:before="60" w:after="60"/>
              <w:ind w:left="0"/>
              <w:jc w:val="center"/>
            </w:pPr>
          </w:p>
        </w:tc>
      </w:tr>
      <w:tr w:rsidRPr="00C20AEF" w:rsidR="007D3275" w:rsidTr="007D3275" w14:paraId="7FF3AB94" w14:textId="77777777">
        <w:tc>
          <w:tcPr>
            <w:tcW w:w="3197" w:type="dxa"/>
          </w:tcPr>
          <w:p w:rsidRPr="00C20AEF" w:rsidR="007D3275" w:rsidP="00D8552D" w:rsidRDefault="007D3275" w14:paraId="305306CA" w14:textId="77777777">
            <w:pPr>
              <w:pStyle w:val="TabelleFlietext3"/>
              <w:keepNext/>
              <w:spacing w:before="60" w:after="60"/>
            </w:pPr>
            <w:r>
              <w:rPr>
                <w:i/>
              </w:rPr>
              <w:t>From the seller's point of view</w:t>
            </w:r>
          </w:p>
          <w:p w:rsidRPr="00C20AEF" w:rsidR="007D3275" w:rsidP="00D8552D" w:rsidRDefault="007D3275" w14:paraId="7C384DF8" w14:textId="77777777">
            <w:pPr>
              <w:pStyle w:val="TabelleFlietext3"/>
              <w:keepNext/>
              <w:spacing w:before="60" w:after="60"/>
            </w:pPr>
            <w:r>
              <w:t>Initiate shipping</w:t>
            </w:r>
          </w:p>
        </w:tc>
        <w:tc>
          <w:tcPr>
            <w:tcW w:w="683" w:type="dxa"/>
          </w:tcPr>
          <w:p w:rsidRPr="00C20AEF" w:rsidR="007D3275" w:rsidP="00D8552D" w:rsidRDefault="007D3275" w14:paraId="17141417" w14:textId="77777777">
            <w:pPr>
              <w:pStyle w:val="TabelleFlietext3"/>
              <w:spacing w:before="60" w:after="60"/>
              <w:ind w:left="0"/>
              <w:jc w:val="center"/>
            </w:pPr>
          </w:p>
        </w:tc>
        <w:tc>
          <w:tcPr>
            <w:tcW w:w="1728" w:type="dxa"/>
          </w:tcPr>
          <w:p w:rsidRPr="00C20AEF" w:rsidR="007D3275" w:rsidP="00D8552D" w:rsidRDefault="007D3275" w14:paraId="78536688" w14:textId="77777777">
            <w:pPr>
              <w:pStyle w:val="TabelleFlietext3"/>
              <w:spacing w:before="60" w:after="60"/>
              <w:ind w:left="0"/>
              <w:jc w:val="center"/>
            </w:pPr>
            <w:r>
              <w:t>X</w:t>
            </w:r>
          </w:p>
        </w:tc>
        <w:tc>
          <w:tcPr>
            <w:tcW w:w="1273" w:type="dxa"/>
          </w:tcPr>
          <w:p w:rsidRPr="00C20AEF" w:rsidR="007D3275" w:rsidP="00D8552D" w:rsidRDefault="007D3275" w14:paraId="0194A639" w14:textId="752C550C">
            <w:pPr>
              <w:pStyle w:val="TabelleFlietext3"/>
              <w:spacing w:before="60" w:after="60"/>
              <w:ind w:left="0"/>
              <w:jc w:val="center"/>
            </w:pPr>
            <w:r>
              <w:t>X</w:t>
            </w:r>
          </w:p>
        </w:tc>
        <w:tc>
          <w:tcPr>
            <w:tcW w:w="1273" w:type="dxa"/>
          </w:tcPr>
          <w:p w:rsidRPr="00C20AEF" w:rsidR="007D3275" w:rsidP="00D8552D" w:rsidRDefault="007D3275" w14:paraId="329167BE" w14:textId="644336A8">
            <w:pPr>
              <w:pStyle w:val="TabelleFlietext3"/>
              <w:spacing w:before="60" w:after="60"/>
              <w:ind w:left="0"/>
              <w:jc w:val="center"/>
            </w:pPr>
            <w:r>
              <w:t>X</w:t>
            </w:r>
          </w:p>
        </w:tc>
        <w:tc>
          <w:tcPr>
            <w:tcW w:w="1273" w:type="dxa"/>
          </w:tcPr>
          <w:p w:rsidRPr="00C20AEF" w:rsidR="007D3275" w:rsidP="00D8552D" w:rsidRDefault="007D3275" w14:paraId="0F45B313" w14:textId="77777777">
            <w:pPr>
              <w:pStyle w:val="TabelleFlietext3"/>
              <w:spacing w:before="60" w:after="60"/>
              <w:ind w:left="0"/>
              <w:jc w:val="center"/>
            </w:pPr>
          </w:p>
        </w:tc>
      </w:tr>
      <w:tr w:rsidRPr="00C20AEF" w:rsidR="007D3275" w:rsidTr="007D3275" w14:paraId="418F85FA" w14:textId="77777777">
        <w:tc>
          <w:tcPr>
            <w:tcW w:w="3197" w:type="dxa"/>
          </w:tcPr>
          <w:p w:rsidRPr="00C20AEF" w:rsidR="007D3275" w:rsidP="00234020" w:rsidRDefault="007D3275" w14:paraId="420A3823" w14:textId="77777777">
            <w:pPr>
              <w:pStyle w:val="TabelleFlietext3"/>
              <w:keepNext/>
              <w:spacing w:before="60" w:after="60"/>
            </w:pPr>
            <w:r>
              <w:t xml:space="preserve">Mark order as </w:t>
            </w:r>
            <w:r>
              <w:rPr>
                <w:i/>
              </w:rPr>
              <w:t>received in</w:t>
            </w:r>
            <w:r>
              <w:t xml:space="preserve"> </w:t>
            </w:r>
            <w:r>
              <w:rPr>
                <w:i/>
              </w:rPr>
              <w:t>buyer view</w:t>
            </w:r>
            <w:r>
              <w:t xml:space="preserve"> </w:t>
            </w:r>
            <w:r>
              <w:br/>
            </w:r>
          </w:p>
        </w:tc>
        <w:tc>
          <w:tcPr>
            <w:tcW w:w="683" w:type="dxa"/>
          </w:tcPr>
          <w:p w:rsidRPr="00C20AEF" w:rsidR="007D3275" w:rsidP="00234020" w:rsidRDefault="007D3275" w14:paraId="1D187BCC" w14:textId="77777777">
            <w:pPr>
              <w:pStyle w:val="TabelleFlietext3"/>
              <w:spacing w:before="60" w:after="60"/>
              <w:ind w:left="0"/>
              <w:jc w:val="center"/>
            </w:pPr>
          </w:p>
        </w:tc>
        <w:tc>
          <w:tcPr>
            <w:tcW w:w="1728" w:type="dxa"/>
          </w:tcPr>
          <w:p w:rsidRPr="00C20AEF" w:rsidR="007D3275" w:rsidP="00234020" w:rsidRDefault="007D3275" w14:paraId="4F51F5DC" w14:textId="77777777">
            <w:pPr>
              <w:pStyle w:val="TabelleFlietext3"/>
              <w:spacing w:before="60" w:after="60"/>
              <w:ind w:left="0"/>
              <w:jc w:val="center"/>
            </w:pPr>
          </w:p>
        </w:tc>
        <w:tc>
          <w:tcPr>
            <w:tcW w:w="1273" w:type="dxa"/>
          </w:tcPr>
          <w:p w:rsidRPr="00C20AEF" w:rsidR="007D3275" w:rsidP="00234020" w:rsidRDefault="007D3275" w14:paraId="6F9714FF" w14:textId="77777777">
            <w:pPr>
              <w:pStyle w:val="TabelleFlietext3"/>
              <w:spacing w:before="60" w:after="60"/>
              <w:ind w:left="0"/>
              <w:jc w:val="center"/>
            </w:pPr>
          </w:p>
        </w:tc>
        <w:tc>
          <w:tcPr>
            <w:tcW w:w="1273" w:type="dxa"/>
          </w:tcPr>
          <w:p w:rsidRPr="00C20AEF" w:rsidR="007D3275" w:rsidP="00234020" w:rsidRDefault="007D3275" w14:paraId="1651CDF8" w14:textId="3EB98E5B">
            <w:pPr>
              <w:pStyle w:val="TabelleFlietext3"/>
              <w:spacing w:before="60" w:after="60"/>
              <w:ind w:left="0"/>
              <w:jc w:val="center"/>
            </w:pPr>
            <w:r>
              <w:t>X</w:t>
            </w:r>
          </w:p>
        </w:tc>
        <w:tc>
          <w:tcPr>
            <w:tcW w:w="1273" w:type="dxa"/>
          </w:tcPr>
          <w:p w:rsidRPr="00C20AEF" w:rsidR="007D3275" w:rsidP="00234020" w:rsidRDefault="007D3275" w14:paraId="5B575CCA" w14:textId="77777777">
            <w:pPr>
              <w:pStyle w:val="TabelleFlietext3"/>
              <w:spacing w:before="60" w:after="60"/>
              <w:ind w:left="0"/>
              <w:jc w:val="center"/>
            </w:pPr>
          </w:p>
        </w:tc>
      </w:tr>
      <w:tr w:rsidRPr="00C20AEF" w:rsidR="007D3275" w:rsidTr="007D3275" w14:paraId="4CE66600" w14:textId="77777777">
        <w:tc>
          <w:tcPr>
            <w:tcW w:w="3197" w:type="dxa"/>
          </w:tcPr>
          <w:p w:rsidRPr="00C20AEF" w:rsidR="007D3275" w:rsidP="00234020" w:rsidRDefault="007D3275" w14:paraId="3A13A46F" w14:textId="77777777">
            <w:pPr>
              <w:pStyle w:val="TabelleFlietext3"/>
              <w:keepNext/>
              <w:spacing w:before="60" w:after="60"/>
            </w:pPr>
            <w:r>
              <w:t>Print</w:t>
            </w:r>
          </w:p>
        </w:tc>
        <w:tc>
          <w:tcPr>
            <w:tcW w:w="683" w:type="dxa"/>
          </w:tcPr>
          <w:p w:rsidRPr="00C20AEF" w:rsidR="007D3275" w:rsidP="00234020" w:rsidRDefault="007D3275" w14:paraId="1E97FD49" w14:textId="77777777">
            <w:pPr>
              <w:pStyle w:val="TabelleFlietext3"/>
              <w:spacing w:before="60" w:after="60"/>
              <w:ind w:left="0"/>
              <w:jc w:val="center"/>
            </w:pPr>
            <w:r>
              <w:t>X</w:t>
            </w:r>
          </w:p>
        </w:tc>
        <w:tc>
          <w:tcPr>
            <w:tcW w:w="1728" w:type="dxa"/>
          </w:tcPr>
          <w:p w:rsidRPr="00C20AEF" w:rsidR="007D3275" w:rsidP="00234020" w:rsidRDefault="007D3275" w14:paraId="47DC8D85" w14:textId="77777777">
            <w:pPr>
              <w:pStyle w:val="TabelleFlietext3"/>
              <w:spacing w:before="60" w:after="60"/>
              <w:ind w:left="0"/>
              <w:jc w:val="center"/>
            </w:pPr>
            <w:r>
              <w:t>X</w:t>
            </w:r>
          </w:p>
        </w:tc>
        <w:tc>
          <w:tcPr>
            <w:tcW w:w="1273" w:type="dxa"/>
          </w:tcPr>
          <w:p w:rsidRPr="00C20AEF" w:rsidR="007D3275" w:rsidP="00234020" w:rsidRDefault="007D3275" w14:paraId="256B92B0" w14:textId="40C796C9">
            <w:pPr>
              <w:pStyle w:val="TabelleFlietext3"/>
              <w:spacing w:before="60" w:after="60"/>
              <w:ind w:left="0"/>
              <w:jc w:val="center"/>
            </w:pPr>
            <w:r>
              <w:t>X</w:t>
            </w:r>
          </w:p>
        </w:tc>
        <w:tc>
          <w:tcPr>
            <w:tcW w:w="1273" w:type="dxa"/>
          </w:tcPr>
          <w:p w:rsidRPr="00C20AEF" w:rsidR="007D3275" w:rsidP="00234020" w:rsidRDefault="007D3275" w14:paraId="732E0367" w14:textId="120D5B13">
            <w:pPr>
              <w:pStyle w:val="TabelleFlietext3"/>
              <w:spacing w:before="60" w:after="60"/>
              <w:ind w:left="0"/>
              <w:jc w:val="center"/>
            </w:pPr>
            <w:r>
              <w:t>X</w:t>
            </w:r>
          </w:p>
        </w:tc>
        <w:tc>
          <w:tcPr>
            <w:tcW w:w="1273" w:type="dxa"/>
          </w:tcPr>
          <w:p w:rsidRPr="00C20AEF" w:rsidR="007D3275" w:rsidP="00234020" w:rsidRDefault="007D3275" w14:paraId="47456953" w14:textId="77777777">
            <w:pPr>
              <w:pStyle w:val="TabelleFlietext3"/>
              <w:spacing w:before="60" w:after="60"/>
              <w:ind w:left="0"/>
              <w:jc w:val="center"/>
            </w:pPr>
            <w:r>
              <w:t>X</w:t>
            </w:r>
          </w:p>
        </w:tc>
      </w:tr>
      <w:tr w:rsidRPr="00C20AEF" w:rsidR="007D3275" w:rsidTr="007D3275" w14:paraId="48BE2C84" w14:textId="77777777">
        <w:tc>
          <w:tcPr>
            <w:tcW w:w="3197" w:type="dxa"/>
          </w:tcPr>
          <w:p w:rsidRPr="00C20AEF" w:rsidR="007D3275" w:rsidP="00234020" w:rsidRDefault="007D3275" w14:paraId="3DE3E777" w14:textId="77777777">
            <w:pPr>
              <w:pStyle w:val="TabelleFlietext3"/>
              <w:keepNext/>
              <w:spacing w:before="60" w:after="60"/>
            </w:pPr>
            <w:r>
              <w:t>Save</w:t>
            </w:r>
          </w:p>
        </w:tc>
        <w:tc>
          <w:tcPr>
            <w:tcW w:w="683" w:type="dxa"/>
          </w:tcPr>
          <w:p w:rsidRPr="00C20AEF" w:rsidR="007D3275" w:rsidP="00234020" w:rsidRDefault="007D3275" w14:paraId="6B33956C" w14:textId="77777777">
            <w:pPr>
              <w:pStyle w:val="TabelleFlietext3"/>
              <w:spacing w:before="60" w:after="60"/>
              <w:ind w:left="0"/>
              <w:jc w:val="center"/>
            </w:pPr>
            <w:r>
              <w:t>X</w:t>
            </w:r>
          </w:p>
        </w:tc>
        <w:tc>
          <w:tcPr>
            <w:tcW w:w="1728" w:type="dxa"/>
          </w:tcPr>
          <w:p w:rsidRPr="00C20AEF" w:rsidR="007D3275" w:rsidP="00234020" w:rsidRDefault="007D3275" w14:paraId="34F83E3B" w14:textId="77777777">
            <w:pPr>
              <w:pStyle w:val="TabelleFlietext3"/>
              <w:spacing w:before="60" w:after="60"/>
              <w:ind w:left="0"/>
              <w:jc w:val="center"/>
            </w:pPr>
            <w:r>
              <w:t>X (seller only)</w:t>
            </w:r>
          </w:p>
        </w:tc>
        <w:tc>
          <w:tcPr>
            <w:tcW w:w="1273" w:type="dxa"/>
          </w:tcPr>
          <w:p w:rsidRPr="00C20AEF" w:rsidR="007D3275" w:rsidP="00234020" w:rsidRDefault="00185347" w14:paraId="037F2DB9" w14:textId="4D9BEADB">
            <w:pPr>
              <w:pStyle w:val="TabelleFlietext3"/>
              <w:spacing w:before="60" w:after="60"/>
              <w:ind w:left="0"/>
              <w:jc w:val="center"/>
            </w:pPr>
            <w:r>
              <w:t>X (seller only)</w:t>
            </w:r>
          </w:p>
        </w:tc>
        <w:tc>
          <w:tcPr>
            <w:tcW w:w="1273" w:type="dxa"/>
          </w:tcPr>
          <w:p w:rsidRPr="00C20AEF" w:rsidR="007D3275" w:rsidP="00234020" w:rsidRDefault="007D3275" w14:paraId="327829C9" w14:textId="120C9402">
            <w:pPr>
              <w:pStyle w:val="TabelleFlietext3"/>
              <w:spacing w:before="60" w:after="60"/>
              <w:ind w:left="0"/>
              <w:jc w:val="center"/>
            </w:pPr>
          </w:p>
        </w:tc>
        <w:tc>
          <w:tcPr>
            <w:tcW w:w="1273" w:type="dxa"/>
          </w:tcPr>
          <w:p w:rsidRPr="00C20AEF" w:rsidR="007D3275" w:rsidP="00234020" w:rsidRDefault="007D3275" w14:paraId="46E7E161" w14:textId="77777777">
            <w:pPr>
              <w:pStyle w:val="TabelleFlietext3"/>
              <w:spacing w:before="60" w:after="60"/>
              <w:ind w:left="0"/>
              <w:jc w:val="center"/>
            </w:pPr>
          </w:p>
        </w:tc>
      </w:tr>
      <w:tr w:rsidRPr="00C20AEF" w:rsidR="005528EB" w:rsidTr="007D3275" w14:paraId="7F90FBE7" w14:textId="77777777">
        <w:tc>
          <w:tcPr>
            <w:tcW w:w="3197" w:type="dxa"/>
          </w:tcPr>
          <w:p w:rsidRPr="00C20AEF" w:rsidR="005528EB" w:rsidP="00234020" w:rsidRDefault="005528EB" w14:paraId="06FD1D1B" w14:textId="487A2595">
            <w:pPr>
              <w:pStyle w:val="TabelleFlietext3"/>
              <w:keepNext/>
              <w:spacing w:before="60" w:after="60"/>
            </w:pPr>
            <w:r>
              <w:t>Order tracking</w:t>
            </w:r>
          </w:p>
        </w:tc>
        <w:tc>
          <w:tcPr>
            <w:tcW w:w="683" w:type="dxa"/>
          </w:tcPr>
          <w:p w:rsidRPr="00C20AEF" w:rsidR="005528EB" w:rsidP="00234020" w:rsidRDefault="005528EB" w14:paraId="37524B0F" w14:textId="110098E7">
            <w:pPr>
              <w:pStyle w:val="TabelleFlietext3"/>
              <w:spacing w:before="60" w:after="60"/>
              <w:ind w:left="0"/>
              <w:jc w:val="center"/>
            </w:pPr>
            <w:r>
              <w:t>X</w:t>
            </w:r>
          </w:p>
        </w:tc>
        <w:tc>
          <w:tcPr>
            <w:tcW w:w="1728" w:type="dxa"/>
          </w:tcPr>
          <w:p w:rsidRPr="00C20AEF" w:rsidR="005528EB" w:rsidP="00234020" w:rsidRDefault="005528EB" w14:paraId="6B164567" w14:textId="5EF68C3D">
            <w:pPr>
              <w:pStyle w:val="TabelleFlietext3"/>
              <w:spacing w:before="60" w:after="60"/>
              <w:ind w:left="0"/>
              <w:jc w:val="center"/>
            </w:pPr>
            <w:r>
              <w:t>X</w:t>
            </w:r>
          </w:p>
        </w:tc>
        <w:tc>
          <w:tcPr>
            <w:tcW w:w="1273" w:type="dxa"/>
          </w:tcPr>
          <w:p w:rsidRPr="00C20AEF" w:rsidR="005528EB" w:rsidP="00234020" w:rsidRDefault="005528EB" w14:paraId="50718125" w14:textId="336EF473">
            <w:pPr>
              <w:pStyle w:val="TabelleFlietext3"/>
              <w:spacing w:before="60" w:after="60"/>
              <w:ind w:left="0"/>
              <w:jc w:val="center"/>
            </w:pPr>
            <w:r>
              <w:t>X</w:t>
            </w:r>
          </w:p>
        </w:tc>
        <w:tc>
          <w:tcPr>
            <w:tcW w:w="1273" w:type="dxa"/>
          </w:tcPr>
          <w:p w:rsidRPr="00C20AEF" w:rsidR="005528EB" w:rsidP="00234020" w:rsidRDefault="005528EB" w14:paraId="2D7444AE" w14:textId="42A4B605">
            <w:pPr>
              <w:pStyle w:val="TabelleFlietext3"/>
              <w:spacing w:before="60" w:after="60"/>
              <w:ind w:left="0"/>
              <w:jc w:val="center"/>
            </w:pPr>
            <w:r>
              <w:t>X</w:t>
            </w:r>
          </w:p>
        </w:tc>
        <w:tc>
          <w:tcPr>
            <w:tcW w:w="1273" w:type="dxa"/>
          </w:tcPr>
          <w:p w:rsidRPr="00C20AEF" w:rsidR="005528EB" w:rsidP="00234020" w:rsidRDefault="005528EB" w14:paraId="607B91B0" w14:textId="43E7BA47">
            <w:pPr>
              <w:pStyle w:val="TabelleFlietext3"/>
              <w:spacing w:before="60" w:after="60"/>
              <w:ind w:left="0"/>
              <w:jc w:val="center"/>
            </w:pPr>
            <w:r>
              <w:t>X</w:t>
            </w:r>
          </w:p>
        </w:tc>
      </w:tr>
    </w:tbl>
    <w:p w:rsidRPr="00C20AEF" w:rsidR="00234020" w:rsidP="00234020" w:rsidRDefault="00234020" w14:paraId="42BE9B78" w14:textId="5CB75F82">
      <w:pPr>
        <w:pStyle w:val="Beschriftung"/>
      </w:pPr>
      <w:bookmarkStart w:name="_Toc255401694" w:id="369"/>
      <w:bookmarkStart w:name="_Toc98411824" w:id="370"/>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20</w:t>
      </w:r>
      <w:r>
        <w:fldChar w:fldCharType="end"/>
      </w:r>
      <w:r>
        <w:t xml:space="preserve"> - Panel order details: Buttons depending on status</w:t>
      </w:r>
      <w:bookmarkEnd w:id="369"/>
      <w:bookmarkEnd w:id="370"/>
    </w:p>
    <w:p w:rsidRPr="00C20AEF" w:rsidR="00234020" w:rsidP="00234020" w:rsidRDefault="00234020" w14:paraId="255F2A6E" w14:textId="77777777">
      <w:pPr>
        <w:pStyle w:val="Anforderungsnummer"/>
      </w:pPr>
      <w:bookmarkStart w:name="_Toc252787623" w:id="371"/>
      <w:r>
        <w:t>Requirement: FKT-GUI-94</w:t>
      </w:r>
    </w:p>
    <w:p w:rsidRPr="00C20AEF" w:rsidR="00234020" w:rsidP="00234020" w:rsidRDefault="00234020" w14:paraId="4EEB7DA6" w14:textId="79D05FAC">
      <w:pPr>
        <w:pStyle w:val="Anforderungstext"/>
      </w:pPr>
      <w:r>
        <w:t xml:space="preserve">When clicking the </w:t>
      </w:r>
      <w:r>
        <w:rPr>
          <w:i/>
        </w:rPr>
        <w:t>Accept all items</w:t>
      </w:r>
      <w:r>
        <w:t xml:space="preserve"> button, the system must mark all unprocessed order items as </w:t>
      </w:r>
      <w:r>
        <w:rPr>
          <w:i/>
        </w:rPr>
        <w:t>accepted</w:t>
      </w:r>
      <w:r>
        <w:t xml:space="preserve"> (set processing status). Saving to the database is done only after clicking the </w:t>
      </w:r>
      <w:proofErr w:type="spellStart"/>
      <w:r>
        <w:rPr>
          <w:i/>
        </w:rPr>
        <w:t>Save</w:t>
      </w:r>
      <w:r>
        <w:t>button</w:t>
      </w:r>
      <w:proofErr w:type="spellEnd"/>
      <w:r>
        <w:t>.</w:t>
      </w:r>
    </w:p>
    <w:p w:rsidRPr="00C20AEF" w:rsidR="0034307A" w:rsidP="0034307A" w:rsidRDefault="0034307A" w14:paraId="3B403248" w14:textId="77777777">
      <w:pPr>
        <w:pStyle w:val="Textkrper"/>
      </w:pPr>
    </w:p>
    <w:p w:rsidRPr="00C20AEF" w:rsidR="00234020" w:rsidP="00234020" w:rsidRDefault="00234020" w14:paraId="28D5B9FE" w14:textId="77777777">
      <w:pPr>
        <w:pStyle w:val="Anforderungsnummer"/>
      </w:pPr>
      <w:r>
        <w:t>Requirement: FKT-GUI-95</w:t>
      </w:r>
    </w:p>
    <w:p w:rsidRPr="00C20AEF" w:rsidR="00234020" w:rsidP="00234020" w:rsidRDefault="00234020" w14:paraId="2A4D03D7" w14:textId="49F34172">
      <w:pPr>
        <w:pStyle w:val="Anforderungstext"/>
      </w:pPr>
      <w:r>
        <w:t xml:space="preserve">When clicking the </w:t>
      </w:r>
      <w:r>
        <w:rPr>
          <w:i/>
        </w:rPr>
        <w:t>Mark order as shipped/received</w:t>
      </w:r>
      <w:r>
        <w:t xml:space="preserve"> or </w:t>
      </w:r>
      <w:r>
        <w:rPr>
          <w:i/>
        </w:rPr>
        <w:t>Initiate shipping</w:t>
      </w:r>
      <w:r>
        <w:t xml:space="preserve"> button, the system must set the status of the order to </w:t>
      </w:r>
      <w:r>
        <w:rPr>
          <w:i/>
        </w:rPr>
        <w:t>shipped/received</w:t>
      </w:r>
      <w:r>
        <w:t xml:space="preserve"> and close the dialog. Via a popup</w:t>
      </w:r>
      <w:r w:rsidRPr="00C20AEF" w:rsidR="00437140">
        <w:rPr>
          <w:rStyle w:val="Funotenzeichen"/>
        </w:rPr>
        <w:footnoteReference w:id="41"/>
      </w:r>
      <w:r>
        <w:t xml:space="preserve"> the user has to confirm his input. When you select (click), the unsaved changes are automatically saved in the database</w:t>
      </w:r>
      <w:r w:rsidRPr="00C20AEF" w:rsidR="00437140">
        <w:rPr>
          <w:rStyle w:val="Funotenzeichen"/>
        </w:rPr>
        <w:footnoteReference w:id="42"/>
      </w:r>
      <w:r>
        <w:t>.</w:t>
      </w:r>
    </w:p>
    <w:p w:rsidRPr="00C20AEF" w:rsidR="0034307A" w:rsidP="0034307A" w:rsidRDefault="0034307A" w14:paraId="67991C48" w14:textId="77777777">
      <w:pPr>
        <w:pStyle w:val="Textkrper"/>
      </w:pPr>
    </w:p>
    <w:p w:rsidRPr="00C20AEF" w:rsidR="00234020" w:rsidP="00234020" w:rsidRDefault="00234020" w14:paraId="77DED370" w14:textId="77777777">
      <w:pPr>
        <w:pStyle w:val="Anforderungsnummer"/>
      </w:pPr>
      <w:r>
        <w:t>Requirement: FKT-GUI-96</w:t>
      </w:r>
    </w:p>
    <w:p w:rsidRPr="00C20AEF" w:rsidR="00234020" w:rsidP="00234020" w:rsidRDefault="00234020" w14:paraId="3A62755C" w14:textId="3E801C16">
      <w:pPr>
        <w:pStyle w:val="Anforderungstext"/>
      </w:pPr>
      <w:r>
        <w:t xml:space="preserve">The </w:t>
      </w:r>
      <w:r>
        <w:rPr>
          <w:i/>
        </w:rPr>
        <w:t>Mark order as shipped</w:t>
      </w:r>
      <w:r>
        <w:t xml:space="preserve"> button may be active only if the order is in the status </w:t>
      </w:r>
      <w:r>
        <w:rPr>
          <w:i/>
        </w:rPr>
        <w:t xml:space="preserve">in process </w:t>
      </w:r>
      <w:r>
        <w:t>or</w:t>
      </w:r>
      <w:r>
        <w:rPr>
          <w:i/>
        </w:rPr>
        <w:t xml:space="preserve"> accepted</w:t>
      </w:r>
      <w:r>
        <w:t xml:space="preserve"> and the item status of all order items is either </w:t>
      </w:r>
      <w:r>
        <w:rPr>
          <w:i/>
        </w:rPr>
        <w:t>accepted, changed</w:t>
      </w:r>
      <w:r>
        <w:t xml:space="preserve"> or partially </w:t>
      </w:r>
      <w:r>
        <w:rPr>
          <w:i/>
        </w:rPr>
        <w:t>deleted</w:t>
      </w:r>
      <w:r>
        <w:t xml:space="preserve"> .</w:t>
      </w:r>
    </w:p>
    <w:p w:rsidRPr="00C20AEF" w:rsidR="0034307A" w:rsidP="0034307A" w:rsidRDefault="0034307A" w14:paraId="6E3D260F" w14:textId="77777777">
      <w:pPr>
        <w:pStyle w:val="Textkrper"/>
      </w:pPr>
    </w:p>
    <w:p w:rsidRPr="00C20AEF" w:rsidR="006B6F87" w:rsidP="006B6F87" w:rsidRDefault="006B6F87" w14:paraId="3AE9ECE9" w14:textId="77777777">
      <w:pPr>
        <w:pStyle w:val="Anforderungsnummer"/>
      </w:pPr>
      <w:r>
        <w:t>Requirement: FKT-GUI-326</w:t>
      </w:r>
    </w:p>
    <w:p w:rsidRPr="00C20AEF" w:rsidR="006B6F87" w:rsidP="006B6F87" w:rsidRDefault="006B6F87" w14:paraId="3B326A01" w14:textId="302C84DA">
      <w:pPr>
        <w:pStyle w:val="Anforderungstext"/>
      </w:pPr>
      <w:r>
        <w:t xml:space="preserve">The </w:t>
      </w:r>
      <w:r>
        <w:rPr>
          <w:i/>
        </w:rPr>
        <w:t>Initiate Shipping</w:t>
      </w:r>
      <w:r>
        <w:t xml:space="preserve"> button may only be active if the order is in the </w:t>
      </w:r>
      <w:r>
        <w:rPr>
          <w:i/>
        </w:rPr>
        <w:t>In Process,</w:t>
      </w:r>
      <w:r>
        <w:t xml:space="preserve"> </w:t>
      </w:r>
      <w:r>
        <w:rPr>
          <w:i/>
        </w:rPr>
        <w:t xml:space="preserve">Accepted </w:t>
      </w:r>
      <w:r>
        <w:t xml:space="preserve">, or </w:t>
      </w:r>
      <w:r>
        <w:rPr>
          <w:i/>
        </w:rPr>
        <w:t>Shipped</w:t>
      </w:r>
      <w:r>
        <w:t xml:space="preserve"> status and the item status of all order items is either </w:t>
      </w:r>
      <w:r>
        <w:rPr>
          <w:i/>
        </w:rPr>
        <w:t>Accepted</w:t>
      </w:r>
      <w:r>
        <w:t xml:space="preserve">, </w:t>
      </w:r>
      <w:r>
        <w:rPr>
          <w:i/>
        </w:rPr>
        <w:t>Changed</w:t>
      </w:r>
      <w:r>
        <w:t xml:space="preserve"> , or Only Partially </w:t>
      </w:r>
      <w:r>
        <w:rPr>
          <w:i/>
        </w:rPr>
        <w:t>Cleared</w:t>
      </w:r>
      <w:r>
        <w:t xml:space="preserve"> . If all order items are deleted, the </w:t>
      </w:r>
      <w:r>
        <w:rPr>
          <w:i/>
        </w:rPr>
        <w:t>Initiate shipping</w:t>
      </w:r>
      <w:r>
        <w:t xml:space="preserve"> button is not active.</w:t>
      </w:r>
    </w:p>
    <w:p w:rsidRPr="00C20AEF" w:rsidR="006B6F87" w:rsidP="006B6F87" w:rsidRDefault="006B6F87" w14:paraId="18198D85" w14:textId="77777777">
      <w:pPr>
        <w:pStyle w:val="Textkrper"/>
      </w:pPr>
    </w:p>
    <w:p w:rsidRPr="00C20AEF" w:rsidR="006A0699" w:rsidP="006A0699" w:rsidRDefault="006A0699" w14:paraId="2756E309" w14:textId="77777777">
      <w:pPr>
        <w:pStyle w:val="Anforderungsnummer"/>
      </w:pPr>
      <w:r>
        <w:t>Requirement: FKT-GUI-97</w:t>
      </w:r>
    </w:p>
    <w:p w:rsidRPr="00C20AEF" w:rsidR="006A0699" w:rsidP="006A0699" w:rsidRDefault="006A0699" w14:paraId="4B50A131" w14:textId="77777777">
      <w:pPr>
        <w:pStyle w:val="Anforderungstext"/>
      </w:pPr>
      <w:r>
        <w:t xml:space="preserve">The </w:t>
      </w:r>
      <w:r>
        <w:rPr>
          <w:i/>
        </w:rPr>
        <w:t>Mark order as received</w:t>
      </w:r>
      <w:r>
        <w:t xml:space="preserve"> button may be active only if the order is in the </w:t>
      </w:r>
      <w:r>
        <w:rPr>
          <w:i/>
        </w:rPr>
        <w:t xml:space="preserve">shipped </w:t>
      </w:r>
      <w:r>
        <w:t>status.</w:t>
      </w:r>
    </w:p>
    <w:p w:rsidRPr="00C20AEF" w:rsidR="006A0699" w:rsidP="0034307A" w:rsidRDefault="006A0699" w14:paraId="6F44B53B" w14:textId="77777777">
      <w:pPr>
        <w:pStyle w:val="Textkrper"/>
      </w:pPr>
    </w:p>
    <w:p w:rsidRPr="00C20AEF" w:rsidR="00234020" w:rsidP="00234020" w:rsidRDefault="00234020" w14:paraId="39E98FDF" w14:textId="77777777">
      <w:pPr>
        <w:pStyle w:val="Anforderungsnummer"/>
      </w:pPr>
      <w:r>
        <w:lastRenderedPageBreak/>
        <w:t>Requirement: FKT-GUI-98</w:t>
      </w:r>
    </w:p>
    <w:p w:rsidRPr="00C20AEF" w:rsidR="00234020" w:rsidP="00234020" w:rsidRDefault="00234020" w14:paraId="5041262B" w14:textId="24CB4EE6">
      <w:pPr>
        <w:pStyle w:val="Anforderungstext"/>
      </w:pPr>
      <w:r>
        <w:t xml:space="preserve">When you click the </w:t>
      </w:r>
      <w:r>
        <w:rPr>
          <w:i/>
        </w:rPr>
        <w:t>Print</w:t>
      </w:r>
      <w:r>
        <w:t xml:space="preserve"> button, the system must save and open the order as a PDF. The general procedure for printing is described in the chapter </w:t>
      </w:r>
      <w:r w:rsidRPr="00C20AEF" w:rsidR="00A9316A">
        <w:fldChar w:fldCharType="begin"/>
      </w:r>
      <w:r w:rsidRPr="00C20AEF" w:rsidR="00A9316A">
        <w:instrText xml:space="preserve"> REF _Ref254011321 \r \h  \* MERGEFORMAT </w:instrText>
      </w:r>
      <w:r w:rsidRPr="00C20AEF" w:rsidR="00A9316A">
        <w:fldChar w:fldCharType="separate"/>
      </w:r>
      <w:r w:rsidR="000D3A2D">
        <w:t>4.2.2</w:t>
      </w:r>
      <w:r w:rsidRPr="00C20AEF" w:rsidR="00A9316A">
        <w:fldChar w:fldCharType="end"/>
      </w:r>
      <w:r>
        <w:t xml:space="preserve"> . The format of the printout at chapter </w:t>
      </w:r>
      <w:r w:rsidRPr="00C20AEF" w:rsidR="000A69C4">
        <w:fldChar w:fldCharType="begin"/>
      </w:r>
      <w:r w:rsidRPr="00C20AEF" w:rsidR="000A69C4">
        <w:instrText xml:space="preserve"> REF _Ref255552392 \r \h  \* MERGEFORMAT </w:instrText>
      </w:r>
      <w:r w:rsidRPr="00C20AEF" w:rsidR="000A69C4">
        <w:fldChar w:fldCharType="separate"/>
      </w:r>
      <w:r w:rsidR="000D3A2D">
        <w:t>5</w:t>
      </w:r>
      <w:r w:rsidRPr="00C20AEF" w:rsidR="000A69C4">
        <w:fldChar w:fldCharType="end"/>
      </w:r>
      <w:r>
        <w:t>.</w:t>
      </w:r>
    </w:p>
    <w:p w:rsidRPr="00C20AEF" w:rsidR="0034307A" w:rsidP="0034307A" w:rsidRDefault="0034307A" w14:paraId="6E621663" w14:textId="77777777">
      <w:pPr>
        <w:pStyle w:val="Textkrper"/>
      </w:pPr>
    </w:p>
    <w:p w:rsidRPr="00C20AEF" w:rsidR="00234020" w:rsidP="00234020" w:rsidRDefault="00234020" w14:paraId="4401BAD7" w14:textId="77777777">
      <w:pPr>
        <w:pStyle w:val="Anforderungsnummer"/>
      </w:pPr>
      <w:r>
        <w:t>Requirement: FKT-GUI-99</w:t>
      </w:r>
    </w:p>
    <w:p w:rsidRPr="00C20AEF" w:rsidR="00234020" w:rsidP="00234020" w:rsidRDefault="00234020" w14:paraId="1169B315" w14:textId="3F437BE3">
      <w:pPr>
        <w:pStyle w:val="Anforderungstext"/>
      </w:pPr>
      <w:r>
        <w:t xml:space="preserve">When you click the </w:t>
      </w:r>
      <w:r>
        <w:rPr>
          <w:i/>
        </w:rPr>
        <w:t xml:space="preserve">Close </w:t>
      </w:r>
      <w:r>
        <w:t xml:space="preserve">button, the system must close the dialog. If the user has edited the order and not yet saved the changes, a "You have made changes" question dialog appears. Do you want to save these changes and close the dialog?".  If the user confirms with YES, the changes are saved and the dialog is closed (see also </w:t>
      </w:r>
      <w:hyperlink w:history="1" w:anchor="FKT_GUI_100">
        <w:r>
          <w:rPr>
            <w:rStyle w:val="Hyperlink"/>
          </w:rPr>
          <w:t>FKT-GUI-100</w:t>
        </w:r>
      </w:hyperlink>
      <w:r>
        <w:t>). If he clicks NO, the changes are discarded and the dialog is closed. With CANCEL the dialog is still displayed and he can save.</w:t>
      </w:r>
    </w:p>
    <w:p w:rsidRPr="00C20AEF" w:rsidR="003B06A0" w:rsidP="00234020" w:rsidRDefault="003B06A0" w14:paraId="1F07F277" w14:textId="123F5FF5">
      <w:pPr>
        <w:pStyle w:val="Anforderungstext"/>
      </w:pPr>
      <w:r>
        <w:t>After closing the dialog, the selected line (order) is still highlighted in the order overview, provided that the order is still contained in the then current overview. If the order is no longer included in the overview (e.g. due to the changed order status that no longer matches the set status filter), the first line is highlighted.</w:t>
      </w:r>
    </w:p>
    <w:p w:rsidRPr="00C20AEF" w:rsidR="00733C03" w:rsidP="00733C03" w:rsidRDefault="00733C03" w14:paraId="2450EB62" w14:textId="77777777"/>
    <w:p w:rsidRPr="00C20AEF" w:rsidR="00733C03" w:rsidP="00733C03" w:rsidRDefault="00733C03" w14:paraId="061BD4A7" w14:textId="4D28701B">
      <w:pPr>
        <w:pStyle w:val="Anforderungsnummer"/>
      </w:pPr>
      <w:bookmarkStart w:name="_Hlk89089179" w:id="372"/>
      <w:r>
        <w:rPr>
          <w:highlight w:val="magenta"/>
        </w:rPr>
        <w:t>Requirement: FKT-GUI-345</w:t>
      </w:r>
    </w:p>
    <w:bookmarkEnd w:id="372"/>
    <w:p w:rsidRPr="00C20AEF" w:rsidR="00733C03" w:rsidP="00733C03" w:rsidRDefault="00733C03" w14:paraId="74B9AD6F" w14:textId="1D51468C">
      <w:pPr>
        <w:pStyle w:val="Anforderungstext"/>
      </w:pPr>
      <w:r>
        <w:t xml:space="preserve">In case of a D2D order, the seller can change the shipping method </w:t>
      </w:r>
      <w:r>
        <w:rPr>
          <w:highlight w:val="magenta"/>
        </w:rPr>
        <w:t>(order status = "Started" and item status "A" or order status "Accepted")</w:t>
      </w:r>
      <w:r>
        <w:t xml:space="preserve">. The </w:t>
      </w:r>
      <w:r>
        <w:rPr>
          <w:b/>
        </w:rPr>
        <w:t>buyer</w:t>
      </w:r>
      <w:r>
        <w:t xml:space="preserve"> 's shipping methods are available. The shipping method "Pickup" (if deposited) is not available for selection. By default, the buyer's first shipping method is selected (according to the order of shipping providers, see also chapter </w:t>
      </w:r>
      <w:r w:rsidRPr="00C20AEF" w:rsidR="000E02A8">
        <w:fldChar w:fldCharType="begin"/>
      </w:r>
      <w:r w:rsidRPr="00C20AEF" w:rsidR="000E02A8">
        <w:instrText xml:space="preserve"> REF _Ref18588369 \r \h </w:instrText>
      </w:r>
      <w:r w:rsidRPr="00C20AEF" w:rsidR="003F6392">
        <w:instrText xml:space="preserve"> \* MERGEFORMAT </w:instrText>
      </w:r>
      <w:r w:rsidRPr="00C20AEF" w:rsidR="000E02A8">
        <w:fldChar w:fldCharType="separate"/>
      </w:r>
      <w:r w:rsidR="000D3A2D">
        <w:t>4.10.2</w:t>
      </w:r>
      <w:r w:rsidRPr="00C20AEF" w:rsidR="000E02A8">
        <w:fldChar w:fldCharType="end"/>
      </w:r>
      <w:r>
        <w:t xml:space="preserve">, </w:t>
      </w:r>
      <w:r w:rsidRPr="00C20AEF" w:rsidR="00C809EE">
        <w:fldChar w:fldCharType="begin"/>
      </w:r>
      <w:r w:rsidRPr="00C20AEF" w:rsidR="00C809EE">
        <w:instrText xml:space="preserve"> REF _Ref17205594 \r \h </w:instrText>
      </w:r>
      <w:r w:rsidRPr="00C20AEF" w:rsidR="003F6392">
        <w:instrText xml:space="preserve"> \* MERGEFORMAT </w:instrText>
      </w:r>
      <w:r w:rsidRPr="00C20AEF" w:rsidR="00C809EE">
        <w:fldChar w:fldCharType="separate"/>
      </w:r>
      <w:r w:rsidR="000D3A2D">
        <w:t>9.3</w:t>
      </w:r>
      <w:r w:rsidRPr="00C20AEF" w:rsidR="00C809EE">
        <w:fldChar w:fldCharType="end"/>
      </w:r>
      <w:r>
        <w:t>).</w:t>
      </w:r>
    </w:p>
    <w:p w:rsidRPr="00C20AEF" w:rsidR="0034307A" w:rsidP="0034307A" w:rsidRDefault="0034307A" w14:paraId="0EED7DCD" w14:textId="77777777">
      <w:pPr>
        <w:pStyle w:val="Textkrper"/>
      </w:pPr>
    </w:p>
    <w:p w:rsidRPr="00C20AEF" w:rsidR="00234020" w:rsidP="00234020" w:rsidRDefault="00234020" w14:paraId="47FFC849" w14:textId="77777777">
      <w:pPr>
        <w:pStyle w:val="Anforderungsnummer"/>
      </w:pPr>
      <w:bookmarkStart w:name="FKT_GUI_100" w:id="373"/>
      <w:r>
        <w:t>Requirement: FKT-GUI-100</w:t>
      </w:r>
    </w:p>
    <w:p w:rsidRPr="00C20AEF" w:rsidR="007D035D" w:rsidP="006D7746" w:rsidRDefault="00234020" w14:paraId="5DD6C357" w14:textId="77777777">
      <w:pPr>
        <w:pStyle w:val="Anforderungstext"/>
      </w:pPr>
      <w:r>
        <w:t xml:space="preserve">When you click the </w:t>
      </w:r>
      <w:r>
        <w:rPr>
          <w:i/>
        </w:rPr>
        <w:t>Save</w:t>
      </w:r>
      <w:r>
        <w:t xml:space="preserve"> button, the system must save the user's changes to the database. </w:t>
      </w:r>
    </w:p>
    <w:p w:rsidRPr="00C20AEF" w:rsidR="007D035D" w:rsidP="00E834B8" w:rsidRDefault="00F71AAD" w14:paraId="714C103F" w14:textId="35EA0AEC">
      <w:pPr>
        <w:pStyle w:val="Anforderungstext"/>
        <w:numPr>
          <w:ilvl w:val="0"/>
          <w:numId w:val="55"/>
        </w:numPr>
      </w:pPr>
      <w:r>
        <w:t xml:space="preserve">If a rejected delivery request is saved (status = "Rejected"), a question dialog appears offering the user 3 choices:  </w:t>
      </w:r>
    </w:p>
    <w:p w:rsidRPr="00C20AEF" w:rsidR="007D035D" w:rsidP="00E834B8" w:rsidRDefault="007D035D" w14:paraId="0F0DB261" w14:textId="77777777">
      <w:pPr>
        <w:pStyle w:val="Anforderungstext"/>
        <w:numPr>
          <w:ilvl w:val="0"/>
          <w:numId w:val="54"/>
        </w:numPr>
        <w:rPr>
          <w:vanish/>
          <w:specVanish/>
        </w:rPr>
      </w:pPr>
    </w:p>
    <w:p w:rsidRPr="00C20AEF" w:rsidR="007D035D" w:rsidP="00E834B8" w:rsidRDefault="007D035D" w14:paraId="5274CD50" w14:textId="77777777">
      <w:pPr>
        <w:pStyle w:val="Anforderungstext"/>
        <w:numPr>
          <w:ilvl w:val="0"/>
          <w:numId w:val="53"/>
        </w:numPr>
        <w:rPr>
          <w:vanish/>
          <w:specVanish/>
        </w:rPr>
      </w:pPr>
    </w:p>
    <w:p w:rsidRPr="00C20AEF" w:rsidR="007D035D" w:rsidP="00E834B8" w:rsidRDefault="007D035D" w14:paraId="1023B5CA" w14:textId="77777777">
      <w:pPr>
        <w:pStyle w:val="Anforderungstext"/>
        <w:numPr>
          <w:ilvl w:val="0"/>
          <w:numId w:val="53"/>
        </w:numPr>
        <w:rPr>
          <w:vanish/>
          <w:specVanish/>
        </w:rPr>
      </w:pPr>
    </w:p>
    <w:p w:rsidRPr="00C20AEF" w:rsidR="007D035D" w:rsidP="00E834B8" w:rsidRDefault="007D035D" w14:paraId="704C472F" w14:textId="77777777">
      <w:pPr>
        <w:pStyle w:val="Anforderungstext"/>
        <w:numPr>
          <w:ilvl w:val="0"/>
          <w:numId w:val="53"/>
        </w:numPr>
        <w:rPr>
          <w:vanish/>
          <w:specVanish/>
        </w:rPr>
      </w:pPr>
    </w:p>
    <w:p w:rsidRPr="00C20AEF" w:rsidR="007D035D" w:rsidP="00E834B8" w:rsidRDefault="007D035D" w14:paraId="5DB271BF" w14:textId="77777777">
      <w:pPr>
        <w:pStyle w:val="Anforderungstext"/>
        <w:numPr>
          <w:ilvl w:val="0"/>
          <w:numId w:val="53"/>
        </w:numPr>
        <w:rPr>
          <w:vanish/>
          <w:specVanish/>
        </w:rPr>
      </w:pPr>
    </w:p>
    <w:p w:rsidRPr="00C20AEF" w:rsidR="007D035D" w:rsidP="00E834B8" w:rsidRDefault="007D035D" w14:paraId="40D4B786" w14:textId="77777777">
      <w:pPr>
        <w:pStyle w:val="Anforderungstext"/>
        <w:numPr>
          <w:ilvl w:val="0"/>
          <w:numId w:val="53"/>
        </w:numPr>
        <w:rPr>
          <w:vanish/>
          <w:specVanish/>
        </w:rPr>
      </w:pPr>
    </w:p>
    <w:p w:rsidRPr="00C20AEF" w:rsidR="007D035D" w:rsidP="00E834B8" w:rsidRDefault="007D035D" w14:paraId="54C64245" w14:textId="77777777">
      <w:pPr>
        <w:pStyle w:val="Anforderungstext"/>
        <w:numPr>
          <w:ilvl w:val="0"/>
          <w:numId w:val="53"/>
        </w:numPr>
        <w:rPr>
          <w:vanish/>
          <w:specVanish/>
        </w:rPr>
      </w:pPr>
    </w:p>
    <w:p w:rsidRPr="00C20AEF" w:rsidR="007D035D" w:rsidP="00E834B8" w:rsidRDefault="007D035D" w14:paraId="1455C775" w14:textId="77777777">
      <w:pPr>
        <w:pStyle w:val="Anforderungstext"/>
        <w:numPr>
          <w:ilvl w:val="0"/>
          <w:numId w:val="53"/>
        </w:numPr>
        <w:rPr>
          <w:vanish/>
          <w:specVanish/>
        </w:rPr>
      </w:pPr>
    </w:p>
    <w:p w:rsidRPr="00C20AEF" w:rsidR="007D035D" w:rsidP="00E834B8" w:rsidRDefault="007D035D" w14:paraId="3A41CE2B" w14:textId="77777777">
      <w:pPr>
        <w:pStyle w:val="Anforderungstext"/>
        <w:numPr>
          <w:ilvl w:val="0"/>
          <w:numId w:val="53"/>
        </w:numPr>
        <w:rPr>
          <w:vanish/>
          <w:specVanish/>
        </w:rPr>
      </w:pPr>
    </w:p>
    <w:p w:rsidRPr="00C20AEF" w:rsidR="007D035D" w:rsidP="00E834B8" w:rsidRDefault="007D035D" w14:paraId="54370FB3" w14:textId="77777777">
      <w:pPr>
        <w:pStyle w:val="Anforderungstext"/>
        <w:numPr>
          <w:ilvl w:val="0"/>
          <w:numId w:val="53"/>
        </w:numPr>
        <w:rPr>
          <w:vanish/>
          <w:specVanish/>
        </w:rPr>
      </w:pPr>
    </w:p>
    <w:p w:rsidRPr="00C20AEF" w:rsidR="006D7746" w:rsidP="00E834B8" w:rsidRDefault="006D7746" w14:paraId="7FD9212D" w14:textId="633B7040">
      <w:pPr>
        <w:pStyle w:val="Anforderungstext"/>
        <w:numPr>
          <w:ilvl w:val="1"/>
          <w:numId w:val="53"/>
        </w:numPr>
      </w:pPr>
      <w:r>
        <w:t xml:space="preserve">Yes - The delivery request will be saved. This and all other started D2D requests for this part number and operation are set to the status "Rejected". In addition, the current operation is blocked for the parameterizable period </w:t>
      </w:r>
      <w:r>
        <w:rPr>
          <w:i/>
        </w:rPr>
        <w:t>REJECT_BLOCKING_TIME</w:t>
      </w:r>
      <w:r>
        <w:t xml:space="preserve"> for further requests for this part number. The dialog is closed and the data is reloaded. A specific tooltip can be stored for the button.</w:t>
      </w:r>
    </w:p>
    <w:p w:rsidRPr="00C20AEF" w:rsidR="00916DB2" w:rsidP="00E834B8" w:rsidRDefault="0017364E" w14:paraId="7DC6BFC0" w14:textId="0891E057">
      <w:pPr>
        <w:pStyle w:val="Anforderungstext"/>
        <w:numPr>
          <w:ilvl w:val="1"/>
          <w:numId w:val="53"/>
        </w:numPr>
      </w:pPr>
      <w:r>
        <w:t>No - The part number will be rejected for this order only. Other existing D2D requests for this part number and operation will not be changed. New D2D requests are possible for this part number. The quantity reserved for this order is released. A specific tooltip can be stored for the button.</w:t>
      </w:r>
    </w:p>
    <w:p w:rsidRPr="00C20AEF" w:rsidR="00F70164" w:rsidP="00E834B8" w:rsidRDefault="00F70164" w14:paraId="157D3E4F" w14:textId="552F1FF8">
      <w:pPr>
        <w:pStyle w:val="Anforderungstext"/>
        <w:numPr>
          <w:ilvl w:val="1"/>
          <w:numId w:val="53"/>
        </w:numPr>
      </w:pPr>
      <w:r>
        <w:t>Cancel - the delivery request will not be saved, the previous state will be kept. A specific tooltip can be stored for the button.</w:t>
      </w:r>
    </w:p>
    <w:p w:rsidRPr="00C20AEF" w:rsidR="00916DB2" w:rsidP="00E834B8" w:rsidRDefault="00916DB2" w14:paraId="4CB720C9" w14:textId="489FDE52">
      <w:pPr>
        <w:pStyle w:val="Anforderungstext"/>
        <w:numPr>
          <w:ilvl w:val="0"/>
          <w:numId w:val="53"/>
        </w:numPr>
      </w:pPr>
      <w:r>
        <w:t>If a seller accepts a delivery request and saves it, he is informed in an info dialog about the obligation of a binding delivery of the order according to the GTC:</w:t>
      </w:r>
    </w:p>
    <w:p w:rsidRPr="00C20AEF" w:rsidR="00916DB2" w:rsidP="00E834B8" w:rsidRDefault="00916DB2" w14:paraId="28719890" w14:textId="04A9E1FD">
      <w:pPr>
        <w:pStyle w:val="Anforderungstext"/>
        <w:numPr>
          <w:ilvl w:val="1"/>
          <w:numId w:val="53"/>
        </w:numPr>
      </w:pPr>
      <w:r>
        <w:t>Ok - The delivery request is saved and the data is updated as the buyer's information is now available. All other started delivery requests (status = 'Started") to other sellers will be stopped (status = 'Stopped"). They are no longer visible with the sellers. Delivery requests that have not yet been started (status = "Created") are deleted. All other delivery requests maintain their status. The dialog is closed and the data is reloaded.</w:t>
      </w:r>
    </w:p>
    <w:p w:rsidRPr="00C20AEF" w:rsidR="007D035D" w:rsidP="00E834B8" w:rsidRDefault="00916DB2" w14:paraId="2D6A5DB0" w14:textId="6B3382E6">
      <w:pPr>
        <w:pStyle w:val="Anforderungstext"/>
        <w:numPr>
          <w:ilvl w:val="1"/>
          <w:numId w:val="53"/>
        </w:numPr>
      </w:pPr>
      <w:r>
        <w:t>Cancel - the delivery request will not be saved, the previous state will be kept.</w:t>
      </w:r>
    </w:p>
    <w:p w:rsidRPr="00C20AEF" w:rsidR="00916DB2" w:rsidP="00E834B8" w:rsidRDefault="00916DB2" w14:paraId="680E0AF1" w14:textId="2D1592BF">
      <w:pPr>
        <w:pStyle w:val="Anforderungstext"/>
        <w:numPr>
          <w:ilvl w:val="0"/>
          <w:numId w:val="53"/>
        </w:numPr>
      </w:pPr>
      <w:r>
        <w:t xml:space="preserve">A changed shipping method can only be saved if the delivery request was already in the "Accepted" status or was set in the same step. Otherwise, the user is informed in an error dialog that saving a </w:t>
      </w:r>
      <w:r>
        <w:lastRenderedPageBreak/>
        <w:t>changed shipping type is only possible for delivery requests in the status "Accepted". The changed shipping method is not saved.</w:t>
      </w:r>
    </w:p>
    <w:p w:rsidRPr="00C20AEF" w:rsidR="00A8212C" w:rsidP="00A8212C" w:rsidRDefault="00A8212C" w14:paraId="2FAB7823" w14:textId="0351357B">
      <w:pPr>
        <w:pStyle w:val="Anforderungstext"/>
      </w:pPr>
      <w:r>
        <w:t>Basically, when saving D2D orders / delivery requests, it is checked if the action is still possible at all, because in the meantime (since the last loading of the data) changes may have occurred: e.g. another seller has accepted the delivery request, the buyer has cancelled the D2D order or the D2D order has expired. In such a case, the saving process is aborted and the user is informed about the new data situation in an info dialog. The data will be reloaded.</w:t>
      </w:r>
    </w:p>
    <w:bookmarkEnd w:id="373"/>
    <w:p w:rsidRPr="00C20AEF" w:rsidR="007D035D" w:rsidP="007D035D" w:rsidRDefault="007D035D" w14:paraId="601BD63E" w14:textId="715626BB"/>
    <w:p w:rsidRPr="00C20AEF" w:rsidR="00234020" w:rsidP="00234020" w:rsidRDefault="00234020" w14:paraId="57724A14" w14:textId="77777777">
      <w:pPr>
        <w:pStyle w:val="Anforderungsnummer"/>
      </w:pPr>
      <w:r>
        <w:t>Requirement: FKT-GUI-101</w:t>
      </w:r>
    </w:p>
    <w:p w:rsidRPr="00C20AEF" w:rsidR="00234020" w:rsidP="00AF680D" w:rsidRDefault="00234020" w14:paraId="5690C0B9" w14:textId="2B19A238">
      <w:pPr>
        <w:pStyle w:val="Anforderungstext"/>
      </w:pPr>
      <w:proofErr w:type="spellStart"/>
      <w:r>
        <w:t>The</w:t>
      </w:r>
      <w:r>
        <w:rPr>
          <w:i/>
        </w:rPr>
        <w:t>Accept</w:t>
      </w:r>
      <w:proofErr w:type="spellEnd"/>
      <w:r>
        <w:t xml:space="preserve">   </w:t>
      </w:r>
      <w:r>
        <w:rPr>
          <w:i/>
        </w:rPr>
        <w:t>all items</w:t>
      </w:r>
      <w:r>
        <w:t xml:space="preserve"> </w:t>
      </w:r>
      <w:r>
        <w:rPr>
          <w:i/>
        </w:rPr>
        <w:t>, Mark order as shipped/received</w:t>
      </w:r>
      <w:r>
        <w:t xml:space="preserve">  or </w:t>
      </w:r>
      <w:r>
        <w:rPr>
          <w:i/>
        </w:rPr>
        <w:t>Initiate shipping</w:t>
      </w:r>
      <w:r>
        <w:t xml:space="preserve"> </w:t>
      </w:r>
      <w:r>
        <w:rPr>
          <w:i/>
        </w:rPr>
        <w:t xml:space="preserve">and Save </w:t>
      </w:r>
      <w:r>
        <w:t xml:space="preserve">buttons may be active only if the user is in the </w:t>
      </w:r>
      <w:r>
        <w:rPr>
          <w:i/>
        </w:rPr>
        <w:t>Retailer</w:t>
      </w:r>
      <w:r>
        <w:t xml:space="preserve">  or </w:t>
      </w:r>
      <w:proofErr w:type="spellStart"/>
      <w:r>
        <w:rPr>
          <w:i/>
        </w:rPr>
        <w:t>Retaileradmin</w:t>
      </w:r>
      <w:proofErr w:type="spellEnd"/>
      <w:r>
        <w:t xml:space="preserve">  role and is authorized for active operation.</w:t>
      </w:r>
      <w:r>
        <w:br/>
      </w:r>
      <w:r>
        <w:t xml:space="preserve">The </w:t>
      </w:r>
      <w:r>
        <w:rPr>
          <w:i/>
        </w:rPr>
        <w:t>Initiate shipping</w:t>
      </w:r>
      <w:r>
        <w:t xml:space="preserve"> and </w:t>
      </w:r>
      <w:r>
        <w:rPr>
          <w:i/>
        </w:rPr>
        <w:t>Order tracking</w:t>
      </w:r>
      <w:r>
        <w:t xml:space="preserve"> buttons are only visible if the active site belongs to the Germany market (country code 200).</w:t>
      </w:r>
    </w:p>
    <w:p w:rsidRPr="00C20AEF" w:rsidR="0034307A" w:rsidP="0034307A" w:rsidRDefault="0034307A" w14:paraId="0A3E62C9" w14:textId="77777777">
      <w:pPr>
        <w:pStyle w:val="Textkrper"/>
      </w:pPr>
    </w:p>
    <w:p w:rsidRPr="00C20AEF" w:rsidR="00E77558" w:rsidP="00E77558" w:rsidRDefault="00E77558" w14:paraId="166069E0" w14:textId="77777777">
      <w:pPr>
        <w:pStyle w:val="Anforderungsnummer"/>
      </w:pPr>
      <w:r>
        <w:t>Requirement: FKT-GUI-327</w:t>
      </w:r>
    </w:p>
    <w:p w:rsidRPr="00C20AEF" w:rsidR="00033BE3" w:rsidP="00033BE3" w:rsidRDefault="00E77558" w14:paraId="0BCA7A57" w14:textId="4586817D">
      <w:pPr>
        <w:pStyle w:val="Anforderungstext"/>
      </w:pPr>
      <w:r>
        <w:t xml:space="preserve">When saving a </w:t>
      </w:r>
      <w:proofErr w:type="spellStart"/>
      <w:r>
        <w:t>DeadStock</w:t>
      </w:r>
      <w:proofErr w:type="spellEnd"/>
      <w:r>
        <w:t xml:space="preserve"> order (via the </w:t>
      </w:r>
      <w:r>
        <w:rPr>
          <w:i/>
        </w:rPr>
        <w:t>Save</w:t>
      </w:r>
      <w:r>
        <w:t xml:space="preserve"> button or when closing the </w:t>
      </w:r>
      <w:r>
        <w:rPr>
          <w:i/>
        </w:rPr>
        <w:t>Order Details</w:t>
      </w:r>
      <w:r>
        <w:t xml:space="preserve"> panel in the Seller view), the system checks whether the delivery quantity has been reduced for an order item or whether the item has been deleted. If this is the case, an email will be sent to the email address(es) stored in the operating data under STOX contact person, indicating this.</w:t>
      </w:r>
      <w:r w:rsidRPr="00C20AEF" w:rsidR="00BD18F7">
        <w:rPr>
          <w:rStyle w:val="Funotenzeichen"/>
        </w:rPr>
        <w:footnoteReference w:id="43"/>
      </w:r>
      <w:r>
        <w:t xml:space="preserve">. </w:t>
      </w:r>
      <w:r>
        <w:br/>
      </w:r>
      <w:r>
        <w:t xml:space="preserve">The dispatch is analogous to the email dispatch when triggering a </w:t>
      </w:r>
      <w:proofErr w:type="spellStart"/>
      <w:r>
        <w:t>DeadStock</w:t>
      </w:r>
      <w:proofErr w:type="spellEnd"/>
      <w:r>
        <w:t xml:space="preserve"> order:</w:t>
      </w:r>
    </w:p>
    <w:p w:rsidRPr="00C20AEF" w:rsidR="00033BE3" w:rsidP="00FB50C2" w:rsidRDefault="00033BE3" w14:paraId="71C4056A" w14:textId="77777777">
      <w:pPr>
        <w:pStyle w:val="Anforderungstext"/>
        <w:numPr>
          <w:ilvl w:val="0"/>
          <w:numId w:val="21"/>
        </w:numPr>
      </w:pPr>
      <w:r>
        <w:t>Mail subject and mail content are fixed in the database.</w:t>
      </w:r>
    </w:p>
    <w:p w:rsidRPr="00C20AEF" w:rsidR="00033BE3" w:rsidP="00FB50C2" w:rsidRDefault="00033BE3" w14:paraId="08109AFD" w14:textId="77777777">
      <w:pPr>
        <w:pStyle w:val="Anforderungstext"/>
        <w:numPr>
          <w:ilvl w:val="0"/>
          <w:numId w:val="21"/>
        </w:numPr>
      </w:pPr>
      <w:r>
        <w:t>Mail subject and mail content are issued in the national language of the buyer (i.e. the buying company).</w:t>
      </w:r>
    </w:p>
    <w:p w:rsidRPr="00C20AEF" w:rsidR="00033BE3" w:rsidP="00FB50C2" w:rsidRDefault="00033BE3" w14:paraId="0016898C" w14:textId="77777777">
      <w:pPr>
        <w:pStyle w:val="Anforderungstext"/>
        <w:numPr>
          <w:ilvl w:val="0"/>
          <w:numId w:val="21"/>
        </w:numPr>
      </w:pPr>
      <w:r>
        <w:t>In the mail content are included the company number and country of the seller, the STOX order number and all reduced or deleted items of the order. At the end, there is a reference to the automatically generated mail and the disclaimer.</w:t>
      </w:r>
    </w:p>
    <w:p w:rsidRPr="00C20AEF" w:rsidR="00AC4029" w:rsidP="00FB50C2" w:rsidRDefault="00AC4029" w14:paraId="7BA764B9" w14:textId="77777777">
      <w:pPr>
        <w:pStyle w:val="Anforderungstext"/>
        <w:numPr>
          <w:ilvl w:val="0"/>
          <w:numId w:val="21"/>
        </w:numPr>
      </w:pPr>
      <w:r>
        <w:t>The part numbers are output in print format and sorted by item number in ascending order.</w:t>
      </w:r>
    </w:p>
    <w:p w:rsidRPr="00C20AEF" w:rsidR="00033BE3" w:rsidP="00FB50C2" w:rsidRDefault="00033BE3" w14:paraId="5FCFF522" w14:textId="71ADBB9F">
      <w:pPr>
        <w:pStyle w:val="Anforderungstext"/>
        <w:numPr>
          <w:ilvl w:val="0"/>
          <w:numId w:val="21"/>
        </w:numPr>
      </w:pPr>
      <w:r>
        <w:t xml:space="preserve">The sender of the mail is the </w:t>
      </w:r>
      <w:hyperlink w:history="1" r:id="rId62">
        <w:r>
          <w:rPr>
            <w:rStyle w:val="Hyperlink"/>
            <w:color w:val="auto"/>
          </w:rPr>
          <w:t>noreply@daimler.com</w:t>
        </w:r>
      </w:hyperlink>
      <w:r>
        <w:t xml:space="preserve"> address.</w:t>
      </w:r>
    </w:p>
    <w:p w:rsidRPr="00C20AEF" w:rsidR="00033BE3" w:rsidP="00033BE3" w:rsidRDefault="00033BE3" w14:paraId="47FBFE6E" w14:textId="77777777">
      <w:pPr>
        <w:pStyle w:val="Textkrper"/>
      </w:pPr>
    </w:p>
    <w:p w:rsidRPr="00C20AEF" w:rsidR="00033BE3" w:rsidP="00033BE3" w:rsidRDefault="00033BE3" w14:paraId="295C9D13" w14:textId="77777777">
      <w:pPr>
        <w:pStyle w:val="Textkrper"/>
        <w:rPr>
          <w:rFonts w:ascii="Tele-GroteskHal" w:hAnsi="Tele-GroteskHal" w:eastAsia="Times New Roman"/>
          <w:sz w:val="22"/>
          <w:szCs w:val="16"/>
        </w:rPr>
      </w:pPr>
      <w:r>
        <w:rPr>
          <w:rFonts w:ascii="Tele-GroteskHal" w:hAnsi="Tele-GroteskHal"/>
          <w:sz w:val="22"/>
        </w:rPr>
        <w:t>Example of the generated mail.</w:t>
      </w:r>
    </w:p>
    <w:p w:rsidRPr="00C20AEF" w:rsidR="00033BE3" w:rsidP="00033BE3" w:rsidRDefault="00033BE3" w14:paraId="6102B6F2"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b/>
          <w:sz w:val="18"/>
        </w:rPr>
        <w:t>Subject:</w:t>
      </w:r>
      <w:r>
        <w:rPr>
          <w:sz w:val="18"/>
        </w:rPr>
        <w:t xml:space="preserve"> Reference to reduced or deleted order(s) in STOX</w:t>
      </w:r>
    </w:p>
    <w:p w:rsidRPr="00C20AEF" w:rsidR="00033BE3" w:rsidP="00033BE3" w:rsidRDefault="00033BE3" w14:paraId="403141F9"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b/>
          <w:sz w:val="18"/>
          <w:szCs w:val="18"/>
        </w:rPr>
      </w:pPr>
      <w:r>
        <w:rPr>
          <w:b/>
          <w:sz w:val="18"/>
        </w:rPr>
        <w:t>Text:</w:t>
      </w:r>
    </w:p>
    <w:p w:rsidRPr="00C20AEF" w:rsidR="00033BE3" w:rsidP="00033BE3" w:rsidRDefault="00033BE3" w14:paraId="3CBCC20D"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Dear Sir or Madam,</w:t>
      </w:r>
    </w:p>
    <w:p w:rsidRPr="00C20AEF" w:rsidR="00033BE3" w:rsidP="00033BE3" w:rsidRDefault="00211219" w14:paraId="306D4956"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we would like to inform you that your STOX order 8015 will probably not be delivered completely by the seller 4711 - Germany.</w:t>
      </w:r>
    </w:p>
    <w:p w:rsidRPr="00C20AEF" w:rsidR="00211219" w:rsidP="00033BE3" w:rsidRDefault="00211219" w14:paraId="6BA32F32"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The vendor has reduced or deleted the delivery quantity(s) for the following purchase order item(s):</w:t>
      </w:r>
    </w:p>
    <w:p w:rsidRPr="00C20AEF" w:rsidR="00E75571" w:rsidP="00F3036E" w:rsidRDefault="00F3036E" w14:paraId="6E5691E3"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bCs/>
          <w:sz w:val="18"/>
          <w:szCs w:val="18"/>
        </w:rPr>
      </w:pPr>
      <w:r>
        <w:rPr>
          <w:b/>
          <w:sz w:val="18"/>
        </w:rPr>
        <w:t>Item Part number Order quantity Delivery quantity 1</w:t>
      </w:r>
      <w:r>
        <w:rPr>
          <w:b/>
          <w:sz w:val="18"/>
        </w:rPr>
        <w:br/>
      </w:r>
      <w:r>
        <w:rPr>
          <w:sz w:val="18"/>
        </w:rPr>
        <w:t>A 110 016 04 76 2 1 2 A 102 031 01 33 2 0</w:t>
      </w:r>
    </w:p>
    <w:p w:rsidRPr="00C20AEF" w:rsidR="00211219" w:rsidP="00E75571" w:rsidRDefault="00E75571" w14:paraId="0A27B412" w14:textId="77777777">
      <w:pPr>
        <w:pStyle w:val="Textkrper"/>
        <w:pBdr>
          <w:top w:val="dotted" w:color="auto" w:sz="4" w:space="1"/>
          <w:left w:val="dotted" w:color="auto" w:sz="4" w:space="4"/>
          <w:bottom w:val="dotted" w:color="auto" w:sz="4" w:space="1"/>
          <w:right w:val="dotted" w:color="auto" w:sz="4" w:space="4"/>
        </w:pBdr>
        <w:shd w:val="clear" w:color="auto" w:fill="EAEAEA"/>
        <w:jc w:val="left"/>
        <w:rPr>
          <w:rFonts w:cs="Arial"/>
          <w:sz w:val="18"/>
          <w:szCs w:val="18"/>
        </w:rPr>
      </w:pPr>
      <w:r>
        <w:rPr>
          <w:b/>
          <w:sz w:val="18"/>
        </w:rPr>
        <w:t>Reason for rejection:</w:t>
      </w:r>
      <w:r>
        <w:rPr>
          <w:sz w:val="18"/>
        </w:rPr>
        <w:br/>
      </w:r>
      <w:r>
        <w:rPr>
          <w:sz w:val="18"/>
        </w:rPr>
        <w:t>Inventory difference or reserved for customer.</w:t>
      </w:r>
    </w:p>
    <w:p w:rsidRPr="00C20AEF" w:rsidR="00E75571" w:rsidP="00033BE3" w:rsidRDefault="00E75571" w14:paraId="3033BABB"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p>
    <w:p w:rsidRPr="00C20AEF" w:rsidR="00211219" w:rsidP="00033BE3" w:rsidRDefault="00211219" w14:paraId="4B8F6782"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Please note:</w:t>
      </w:r>
    </w:p>
    <w:p w:rsidRPr="00C20AEF" w:rsidR="00033BE3" w:rsidP="00033BE3" w:rsidRDefault="00211219" w14:paraId="5782BC51"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This email is solely for your information about the current processing status of the above mentioned order and may/may not reflect the final processing status.</w:t>
      </w:r>
    </w:p>
    <w:p w:rsidRPr="00C20AEF" w:rsidR="00033BE3" w:rsidP="00033BE3" w:rsidRDefault="00211219" w14:paraId="4D7F6450"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If you have any questions, please contact the seller.</w:t>
      </w:r>
    </w:p>
    <w:p w:rsidRPr="00C20AEF" w:rsidR="00E9055F" w:rsidP="00033BE3" w:rsidRDefault="00E9055F" w14:paraId="2B3838B1"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p>
    <w:p w:rsidRPr="00C20AEF" w:rsidR="00033BE3" w:rsidP="00033BE3" w:rsidRDefault="00033BE3" w14:paraId="26E399CC"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With kind regards</w:t>
      </w:r>
    </w:p>
    <w:p w:rsidRPr="00C20AEF" w:rsidR="00033BE3" w:rsidP="00033BE3" w:rsidRDefault="00033BE3" w14:paraId="048FE322"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 xml:space="preserve">Logistics bus STOX </w:t>
      </w:r>
    </w:p>
    <w:p w:rsidRPr="00C20AEF" w:rsidR="00033BE3" w:rsidP="00033BE3" w:rsidRDefault="00033BE3" w14:paraId="1F092F6C"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br/>
      </w:r>
      <w:r>
        <w:rPr>
          <w:sz w:val="18"/>
        </w:rPr>
        <w:t xml:space="preserve">This is an automatically generated mail. Please do not reply to this mail. </w:t>
      </w:r>
    </w:p>
    <w:p w:rsidRPr="00C20AEF" w:rsidR="00033BE3" w:rsidP="00033BE3" w:rsidRDefault="00033BE3" w14:paraId="3E6D122F"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&lt;&lt;Disclaimer&gt;&gt;</w:t>
      </w:r>
    </w:p>
    <w:p w:rsidRPr="00C20AEF" w:rsidR="00E77558" w:rsidP="0034307A" w:rsidRDefault="00E77558" w14:paraId="795F67A4" w14:textId="77777777">
      <w:pPr>
        <w:pStyle w:val="Textkrper"/>
      </w:pPr>
    </w:p>
    <w:p w:rsidRPr="00C20AEF" w:rsidR="008A61F3" w:rsidP="008A61F3" w:rsidRDefault="008A61F3" w14:paraId="050964F3" w14:textId="3AF5291E">
      <w:pPr>
        <w:pStyle w:val="Anforderungsnummer"/>
      </w:pPr>
      <w:bookmarkStart w:name="_Toc255461164" w:id="374"/>
      <w:bookmarkStart w:name="_Ref255477984" w:id="375"/>
      <w:bookmarkStart w:name="_Ref255477985" w:id="376"/>
      <w:bookmarkStart w:name="_Ref294079765" w:id="377"/>
      <w:bookmarkStart w:name="_Ref10805268" w:id="378"/>
      <w:r>
        <w:t>Requirement: FKT-GUI-346</w:t>
      </w:r>
    </w:p>
    <w:p w:rsidRPr="00C20AEF" w:rsidR="008A61F3" w:rsidP="008A61F3" w:rsidRDefault="008A61F3" w14:paraId="5AB0583E" w14:textId="7CC2EC3C">
      <w:pPr>
        <w:pStyle w:val="Anforderungstext"/>
      </w:pPr>
      <w:r>
        <w:t xml:space="preserve">When accepting a D2D order (via the </w:t>
      </w:r>
      <w:r>
        <w:rPr>
          <w:i/>
        </w:rPr>
        <w:t>Save</w:t>
      </w:r>
      <w:r>
        <w:t xml:space="preserve"> button or when closing the </w:t>
      </w:r>
      <w:r>
        <w:rPr>
          <w:i/>
        </w:rPr>
        <w:t>Order Details</w:t>
      </w:r>
      <w:r>
        <w:t xml:space="preserve"> panel in the Seller View), an email will be sent to the email address(es) stored in the Buyer's operational data under STOX Contact Person, indicating this. </w:t>
      </w:r>
      <w:r>
        <w:br/>
      </w:r>
      <w:r>
        <w:t xml:space="preserve">The dispatch is analogous to the email dispatch when triggering a </w:t>
      </w:r>
      <w:proofErr w:type="spellStart"/>
      <w:r>
        <w:t>DeadStock</w:t>
      </w:r>
      <w:proofErr w:type="spellEnd"/>
      <w:r>
        <w:t xml:space="preserve"> order:</w:t>
      </w:r>
    </w:p>
    <w:p w:rsidRPr="00C20AEF" w:rsidR="00513377" w:rsidP="00E834B8" w:rsidRDefault="008A61F3" w14:paraId="7B086C16" w14:textId="77777777">
      <w:pPr>
        <w:pStyle w:val="Anforderungstext"/>
        <w:numPr>
          <w:ilvl w:val="0"/>
          <w:numId w:val="56"/>
        </w:numPr>
      </w:pPr>
      <w:r>
        <w:t>Mail subject and mail content are fixed in the database.</w:t>
      </w:r>
    </w:p>
    <w:p w:rsidRPr="00C20AEF" w:rsidR="00513377" w:rsidP="00E834B8" w:rsidRDefault="008A61F3" w14:paraId="15F9C987" w14:textId="77777777">
      <w:pPr>
        <w:pStyle w:val="Anforderungstext"/>
        <w:numPr>
          <w:ilvl w:val="0"/>
          <w:numId w:val="56"/>
        </w:numPr>
      </w:pPr>
      <w:r>
        <w:t>Mail subject and mail content are issued in the national language of the buyer (i.e. the buying company).</w:t>
      </w:r>
    </w:p>
    <w:p w:rsidRPr="00C20AEF" w:rsidR="00513377" w:rsidP="00E834B8" w:rsidRDefault="008A61F3" w14:paraId="53746F55" w14:textId="0026E493">
      <w:pPr>
        <w:pStyle w:val="Anforderungstext"/>
        <w:numPr>
          <w:ilvl w:val="0"/>
          <w:numId w:val="56"/>
        </w:numPr>
      </w:pPr>
      <w:r>
        <w:t>In the mail content are the company number and country of the seller, the D2D order number. At the end, there is a reference to the automatically generated mail and the disclaimer.</w:t>
      </w:r>
    </w:p>
    <w:p w:rsidRPr="00C20AEF" w:rsidR="00513377" w:rsidP="00E834B8" w:rsidRDefault="008A61F3" w14:paraId="7A931180" w14:textId="69AB3721">
      <w:pPr>
        <w:pStyle w:val="Anforderungstext"/>
        <w:numPr>
          <w:ilvl w:val="0"/>
          <w:numId w:val="56"/>
        </w:numPr>
      </w:pPr>
      <w:r>
        <w:t>The part numbers are output in print format, exception: Searched part number is a wildcard part number.</w:t>
      </w:r>
    </w:p>
    <w:p w:rsidRPr="00C20AEF" w:rsidR="008A61F3" w:rsidP="00E834B8" w:rsidRDefault="008A61F3" w14:paraId="13A65D00" w14:textId="47BD5EB7">
      <w:pPr>
        <w:pStyle w:val="Anforderungstext"/>
        <w:numPr>
          <w:ilvl w:val="0"/>
          <w:numId w:val="56"/>
        </w:numPr>
      </w:pPr>
      <w:r>
        <w:t xml:space="preserve">The sender of the mail is the </w:t>
      </w:r>
      <w:hyperlink w:history="1" r:id="rId63">
        <w:r>
          <w:rPr>
            <w:rStyle w:val="Hyperlink"/>
            <w:color w:val="auto"/>
          </w:rPr>
          <w:t>noreply@daimler.com</w:t>
        </w:r>
      </w:hyperlink>
      <w:r>
        <w:t xml:space="preserve"> address.</w:t>
      </w:r>
    </w:p>
    <w:p w:rsidRPr="00C20AEF" w:rsidR="008A61F3" w:rsidP="008A61F3" w:rsidRDefault="008A61F3" w14:paraId="704A907B" w14:textId="77777777">
      <w:pPr>
        <w:pStyle w:val="Textkrper"/>
      </w:pPr>
    </w:p>
    <w:p w:rsidRPr="00C20AEF" w:rsidR="008A61F3" w:rsidP="008A61F3" w:rsidRDefault="008A61F3" w14:paraId="7795A376" w14:textId="77777777">
      <w:pPr>
        <w:pStyle w:val="Textkrper"/>
        <w:rPr>
          <w:rFonts w:ascii="Tele-GroteskHal" w:hAnsi="Tele-GroteskHal" w:eastAsia="Times New Roman"/>
          <w:sz w:val="22"/>
          <w:szCs w:val="16"/>
        </w:rPr>
      </w:pPr>
      <w:r>
        <w:rPr>
          <w:rFonts w:ascii="Tele-GroteskHal" w:hAnsi="Tele-GroteskHal"/>
          <w:sz w:val="22"/>
        </w:rPr>
        <w:t>Example of the generated mail.</w:t>
      </w:r>
    </w:p>
    <w:p w:rsidRPr="00C20AEF" w:rsidR="008A61F3" w:rsidP="008A61F3" w:rsidRDefault="008A61F3" w14:paraId="42ACCB8C" w14:textId="01D09D56">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b/>
          <w:sz w:val="18"/>
        </w:rPr>
        <w:t>Subject:</w:t>
      </w:r>
      <w:r>
        <w:rPr>
          <w:sz w:val="18"/>
        </w:rPr>
        <w:t xml:space="preserve"> Reference to an accepted D2D order in STOX</w:t>
      </w:r>
    </w:p>
    <w:p w:rsidRPr="00C20AEF" w:rsidR="008A61F3" w:rsidP="008A61F3" w:rsidRDefault="008A61F3" w14:paraId="7A098010"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b/>
          <w:sz w:val="18"/>
          <w:szCs w:val="18"/>
        </w:rPr>
      </w:pPr>
      <w:r>
        <w:rPr>
          <w:b/>
          <w:sz w:val="18"/>
        </w:rPr>
        <w:t>Text:</w:t>
      </w:r>
    </w:p>
    <w:p w:rsidRPr="00C20AEF" w:rsidR="008A61F3" w:rsidP="008A61F3" w:rsidRDefault="008A61F3" w14:paraId="5982ED95"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Dear Sir or Madam,</w:t>
      </w:r>
    </w:p>
    <w:p w:rsidRPr="00C20AEF" w:rsidR="00AE787E" w:rsidP="008A61F3" w:rsidRDefault="008A61F3" w14:paraId="782D68CA" w14:textId="40CFCFAF">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we would like to inform you that your D2D order 8015 has been accepted by seller 4711 - Germany.</w:t>
      </w:r>
    </w:p>
    <w:p w:rsidRPr="00C20AEF" w:rsidR="00AE787E" w:rsidP="00AE787E" w:rsidRDefault="008A61F3" w14:paraId="27F605E9" w14:textId="77777777">
      <w:pPr>
        <w:pStyle w:val="Textkrper"/>
        <w:pBdr>
          <w:top w:val="dotted" w:color="auto" w:sz="4" w:space="1"/>
          <w:left w:val="dotted" w:color="auto" w:sz="4" w:space="4"/>
          <w:bottom w:val="dotted" w:color="auto" w:sz="4" w:space="1"/>
          <w:right w:val="dotted" w:color="auto" w:sz="4" w:space="4"/>
        </w:pBdr>
        <w:shd w:val="clear" w:color="auto" w:fill="EAEAEA"/>
        <w:spacing w:after="0"/>
        <w:rPr>
          <w:rFonts w:cs="Arial"/>
          <w:b/>
          <w:bCs/>
          <w:sz w:val="18"/>
          <w:szCs w:val="18"/>
        </w:rPr>
      </w:pPr>
      <w:r>
        <w:rPr>
          <w:b/>
          <w:sz w:val="18"/>
        </w:rPr>
        <w:t>Item Requested Ordered/delivered quantity Shipping method</w:t>
      </w:r>
    </w:p>
    <w:p w:rsidRPr="00C20AEF" w:rsidR="008A61F3" w:rsidP="00AE787E" w:rsidRDefault="00AE787E" w14:paraId="47891C34" w14:textId="37050819">
      <w:pPr>
        <w:pStyle w:val="Textkrper"/>
        <w:pBdr>
          <w:top w:val="dotted" w:color="auto" w:sz="4" w:space="1"/>
          <w:left w:val="dotted" w:color="auto" w:sz="4" w:space="4"/>
          <w:bottom w:val="dotted" w:color="auto" w:sz="4" w:space="1"/>
          <w:right w:val="dotted" w:color="auto" w:sz="4" w:space="4"/>
        </w:pBdr>
        <w:shd w:val="clear" w:color="auto" w:fill="EAEAEA"/>
        <w:spacing w:after="0"/>
        <w:ind w:firstLine="709"/>
        <w:rPr>
          <w:rFonts w:cs="Arial"/>
          <w:b/>
          <w:bCs/>
          <w:sz w:val="18"/>
          <w:szCs w:val="18"/>
        </w:rPr>
      </w:pPr>
      <w:r>
        <w:rPr>
          <w:b/>
          <w:sz w:val="18"/>
        </w:rPr>
        <w:t>Part number Part number 1</w:t>
      </w:r>
      <w:r>
        <w:rPr>
          <w:b/>
          <w:sz w:val="18"/>
        </w:rPr>
        <w:br/>
      </w:r>
      <w:r>
        <w:rPr>
          <w:sz w:val="18"/>
        </w:rPr>
        <w:t>B67870* B6 7 87 0476 2 UPS</w:t>
      </w:r>
      <w:r>
        <w:rPr>
          <w:sz w:val="18"/>
        </w:rPr>
        <w:br/>
      </w:r>
    </w:p>
    <w:p w:rsidRPr="00C20AEF" w:rsidR="008A61F3" w:rsidP="008A61F3" w:rsidRDefault="008A61F3" w14:paraId="5988AACA" w14:textId="06E0BF3B">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If you have any questions, please contact the seller.</w:t>
      </w:r>
    </w:p>
    <w:p w:rsidRPr="00C20AEF" w:rsidR="00513377" w:rsidP="008A61F3" w:rsidRDefault="00513377" w14:paraId="7714F94C"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p>
    <w:p w:rsidRPr="00C20AEF" w:rsidR="008A61F3" w:rsidP="008A61F3" w:rsidRDefault="008A61F3" w14:paraId="6B0CF90C"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With kind regards</w:t>
      </w:r>
    </w:p>
    <w:p w:rsidRPr="00C20AEF" w:rsidR="008A61F3" w:rsidP="008A61F3" w:rsidRDefault="008A61F3" w14:paraId="6BBB3040"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 xml:space="preserve">Logistics bus STOX </w:t>
      </w:r>
    </w:p>
    <w:p w:rsidRPr="00C20AEF" w:rsidR="008A61F3" w:rsidP="008A61F3" w:rsidRDefault="008A61F3" w14:paraId="073700DD"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lastRenderedPageBreak/>
        <w:br/>
      </w:r>
      <w:r>
        <w:rPr>
          <w:sz w:val="18"/>
        </w:rPr>
        <w:t xml:space="preserve">This is an automatically generated mail. Please do not reply to this mail. </w:t>
      </w:r>
    </w:p>
    <w:p w:rsidRPr="00C20AEF" w:rsidR="008A61F3" w:rsidP="008A61F3" w:rsidRDefault="008A61F3" w14:paraId="6428CA44"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&lt;&lt;Disclaimer&gt;&gt;</w:t>
      </w:r>
    </w:p>
    <w:p w:rsidRPr="00C20AEF" w:rsidR="00624433" w:rsidP="00624433" w:rsidRDefault="00624433" w14:paraId="5CFF3EA9" w14:textId="177ED975">
      <w:pPr>
        <w:pStyle w:val="Anforderungsnummer"/>
      </w:pPr>
      <w:bookmarkStart w:name="FKT_GUI_414" w:id="379"/>
      <w:r>
        <w:t>Requirement: FKT-GUI-414</w:t>
      </w:r>
      <w:bookmarkEnd w:id="379"/>
    </w:p>
    <w:p w:rsidRPr="00C20AEF" w:rsidR="00624433" w:rsidP="00624433" w:rsidRDefault="00624433" w14:paraId="4713B7BB" w14:textId="6F0578A0">
      <w:pPr>
        <w:pStyle w:val="Anforderungstext"/>
      </w:pPr>
      <w:r>
        <w:t xml:space="preserve">As soon as a D2D order expires (status "Expired") or is rejected (status "Rejected", all delivery requests have been rejected), an email will be sent to the email address(es) stored in the buyer's operational data under STOX contact person, indicating this. </w:t>
      </w:r>
      <w:r>
        <w:br/>
      </w:r>
      <w:r>
        <w:t xml:space="preserve">The dispatch is analogous to the email dispatch when triggering a </w:t>
      </w:r>
      <w:proofErr w:type="spellStart"/>
      <w:r>
        <w:t>DeadStock</w:t>
      </w:r>
      <w:proofErr w:type="spellEnd"/>
      <w:r>
        <w:t xml:space="preserve"> order:</w:t>
      </w:r>
    </w:p>
    <w:p w:rsidRPr="00C20AEF" w:rsidR="00624433" w:rsidP="0041268B" w:rsidRDefault="00624433" w14:paraId="5A7C4EB5" w14:textId="77777777">
      <w:pPr>
        <w:pStyle w:val="Anforderungstext"/>
        <w:numPr>
          <w:ilvl w:val="0"/>
          <w:numId w:val="66"/>
        </w:numPr>
      </w:pPr>
      <w:r>
        <w:t>Mail subject and mail content are fixed in the database.</w:t>
      </w:r>
    </w:p>
    <w:p w:rsidRPr="00C20AEF" w:rsidR="00624433" w:rsidP="0041268B" w:rsidRDefault="00624433" w14:paraId="6DE4646C" w14:textId="77777777">
      <w:pPr>
        <w:pStyle w:val="Anforderungstext"/>
        <w:numPr>
          <w:ilvl w:val="0"/>
          <w:numId w:val="66"/>
        </w:numPr>
      </w:pPr>
      <w:r>
        <w:t>Mail subject and mail content are issued in the national language of the buyer (i.e. the buying company).</w:t>
      </w:r>
    </w:p>
    <w:p w:rsidRPr="00C20AEF" w:rsidR="00624433" w:rsidP="0041268B" w:rsidRDefault="00624433" w14:paraId="6DED67EF" w14:textId="473E1AC2">
      <w:pPr>
        <w:pStyle w:val="Anforderungstext"/>
        <w:numPr>
          <w:ilvl w:val="0"/>
          <w:numId w:val="66"/>
        </w:numPr>
      </w:pPr>
      <w:r>
        <w:t>In the mail content are the D2D order number and the part number you are looking for. At the end, there is a reference to the automatically generated mail and the disclaimer.</w:t>
      </w:r>
    </w:p>
    <w:p w:rsidRPr="00C20AEF" w:rsidR="00624433" w:rsidP="0041268B" w:rsidRDefault="00624433" w14:paraId="47B940D2" w14:textId="77777777">
      <w:pPr>
        <w:pStyle w:val="Anforderungstext"/>
        <w:numPr>
          <w:ilvl w:val="0"/>
          <w:numId w:val="66"/>
        </w:numPr>
      </w:pPr>
      <w:r>
        <w:t>The part number is output in print format.</w:t>
      </w:r>
    </w:p>
    <w:p w:rsidRPr="00C20AEF" w:rsidR="00624433" w:rsidP="0041268B" w:rsidRDefault="00624433" w14:paraId="28F8A204" w14:textId="46E7716A">
      <w:pPr>
        <w:pStyle w:val="Anforderungstext"/>
        <w:numPr>
          <w:ilvl w:val="0"/>
          <w:numId w:val="66"/>
        </w:numPr>
      </w:pPr>
      <w:r>
        <w:t xml:space="preserve">The sender of the mail is the </w:t>
      </w:r>
      <w:hyperlink w:history="1" r:id="rId64">
        <w:r>
          <w:rPr>
            <w:rStyle w:val="Hyperlink"/>
            <w:color w:val="auto"/>
          </w:rPr>
          <w:t>noreply@daimler.com</w:t>
        </w:r>
      </w:hyperlink>
      <w:r>
        <w:t xml:space="preserve"> address.</w:t>
      </w:r>
    </w:p>
    <w:p w:rsidRPr="00C20AEF" w:rsidR="00624433" w:rsidP="00624433" w:rsidRDefault="00624433" w14:paraId="656C323E" w14:textId="77777777">
      <w:pPr>
        <w:pStyle w:val="Textkrper"/>
      </w:pPr>
    </w:p>
    <w:p w:rsidRPr="00C20AEF" w:rsidR="00624433" w:rsidP="00624433" w:rsidRDefault="00624433" w14:paraId="02D0569C" w14:textId="77777777">
      <w:pPr>
        <w:pStyle w:val="Textkrper"/>
        <w:rPr>
          <w:rFonts w:ascii="Tele-GroteskHal" w:hAnsi="Tele-GroteskHal" w:eastAsia="Times New Roman"/>
          <w:sz w:val="22"/>
          <w:szCs w:val="16"/>
        </w:rPr>
      </w:pPr>
      <w:r>
        <w:rPr>
          <w:rFonts w:ascii="Tele-GroteskHal" w:hAnsi="Tele-GroteskHal"/>
          <w:sz w:val="22"/>
        </w:rPr>
        <w:t>Example of the generated mail.</w:t>
      </w:r>
    </w:p>
    <w:p w:rsidRPr="00C20AEF" w:rsidR="00624433" w:rsidP="00624433" w:rsidRDefault="00624433" w14:paraId="0D97493C" w14:textId="7DECEB06">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b/>
          <w:sz w:val="18"/>
        </w:rPr>
        <w:t>Subject:</w:t>
      </w:r>
      <w:r>
        <w:rPr>
          <w:sz w:val="18"/>
        </w:rPr>
        <w:t xml:space="preserve"> Reference to an expired/rejected D2D order in STOX</w:t>
      </w:r>
    </w:p>
    <w:p w:rsidRPr="00C20AEF" w:rsidR="00624433" w:rsidP="00624433" w:rsidRDefault="00624433" w14:paraId="7FE13CDD"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b/>
          <w:sz w:val="18"/>
          <w:szCs w:val="18"/>
        </w:rPr>
      </w:pPr>
      <w:r>
        <w:rPr>
          <w:b/>
          <w:sz w:val="18"/>
        </w:rPr>
        <w:t>Text:</w:t>
      </w:r>
    </w:p>
    <w:p w:rsidRPr="00C20AEF" w:rsidR="00624433" w:rsidP="00624433" w:rsidRDefault="00624433" w14:paraId="7EE8F8B8"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Dear Sir or Madam,</w:t>
      </w:r>
    </w:p>
    <w:p w:rsidRPr="00C20AEF" w:rsidR="00624433" w:rsidP="00624433" w:rsidRDefault="00624433" w14:paraId="2C5B6931" w14:textId="7AFB579B">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we would like to inform you that your D2D order 8015 for the part number A4711 you are looking for has expired/rejected.</w:t>
      </w:r>
    </w:p>
    <w:p w:rsidRPr="00C20AEF" w:rsidR="00624433" w:rsidP="00624433" w:rsidRDefault="00624433" w14:paraId="4AF9A686"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With kind regards</w:t>
      </w:r>
    </w:p>
    <w:p w:rsidRPr="00C20AEF" w:rsidR="00624433" w:rsidP="00624433" w:rsidRDefault="00624433" w14:paraId="66763613"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 xml:space="preserve">Logistics bus STOX </w:t>
      </w:r>
    </w:p>
    <w:p w:rsidRPr="00C20AEF" w:rsidR="00624433" w:rsidP="00624433" w:rsidRDefault="00624433" w14:paraId="6005571C"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br/>
      </w:r>
      <w:r>
        <w:rPr>
          <w:sz w:val="18"/>
        </w:rPr>
        <w:t xml:space="preserve">This is an automatically generated mail. Please do not reply to this mail. </w:t>
      </w:r>
    </w:p>
    <w:p w:rsidRPr="00C20AEF" w:rsidR="00624433" w:rsidP="00624433" w:rsidRDefault="00624433" w14:paraId="47EBAFB4"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&lt;&lt;Disclaimer&gt;&gt;</w:t>
      </w:r>
    </w:p>
    <w:p w:rsidRPr="00C20AEF" w:rsidR="00234020" w:rsidP="00234020" w:rsidRDefault="00234020" w14:paraId="5C180539" w14:textId="724AFD25">
      <w:pPr>
        <w:pStyle w:val="berschrift2"/>
      </w:pPr>
      <w:bookmarkStart w:name="_Ref18490148" w:id="380"/>
      <w:bookmarkStart w:name="_Ref18490151" w:id="381"/>
      <w:bookmarkStart w:name="_Toc98411953" w:id="382"/>
      <w:r>
        <w:t>Search</w:t>
      </w:r>
      <w:bookmarkEnd w:id="371"/>
      <w:bookmarkEnd w:id="374"/>
      <w:bookmarkEnd w:id="375"/>
      <w:bookmarkEnd w:id="376"/>
      <w:bookmarkEnd w:id="377"/>
      <w:bookmarkEnd w:id="378"/>
      <w:bookmarkEnd w:id="380"/>
      <w:bookmarkEnd w:id="381"/>
      <w:bookmarkEnd w:id="382"/>
    </w:p>
    <w:p w:rsidRPr="00C20AEF" w:rsidR="00234020" w:rsidP="00234020" w:rsidRDefault="00234020" w14:paraId="208D4549" w14:textId="6E7B0B8D">
      <w:pPr>
        <w:pStyle w:val="Textkrper"/>
      </w:pPr>
      <w:r>
        <w:t xml:space="preserve">The main </w:t>
      </w:r>
      <w:r>
        <w:rPr>
          <w:i/>
        </w:rPr>
        <w:t>Part Search</w:t>
      </w:r>
      <w:r>
        <w:t xml:space="preserve"> panel provides the user with the ability to search for parts and add them to the </w:t>
      </w:r>
      <w:r>
        <w:rPr>
          <w:i/>
        </w:rPr>
        <w:t>shopping cart</w:t>
      </w:r>
      <w:r>
        <w:t xml:space="preserve"> for purchase as part of the </w:t>
      </w:r>
      <w:proofErr w:type="spellStart"/>
      <w:r>
        <w:t>DeadStock</w:t>
      </w:r>
      <w:proofErr w:type="spellEnd"/>
      <w:r>
        <w:t xml:space="preserve"> process.</w:t>
      </w:r>
    </w:p>
    <w:p w:rsidRPr="00C20AEF" w:rsidR="00086131" w:rsidP="00234020" w:rsidRDefault="00234020" w14:paraId="20117C31" w14:textId="45A36547">
      <w:pPr>
        <w:pStyle w:val="Textkrper"/>
      </w:pPr>
      <w:r>
        <w:t>The user can search for alternatives, part numbers with wildcard as well as multiple part numbers</w:t>
      </w:r>
      <w:r w:rsidRPr="00C20AEF">
        <w:rPr>
          <w:rStyle w:val="Funotenzeichen"/>
        </w:rPr>
        <w:footnoteReference w:id="44"/>
      </w:r>
      <w:r>
        <w:t xml:space="preserve">. The result display shows the user either all results or, in the case of </w:t>
      </w:r>
      <w:proofErr w:type="spellStart"/>
      <w:r>
        <w:t>DeadStock</w:t>
      </w:r>
      <w:proofErr w:type="spellEnd"/>
      <w:r>
        <w:t xml:space="preserve">, a price-optimized or supplier-optimized result. </w:t>
      </w:r>
    </w:p>
    <w:p w:rsidRPr="00C20AEF" w:rsidR="00234020" w:rsidP="00234020" w:rsidRDefault="00234020" w14:paraId="4A72D0D6" w14:textId="77777777">
      <w:pPr>
        <w:pStyle w:val="Anforderungsnummer"/>
      </w:pPr>
      <w:r>
        <w:t>Requirement: FKT-GUI-102</w:t>
      </w:r>
    </w:p>
    <w:p w:rsidRPr="00C20AEF" w:rsidR="00234020" w:rsidP="00234020" w:rsidRDefault="00234020" w14:paraId="31C271EB" w14:textId="77777777">
      <w:pPr>
        <w:pStyle w:val="Anforderungstext"/>
      </w:pPr>
      <w:r>
        <w:t xml:space="preserve">The main </w:t>
      </w:r>
      <w:r>
        <w:rPr>
          <w:i/>
        </w:rPr>
        <w:t>Part Search</w:t>
      </w:r>
      <w:r>
        <w:t xml:space="preserve"> panel can be seen and used by all users (regardless of role) for the sites assigned to them. </w:t>
      </w:r>
    </w:p>
    <w:p w:rsidRPr="00C20AEF" w:rsidR="00234020" w:rsidP="00234020" w:rsidRDefault="00234020" w14:paraId="0B99057D" w14:textId="77777777">
      <w:pPr>
        <w:pStyle w:val="Textkrper"/>
      </w:pPr>
    </w:p>
    <w:p w:rsidRPr="00C20AEF" w:rsidR="00234020" w:rsidP="00234020" w:rsidRDefault="009C33EB" w14:paraId="087439F8" w14:textId="77777777">
      <w:pPr>
        <w:pStyle w:val="Textkrper"/>
        <w:keepNext/>
      </w:pPr>
      <w:r>
        <w:rPr>
          <w:noProof/>
        </w:rPr>
        <w:lastRenderedPageBreak/>
        <w:drawing>
          <wp:inline distT="0" distB="0" distL="0" distR="0" wp14:anchorId="744996D1" wp14:editId="462BB681">
            <wp:extent cx="5926455" cy="4451350"/>
            <wp:effectExtent l="19050" t="0" r="0" b="0"/>
            <wp:docPr id="49" name="Bild 49"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01"/>
                    <pic:cNvPicPr>
                      <a:picLocks noChangeAspect="1" noChangeArrowheads="1"/>
                    </pic:cNvPicPr>
                  </pic:nvPicPr>
                  <pic:blipFill>
                    <a:blip r:embed="rId65"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C20AEF" w:rsidR="00234020" w:rsidP="00234020" w:rsidRDefault="00234020" w14:paraId="6DE0A35A" w14:textId="1080CC0F">
      <w:pPr>
        <w:pStyle w:val="Beschriftung"/>
      </w:pPr>
      <w:bookmarkStart w:name="_Toc252787675" w:id="383"/>
      <w:bookmarkStart w:name="_Toc255401662" w:id="384"/>
      <w:bookmarkStart w:name="_Toc98411876" w:id="385"/>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9</w:t>
      </w:r>
      <w:r>
        <w:fldChar w:fldCharType="end"/>
      </w:r>
      <w:r>
        <w:t xml:space="preserve"> - Panel Search: Presentation of results General overview</w:t>
      </w:r>
      <w:bookmarkEnd w:id="383"/>
      <w:bookmarkEnd w:id="384"/>
      <w:bookmarkEnd w:id="385"/>
    </w:p>
    <w:p w:rsidRPr="00C20AEF" w:rsidR="00234020" w:rsidP="00234020" w:rsidRDefault="00234020" w14:paraId="5DE79FBE" w14:textId="77777777">
      <w:pPr>
        <w:pStyle w:val="SchnelllesetextbergeordneteAussage1"/>
      </w:pPr>
      <w:r>
        <w:t>Operation selection</w:t>
      </w:r>
    </w:p>
    <w:p w:rsidRPr="00C20AEF" w:rsidR="00234020" w:rsidP="00234020" w:rsidRDefault="00234020" w14:paraId="19E8132B" w14:textId="77777777">
      <w:pPr>
        <w:pStyle w:val="Anforderungsnummer"/>
      </w:pPr>
      <w:r>
        <w:t>Requirement: FKT-GUI-103</w:t>
      </w:r>
    </w:p>
    <w:p w:rsidRPr="00C20AEF" w:rsidR="00234020" w:rsidP="00234020" w:rsidRDefault="00234020" w14:paraId="7734159C" w14:textId="77777777">
      <w:pPr>
        <w:pStyle w:val="Anforderungstext"/>
      </w:pPr>
      <w:r>
        <w:t>The system must provide the input fields Country (combo box) and Site (text field, max. 6 digits, numeric).</w:t>
      </w:r>
    </w:p>
    <w:p w:rsidRPr="00C20AEF" w:rsidR="0034307A" w:rsidP="0034307A" w:rsidRDefault="0034307A" w14:paraId="242DFC55" w14:textId="77777777">
      <w:pPr>
        <w:pStyle w:val="Textkrper"/>
      </w:pPr>
    </w:p>
    <w:p w:rsidRPr="00C20AEF" w:rsidR="00234020" w:rsidP="00234020" w:rsidRDefault="00234020" w14:paraId="133609B2" w14:textId="77777777">
      <w:pPr>
        <w:pStyle w:val="Anforderungsnummer"/>
      </w:pPr>
      <w:r>
        <w:t>Requirement: FKT-GUI-104</w:t>
      </w:r>
    </w:p>
    <w:p w:rsidRPr="00C20AEF" w:rsidR="00234020" w:rsidP="00234020" w:rsidRDefault="00234020" w14:paraId="1B1EA9B7" w14:textId="63E4D736">
      <w:pPr>
        <w:pStyle w:val="Anforderungstext"/>
      </w:pPr>
      <w:r>
        <w:t xml:space="preserve">If the user confirms his entry in the Site number field with the </w:t>
      </w:r>
      <w:proofErr w:type="spellStart"/>
      <w:r>
        <w:rPr>
          <w:i/>
        </w:rPr>
        <w:t>Enter</w:t>
      </w:r>
      <w:r>
        <w:t>key</w:t>
      </w:r>
      <w:proofErr w:type="spellEnd"/>
      <w:r>
        <w:t>, the active site is set and the part search is executed (if a part number is stored or the multiple search with stored part number is selected - otherwise the search is not executed and a message is displayed instead).</w:t>
      </w:r>
    </w:p>
    <w:p w:rsidRPr="00C20AEF" w:rsidR="0034307A" w:rsidP="0034307A" w:rsidRDefault="0034307A" w14:paraId="02617FDD" w14:textId="77777777">
      <w:pPr>
        <w:pStyle w:val="Textkrper"/>
      </w:pPr>
    </w:p>
    <w:p w:rsidRPr="00C20AEF" w:rsidR="00234020" w:rsidP="00234020" w:rsidRDefault="00234020" w14:paraId="71730578" w14:textId="77777777">
      <w:pPr>
        <w:pStyle w:val="Anforderungsnummer"/>
      </w:pPr>
      <w:r>
        <w:t>Requirement: FKT-GUI-105</w:t>
      </w:r>
    </w:p>
    <w:p w:rsidRPr="00C20AEF" w:rsidR="00234020" w:rsidP="00234020" w:rsidRDefault="00234020" w14:paraId="64A5B1AC" w14:textId="66D09112">
      <w:pPr>
        <w:pStyle w:val="Anforderungstext"/>
      </w:pPr>
      <w:r>
        <w:t xml:space="preserve">When you click the </w:t>
      </w:r>
      <w:r>
        <w:rPr>
          <w:i/>
        </w:rPr>
        <w:t>Load</w:t>
      </w:r>
      <w:r>
        <w:t xml:space="preserve"> button, the system must set the active mode. The requirements defined at </w:t>
      </w:r>
      <w:r w:rsidRPr="00C20AEF" w:rsidR="00A9316A">
        <w:fldChar w:fldCharType="begin"/>
      </w:r>
      <w:r w:rsidRPr="00C20AEF" w:rsidR="00A9316A">
        <w:instrText xml:space="preserve"> REF _Ref253734448 \r \h  \* MERGEFORMAT </w:instrText>
      </w:r>
      <w:r w:rsidRPr="00C20AEF" w:rsidR="00A9316A">
        <w:fldChar w:fldCharType="separate"/>
      </w:r>
      <w:r w:rsidR="000D3A2D">
        <w:t>4.2.1</w:t>
      </w:r>
      <w:r w:rsidRPr="00C20AEF" w:rsidR="00A9316A">
        <w:fldChar w:fldCharType="end"/>
      </w:r>
      <w:r>
        <w:t xml:space="preserve"> apply here. </w:t>
      </w:r>
    </w:p>
    <w:p w:rsidRPr="00C20AEF" w:rsidR="0034307A" w:rsidP="0034307A" w:rsidRDefault="0034307A" w14:paraId="439E059A" w14:textId="77777777">
      <w:pPr>
        <w:pStyle w:val="Textkrper"/>
      </w:pPr>
    </w:p>
    <w:p w:rsidRPr="00C20AEF" w:rsidR="00234020" w:rsidP="00234020" w:rsidRDefault="00234020" w14:paraId="2049B0ED" w14:textId="77777777">
      <w:pPr>
        <w:pStyle w:val="Anforderungsnummer"/>
      </w:pPr>
      <w:r>
        <w:t>Requirement: FKT-GUI-106</w:t>
      </w:r>
    </w:p>
    <w:p w:rsidRPr="00C20AEF" w:rsidR="00234020" w:rsidP="00234020" w:rsidRDefault="00234020" w14:paraId="46152E9E" w14:textId="5A5A59FB">
      <w:pPr>
        <w:pStyle w:val="Anforderungstext"/>
      </w:pPr>
      <w:r>
        <w:t xml:space="preserve">When clicking the </w:t>
      </w:r>
      <w:r>
        <w:rPr>
          <w:i/>
        </w:rPr>
        <w:t>Load</w:t>
      </w:r>
      <w:r>
        <w:t xml:space="preserve"> button, the system must execute the part search after successfully setting the operation (if a part number is stored or the multiple search with stored part number is selected - otherwise the search is not executed and a message is displayed instead). If no result could be found for the search, a message is displayed.</w:t>
      </w:r>
    </w:p>
    <w:p w:rsidRPr="00C20AEF" w:rsidR="0034307A" w:rsidP="0034307A" w:rsidRDefault="0034307A" w14:paraId="35AA37EB" w14:textId="77777777">
      <w:pPr>
        <w:pStyle w:val="Textkrper"/>
      </w:pPr>
    </w:p>
    <w:p w:rsidRPr="00C20AEF" w:rsidR="00F641D6" w:rsidP="00F641D6" w:rsidRDefault="00F641D6" w14:paraId="5E300803" w14:textId="77777777">
      <w:pPr>
        <w:pStyle w:val="Anforderungsnummer"/>
      </w:pPr>
      <w:r>
        <w:lastRenderedPageBreak/>
        <w:t>Requirement: FKT-GUI-107</w:t>
      </w:r>
    </w:p>
    <w:p w:rsidRPr="00C20AEF" w:rsidR="00F641D6" w:rsidP="00F641D6" w:rsidRDefault="00F641D6" w14:paraId="73B04C87" w14:textId="77777777">
      <w:pPr>
        <w:pStyle w:val="Anforderungstext"/>
      </w:pPr>
      <w:r>
        <w:t xml:space="preserve">When you click the </w:t>
      </w:r>
      <w:r>
        <w:rPr>
          <w:i/>
        </w:rPr>
        <w:t>Load</w:t>
      </w:r>
      <w:r>
        <w:t xml:space="preserve"> button, the system should load the shopping cart for the site and the logged-in user and update the </w:t>
      </w:r>
      <w:r>
        <w:rPr>
          <w:i/>
        </w:rPr>
        <w:t>Shopping cart</w:t>
      </w:r>
      <w:r>
        <w:t xml:space="preserve"> panel. </w:t>
      </w:r>
    </w:p>
    <w:p w:rsidRPr="00C20AEF" w:rsidR="00086131" w:rsidP="00086131" w:rsidRDefault="00086131" w14:paraId="3D8D1465" w14:textId="77777777">
      <w:pPr>
        <w:pStyle w:val="KeinLeerraum"/>
      </w:pPr>
    </w:p>
    <w:p w:rsidRPr="00C20AEF" w:rsidR="00086131" w:rsidP="00086131" w:rsidRDefault="00086131" w14:paraId="1D960CF9" w14:textId="44F0D640">
      <w:pPr>
        <w:pStyle w:val="Anforderungsnummer"/>
      </w:pPr>
      <w:r>
        <w:t>Requirement: FKT-GUI-347</w:t>
      </w:r>
    </w:p>
    <w:p w:rsidRPr="00C20AEF" w:rsidR="00086131" w:rsidP="00086131" w:rsidRDefault="00086131" w14:paraId="6F189842" w14:textId="6D39C69E">
      <w:pPr>
        <w:pStyle w:val="Anforderungstext"/>
      </w:pPr>
      <w:r>
        <w:t xml:space="preserve">With the introduction of the D2D process, the part search must distinguish for which process - D2D or </w:t>
      </w:r>
      <w:proofErr w:type="spellStart"/>
      <w:r>
        <w:t>DeadStock</w:t>
      </w:r>
      <w:proofErr w:type="spellEnd"/>
      <w:r>
        <w:t xml:space="preserve"> (previous STOX) the part search is to be used. Via toggle buttons to the left of the "Operation Selection" area, the user can control whether they are in the D2D or </w:t>
      </w:r>
      <w:proofErr w:type="spellStart"/>
      <w:r>
        <w:t>DeadStock</w:t>
      </w:r>
      <w:proofErr w:type="spellEnd"/>
      <w:r>
        <w:t xml:space="preserve"> process (the D2D toggle button is first). Only exactly one process can be selected at a time. If the user is only authorized for one of the two processes, the toggle buttons are not visible and only the GUI elements and functions of the respective authorized process are available. The selected toggle button has a red background color.</w:t>
      </w:r>
    </w:p>
    <w:p w:rsidRPr="00C20AEF" w:rsidR="00086131" w:rsidP="00086131" w:rsidRDefault="00086131" w14:paraId="69AEC8B4" w14:textId="1D75B471">
      <w:pPr>
        <w:pStyle w:val="Anforderungsnummer"/>
      </w:pPr>
      <w:bookmarkStart w:name="_Toc252787624" w:id="386"/>
      <w:bookmarkStart w:name="_Toc255461165" w:id="387"/>
      <w:bookmarkStart w:name="_Ref262808650" w:id="388"/>
      <w:bookmarkStart w:name="_Ref10806289" w:id="389"/>
      <w:r>
        <w:t>Requirement: FKT-GUI-348</w:t>
      </w:r>
    </w:p>
    <w:p w:rsidRPr="00C20AEF" w:rsidR="00086131" w:rsidP="00086131" w:rsidRDefault="00086131" w14:paraId="71569A2C" w14:textId="75CBC4B3">
      <w:pPr>
        <w:pStyle w:val="Anforderungstext"/>
      </w:pPr>
      <w:r>
        <w:t xml:space="preserve">When selecting the </w:t>
      </w:r>
      <w:proofErr w:type="spellStart"/>
      <w:r>
        <w:t>DeadStock</w:t>
      </w:r>
      <w:proofErr w:type="spellEnd"/>
      <w:r>
        <w:t xml:space="preserve"> process, the previous part search is almost unchanged (3 sub-tabs). Only the Total Overview tab is renamed to "</w:t>
      </w:r>
      <w:proofErr w:type="spellStart"/>
      <w:r>
        <w:t>DeadStock</w:t>
      </w:r>
      <w:proofErr w:type="spellEnd"/>
      <w:r>
        <w:t xml:space="preserve"> Overview". </w:t>
      </w:r>
    </w:p>
    <w:p w:rsidRPr="00C20AEF" w:rsidR="00A02F7B" w:rsidP="00A02F7B" w:rsidRDefault="00A02F7B" w14:paraId="7769D2D0" w14:textId="73DEDDFB">
      <w:pPr>
        <w:pStyle w:val="Anforderungsnummer"/>
      </w:pPr>
      <w:r>
        <w:t>Requirement: FKT-GUI-349</w:t>
      </w:r>
    </w:p>
    <w:p w:rsidRPr="00C20AEF" w:rsidR="00A02F7B" w:rsidP="00A02F7B" w:rsidRDefault="00A02F7B" w14:paraId="2E6F1AF4" w14:textId="2499D5EB">
      <w:pPr>
        <w:pStyle w:val="Anforderungstext"/>
      </w:pPr>
      <w:r>
        <w:t xml:space="preserve">When selecting the D2D process, only the "D2D Overview" sub-tab is available. The search criteria are extended (see chapter </w:t>
      </w:r>
      <w:r w:rsidRPr="00C20AEF" w:rsidR="008D3D59">
        <w:fldChar w:fldCharType="begin"/>
      </w:r>
      <w:r w:rsidRPr="00C20AEF" w:rsidR="008D3D59">
        <w:instrText xml:space="preserve"> REF _Ref12600684 \r \h  \* MERGEFORMAT </w:instrText>
      </w:r>
      <w:r w:rsidRPr="00C20AEF" w:rsidR="008D3D59">
        <w:fldChar w:fldCharType="separate"/>
      </w:r>
      <w:r w:rsidR="000D3A2D">
        <w:t>4.5.1</w:t>
      </w:r>
      <w:r w:rsidRPr="00C20AEF" w:rsidR="008D3D59">
        <w:fldChar w:fldCharType="end"/>
      </w:r>
      <w:r>
        <w:t>).</w:t>
      </w:r>
    </w:p>
    <w:p w:rsidRPr="00C20AEF" w:rsidR="007B005C" w:rsidP="007B005C" w:rsidRDefault="007B005C" w14:paraId="4FF22B9D" w14:textId="72959F20">
      <w:pPr>
        <w:pStyle w:val="Anforderungsnummer"/>
      </w:pPr>
      <w:r>
        <w:t>Requirement: FKT-GUI-350</w:t>
      </w:r>
    </w:p>
    <w:p w:rsidRPr="00C20AEF" w:rsidR="007B005C" w:rsidP="007B005C" w:rsidRDefault="007B005C" w14:paraId="0A85F419" w14:textId="2F10153B">
      <w:pPr>
        <w:pStyle w:val="Anforderungstext"/>
      </w:pPr>
      <w:r>
        <w:t>When changing the process using the toggle buttons, the results in the sub-riders are deleted. The set search criteria are retained.</w:t>
      </w:r>
    </w:p>
    <w:p w:rsidRPr="00C20AEF" w:rsidR="00F1435F" w:rsidP="00F1435F" w:rsidRDefault="00F1435F" w14:paraId="4220179B" w14:textId="399F78A9">
      <w:pPr>
        <w:pStyle w:val="Anforderungsnummer"/>
      </w:pPr>
      <w:r>
        <w:t>Requirement: FKT-GUI-351</w:t>
      </w:r>
    </w:p>
    <w:p w:rsidRPr="00C20AEF" w:rsidR="00F1435F" w:rsidP="00F1435F" w:rsidRDefault="00F1435F" w14:paraId="7CB18AA0" w14:textId="14A2EF95">
      <w:pPr>
        <w:pStyle w:val="Anforderungstext"/>
      </w:pPr>
      <w:r>
        <w:t xml:space="preserve">If the logged-in user is authorized for the </w:t>
      </w:r>
      <w:proofErr w:type="spellStart"/>
      <w:r>
        <w:t>DeadStock</w:t>
      </w:r>
      <w:proofErr w:type="spellEnd"/>
      <w:r>
        <w:t xml:space="preserve"> and the D2D process, the D2D process (toggle button) is selected by default when the application is started.</w:t>
      </w:r>
    </w:p>
    <w:p w:rsidRPr="00C20AEF" w:rsidR="00906934" w:rsidP="00906934" w:rsidRDefault="00906934" w14:paraId="77E3CE04" w14:textId="3346A8A2">
      <w:pPr>
        <w:pStyle w:val="Anforderungsnummer"/>
      </w:pPr>
      <w:r>
        <w:t>Requirement: FKT-GUI-421</w:t>
      </w:r>
    </w:p>
    <w:p w:rsidRPr="00C20AEF" w:rsidR="00906934" w:rsidP="00906934" w:rsidRDefault="00906934" w14:paraId="49CDD150" w14:textId="5E2FE7C7">
      <w:pPr>
        <w:pStyle w:val="Anforderungstext"/>
      </w:pPr>
      <w:r>
        <w:t xml:space="preserve">The execution of the D2D part search can be aborted via the "Stop" button. With the D2D parts search, longer runtimes are possible than with the </w:t>
      </w:r>
      <w:proofErr w:type="spellStart"/>
      <w:r>
        <w:t>DeadStock</w:t>
      </w:r>
      <w:proofErr w:type="spellEnd"/>
      <w:r>
        <w:t xml:space="preserve"> parts search due to the extended search criteria, e.g. all countries, and the extended data volume (not only </w:t>
      </w:r>
      <w:proofErr w:type="spellStart"/>
      <w:r>
        <w:t>DeadSock</w:t>
      </w:r>
      <w:proofErr w:type="spellEnd"/>
      <w:r>
        <w:t xml:space="preserve"> parts). </w:t>
      </w:r>
    </w:p>
    <w:p w:rsidRPr="00C20AEF" w:rsidR="00F1435F" w:rsidP="00F1435F" w:rsidRDefault="00F1435F" w14:paraId="7ADC3B07" w14:textId="77777777">
      <w:pPr>
        <w:pStyle w:val="KeinLeerraum"/>
      </w:pPr>
    </w:p>
    <w:p w:rsidRPr="00C20AEF" w:rsidR="00234020" w:rsidP="00234020" w:rsidRDefault="00234020" w14:paraId="16781D61" w14:textId="77777777">
      <w:pPr>
        <w:pStyle w:val="berschrift3"/>
      </w:pPr>
      <w:bookmarkStart w:name="_Suchkriterien" w:id="390"/>
      <w:bookmarkStart w:name="_Ref12600684" w:id="391"/>
      <w:bookmarkStart w:name="_Toc98411954" w:id="392"/>
      <w:bookmarkEnd w:id="390"/>
      <w:r>
        <w:t>Search criteria</w:t>
      </w:r>
      <w:bookmarkEnd w:id="386"/>
      <w:bookmarkEnd w:id="387"/>
      <w:bookmarkEnd w:id="388"/>
      <w:bookmarkEnd w:id="389"/>
      <w:bookmarkEnd w:id="391"/>
      <w:bookmarkEnd w:id="392"/>
    </w:p>
    <w:p w:rsidRPr="00C20AEF" w:rsidR="00234020" w:rsidP="00234020" w:rsidRDefault="00234020" w14:paraId="190BC3FE" w14:textId="670136D8">
      <w:pPr>
        <w:pStyle w:val="Textkrper"/>
      </w:pPr>
      <w:r>
        <w:t>The search is always executed for the selected/active operation (</w:t>
      </w:r>
      <w:proofErr w:type="spellStart"/>
      <w:r>
        <w:t>DeadStock</w:t>
      </w:r>
      <w:proofErr w:type="spellEnd"/>
      <w:r>
        <w:t xml:space="preserve"> process). The search criteria allow the user to enter the desired part number(s) and quantity(s), as well as define various options to simplify the part search.</w:t>
      </w:r>
    </w:p>
    <w:p w:rsidRPr="00C20AEF" w:rsidR="00234020" w:rsidP="00234020" w:rsidRDefault="00234020" w14:paraId="736AB220" w14:textId="77777777">
      <w:pPr>
        <w:pStyle w:val="SchnelllesetextbergeordneteAussage1"/>
      </w:pPr>
      <w:r>
        <w:t>Overview search criteria</w:t>
      </w:r>
    </w:p>
    <w:p w:rsidRPr="00C20AEF" w:rsidR="00234020" w:rsidP="00234020" w:rsidRDefault="00234020" w14:paraId="5F406112" w14:textId="77777777">
      <w:pPr>
        <w:pStyle w:val="Anforderungsnummer"/>
      </w:pPr>
      <w:r>
        <w:t>Requirement: FKT-GUI-108</w:t>
      </w:r>
    </w:p>
    <w:p w:rsidRPr="00C20AEF" w:rsidR="00234020" w:rsidP="00234020" w:rsidRDefault="00234020" w14:paraId="43D8DBA9" w14:textId="43129DA7">
      <w:pPr>
        <w:pStyle w:val="Anforderungstext"/>
      </w:pPr>
      <w:r>
        <w:t xml:space="preserve">The system must provide the search criteria described in the table below for both the D2D and </w:t>
      </w:r>
      <w:proofErr w:type="spellStart"/>
      <w:r>
        <w:t>DeadStock</w:t>
      </w:r>
      <w:proofErr w:type="spellEnd"/>
      <w:r>
        <w:t xml:space="preserve"> processes:</w:t>
      </w:r>
    </w:p>
    <w:p w:rsidRPr="00C20AEF" w:rsidR="0034307A" w:rsidP="0034307A" w:rsidRDefault="0034307A" w14:paraId="716FC05A" w14:textId="77777777">
      <w:pPr>
        <w:pStyle w:val="Textkrper"/>
      </w:pPr>
    </w:p>
    <w:tbl>
      <w:tblPr>
        <w:tblW w:w="5000" w:type="pct"/>
        <w:tblBorders>
          <w:top w:val="single" w:color="E20074" w:sz="18" w:space="0"/>
          <w:insideH w:val="single" w:color="auto" w:sz="4" w:space="0"/>
        </w:tblBorders>
        <w:tblLayout w:type="fixed"/>
        <w:tblLook w:val="01E0" w:firstRow="1" w:lastRow="1" w:firstColumn="1" w:lastColumn="1" w:noHBand="0" w:noVBand="0"/>
      </w:tblPr>
      <w:tblGrid>
        <w:gridCol w:w="1775"/>
        <w:gridCol w:w="1301"/>
        <w:gridCol w:w="1588"/>
        <w:gridCol w:w="1061"/>
        <w:gridCol w:w="3623"/>
      </w:tblGrid>
      <w:tr w:rsidRPr="00C20AEF" w:rsidR="00234020" w:rsidTr="00234020" w14:paraId="1BEF60F9" w14:textId="77777777">
        <w:trPr>
          <w:tblHeader/>
        </w:trPr>
        <w:tc>
          <w:tcPr>
            <w:tcW w:w="1815" w:type="dxa"/>
            <w:tcBorders>
              <w:top w:val="single" w:color="E20074" w:sz="18" w:space="0"/>
              <w:bottom w:val="single" w:color="auto" w:sz="4" w:space="0"/>
            </w:tcBorders>
            <w:shd w:val="clear" w:color="auto" w:fill="E0E0E0"/>
          </w:tcPr>
          <w:p w:rsidRPr="00C20AEF" w:rsidR="00234020" w:rsidP="00234020" w:rsidRDefault="00234020" w14:paraId="6733345B" w14:textId="77777777">
            <w:pPr>
              <w:pStyle w:val="TableHeading"/>
              <w:keepNext w:val="0"/>
              <w:rPr>
                <w:rStyle w:val="Fett"/>
                <w:b/>
                <w:bCs/>
              </w:rPr>
            </w:pPr>
            <w:r>
              <w:rPr>
                <w:rStyle w:val="Fett"/>
                <w:b/>
              </w:rPr>
              <w:lastRenderedPageBreak/>
              <w:t>Filter</w:t>
            </w:r>
          </w:p>
        </w:tc>
        <w:tc>
          <w:tcPr>
            <w:tcW w:w="1329" w:type="dxa"/>
            <w:tcBorders>
              <w:top w:val="single" w:color="E20074" w:sz="18" w:space="0"/>
              <w:bottom w:val="single" w:color="auto" w:sz="4" w:space="0"/>
            </w:tcBorders>
            <w:shd w:val="clear" w:color="auto" w:fill="E0E0E0"/>
          </w:tcPr>
          <w:p w:rsidRPr="00C20AEF" w:rsidR="00234020" w:rsidP="00234020" w:rsidRDefault="00234020" w14:paraId="326C640C" w14:textId="77777777">
            <w:pPr>
              <w:pStyle w:val="TableHeading"/>
              <w:keepNext w:val="0"/>
              <w:rPr>
                <w:rStyle w:val="Fett"/>
                <w:b/>
                <w:bCs/>
              </w:rPr>
            </w:pPr>
            <w:r>
              <w:rPr>
                <w:rStyle w:val="Fett"/>
                <w:b/>
              </w:rPr>
              <w:t>Element</w:t>
            </w:r>
          </w:p>
        </w:tc>
        <w:tc>
          <w:tcPr>
            <w:tcW w:w="1624" w:type="dxa"/>
            <w:tcBorders>
              <w:top w:val="single" w:color="E20074" w:sz="18" w:space="0"/>
              <w:bottom w:val="single" w:color="auto" w:sz="4" w:space="0"/>
            </w:tcBorders>
            <w:shd w:val="clear" w:color="auto" w:fill="E0E0E0"/>
          </w:tcPr>
          <w:p w:rsidRPr="00C20AEF" w:rsidR="00234020" w:rsidP="00234020" w:rsidRDefault="00234020" w14:paraId="0346E3CD" w14:textId="77777777">
            <w:pPr>
              <w:pStyle w:val="TableHeading"/>
              <w:keepNext w:val="0"/>
              <w:rPr>
                <w:rStyle w:val="Fett"/>
                <w:b/>
                <w:bCs/>
              </w:rPr>
            </w:pPr>
            <w:r>
              <w:rPr>
                <w:rStyle w:val="Fett"/>
                <w:b/>
              </w:rPr>
              <w:t>Format</w:t>
            </w:r>
          </w:p>
        </w:tc>
        <w:tc>
          <w:tcPr>
            <w:tcW w:w="1083" w:type="dxa"/>
            <w:tcBorders>
              <w:top w:val="single" w:color="E20074" w:sz="18" w:space="0"/>
              <w:bottom w:val="single" w:color="auto" w:sz="4" w:space="0"/>
            </w:tcBorders>
            <w:shd w:val="clear" w:color="auto" w:fill="E0E0E0"/>
          </w:tcPr>
          <w:p w:rsidRPr="00C20AEF" w:rsidR="00234020" w:rsidP="00234020" w:rsidRDefault="00234020" w14:paraId="519DCEDE" w14:textId="77777777">
            <w:pPr>
              <w:pStyle w:val="TableHeading"/>
              <w:keepNext w:val="0"/>
              <w:rPr>
                <w:rStyle w:val="Fett"/>
                <w:b/>
                <w:bCs/>
              </w:rPr>
            </w:pPr>
            <w:r>
              <w:rPr>
                <w:rStyle w:val="Fett"/>
                <w:b/>
              </w:rPr>
              <w:t>Multiple</w:t>
            </w:r>
          </w:p>
        </w:tc>
        <w:tc>
          <w:tcPr>
            <w:tcW w:w="3713" w:type="dxa"/>
            <w:tcBorders>
              <w:top w:val="single" w:color="E20074" w:sz="18" w:space="0"/>
              <w:bottom w:val="single" w:color="auto" w:sz="4" w:space="0"/>
            </w:tcBorders>
            <w:shd w:val="clear" w:color="auto" w:fill="E0E0E0"/>
          </w:tcPr>
          <w:p w:rsidRPr="00C20AEF" w:rsidR="00234020" w:rsidP="00234020" w:rsidRDefault="00234020" w14:paraId="2E15F89D" w14:textId="77777777">
            <w:pPr>
              <w:pStyle w:val="TableHeading"/>
              <w:keepNext w:val="0"/>
              <w:rPr>
                <w:rStyle w:val="Fett"/>
                <w:b/>
                <w:bCs/>
              </w:rPr>
            </w:pPr>
            <w:r>
              <w:rPr>
                <w:rStyle w:val="Fett"/>
                <w:b/>
              </w:rPr>
              <w:t>Other/ Description</w:t>
            </w:r>
          </w:p>
        </w:tc>
      </w:tr>
      <w:tr w:rsidRPr="00C20AEF" w:rsidR="00234020" w:rsidTr="00234020" w14:paraId="65F064D9" w14:textId="77777777">
        <w:tc>
          <w:tcPr>
            <w:tcW w:w="1815" w:type="dxa"/>
          </w:tcPr>
          <w:p w:rsidRPr="00C20AEF" w:rsidR="00234020" w:rsidP="00234020" w:rsidRDefault="00234020" w14:paraId="4968044D" w14:textId="77777777">
            <w:pPr>
              <w:pStyle w:val="TabelleFlietext3"/>
              <w:spacing w:before="60" w:after="60"/>
            </w:pPr>
            <w:r>
              <w:t>Part number</w:t>
            </w:r>
          </w:p>
        </w:tc>
        <w:tc>
          <w:tcPr>
            <w:tcW w:w="1329" w:type="dxa"/>
          </w:tcPr>
          <w:p w:rsidRPr="00C20AEF" w:rsidR="00234020" w:rsidP="00234020" w:rsidRDefault="00234020" w14:paraId="3679E1A1" w14:textId="77777777">
            <w:pPr>
              <w:pStyle w:val="TabelleFlietext3"/>
              <w:spacing w:before="60" w:after="60"/>
            </w:pPr>
            <w:r>
              <w:t>Text field</w:t>
            </w:r>
          </w:p>
        </w:tc>
        <w:tc>
          <w:tcPr>
            <w:tcW w:w="1624" w:type="dxa"/>
          </w:tcPr>
          <w:p w:rsidRPr="00C20AEF" w:rsidR="00234020" w:rsidP="00234020" w:rsidRDefault="0025487E" w14:paraId="7CD1A74A" w14:textId="77777777">
            <w:pPr>
              <w:pStyle w:val="TabelleFlietext3"/>
              <w:spacing w:before="60" w:after="60"/>
            </w:pPr>
            <w:r>
              <w:t>TNR format</w:t>
            </w:r>
          </w:p>
        </w:tc>
        <w:tc>
          <w:tcPr>
            <w:tcW w:w="1083" w:type="dxa"/>
          </w:tcPr>
          <w:p w:rsidRPr="00C20AEF" w:rsidR="00234020" w:rsidP="00234020" w:rsidRDefault="00234020" w14:paraId="120BBEDE" w14:textId="77777777">
            <w:pPr>
              <w:pStyle w:val="TabelleFlietext3"/>
              <w:spacing w:before="60" w:after="60"/>
              <w:jc w:val="center"/>
            </w:pPr>
            <w:r>
              <w:t>(YES)</w:t>
            </w:r>
            <w:r w:rsidRPr="00C20AEF">
              <w:rPr>
                <w:rStyle w:val="Funotenzeichen"/>
              </w:rPr>
              <w:footnoteReference w:id="45"/>
            </w:r>
          </w:p>
        </w:tc>
        <w:tc>
          <w:tcPr>
            <w:tcW w:w="3713" w:type="dxa"/>
          </w:tcPr>
          <w:p w:rsidRPr="00C20AEF" w:rsidR="00234020" w:rsidP="0025487E" w:rsidRDefault="00234020" w14:paraId="67A5FD39" w14:textId="5EDBC9C5">
            <w:pPr>
              <w:pStyle w:val="TabelleFlietext3"/>
              <w:spacing w:before="60" w:after="60"/>
            </w:pPr>
            <w:r>
              <w:t>Searched part number in input format, print format or memory format, with and without wildcard (*).</w:t>
            </w:r>
          </w:p>
        </w:tc>
      </w:tr>
      <w:tr w:rsidRPr="00C20AEF" w:rsidR="00234020" w:rsidTr="00234020" w14:paraId="409FD0FA" w14:textId="77777777">
        <w:tc>
          <w:tcPr>
            <w:tcW w:w="1815" w:type="dxa"/>
          </w:tcPr>
          <w:p w:rsidRPr="00C20AEF" w:rsidR="00234020" w:rsidP="00234020" w:rsidRDefault="00234020" w14:paraId="5259BD4F" w14:textId="77777777">
            <w:pPr>
              <w:pStyle w:val="TabelleFlietext3"/>
              <w:spacing w:before="60" w:after="60"/>
            </w:pPr>
            <w:r>
              <w:t>Quantity</w:t>
            </w:r>
          </w:p>
        </w:tc>
        <w:tc>
          <w:tcPr>
            <w:tcW w:w="1329" w:type="dxa"/>
          </w:tcPr>
          <w:p w:rsidRPr="00C20AEF" w:rsidR="00234020" w:rsidP="00234020" w:rsidRDefault="00234020" w14:paraId="57C06FCA" w14:textId="77777777">
            <w:pPr>
              <w:pStyle w:val="TabelleFlietext3"/>
              <w:spacing w:before="60" w:after="60"/>
            </w:pPr>
            <w:r>
              <w:t>Text field</w:t>
            </w:r>
          </w:p>
        </w:tc>
        <w:tc>
          <w:tcPr>
            <w:tcW w:w="1624" w:type="dxa"/>
          </w:tcPr>
          <w:p w:rsidRPr="00C20AEF" w:rsidR="00234020" w:rsidP="00234020" w:rsidRDefault="00234020" w14:paraId="0C8D8E66" w14:textId="77777777">
            <w:pPr>
              <w:pStyle w:val="TabelleFlietext3"/>
              <w:spacing w:before="60" w:after="60"/>
            </w:pPr>
            <w:r>
              <w:t>Numeric,</w:t>
            </w:r>
          </w:p>
          <w:p w:rsidRPr="00C20AEF" w:rsidR="00234020" w:rsidP="00234020" w:rsidRDefault="00234020" w14:paraId="2D9C95C1" w14:textId="77777777">
            <w:pPr>
              <w:pStyle w:val="TabelleFlietext3"/>
              <w:spacing w:before="60" w:after="60"/>
            </w:pPr>
            <w:r>
              <w:t>Integer</w:t>
            </w:r>
          </w:p>
        </w:tc>
        <w:tc>
          <w:tcPr>
            <w:tcW w:w="1083" w:type="dxa"/>
          </w:tcPr>
          <w:p w:rsidRPr="00C20AEF" w:rsidR="00234020" w:rsidP="00234020" w:rsidRDefault="00234020" w14:paraId="6B29D784" w14:textId="77777777">
            <w:pPr>
              <w:pStyle w:val="TabelleFlietext3"/>
              <w:spacing w:before="60" w:after="60"/>
              <w:jc w:val="center"/>
            </w:pPr>
            <w:r>
              <w:t>-</w:t>
            </w:r>
          </w:p>
        </w:tc>
        <w:tc>
          <w:tcPr>
            <w:tcW w:w="3713" w:type="dxa"/>
          </w:tcPr>
          <w:p w:rsidRPr="00C20AEF" w:rsidR="00234020" w:rsidP="00234020" w:rsidRDefault="00234020" w14:paraId="3F3DCAF4" w14:textId="77777777">
            <w:pPr>
              <w:pStyle w:val="TabelleFlietext3"/>
              <w:spacing w:before="60" w:after="60"/>
            </w:pPr>
            <w:r>
              <w:t>Quantity sought.</w:t>
            </w:r>
          </w:p>
        </w:tc>
      </w:tr>
      <w:tr w:rsidRPr="00C20AEF" w:rsidR="00234020" w:rsidTr="00234020" w14:paraId="6A55F986" w14:textId="77777777">
        <w:tc>
          <w:tcPr>
            <w:tcW w:w="1815" w:type="dxa"/>
          </w:tcPr>
          <w:p w:rsidRPr="00C20AEF" w:rsidR="00234020" w:rsidP="00234020" w:rsidRDefault="00234020" w14:paraId="4E20D498" w14:textId="77777777">
            <w:pPr>
              <w:pStyle w:val="TabelleFlietext3"/>
              <w:spacing w:before="60" w:after="60"/>
            </w:pPr>
            <w:r>
              <w:t>Alternatives</w:t>
            </w:r>
          </w:p>
        </w:tc>
        <w:tc>
          <w:tcPr>
            <w:tcW w:w="1329" w:type="dxa"/>
          </w:tcPr>
          <w:p w:rsidRPr="00C20AEF" w:rsidR="00234020" w:rsidP="00234020" w:rsidRDefault="00234020" w14:paraId="5C88B9E3" w14:textId="77777777">
            <w:pPr>
              <w:pStyle w:val="TabelleFlietext3"/>
              <w:spacing w:before="60" w:after="60"/>
            </w:pPr>
            <w:r>
              <w:t>Checkbox</w:t>
            </w:r>
          </w:p>
        </w:tc>
        <w:tc>
          <w:tcPr>
            <w:tcW w:w="1624" w:type="dxa"/>
          </w:tcPr>
          <w:p w:rsidRPr="00C20AEF" w:rsidR="00234020" w:rsidP="00234020" w:rsidRDefault="00234020" w14:paraId="04501E2C" w14:textId="77777777">
            <w:pPr>
              <w:pStyle w:val="TabelleFlietext3"/>
              <w:spacing w:before="60" w:after="60"/>
            </w:pPr>
            <w:r>
              <w:t>True/False</w:t>
            </w:r>
          </w:p>
        </w:tc>
        <w:tc>
          <w:tcPr>
            <w:tcW w:w="1083" w:type="dxa"/>
          </w:tcPr>
          <w:p w:rsidRPr="00C20AEF" w:rsidR="00234020" w:rsidP="00234020" w:rsidRDefault="00234020" w14:paraId="10A23642" w14:textId="77777777">
            <w:pPr>
              <w:pStyle w:val="TabelleFlietext3"/>
              <w:spacing w:before="60" w:after="60"/>
              <w:jc w:val="center"/>
            </w:pPr>
            <w:r>
              <w:t>-</w:t>
            </w:r>
          </w:p>
        </w:tc>
        <w:tc>
          <w:tcPr>
            <w:tcW w:w="3713" w:type="dxa"/>
          </w:tcPr>
          <w:p w:rsidRPr="00C20AEF" w:rsidR="00234020" w:rsidP="00234020" w:rsidRDefault="00234020" w14:paraId="51832806" w14:textId="77777777">
            <w:pPr>
              <w:pStyle w:val="TabelleFlietext3"/>
              <w:spacing w:before="60" w:after="60"/>
            </w:pPr>
            <w:r>
              <w:t>Alternatives are included in the search.</w:t>
            </w:r>
          </w:p>
          <w:p w:rsidRPr="00C20AEF" w:rsidR="00C62B36" w:rsidP="00234020" w:rsidRDefault="00C62B36" w14:paraId="3A084543" w14:textId="7D6DA77F">
            <w:pPr>
              <w:pStyle w:val="TabelleFlietext3"/>
              <w:spacing w:before="60" w:after="60"/>
            </w:pPr>
            <w:r>
              <w:t>Selected by default in the D2D process (at the start of the application)</w:t>
            </w:r>
          </w:p>
        </w:tc>
      </w:tr>
      <w:tr w:rsidRPr="00C20AEF" w:rsidR="00234020" w:rsidTr="00234020" w14:paraId="7AF8A449" w14:textId="77777777">
        <w:tc>
          <w:tcPr>
            <w:tcW w:w="1815" w:type="dxa"/>
            <w:tcBorders>
              <w:top w:val="single" w:color="auto" w:sz="4" w:space="0"/>
            </w:tcBorders>
          </w:tcPr>
          <w:p w:rsidRPr="00C20AEF" w:rsidR="00234020" w:rsidP="00234020" w:rsidRDefault="00234020" w14:paraId="16D48117" w14:textId="77777777">
            <w:pPr>
              <w:pStyle w:val="TabelleFlietext3"/>
              <w:spacing w:before="60" w:after="60"/>
            </w:pPr>
            <w:r>
              <w:t>Multiple search</w:t>
            </w:r>
          </w:p>
        </w:tc>
        <w:tc>
          <w:tcPr>
            <w:tcW w:w="1329" w:type="dxa"/>
            <w:tcBorders>
              <w:top w:val="single" w:color="auto" w:sz="4" w:space="0"/>
            </w:tcBorders>
          </w:tcPr>
          <w:p w:rsidRPr="00C20AEF" w:rsidR="00234020" w:rsidP="00234020" w:rsidRDefault="00234020" w14:paraId="71691988" w14:textId="77777777">
            <w:pPr>
              <w:pStyle w:val="TabelleFlietext3"/>
              <w:spacing w:before="60" w:after="60"/>
            </w:pPr>
            <w:r>
              <w:t>Checkbox</w:t>
            </w:r>
          </w:p>
        </w:tc>
        <w:tc>
          <w:tcPr>
            <w:tcW w:w="1624" w:type="dxa"/>
            <w:tcBorders>
              <w:top w:val="single" w:color="auto" w:sz="4" w:space="0"/>
            </w:tcBorders>
          </w:tcPr>
          <w:p w:rsidRPr="00C20AEF" w:rsidR="00234020" w:rsidP="00234020" w:rsidRDefault="00234020" w14:paraId="68056FDD" w14:textId="77777777">
            <w:pPr>
              <w:pStyle w:val="TabelleFlietext3"/>
              <w:spacing w:before="60" w:after="60"/>
            </w:pPr>
            <w:r>
              <w:t>True/False</w:t>
            </w:r>
          </w:p>
        </w:tc>
        <w:tc>
          <w:tcPr>
            <w:tcW w:w="1083" w:type="dxa"/>
            <w:tcBorders>
              <w:top w:val="single" w:color="auto" w:sz="4" w:space="0"/>
            </w:tcBorders>
          </w:tcPr>
          <w:p w:rsidRPr="00C20AEF" w:rsidR="00234020" w:rsidP="00234020" w:rsidRDefault="00234020" w14:paraId="33A15C0F" w14:textId="77777777">
            <w:pPr>
              <w:pStyle w:val="TabelleFlietext3"/>
              <w:spacing w:before="60" w:after="60"/>
              <w:jc w:val="center"/>
            </w:pPr>
            <w:r>
              <w:t>-</w:t>
            </w:r>
          </w:p>
        </w:tc>
        <w:tc>
          <w:tcPr>
            <w:tcW w:w="3713" w:type="dxa"/>
            <w:tcBorders>
              <w:top w:val="single" w:color="auto" w:sz="4" w:space="0"/>
            </w:tcBorders>
          </w:tcPr>
          <w:p w:rsidRPr="00C20AEF" w:rsidR="00234020" w:rsidP="00234020" w:rsidRDefault="00234020" w14:paraId="50557F12" w14:textId="77777777">
            <w:pPr>
              <w:pStyle w:val="TabelleFlietext3"/>
              <w:spacing w:before="60" w:after="60"/>
            </w:pPr>
            <w:r>
              <w:t>Multiple search is active.</w:t>
            </w:r>
          </w:p>
        </w:tc>
      </w:tr>
    </w:tbl>
    <w:p w:rsidRPr="00C20AEF" w:rsidR="00234020" w:rsidP="00234020" w:rsidRDefault="00234020" w14:paraId="2FC3810D" w14:textId="13DA96E9">
      <w:pPr>
        <w:pStyle w:val="Beschriftung"/>
      </w:pPr>
      <w:bookmarkStart w:name="_Toc255401695" w:id="393"/>
      <w:bookmarkStart w:name="_Toc98411825" w:id="394"/>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21</w:t>
      </w:r>
      <w:r>
        <w:fldChar w:fldCharType="end"/>
      </w:r>
      <w:r>
        <w:t xml:space="preserve"> - Panel Search: Overview search criteria</w:t>
      </w:r>
      <w:bookmarkEnd w:id="393"/>
      <w:bookmarkEnd w:id="394"/>
    </w:p>
    <w:p w:rsidRPr="00C20AEF" w:rsidR="0019077C" w:rsidP="0019077C" w:rsidRDefault="0019077C" w14:paraId="7A3AA55D" w14:textId="36B8A164">
      <w:pPr>
        <w:pStyle w:val="Textkrper"/>
      </w:pPr>
      <w:r>
        <w:rPr>
          <w:u w:val="single"/>
        </w:rPr>
        <w:t>Notice</w:t>
      </w:r>
      <w:r>
        <w:t xml:space="preserve">: The search options Alternatives, Wildcard and Multiple search, can only be selected in the following five combinations: </w:t>
      </w:r>
    </w:p>
    <w:tbl>
      <w:tblPr>
        <w:tblW w:w="0" w:type="auto"/>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ook w:val="01E0" w:firstRow="1" w:lastRow="1" w:firstColumn="1" w:lastColumn="1" w:noHBand="0" w:noVBand="0"/>
      </w:tblPr>
      <w:tblGrid>
        <w:gridCol w:w="1605"/>
        <w:gridCol w:w="1361"/>
        <w:gridCol w:w="1061"/>
        <w:gridCol w:w="1672"/>
      </w:tblGrid>
      <w:tr w:rsidRPr="00C20AEF" w:rsidR="0019077C" w:rsidTr="005201CC" w14:paraId="1A4AACF7" w14:textId="77777777">
        <w:trPr>
          <w:tblHeader/>
        </w:trPr>
        <w:tc>
          <w:tcPr>
            <w:tcW w:w="0" w:type="auto"/>
            <w:tcBorders>
              <w:top w:val="single" w:color="auto" w:sz="4" w:space="0"/>
              <w:bottom w:val="single" w:color="auto" w:sz="6" w:space="0"/>
            </w:tcBorders>
            <w:shd w:val="clear" w:color="auto" w:fill="auto"/>
          </w:tcPr>
          <w:p w:rsidRPr="00C20AEF" w:rsidR="0019077C" w:rsidP="006628F8" w:rsidRDefault="0019077C" w14:paraId="36E6D23A" w14:textId="77777777">
            <w:pPr>
              <w:pStyle w:val="TableHeading"/>
            </w:pPr>
          </w:p>
        </w:tc>
        <w:tc>
          <w:tcPr>
            <w:tcW w:w="0" w:type="auto"/>
            <w:tcBorders>
              <w:top w:val="single" w:color="auto" w:sz="4" w:space="0"/>
              <w:bottom w:val="single" w:color="auto" w:sz="6" w:space="0"/>
            </w:tcBorders>
            <w:shd w:val="clear" w:color="auto" w:fill="F2F2F2"/>
          </w:tcPr>
          <w:p w:rsidRPr="00C20AEF" w:rsidR="0019077C" w:rsidP="006628F8" w:rsidRDefault="0019077C" w14:paraId="501BD535" w14:textId="77777777">
            <w:pPr>
              <w:pStyle w:val="TableHeading"/>
            </w:pPr>
            <w:r>
              <w:t>Alternatives</w:t>
            </w:r>
          </w:p>
        </w:tc>
        <w:tc>
          <w:tcPr>
            <w:tcW w:w="0" w:type="auto"/>
            <w:tcBorders>
              <w:top w:val="single" w:color="auto" w:sz="4" w:space="0"/>
              <w:bottom w:val="single" w:color="auto" w:sz="6" w:space="0"/>
            </w:tcBorders>
            <w:shd w:val="clear" w:color="auto" w:fill="F2F2F2"/>
          </w:tcPr>
          <w:p w:rsidRPr="00C20AEF" w:rsidR="0019077C" w:rsidP="006628F8" w:rsidRDefault="006D0185" w14:paraId="56CF3FCC" w14:textId="01210744">
            <w:pPr>
              <w:pStyle w:val="TableHeading"/>
            </w:pPr>
            <w:r>
              <w:t>Wildcard</w:t>
            </w:r>
          </w:p>
        </w:tc>
        <w:tc>
          <w:tcPr>
            <w:tcW w:w="0" w:type="auto"/>
            <w:tcBorders>
              <w:top w:val="single" w:color="auto" w:sz="4" w:space="0"/>
              <w:bottom w:val="single" w:color="auto" w:sz="6" w:space="0"/>
            </w:tcBorders>
            <w:shd w:val="clear" w:color="auto" w:fill="F2F2F2"/>
          </w:tcPr>
          <w:p w:rsidRPr="00C20AEF" w:rsidR="0019077C" w:rsidP="006628F8" w:rsidRDefault="0019077C" w14:paraId="67CF6460" w14:textId="77777777">
            <w:pPr>
              <w:pStyle w:val="TableHeading"/>
            </w:pPr>
            <w:r>
              <w:t>Multiple search</w:t>
            </w:r>
          </w:p>
        </w:tc>
      </w:tr>
      <w:tr w:rsidRPr="00C20AEF" w:rsidR="0019077C" w:rsidTr="005201CC" w14:paraId="68A7BA05" w14:textId="77777777">
        <w:trPr>
          <w:tblHeader/>
        </w:trPr>
        <w:tc>
          <w:tcPr>
            <w:tcW w:w="0" w:type="auto"/>
            <w:tcBorders>
              <w:top w:val="single" w:color="auto" w:sz="6" w:space="0"/>
              <w:bottom w:val="single" w:color="auto" w:sz="6" w:space="0"/>
            </w:tcBorders>
            <w:shd w:val="clear" w:color="auto" w:fill="F2F2F2"/>
          </w:tcPr>
          <w:p w:rsidRPr="00C20AEF" w:rsidR="0019077C" w:rsidP="006628F8" w:rsidRDefault="0019077C" w14:paraId="3DDA3D66" w14:textId="77777777">
            <w:pPr>
              <w:pStyle w:val="TableHeading"/>
            </w:pPr>
            <w:r>
              <w:t>Combination 1</w:t>
            </w:r>
          </w:p>
        </w:tc>
        <w:tc>
          <w:tcPr>
            <w:tcW w:w="0" w:type="auto"/>
            <w:tcBorders>
              <w:top w:val="single" w:color="auto" w:sz="6" w:space="0"/>
              <w:bottom w:val="single" w:color="auto" w:sz="6" w:space="0"/>
            </w:tcBorders>
            <w:shd w:val="clear" w:color="auto" w:fill="auto"/>
          </w:tcPr>
          <w:p w:rsidRPr="00C20AEF" w:rsidR="0019077C" w:rsidP="006628F8" w:rsidRDefault="0019077C" w14:paraId="78723856" w14:textId="77777777">
            <w:pPr>
              <w:pStyle w:val="TabelleFlietext3"/>
              <w:keepNext/>
              <w:spacing w:before="60" w:after="60"/>
              <w:ind w:left="0"/>
            </w:pPr>
            <w:r>
              <w:t>No</w:t>
            </w:r>
          </w:p>
        </w:tc>
        <w:tc>
          <w:tcPr>
            <w:tcW w:w="0" w:type="auto"/>
            <w:tcBorders>
              <w:top w:val="single" w:color="auto" w:sz="6" w:space="0"/>
              <w:bottom w:val="single" w:color="auto" w:sz="6" w:space="0"/>
            </w:tcBorders>
          </w:tcPr>
          <w:p w:rsidRPr="00C20AEF" w:rsidR="0019077C" w:rsidP="006628F8" w:rsidRDefault="0019077C" w14:paraId="50E8239E" w14:textId="77777777">
            <w:pPr>
              <w:pStyle w:val="TabelleFlietext3"/>
              <w:keepNext/>
              <w:spacing w:before="60" w:after="60"/>
              <w:ind w:left="0"/>
            </w:pPr>
            <w:r>
              <w:t>No</w:t>
            </w:r>
          </w:p>
        </w:tc>
        <w:tc>
          <w:tcPr>
            <w:tcW w:w="0" w:type="auto"/>
            <w:tcBorders>
              <w:top w:val="single" w:color="auto" w:sz="6" w:space="0"/>
              <w:bottom w:val="single" w:color="auto" w:sz="6" w:space="0"/>
            </w:tcBorders>
          </w:tcPr>
          <w:p w:rsidRPr="00C20AEF" w:rsidR="0019077C" w:rsidP="006628F8" w:rsidRDefault="0019077C" w14:paraId="74AB3F49" w14:textId="77777777">
            <w:pPr>
              <w:pStyle w:val="TabelleFlietext3"/>
              <w:keepNext/>
              <w:spacing w:before="60" w:after="60"/>
              <w:ind w:left="0"/>
            </w:pPr>
            <w:r>
              <w:t>No</w:t>
            </w:r>
          </w:p>
        </w:tc>
      </w:tr>
      <w:tr w:rsidRPr="00C20AEF" w:rsidR="0019077C" w:rsidTr="005201CC" w14:paraId="5FF12E5D" w14:textId="77777777">
        <w:trPr>
          <w:tblHeader/>
        </w:trPr>
        <w:tc>
          <w:tcPr>
            <w:tcW w:w="0" w:type="auto"/>
            <w:tcBorders>
              <w:top w:val="single" w:color="auto" w:sz="6" w:space="0"/>
              <w:bottom w:val="single" w:color="auto" w:sz="6" w:space="0"/>
            </w:tcBorders>
            <w:shd w:val="clear" w:color="auto" w:fill="F2F2F2"/>
          </w:tcPr>
          <w:p w:rsidRPr="00C20AEF" w:rsidR="0019077C" w:rsidP="006628F8" w:rsidRDefault="0019077C" w14:paraId="05983E3E" w14:textId="77777777">
            <w:pPr>
              <w:pStyle w:val="TableHeading"/>
            </w:pPr>
            <w:r>
              <w:t>Combination 2</w:t>
            </w:r>
          </w:p>
        </w:tc>
        <w:tc>
          <w:tcPr>
            <w:tcW w:w="0" w:type="auto"/>
            <w:tcBorders>
              <w:top w:val="single" w:color="auto" w:sz="6" w:space="0"/>
              <w:bottom w:val="single" w:color="auto" w:sz="6" w:space="0"/>
            </w:tcBorders>
            <w:shd w:val="clear" w:color="auto" w:fill="auto"/>
          </w:tcPr>
          <w:p w:rsidRPr="00C20AEF" w:rsidR="0019077C" w:rsidP="006628F8" w:rsidRDefault="0019077C" w14:paraId="3C987DA1" w14:textId="77777777">
            <w:pPr>
              <w:pStyle w:val="TabelleFlietext3"/>
              <w:keepNext/>
              <w:spacing w:before="60" w:after="60"/>
              <w:ind w:left="0"/>
            </w:pPr>
            <w:r>
              <w:t>Yes</w:t>
            </w:r>
          </w:p>
        </w:tc>
        <w:tc>
          <w:tcPr>
            <w:tcW w:w="0" w:type="auto"/>
            <w:tcBorders>
              <w:top w:val="single" w:color="auto" w:sz="6" w:space="0"/>
              <w:bottom w:val="single" w:color="auto" w:sz="6" w:space="0"/>
            </w:tcBorders>
            <w:shd w:val="clear" w:color="auto" w:fill="auto"/>
          </w:tcPr>
          <w:p w:rsidRPr="00C20AEF" w:rsidR="0019077C" w:rsidP="006628F8" w:rsidRDefault="0019077C" w14:paraId="411870AA" w14:textId="77777777">
            <w:pPr>
              <w:pStyle w:val="TabelleFlietext3"/>
              <w:keepNext/>
              <w:spacing w:before="60" w:after="60"/>
              <w:ind w:left="0"/>
            </w:pPr>
            <w:r>
              <w:t>No</w:t>
            </w:r>
          </w:p>
        </w:tc>
        <w:tc>
          <w:tcPr>
            <w:tcW w:w="0" w:type="auto"/>
            <w:tcBorders>
              <w:top w:val="single" w:color="auto" w:sz="6" w:space="0"/>
              <w:bottom w:val="single" w:color="auto" w:sz="6" w:space="0"/>
            </w:tcBorders>
          </w:tcPr>
          <w:p w:rsidRPr="00C20AEF" w:rsidR="0019077C" w:rsidP="006628F8" w:rsidRDefault="0019077C" w14:paraId="61A7082A" w14:textId="77777777">
            <w:pPr>
              <w:pStyle w:val="TabelleFlietext3"/>
              <w:keepNext/>
              <w:spacing w:before="60" w:after="60"/>
              <w:ind w:left="0"/>
            </w:pPr>
            <w:r>
              <w:t>No</w:t>
            </w:r>
          </w:p>
        </w:tc>
      </w:tr>
      <w:tr w:rsidRPr="00C20AEF" w:rsidR="0019077C" w:rsidTr="005201CC" w14:paraId="067D7B9D" w14:textId="77777777">
        <w:trPr>
          <w:tblHeader/>
        </w:trPr>
        <w:tc>
          <w:tcPr>
            <w:tcW w:w="0" w:type="auto"/>
            <w:tcBorders>
              <w:top w:val="single" w:color="auto" w:sz="6" w:space="0"/>
              <w:bottom w:val="single" w:color="auto" w:sz="6" w:space="0"/>
            </w:tcBorders>
            <w:shd w:val="clear" w:color="auto" w:fill="F2F2F2"/>
          </w:tcPr>
          <w:p w:rsidRPr="00C20AEF" w:rsidR="0019077C" w:rsidP="006628F8" w:rsidRDefault="0019077C" w14:paraId="428C9055" w14:textId="77777777">
            <w:pPr>
              <w:pStyle w:val="TableHeading"/>
            </w:pPr>
            <w:r>
              <w:t>Combination 3</w:t>
            </w:r>
          </w:p>
        </w:tc>
        <w:tc>
          <w:tcPr>
            <w:tcW w:w="0" w:type="auto"/>
            <w:tcBorders>
              <w:top w:val="single" w:color="auto" w:sz="6" w:space="0"/>
              <w:bottom w:val="single" w:color="auto" w:sz="6" w:space="0"/>
            </w:tcBorders>
            <w:shd w:val="clear" w:color="auto" w:fill="auto"/>
          </w:tcPr>
          <w:p w:rsidRPr="00C20AEF" w:rsidR="0019077C" w:rsidP="006628F8" w:rsidRDefault="0019077C" w14:paraId="2589F1F6" w14:textId="77777777">
            <w:pPr>
              <w:pStyle w:val="TabelleFlietext3"/>
              <w:keepNext/>
              <w:spacing w:before="60" w:after="60"/>
              <w:ind w:left="0"/>
            </w:pPr>
            <w:r>
              <w:t>Yes</w:t>
            </w:r>
          </w:p>
        </w:tc>
        <w:tc>
          <w:tcPr>
            <w:tcW w:w="0" w:type="auto"/>
            <w:tcBorders>
              <w:top w:val="single" w:color="auto" w:sz="6" w:space="0"/>
              <w:bottom w:val="single" w:color="auto" w:sz="6" w:space="0"/>
            </w:tcBorders>
            <w:shd w:val="clear" w:color="auto" w:fill="auto"/>
          </w:tcPr>
          <w:p w:rsidRPr="00C20AEF" w:rsidR="0019077C" w:rsidP="006628F8" w:rsidRDefault="0019077C" w14:paraId="38141F1E" w14:textId="77777777">
            <w:pPr>
              <w:pStyle w:val="TabelleFlietext3"/>
              <w:keepNext/>
              <w:spacing w:before="60" w:after="60"/>
              <w:ind w:left="0"/>
            </w:pPr>
            <w:r>
              <w:t>No</w:t>
            </w:r>
          </w:p>
        </w:tc>
        <w:tc>
          <w:tcPr>
            <w:tcW w:w="0" w:type="auto"/>
            <w:tcBorders>
              <w:top w:val="single" w:color="auto" w:sz="6" w:space="0"/>
              <w:bottom w:val="single" w:color="auto" w:sz="6" w:space="0"/>
            </w:tcBorders>
            <w:shd w:val="clear" w:color="auto" w:fill="auto"/>
          </w:tcPr>
          <w:p w:rsidRPr="00C20AEF" w:rsidR="0019077C" w:rsidP="006628F8" w:rsidRDefault="0019077C" w14:paraId="76FA96F0" w14:textId="77777777">
            <w:pPr>
              <w:pStyle w:val="TabelleFlietext3"/>
              <w:keepNext/>
              <w:spacing w:before="60" w:after="60"/>
              <w:ind w:left="0"/>
            </w:pPr>
            <w:r>
              <w:t>Yes</w:t>
            </w:r>
          </w:p>
        </w:tc>
      </w:tr>
      <w:tr w:rsidRPr="00C20AEF" w:rsidR="0019077C" w:rsidTr="005201CC" w14:paraId="3618728E" w14:textId="77777777">
        <w:trPr>
          <w:tblHeader/>
        </w:trPr>
        <w:tc>
          <w:tcPr>
            <w:tcW w:w="0" w:type="auto"/>
            <w:tcBorders>
              <w:top w:val="single" w:color="auto" w:sz="6" w:space="0"/>
              <w:bottom w:val="single" w:color="auto" w:sz="6" w:space="0"/>
            </w:tcBorders>
            <w:shd w:val="clear" w:color="auto" w:fill="F2F2F2"/>
          </w:tcPr>
          <w:p w:rsidRPr="00C20AEF" w:rsidR="0019077C" w:rsidP="006628F8" w:rsidRDefault="0019077C" w14:paraId="16FBE46B" w14:textId="77777777">
            <w:pPr>
              <w:pStyle w:val="TableHeading"/>
            </w:pPr>
            <w:r>
              <w:t>Combination 4</w:t>
            </w:r>
          </w:p>
        </w:tc>
        <w:tc>
          <w:tcPr>
            <w:tcW w:w="0" w:type="auto"/>
            <w:tcBorders>
              <w:top w:val="single" w:color="auto" w:sz="6" w:space="0"/>
              <w:bottom w:val="single" w:color="auto" w:sz="6" w:space="0"/>
            </w:tcBorders>
            <w:shd w:val="clear" w:color="auto" w:fill="auto"/>
          </w:tcPr>
          <w:p w:rsidRPr="00C20AEF" w:rsidR="0019077C" w:rsidP="006628F8" w:rsidRDefault="0019077C" w14:paraId="5876A10E" w14:textId="77777777">
            <w:pPr>
              <w:pStyle w:val="TabelleFlietext3"/>
              <w:keepNext/>
              <w:spacing w:before="60" w:after="60"/>
              <w:ind w:left="0"/>
            </w:pPr>
            <w:r>
              <w:t>No</w:t>
            </w:r>
          </w:p>
        </w:tc>
        <w:tc>
          <w:tcPr>
            <w:tcW w:w="0" w:type="auto"/>
            <w:tcBorders>
              <w:top w:val="single" w:color="auto" w:sz="6" w:space="0"/>
              <w:bottom w:val="single" w:color="auto" w:sz="6" w:space="0"/>
            </w:tcBorders>
            <w:shd w:val="clear" w:color="auto" w:fill="auto"/>
          </w:tcPr>
          <w:p w:rsidRPr="00C20AEF" w:rsidR="0019077C" w:rsidP="006628F8" w:rsidRDefault="0019077C" w14:paraId="5A0D7B2A" w14:textId="77777777">
            <w:pPr>
              <w:pStyle w:val="TabelleFlietext3"/>
              <w:keepNext/>
              <w:spacing w:before="60" w:after="60"/>
              <w:ind w:left="0"/>
            </w:pPr>
            <w:r>
              <w:t>No</w:t>
            </w:r>
          </w:p>
        </w:tc>
        <w:tc>
          <w:tcPr>
            <w:tcW w:w="0" w:type="auto"/>
            <w:tcBorders>
              <w:top w:val="single" w:color="auto" w:sz="6" w:space="0"/>
              <w:bottom w:val="single" w:color="auto" w:sz="6" w:space="0"/>
            </w:tcBorders>
            <w:shd w:val="clear" w:color="auto" w:fill="auto"/>
          </w:tcPr>
          <w:p w:rsidRPr="00C20AEF" w:rsidR="0019077C" w:rsidP="006628F8" w:rsidRDefault="0019077C" w14:paraId="523AD55F" w14:textId="77777777">
            <w:pPr>
              <w:pStyle w:val="TabelleFlietext3"/>
              <w:keepNext/>
              <w:spacing w:before="60" w:after="60"/>
              <w:ind w:left="0"/>
            </w:pPr>
            <w:r>
              <w:t>Yes</w:t>
            </w:r>
          </w:p>
        </w:tc>
      </w:tr>
      <w:tr w:rsidRPr="00C20AEF" w:rsidR="0019077C" w:rsidTr="005201CC" w14:paraId="4943D150" w14:textId="77777777">
        <w:trPr>
          <w:tblHeader/>
        </w:trPr>
        <w:tc>
          <w:tcPr>
            <w:tcW w:w="0" w:type="auto"/>
            <w:tcBorders>
              <w:top w:val="single" w:color="auto" w:sz="6" w:space="0"/>
              <w:bottom w:val="single" w:color="auto" w:sz="6" w:space="0"/>
            </w:tcBorders>
            <w:shd w:val="clear" w:color="auto" w:fill="F2F2F2"/>
          </w:tcPr>
          <w:p w:rsidRPr="00C20AEF" w:rsidR="0019077C" w:rsidP="006628F8" w:rsidRDefault="0019077C" w14:paraId="62EF91A4" w14:textId="77777777">
            <w:pPr>
              <w:pStyle w:val="TableHeading"/>
            </w:pPr>
            <w:r>
              <w:t>Combination 5</w:t>
            </w:r>
          </w:p>
        </w:tc>
        <w:tc>
          <w:tcPr>
            <w:tcW w:w="0" w:type="auto"/>
            <w:tcBorders>
              <w:top w:val="single" w:color="auto" w:sz="6" w:space="0"/>
              <w:bottom w:val="single" w:color="auto" w:sz="6" w:space="0"/>
            </w:tcBorders>
            <w:shd w:val="clear" w:color="auto" w:fill="auto"/>
          </w:tcPr>
          <w:p w:rsidRPr="00C20AEF" w:rsidR="0019077C" w:rsidP="006628F8" w:rsidRDefault="0019077C" w14:paraId="1BB33B8A" w14:textId="77777777">
            <w:pPr>
              <w:pStyle w:val="TabelleFlietext3"/>
              <w:keepNext/>
              <w:spacing w:before="60" w:after="60"/>
              <w:ind w:left="0"/>
            </w:pPr>
            <w:r>
              <w:t>No</w:t>
            </w:r>
          </w:p>
        </w:tc>
        <w:tc>
          <w:tcPr>
            <w:tcW w:w="0" w:type="auto"/>
            <w:tcBorders>
              <w:top w:val="single" w:color="auto" w:sz="6" w:space="0"/>
              <w:bottom w:val="single" w:color="auto" w:sz="6" w:space="0"/>
            </w:tcBorders>
            <w:shd w:val="clear" w:color="auto" w:fill="auto"/>
          </w:tcPr>
          <w:p w:rsidRPr="00C20AEF" w:rsidR="0019077C" w:rsidP="006628F8" w:rsidRDefault="0019077C" w14:paraId="45FFD362" w14:textId="77777777">
            <w:pPr>
              <w:pStyle w:val="TabelleFlietext3"/>
              <w:keepNext/>
              <w:spacing w:before="60" w:after="60"/>
              <w:ind w:left="0"/>
            </w:pPr>
            <w:r>
              <w:t>Yes</w:t>
            </w:r>
          </w:p>
        </w:tc>
        <w:tc>
          <w:tcPr>
            <w:tcW w:w="0" w:type="auto"/>
            <w:tcBorders>
              <w:top w:val="single" w:color="auto" w:sz="6" w:space="0"/>
              <w:bottom w:val="single" w:color="auto" w:sz="6" w:space="0"/>
            </w:tcBorders>
            <w:shd w:val="clear" w:color="auto" w:fill="auto"/>
          </w:tcPr>
          <w:p w:rsidRPr="00C20AEF" w:rsidR="0019077C" w:rsidP="006628F8" w:rsidRDefault="0019077C" w14:paraId="025D1D90" w14:textId="77777777">
            <w:pPr>
              <w:pStyle w:val="TabelleFlietext3"/>
              <w:keepNext/>
              <w:spacing w:before="60" w:after="60"/>
              <w:ind w:left="0"/>
            </w:pPr>
            <w:r>
              <w:t>No</w:t>
            </w:r>
          </w:p>
        </w:tc>
      </w:tr>
    </w:tbl>
    <w:p w:rsidRPr="00C20AEF" w:rsidR="0019077C" w:rsidP="0019077C" w:rsidRDefault="0019077C" w14:paraId="49C1C627" w14:textId="77777777">
      <w:pPr>
        <w:pStyle w:val="Textkrper"/>
      </w:pPr>
    </w:p>
    <w:p w:rsidRPr="00C20AEF" w:rsidR="00234020" w:rsidP="00234020" w:rsidRDefault="00234020" w14:paraId="29DB99B7" w14:textId="77777777">
      <w:pPr>
        <w:pStyle w:val="Anforderungsnummer"/>
      </w:pPr>
      <w:r>
        <w:t>Requirement: FKT-GUI-109</w:t>
      </w:r>
    </w:p>
    <w:p w:rsidRPr="00C20AEF" w:rsidR="00234020" w:rsidP="00234020" w:rsidRDefault="00234020" w14:paraId="68A4C942" w14:textId="77777777">
      <w:pPr>
        <w:pStyle w:val="Anforderungstext"/>
      </w:pPr>
      <w:r>
        <w:t>The system must allow part number inputs in input format, print format, or save format.</w:t>
      </w:r>
    </w:p>
    <w:p w:rsidRPr="00C20AEF" w:rsidR="0034307A" w:rsidP="0034307A" w:rsidRDefault="0034307A" w14:paraId="14C9E9A2" w14:textId="77777777">
      <w:pPr>
        <w:pStyle w:val="Textkrper"/>
      </w:pPr>
    </w:p>
    <w:p w:rsidRPr="00C20AEF" w:rsidR="00234020" w:rsidP="00234020" w:rsidRDefault="00234020" w14:paraId="21149A9C" w14:textId="77777777">
      <w:pPr>
        <w:pStyle w:val="Anforderungsnummer"/>
      </w:pPr>
      <w:r>
        <w:t>Requirement: FKT-GUI-110</w:t>
      </w:r>
    </w:p>
    <w:p w:rsidRPr="00C20AEF" w:rsidR="00234020" w:rsidP="00234020" w:rsidRDefault="00234020" w14:paraId="2E7C1356" w14:textId="54C0FD8B">
      <w:pPr>
        <w:pStyle w:val="Anforderungstext"/>
      </w:pPr>
      <w:r>
        <w:t xml:space="preserve">The system must fill the filter </w:t>
      </w:r>
      <w:r>
        <w:rPr>
          <w:i/>
        </w:rPr>
        <w:t>quantity</w:t>
      </w:r>
      <w:r>
        <w:t xml:space="preserve"> with quantity 1 by default. Searching with quantity = 0 is not possible (even in multiple search) (</w:t>
      </w:r>
      <w:proofErr w:type="spellStart"/>
      <w:r>
        <w:t>DeadStock</w:t>
      </w:r>
      <w:proofErr w:type="spellEnd"/>
      <w:r>
        <w:t xml:space="preserve"> and D2D).</w:t>
      </w:r>
    </w:p>
    <w:p w:rsidRPr="00C20AEF" w:rsidR="0034307A" w:rsidP="0034307A" w:rsidRDefault="0034307A" w14:paraId="68FE9AB7" w14:textId="77777777">
      <w:pPr>
        <w:pStyle w:val="Textkrper"/>
      </w:pPr>
    </w:p>
    <w:p w:rsidRPr="00C20AEF" w:rsidR="00234020" w:rsidP="00234020" w:rsidRDefault="00234020" w14:paraId="0A823B78" w14:textId="77777777">
      <w:pPr>
        <w:pStyle w:val="Anforderungsnummer"/>
      </w:pPr>
      <w:r>
        <w:t>Requirement: FKT-GUI-111</w:t>
      </w:r>
    </w:p>
    <w:p w:rsidRPr="00C20AEF" w:rsidR="00234020" w:rsidP="00234020" w:rsidRDefault="00234020" w14:paraId="41302E08" w14:textId="77777777">
      <w:pPr>
        <w:pStyle w:val="Anforderungstext"/>
      </w:pPr>
      <w:r>
        <w:t xml:space="preserve">If the user confirms his entries in the </w:t>
      </w:r>
      <w:r>
        <w:rPr>
          <w:i/>
        </w:rPr>
        <w:t>Part number</w:t>
      </w:r>
      <w:r>
        <w:t xml:space="preserve"> field or in the </w:t>
      </w:r>
      <w:r>
        <w:rPr>
          <w:i/>
        </w:rPr>
        <w:t>Quantity</w:t>
      </w:r>
      <w:r>
        <w:t xml:space="preserve"> field with the </w:t>
      </w:r>
      <w:proofErr w:type="spellStart"/>
      <w:r>
        <w:rPr>
          <w:i/>
        </w:rPr>
        <w:t>Enter</w:t>
      </w:r>
      <w:r>
        <w:t>key</w:t>
      </w:r>
      <w:proofErr w:type="spellEnd"/>
      <w:r>
        <w:t>, the active mode is set and the part search is initiated.</w:t>
      </w:r>
    </w:p>
    <w:p w:rsidRPr="00C20AEF" w:rsidR="0034307A" w:rsidP="0034307A" w:rsidRDefault="0034307A" w14:paraId="7062AEA9" w14:textId="77777777">
      <w:pPr>
        <w:pStyle w:val="Textkrper"/>
      </w:pPr>
    </w:p>
    <w:p w:rsidRPr="00C20AEF" w:rsidR="00234020" w:rsidP="00234020" w:rsidRDefault="00234020" w14:paraId="14D38DB9" w14:textId="77777777">
      <w:pPr>
        <w:pStyle w:val="Anforderungsnummer"/>
      </w:pPr>
      <w:r>
        <w:t>Requirement: FKT-GUI-112</w:t>
      </w:r>
    </w:p>
    <w:p w:rsidRPr="00C20AEF" w:rsidR="00234020" w:rsidP="00406B78" w:rsidRDefault="00234020" w14:paraId="12F09D4B" w14:textId="77777777">
      <w:pPr>
        <w:pStyle w:val="Anforderungstext"/>
      </w:pPr>
      <w:r>
        <w:t xml:space="preserve">When you click the </w:t>
      </w:r>
      <w:r>
        <w:rPr>
          <w:i/>
        </w:rPr>
        <w:t xml:space="preserve">Open Multiple Input Window </w:t>
      </w:r>
      <w:r>
        <w:t xml:space="preserve">button, the system must open the </w:t>
      </w:r>
      <w:r>
        <w:rPr>
          <w:i/>
        </w:rPr>
        <w:t>Multiple Input</w:t>
      </w:r>
      <w:r>
        <w:t xml:space="preserve"> dialog. Existing part numbers are automatically sorted in ascending order in the sort format.</w:t>
      </w:r>
    </w:p>
    <w:p w:rsidRPr="00C20AEF" w:rsidR="00444437" w:rsidP="0034307A" w:rsidRDefault="00444437" w14:paraId="33CF0ABB" w14:textId="77777777">
      <w:pPr>
        <w:pStyle w:val="Textkrper"/>
      </w:pPr>
    </w:p>
    <w:p w:rsidRPr="00C20AEF" w:rsidR="00234020" w:rsidP="00234020" w:rsidRDefault="00234020" w14:paraId="28DB8286" w14:textId="77777777">
      <w:pPr>
        <w:pStyle w:val="Anforderungsnummer"/>
      </w:pPr>
      <w:r>
        <w:lastRenderedPageBreak/>
        <w:t>Requirement: FKT-GUI-113</w:t>
      </w:r>
    </w:p>
    <w:p w:rsidRPr="00C20AEF" w:rsidR="00234020" w:rsidP="00234020" w:rsidRDefault="00234020" w14:paraId="082B1950" w14:textId="585C14FD">
      <w:pPr>
        <w:pStyle w:val="Anforderungstext"/>
      </w:pPr>
      <w:r>
        <w:t>The system must automatically restrict the parts search in stage 1 to the country of the registered operation (active operation). An international search is possibly planned for stage 2.</w:t>
      </w:r>
    </w:p>
    <w:p w:rsidRPr="00C20AEF" w:rsidR="004A57A6" w:rsidP="004A57A6" w:rsidRDefault="004A57A6" w14:paraId="5F9E1E60" w14:textId="77777777"/>
    <w:p w:rsidRPr="00C20AEF" w:rsidR="00EF2E42" w:rsidP="00EF2E42" w:rsidRDefault="00EF2E42" w14:paraId="2D9D787B" w14:textId="3F2811E7">
      <w:pPr>
        <w:pStyle w:val="Anforderungsnummer"/>
      </w:pPr>
      <w:r>
        <w:t>Requirement: FKT-GUI-352</w:t>
      </w:r>
    </w:p>
    <w:p w:rsidRPr="00C20AEF" w:rsidR="00EF2E42" w:rsidP="00EF2E42" w:rsidRDefault="00EF2E42" w14:paraId="631166B1" w14:textId="7D5C95C0">
      <w:pPr>
        <w:pStyle w:val="Anforderungstext"/>
      </w:pPr>
      <w:r>
        <w:t>If the checkbox for the multiple search is selected, the dialog for maintaining the part numbers opens immediately.</w:t>
      </w:r>
    </w:p>
    <w:p w:rsidRPr="00C20AEF" w:rsidR="00F34614" w:rsidP="004A57A6" w:rsidRDefault="00F34614" w14:paraId="5EF5E416" w14:textId="6F34F3E2"/>
    <w:p w:rsidRPr="00C20AEF" w:rsidR="00F34614" w:rsidP="00F34614" w:rsidRDefault="00F34614" w14:paraId="65D7CE56" w14:textId="05ED8684">
      <w:pPr>
        <w:pStyle w:val="Anforderungsnummer"/>
      </w:pPr>
      <w:r>
        <w:t>Requirement: FKT-GUI-353</w:t>
      </w:r>
    </w:p>
    <w:p w:rsidRPr="00C20AEF" w:rsidR="004A57A6" w:rsidP="004A57A6" w:rsidRDefault="004A57A6" w14:paraId="21CB5897" w14:textId="111258B3">
      <w:pPr>
        <w:pStyle w:val="Anforderungstext"/>
      </w:pPr>
      <w:r>
        <w:t xml:space="preserve">When searching in the </w:t>
      </w:r>
      <w:proofErr w:type="spellStart"/>
      <w:r>
        <w:t>DeadStock</w:t>
      </w:r>
      <w:proofErr w:type="spellEnd"/>
      <w:r>
        <w:t xml:space="preserve"> process, a valid, authorized farm must be entered in the farm selection (as before).</w:t>
      </w:r>
    </w:p>
    <w:p w:rsidRPr="00C20AEF" w:rsidR="00F34614" w:rsidP="00F34614" w:rsidRDefault="00F34614" w14:paraId="231393AF" w14:textId="5EEDDF82">
      <w:pPr>
        <w:pStyle w:val="Anforderungstext"/>
      </w:pPr>
      <w:r>
        <w:t>When searching in the D2D process, the following rules apply to the operation input:</w:t>
      </w:r>
    </w:p>
    <w:p w:rsidRPr="00C20AEF" w:rsidR="00F34614" w:rsidP="00E834B8" w:rsidRDefault="00F34614" w14:paraId="7ECC7687" w14:textId="3E03423D">
      <w:pPr>
        <w:pStyle w:val="Anforderungstext"/>
        <w:numPr>
          <w:ilvl w:val="0"/>
          <w:numId w:val="39"/>
        </w:numPr>
      </w:pPr>
      <w:r>
        <w:t xml:space="preserve">Users of the </w:t>
      </w:r>
      <w:proofErr w:type="spellStart"/>
      <w:r>
        <w:t>RetailerAdmin</w:t>
      </w:r>
      <w:proofErr w:type="spellEnd"/>
      <w:r>
        <w:t xml:space="preserve"> and </w:t>
      </w:r>
      <w:proofErr w:type="spellStart"/>
      <w:r>
        <w:t>RetailerDefault</w:t>
      </w:r>
      <w:proofErr w:type="spellEnd"/>
      <w:r>
        <w:t xml:space="preserve"> roles: A valid and authorized establishment number must be entered for the search (OrteD2D). The operation must also be active for the D2D process. Otherwise a corresponding error dialog appears, the search is not started</w:t>
      </w:r>
    </w:p>
    <w:p w:rsidRPr="00C20AEF" w:rsidR="00F34614" w:rsidP="00E834B8" w:rsidRDefault="00F34614" w14:paraId="33DFA238" w14:textId="5D802FA5">
      <w:pPr>
        <w:pStyle w:val="Anforderungstext"/>
        <w:numPr>
          <w:ilvl w:val="0"/>
          <w:numId w:val="39"/>
        </w:numPr>
      </w:pPr>
      <w:r>
        <w:t xml:space="preserve">User of the role market controller: It is mandatory to enter a company number, even if not a valid one (e.g. 1 / Germany) or active for the D2D process. If no site number is entered, an error dialog appears and the search is not started. Based on the eligibility, no order is possible in any case (VOR and D2D). </w:t>
      </w:r>
    </w:p>
    <w:p w:rsidRPr="00C20AEF" w:rsidR="00F34614" w:rsidP="00E834B8" w:rsidRDefault="00F34614" w14:paraId="5A82C54C" w14:textId="2D78E499">
      <w:pPr>
        <w:pStyle w:val="Anforderungstext"/>
        <w:numPr>
          <w:ilvl w:val="0"/>
          <w:numId w:val="39"/>
        </w:numPr>
      </w:pPr>
      <w:r>
        <w:t>Users of the Admin Controller role: It is not necessary to enter a valid company number. Due to the authorization is not possible to order in any case (VOR and D2D)</w:t>
      </w:r>
    </w:p>
    <w:p w:rsidRPr="00C20AEF" w:rsidR="006D0185" w:rsidP="006D0185" w:rsidRDefault="006D0185" w14:paraId="6A9DAEDA" w14:textId="23DEC6D5">
      <w:pPr>
        <w:pStyle w:val="Anforderungsnummer"/>
      </w:pPr>
      <w:r>
        <w:t>Requirement: FKT-GUI-354</w:t>
      </w:r>
    </w:p>
    <w:p w:rsidRPr="00C20AEF" w:rsidR="00597EE9" w:rsidP="00101F72" w:rsidRDefault="00597EE9" w14:paraId="01CF3918" w14:textId="0F5EFB83">
      <w:pPr>
        <w:pStyle w:val="Anforderungstext"/>
      </w:pPr>
      <w:r>
        <w:t>The search option "Hull part number" is omitted. It is replaced by the possibility to search for part numbers using a wildcard (*), e.g. A651010*.</w:t>
      </w:r>
    </w:p>
    <w:p w:rsidRPr="00C20AEF" w:rsidR="00597EE9" w:rsidP="00597EE9" w:rsidRDefault="00597EE9" w14:paraId="4B138CB5" w14:textId="6DA38DC8">
      <w:pPr>
        <w:pStyle w:val="Anforderungsnummer"/>
      </w:pPr>
      <w:r>
        <w:t>Requirement: FKT-GUI-355</w:t>
      </w:r>
    </w:p>
    <w:p w:rsidRPr="00C20AEF" w:rsidR="00597EE9" w:rsidP="00597EE9" w:rsidRDefault="00597EE9" w14:paraId="05CE0146" w14:textId="5DE7F639">
      <w:pPr>
        <w:pStyle w:val="Anforderungstext"/>
      </w:pPr>
      <w:r>
        <w:t>In the wildcard search, the entry of the part number code letter is always mandatory. If the part number code letter is not specified, an error dialog appears and the search is not performed. The same rules apply for the input as before for the fuselage part number search. If the rules are not followed, an error dialog appears and the search is not started.</w:t>
      </w:r>
    </w:p>
    <w:p w:rsidRPr="00C20AEF" w:rsidR="00A276BB" w:rsidP="00A276BB" w:rsidRDefault="00A276BB" w14:paraId="748AC393" w14:textId="6206E30F">
      <w:pPr>
        <w:pStyle w:val="Anforderungsnummer"/>
      </w:pPr>
      <w:r>
        <w:t xml:space="preserve">Requirement: </w:t>
      </w:r>
      <w:r>
        <w:rPr>
          <w:highlight w:val="yellow"/>
        </w:rPr>
        <w:t>FKT-GUI-356</w:t>
      </w:r>
    </w:p>
    <w:p w:rsidRPr="00C20AEF" w:rsidR="00A276BB" w:rsidP="00A276BB" w:rsidRDefault="00A276BB" w14:paraId="0A7DE068" w14:textId="2ED10788">
      <w:pPr>
        <w:pStyle w:val="Anforderungstext"/>
      </w:pPr>
      <w:r>
        <w:t>The system must provide the search criteria described in the table below during the D2D process:</w:t>
      </w:r>
    </w:p>
    <w:p w:rsidRPr="00C20AEF" w:rsidR="007411DA" w:rsidP="00A276BB" w:rsidRDefault="007411DA" w14:paraId="241AC0C7" w14:textId="77777777">
      <w:pPr>
        <w:pStyle w:val="Anforderungstext"/>
      </w:pPr>
    </w:p>
    <w:tbl>
      <w:tblPr>
        <w:tblW w:w="4799" w:type="pct"/>
        <w:tblBorders>
          <w:top w:val="single" w:color="E20074" w:sz="18" w:space="0"/>
          <w:insideH w:val="single" w:color="auto" w:sz="4" w:space="0"/>
        </w:tblBorders>
        <w:tblLayout w:type="fixed"/>
        <w:tblLook w:val="01E0" w:firstRow="1" w:lastRow="1" w:firstColumn="1" w:lastColumn="1" w:noHBand="0" w:noVBand="0"/>
      </w:tblPr>
      <w:tblGrid>
        <w:gridCol w:w="1775"/>
        <w:gridCol w:w="1301"/>
        <w:gridCol w:w="1589"/>
        <w:gridCol w:w="4307"/>
      </w:tblGrid>
      <w:tr w:rsidRPr="00C20AEF" w:rsidR="008027C6" w:rsidTr="009B7F5A" w14:paraId="49731831" w14:textId="77777777">
        <w:trPr>
          <w:tblHeader/>
        </w:trPr>
        <w:tc>
          <w:tcPr>
            <w:tcW w:w="1775" w:type="dxa"/>
            <w:tcBorders>
              <w:top w:val="single" w:color="E20074" w:sz="18" w:space="0"/>
              <w:bottom w:val="single" w:color="auto" w:sz="4" w:space="0"/>
            </w:tcBorders>
            <w:shd w:val="clear" w:color="auto" w:fill="E0E0E0"/>
          </w:tcPr>
          <w:p w:rsidRPr="00C20AEF" w:rsidR="008027C6" w:rsidP="00A276BB" w:rsidRDefault="008027C6" w14:paraId="24238900" w14:textId="77777777">
            <w:pPr>
              <w:pStyle w:val="TableHeading"/>
              <w:keepNext w:val="0"/>
              <w:rPr>
                <w:rStyle w:val="Fett"/>
                <w:b/>
                <w:bCs/>
              </w:rPr>
            </w:pPr>
            <w:r>
              <w:rPr>
                <w:rStyle w:val="Fett"/>
                <w:b/>
              </w:rPr>
              <w:t>Filter</w:t>
            </w:r>
          </w:p>
        </w:tc>
        <w:tc>
          <w:tcPr>
            <w:tcW w:w="1301" w:type="dxa"/>
            <w:tcBorders>
              <w:top w:val="single" w:color="E20074" w:sz="18" w:space="0"/>
              <w:bottom w:val="single" w:color="auto" w:sz="4" w:space="0"/>
            </w:tcBorders>
            <w:shd w:val="clear" w:color="auto" w:fill="E0E0E0"/>
          </w:tcPr>
          <w:p w:rsidRPr="00C20AEF" w:rsidR="008027C6" w:rsidP="00A276BB" w:rsidRDefault="008027C6" w14:paraId="024B7A6E" w14:textId="77777777">
            <w:pPr>
              <w:pStyle w:val="TableHeading"/>
              <w:keepNext w:val="0"/>
              <w:rPr>
                <w:rStyle w:val="Fett"/>
                <w:b/>
                <w:bCs/>
              </w:rPr>
            </w:pPr>
            <w:r>
              <w:rPr>
                <w:rStyle w:val="Fett"/>
                <w:b/>
              </w:rPr>
              <w:t>Element</w:t>
            </w:r>
          </w:p>
        </w:tc>
        <w:tc>
          <w:tcPr>
            <w:tcW w:w="1589" w:type="dxa"/>
            <w:tcBorders>
              <w:top w:val="single" w:color="E20074" w:sz="18" w:space="0"/>
              <w:bottom w:val="single" w:color="auto" w:sz="4" w:space="0"/>
            </w:tcBorders>
            <w:shd w:val="clear" w:color="auto" w:fill="E0E0E0"/>
          </w:tcPr>
          <w:p w:rsidRPr="00C20AEF" w:rsidR="008027C6" w:rsidP="00A276BB" w:rsidRDefault="008027C6" w14:paraId="24A46EA2" w14:textId="77777777">
            <w:pPr>
              <w:pStyle w:val="TableHeading"/>
              <w:keepNext w:val="0"/>
              <w:rPr>
                <w:rStyle w:val="Fett"/>
                <w:b/>
                <w:bCs/>
              </w:rPr>
            </w:pPr>
            <w:r>
              <w:rPr>
                <w:rStyle w:val="Fett"/>
                <w:b/>
              </w:rPr>
              <w:t>Format</w:t>
            </w:r>
          </w:p>
        </w:tc>
        <w:tc>
          <w:tcPr>
            <w:tcW w:w="4307" w:type="dxa"/>
            <w:tcBorders>
              <w:top w:val="single" w:color="E20074" w:sz="18" w:space="0"/>
              <w:bottom w:val="single" w:color="auto" w:sz="4" w:space="0"/>
            </w:tcBorders>
            <w:shd w:val="clear" w:color="auto" w:fill="E0E0E0"/>
          </w:tcPr>
          <w:p w:rsidRPr="00C20AEF" w:rsidR="008027C6" w:rsidP="00A276BB" w:rsidRDefault="008027C6" w14:paraId="32142242" w14:textId="77777777">
            <w:pPr>
              <w:pStyle w:val="TableHeading"/>
              <w:keepNext w:val="0"/>
              <w:rPr>
                <w:rStyle w:val="Fett"/>
                <w:b/>
                <w:bCs/>
              </w:rPr>
            </w:pPr>
            <w:r>
              <w:rPr>
                <w:rStyle w:val="Fett"/>
                <w:b/>
              </w:rPr>
              <w:t>Other/ Description</w:t>
            </w:r>
          </w:p>
        </w:tc>
      </w:tr>
      <w:tr w:rsidRPr="00C20AEF" w:rsidR="008027C6" w:rsidTr="009B7F5A" w14:paraId="1CAD5653" w14:textId="77777777">
        <w:tc>
          <w:tcPr>
            <w:tcW w:w="1775" w:type="dxa"/>
          </w:tcPr>
          <w:p w:rsidRPr="00C20AEF" w:rsidR="008027C6" w:rsidP="00A276BB" w:rsidRDefault="008027C6" w14:paraId="5F73DDF3" w14:textId="6BA1934C">
            <w:pPr>
              <w:pStyle w:val="TabelleFlietext3"/>
              <w:spacing w:before="60" w:after="60"/>
            </w:pPr>
            <w:r>
              <w:t>Operating list</w:t>
            </w:r>
          </w:p>
        </w:tc>
        <w:tc>
          <w:tcPr>
            <w:tcW w:w="1301" w:type="dxa"/>
          </w:tcPr>
          <w:p w:rsidRPr="00C20AEF" w:rsidR="008027C6" w:rsidP="00A276BB" w:rsidRDefault="00D0417B" w14:paraId="7B169E6C" w14:textId="39B419FB">
            <w:pPr>
              <w:pStyle w:val="TabelleFlietext3"/>
              <w:spacing w:before="60" w:after="60"/>
            </w:pPr>
            <w:proofErr w:type="spellStart"/>
            <w:r>
              <w:t>RadioButton</w:t>
            </w:r>
            <w:proofErr w:type="spellEnd"/>
            <w:r>
              <w:t xml:space="preserve"> + </w:t>
            </w:r>
            <w:proofErr w:type="spellStart"/>
            <w:r>
              <w:t>combobox</w:t>
            </w:r>
            <w:proofErr w:type="spellEnd"/>
          </w:p>
        </w:tc>
        <w:tc>
          <w:tcPr>
            <w:tcW w:w="1589" w:type="dxa"/>
          </w:tcPr>
          <w:p w:rsidRPr="00C20AEF" w:rsidR="008027C6" w:rsidP="00A276BB" w:rsidRDefault="008027C6" w14:paraId="2DC88BB3" w14:textId="1B044CD9">
            <w:pPr>
              <w:pStyle w:val="TabelleFlietext3"/>
              <w:spacing w:before="60" w:after="60"/>
            </w:pPr>
            <w:r>
              <w:t>List</w:t>
            </w:r>
          </w:p>
        </w:tc>
        <w:tc>
          <w:tcPr>
            <w:tcW w:w="4307" w:type="dxa"/>
          </w:tcPr>
          <w:p w:rsidRPr="00C20AEF" w:rsidR="008027C6" w:rsidP="00E073FA" w:rsidRDefault="008027C6" w14:paraId="0D76ABE6" w14:textId="6D3856CF">
            <w:pPr>
              <w:pStyle w:val="TabelleFlietext3"/>
              <w:spacing w:before="60" w:after="60"/>
              <w:ind w:left="0"/>
            </w:pPr>
            <w:r>
              <w:t>Maintenance of site lists similar to e.g. SICOS Controlling, restricted to the LKZ of the authorized sites of the site list OrteD2D, sorted alphabetically. There is no restriction with the admin controller</w:t>
            </w:r>
          </w:p>
        </w:tc>
      </w:tr>
      <w:tr w:rsidRPr="00C20AEF" w:rsidR="008027C6" w:rsidTr="009B7F5A" w14:paraId="7E104EB9" w14:textId="77777777">
        <w:tc>
          <w:tcPr>
            <w:tcW w:w="1775" w:type="dxa"/>
          </w:tcPr>
          <w:p w:rsidRPr="00C20AEF" w:rsidR="008027C6" w:rsidP="00A276BB" w:rsidRDefault="008027C6" w14:paraId="63E19B72" w14:textId="1F668332">
            <w:pPr>
              <w:pStyle w:val="TabelleFlietext3"/>
              <w:spacing w:before="60" w:after="60"/>
            </w:pPr>
            <w:r>
              <w:t>Country</w:t>
            </w:r>
          </w:p>
        </w:tc>
        <w:tc>
          <w:tcPr>
            <w:tcW w:w="1301" w:type="dxa"/>
          </w:tcPr>
          <w:p w:rsidRPr="00C20AEF" w:rsidR="008027C6" w:rsidP="00A276BB" w:rsidRDefault="00D0417B" w14:paraId="61156297" w14:textId="24CD1154">
            <w:pPr>
              <w:pStyle w:val="TabelleFlietext3"/>
              <w:spacing w:before="60" w:after="60"/>
            </w:pPr>
            <w:proofErr w:type="spellStart"/>
            <w:r>
              <w:t>RadioButton</w:t>
            </w:r>
            <w:proofErr w:type="spellEnd"/>
            <w:r>
              <w:t xml:space="preserve"> + </w:t>
            </w:r>
            <w:proofErr w:type="spellStart"/>
            <w:r>
              <w:t>combobox</w:t>
            </w:r>
            <w:proofErr w:type="spellEnd"/>
          </w:p>
        </w:tc>
        <w:tc>
          <w:tcPr>
            <w:tcW w:w="1589" w:type="dxa"/>
          </w:tcPr>
          <w:p w:rsidRPr="00C20AEF" w:rsidR="008027C6" w:rsidP="00A276BB" w:rsidRDefault="008027C6" w14:paraId="0C743691" w14:textId="15C3B8F3">
            <w:pPr>
              <w:pStyle w:val="TabelleFlietext3"/>
              <w:spacing w:before="60" w:after="60"/>
            </w:pPr>
            <w:r>
              <w:t>List</w:t>
            </w:r>
          </w:p>
        </w:tc>
        <w:tc>
          <w:tcPr>
            <w:tcW w:w="4307" w:type="dxa"/>
          </w:tcPr>
          <w:p w:rsidRPr="00C20AEF" w:rsidR="008027C6" w:rsidP="00E073FA" w:rsidRDefault="008027C6" w14:paraId="3A8E2E49" w14:textId="77777777">
            <w:pPr>
              <w:pStyle w:val="TabelleFlietext3"/>
              <w:spacing w:before="60" w:after="60"/>
              <w:ind w:left="0"/>
            </w:pPr>
            <w:r>
              <w:t>List of all eligible countries, sorted alphabetically</w:t>
            </w:r>
          </w:p>
          <w:p w:rsidRPr="00C20AEF" w:rsidR="00C62B36" w:rsidP="00E073FA" w:rsidRDefault="008027C6" w14:paraId="5D62FDEB" w14:textId="77777777">
            <w:pPr>
              <w:pStyle w:val="TabelleFlietext3"/>
              <w:spacing w:before="60" w:after="60"/>
              <w:ind w:left="0"/>
            </w:pPr>
            <w:r>
              <w:t>The "All" selection is also available for the Admin Controller role</w:t>
            </w:r>
          </w:p>
          <w:p w:rsidRPr="00C20AEF" w:rsidR="00D0417B" w:rsidP="00DC50BE" w:rsidRDefault="00462ADF" w14:paraId="6F612D35" w14:textId="46EF2CC7">
            <w:pPr>
              <w:pStyle w:val="TabelleFlietext3"/>
              <w:spacing w:before="60" w:after="60"/>
              <w:ind w:left="0"/>
            </w:pPr>
            <w:r>
              <w:t>This option is selected when the application is started</w:t>
            </w:r>
          </w:p>
        </w:tc>
      </w:tr>
      <w:tr w:rsidRPr="00C20AEF" w:rsidR="009B7F5A" w:rsidTr="009B7F5A" w14:paraId="7A52A14F" w14:textId="77777777">
        <w:tc>
          <w:tcPr>
            <w:tcW w:w="1775" w:type="dxa"/>
          </w:tcPr>
          <w:p w:rsidRPr="00C20AEF" w:rsidR="009B7F5A" w:rsidP="009E3173" w:rsidRDefault="009B7F5A" w14:paraId="107836F7" w14:textId="77777777">
            <w:pPr>
              <w:pStyle w:val="TabelleFlietext3"/>
              <w:spacing w:before="60" w:after="60"/>
            </w:pPr>
            <w:r>
              <w:t>LC Region</w:t>
            </w:r>
          </w:p>
        </w:tc>
        <w:tc>
          <w:tcPr>
            <w:tcW w:w="1301" w:type="dxa"/>
          </w:tcPr>
          <w:p w:rsidRPr="00C20AEF" w:rsidR="009B7F5A" w:rsidP="009E3173" w:rsidRDefault="009B7F5A" w14:paraId="6EE157FA" w14:textId="77777777">
            <w:pPr>
              <w:pStyle w:val="TabelleFlietext3"/>
              <w:spacing w:before="60" w:after="60"/>
            </w:pPr>
            <w:proofErr w:type="spellStart"/>
            <w:r>
              <w:t>RadioButton</w:t>
            </w:r>
            <w:proofErr w:type="spellEnd"/>
            <w:r>
              <w:t xml:space="preserve"> + </w:t>
            </w:r>
            <w:proofErr w:type="spellStart"/>
            <w:r>
              <w:t>combobox</w:t>
            </w:r>
            <w:proofErr w:type="spellEnd"/>
          </w:p>
        </w:tc>
        <w:tc>
          <w:tcPr>
            <w:tcW w:w="1589" w:type="dxa"/>
          </w:tcPr>
          <w:p w:rsidRPr="00C20AEF" w:rsidR="009B7F5A" w:rsidP="009E3173" w:rsidRDefault="009B7F5A" w14:paraId="55F91625" w14:textId="77777777">
            <w:pPr>
              <w:pStyle w:val="TabelleFlietext3"/>
              <w:spacing w:before="60" w:after="60"/>
            </w:pPr>
            <w:r>
              <w:t>List</w:t>
            </w:r>
          </w:p>
        </w:tc>
        <w:tc>
          <w:tcPr>
            <w:tcW w:w="4307" w:type="dxa"/>
          </w:tcPr>
          <w:p w:rsidRPr="00C20AEF" w:rsidR="009B7F5A" w:rsidP="009E3173" w:rsidRDefault="009B7F5A" w14:paraId="4DD3555F" w14:textId="77777777">
            <w:pPr>
              <w:pStyle w:val="TabelleFlietext3"/>
              <w:spacing w:before="60" w:after="60"/>
              <w:ind w:left="0"/>
            </w:pPr>
            <w:r>
              <w:t>List of all available LC regions, sorted by company number</w:t>
            </w:r>
          </w:p>
          <w:p w:rsidRPr="00C20AEF" w:rsidR="009B7F5A" w:rsidP="009E3173" w:rsidRDefault="009B7F5A" w14:paraId="4FD35AE3" w14:textId="48150C7D">
            <w:pPr>
              <w:pStyle w:val="TabelleFlietext3"/>
              <w:spacing w:before="60" w:after="60"/>
              <w:ind w:left="0"/>
            </w:pPr>
            <w:r>
              <w:lastRenderedPageBreak/>
              <w:t>Only visible for users of the roles STOX Market Controller and STOX Admin Controller</w:t>
            </w:r>
          </w:p>
        </w:tc>
      </w:tr>
      <w:tr w:rsidRPr="00C20AEF" w:rsidR="008027C6" w:rsidTr="009B7F5A" w14:paraId="10F1FDDA" w14:textId="77777777">
        <w:tc>
          <w:tcPr>
            <w:tcW w:w="1775" w:type="dxa"/>
            <w:tcBorders>
              <w:top w:val="single" w:color="auto" w:sz="4" w:space="0"/>
              <w:bottom w:val="single" w:color="auto" w:sz="4" w:space="0"/>
            </w:tcBorders>
          </w:tcPr>
          <w:p w:rsidRPr="00C20AEF" w:rsidR="008027C6" w:rsidP="00A276BB" w:rsidRDefault="00C62B36" w14:paraId="52A914CE" w14:textId="4F81E0B4">
            <w:pPr>
              <w:pStyle w:val="TabelleFlietext3"/>
              <w:spacing w:before="60" w:after="60"/>
            </w:pPr>
            <w:r>
              <w:lastRenderedPageBreak/>
              <w:t>Wholesale inventories</w:t>
            </w:r>
          </w:p>
        </w:tc>
        <w:tc>
          <w:tcPr>
            <w:tcW w:w="1301" w:type="dxa"/>
            <w:tcBorders>
              <w:top w:val="single" w:color="auto" w:sz="4" w:space="0"/>
              <w:bottom w:val="single" w:color="auto" w:sz="4" w:space="0"/>
            </w:tcBorders>
          </w:tcPr>
          <w:p w:rsidRPr="00C20AEF" w:rsidR="008027C6" w:rsidP="00A276BB" w:rsidRDefault="008027C6" w14:paraId="3B8FF795" w14:textId="77777777">
            <w:pPr>
              <w:pStyle w:val="TabelleFlietext3"/>
              <w:spacing w:before="60" w:after="60"/>
            </w:pPr>
            <w:r>
              <w:t>Checkbox</w:t>
            </w:r>
          </w:p>
        </w:tc>
        <w:tc>
          <w:tcPr>
            <w:tcW w:w="1589" w:type="dxa"/>
            <w:tcBorders>
              <w:top w:val="single" w:color="auto" w:sz="4" w:space="0"/>
              <w:bottom w:val="single" w:color="auto" w:sz="4" w:space="0"/>
            </w:tcBorders>
          </w:tcPr>
          <w:p w:rsidRPr="00C20AEF" w:rsidR="008027C6" w:rsidP="00A276BB" w:rsidRDefault="008027C6" w14:paraId="1D19D351" w14:textId="77777777">
            <w:pPr>
              <w:pStyle w:val="TabelleFlietext3"/>
              <w:spacing w:before="60" w:after="60"/>
            </w:pPr>
            <w:r>
              <w:t>True/False</w:t>
            </w:r>
          </w:p>
        </w:tc>
        <w:tc>
          <w:tcPr>
            <w:tcW w:w="4307" w:type="dxa"/>
            <w:tcBorders>
              <w:top w:val="single" w:color="auto" w:sz="4" w:space="0"/>
              <w:bottom w:val="single" w:color="auto" w:sz="4" w:space="0"/>
            </w:tcBorders>
          </w:tcPr>
          <w:p w:rsidRPr="00C20AEF" w:rsidR="008027C6" w:rsidP="00DC50BE" w:rsidRDefault="00C62B36" w14:paraId="57D1F871" w14:textId="75837678">
            <w:pPr>
              <w:pStyle w:val="TabelleFlietext3"/>
              <w:spacing w:before="60" w:after="60"/>
              <w:ind w:left="0"/>
            </w:pPr>
            <w:r>
              <w:t>For selection: Wholesale inventories are included in the search</w:t>
            </w:r>
          </w:p>
          <w:p w:rsidRPr="00C20AEF" w:rsidR="00C62B36" w:rsidP="00DC50BE" w:rsidRDefault="00C62B36" w14:paraId="7BB60530" w14:textId="68C5B308">
            <w:pPr>
              <w:pStyle w:val="TabelleFlietext3"/>
              <w:spacing w:before="60" w:after="60"/>
              <w:ind w:left="0"/>
            </w:pPr>
            <w:r>
              <w:t>Checkbox is selected at the start of the application</w:t>
            </w:r>
          </w:p>
        </w:tc>
      </w:tr>
      <w:tr w:rsidRPr="00434907" w:rsidR="00C20AEF" w:rsidTr="009B7F5A" w14:paraId="0AD99266" w14:textId="77777777">
        <w:tc>
          <w:tcPr>
            <w:tcW w:w="1775" w:type="dxa"/>
            <w:tcBorders>
              <w:top w:val="single" w:color="auto" w:sz="4" w:space="0"/>
              <w:bottom w:val="single" w:color="auto" w:sz="4" w:space="0"/>
            </w:tcBorders>
          </w:tcPr>
          <w:p w:rsidRPr="00C20AEF" w:rsidR="00C20AEF" w:rsidP="00C20AEF" w:rsidRDefault="00C20AEF" w14:paraId="5901406F" w14:textId="30909C09">
            <w:pPr>
              <w:pStyle w:val="TabelleFlietext3"/>
              <w:spacing w:before="60" w:after="60"/>
              <w:rPr>
                <w:highlight w:val="yellow"/>
              </w:rPr>
            </w:pPr>
            <w:r>
              <w:rPr>
                <w:highlight w:val="yellow"/>
              </w:rPr>
              <w:t>MB GTC Ltd</w:t>
            </w:r>
          </w:p>
        </w:tc>
        <w:tc>
          <w:tcPr>
            <w:tcW w:w="1301" w:type="dxa"/>
            <w:tcBorders>
              <w:top w:val="single" w:color="auto" w:sz="4" w:space="0"/>
              <w:bottom w:val="single" w:color="auto" w:sz="4" w:space="0"/>
            </w:tcBorders>
          </w:tcPr>
          <w:p w:rsidRPr="00C20AEF" w:rsidR="00C20AEF" w:rsidP="00C20AEF" w:rsidRDefault="00C20AEF" w14:paraId="2011CBAD" w14:textId="4F68D60C">
            <w:pPr>
              <w:pStyle w:val="TabelleFlietext3"/>
              <w:spacing w:before="60" w:after="60"/>
              <w:rPr>
                <w:highlight w:val="yellow"/>
              </w:rPr>
            </w:pPr>
            <w:r>
              <w:rPr>
                <w:highlight w:val="yellow"/>
              </w:rPr>
              <w:t>Checkbox</w:t>
            </w:r>
          </w:p>
        </w:tc>
        <w:tc>
          <w:tcPr>
            <w:tcW w:w="1589" w:type="dxa"/>
            <w:tcBorders>
              <w:top w:val="single" w:color="auto" w:sz="4" w:space="0"/>
              <w:bottom w:val="single" w:color="auto" w:sz="4" w:space="0"/>
            </w:tcBorders>
          </w:tcPr>
          <w:p w:rsidRPr="0095431B" w:rsidR="00C20AEF" w:rsidP="00C20AEF" w:rsidRDefault="00C20AEF" w14:paraId="65BF6E28" w14:textId="067B1D24">
            <w:pPr>
              <w:pStyle w:val="TabelleFlietext3"/>
              <w:spacing w:before="60" w:after="60"/>
              <w:rPr>
                <w:highlight w:val="yellow"/>
              </w:rPr>
            </w:pPr>
            <w:r>
              <w:rPr>
                <w:highlight w:val="yellow"/>
              </w:rPr>
              <w:t>True/False</w:t>
            </w:r>
          </w:p>
        </w:tc>
        <w:tc>
          <w:tcPr>
            <w:tcW w:w="4307" w:type="dxa"/>
            <w:tcBorders>
              <w:top w:val="single" w:color="auto" w:sz="4" w:space="0"/>
              <w:bottom w:val="single" w:color="auto" w:sz="4" w:space="0"/>
            </w:tcBorders>
          </w:tcPr>
          <w:p w:rsidRPr="0095431B" w:rsidR="00C20AEF" w:rsidP="00C20AEF" w:rsidRDefault="00C20AEF" w14:paraId="3F23AD13" w14:textId="2C3C75D1">
            <w:pPr>
              <w:pStyle w:val="TabelleFlietext3"/>
              <w:spacing w:before="60" w:after="60"/>
              <w:ind w:left="0"/>
              <w:rPr>
                <w:highlight w:val="yellow"/>
              </w:rPr>
            </w:pPr>
            <w:r>
              <w:rPr>
                <w:highlight w:val="yellow"/>
              </w:rPr>
              <w:t>When selecting: MB GTC GmbH stocks are included in the search.</w:t>
            </w:r>
          </w:p>
          <w:p w:rsidRPr="0095431B" w:rsidR="00C20AEF" w:rsidP="00C20AEF" w:rsidRDefault="00C20AEF" w14:paraId="56B3999A" w14:textId="2680AAE5">
            <w:pPr>
              <w:pStyle w:val="TabelleFlietext3"/>
              <w:spacing w:before="60" w:after="60"/>
              <w:ind w:left="0"/>
              <w:rPr>
                <w:highlight w:val="yellow"/>
              </w:rPr>
            </w:pPr>
            <w:r>
              <w:rPr>
                <w:highlight w:val="yellow"/>
              </w:rPr>
              <w:t>The checkbox is selected when the application is started.</w:t>
            </w:r>
          </w:p>
          <w:p w:rsidRPr="0095431B" w:rsidR="005F1C81" w:rsidP="005F1C81" w:rsidRDefault="005F1C81" w14:paraId="5A913755" w14:textId="7CEDF47F">
            <w:pPr>
              <w:pStyle w:val="TabelleFlietext3"/>
              <w:spacing w:before="60" w:after="60"/>
              <w:ind w:left="0"/>
              <w:rPr>
                <w:highlight w:val="yellow"/>
              </w:rPr>
            </w:pPr>
            <w:r>
              <w:rPr>
                <w:highlight w:val="yellow"/>
              </w:rPr>
              <w:t>Retailer roles: Only visible and selectable if the user is authorized for at least one location (locations D2D) that is from an authorized country in the new parameter (ALLOWED_COUNTRIES_GTC) list in the table APP_PROPERTIES.</w:t>
            </w:r>
          </w:p>
          <w:p w:rsidRPr="0095431B" w:rsidR="00C20AEF" w:rsidP="003A7119" w:rsidRDefault="003A7119" w14:paraId="7BF1EB37" w14:textId="1D378D18">
            <w:pPr>
              <w:pStyle w:val="TabelleFlietext3"/>
              <w:spacing w:before="60" w:after="60"/>
              <w:ind w:left="0"/>
              <w:rPr>
                <w:highlight w:val="yellow"/>
              </w:rPr>
            </w:pPr>
            <w:r>
              <w:rPr>
                <w:highlight w:val="yellow"/>
              </w:rPr>
              <w:t>Steerer roles (Market steerer and Admin steerer): Visible and selectable independently of the locations in the locations D2D list and the allowed countries from the new parameter (ALLOWED_COUNTRIES_GTC) list in the table APP_PROPERTIES.</w:t>
            </w:r>
          </w:p>
        </w:tc>
      </w:tr>
    </w:tbl>
    <w:p w:rsidRPr="00C20AEF" w:rsidR="00A276BB" w:rsidP="00A276BB" w:rsidRDefault="00A276BB" w14:paraId="2EA43E88" w14:textId="08FA63E8">
      <w:pPr>
        <w:pStyle w:val="Beschriftung"/>
      </w:pPr>
      <w:bookmarkStart w:name="_Toc98411826" w:id="395"/>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22</w:t>
      </w:r>
      <w:r>
        <w:fldChar w:fldCharType="end"/>
      </w:r>
      <w:r>
        <w:t xml:space="preserve"> - Panel Search: Overview search criteria D2D</w:t>
      </w:r>
      <w:bookmarkEnd w:id="395"/>
    </w:p>
    <w:p w:rsidRPr="00C20AEF" w:rsidR="00A276BB" w:rsidP="00597EE9" w:rsidRDefault="00DC50BE" w14:paraId="53300709" w14:textId="308E3B03">
      <w:pPr>
        <w:pStyle w:val="Anforderungstext"/>
      </w:pPr>
      <w:r>
        <w:t>The last settings are not saved.</w:t>
      </w:r>
    </w:p>
    <w:p w:rsidRPr="00C20AEF" w:rsidR="00AB0AE2" w:rsidP="00AB0AE2" w:rsidRDefault="00AB0AE2" w14:paraId="0CE1DE26" w14:textId="497C44F9">
      <w:pPr>
        <w:pStyle w:val="Anforderungsnummer"/>
      </w:pPr>
      <w:bookmarkStart w:name="FKT_GUI_415" w:id="396"/>
      <w:r>
        <w:t xml:space="preserve">Requirement: </w:t>
      </w:r>
      <w:bookmarkStart w:name="_Hlk20401730" w:id="397"/>
      <w:r>
        <w:t>FKT-GUI-415</w:t>
      </w:r>
      <w:bookmarkEnd w:id="396"/>
      <w:bookmarkEnd w:id="397"/>
    </w:p>
    <w:p w:rsidRPr="00C20AEF" w:rsidR="00AB0AE2" w:rsidP="00AB0AE2" w:rsidRDefault="00AB0AE2" w14:paraId="501402D0" w14:textId="22EAB483">
      <w:pPr>
        <w:pStyle w:val="Anforderungstext"/>
      </w:pPr>
      <w:r>
        <w:t>The following sorting options (for potential sellers only) can be selected by the user in the D2D process (</w:t>
      </w:r>
      <w:proofErr w:type="spellStart"/>
      <w:r>
        <w:t>RadioButtons</w:t>
      </w:r>
      <w:proofErr w:type="spellEnd"/>
      <w:r>
        <w:t>):</w:t>
      </w:r>
    </w:p>
    <w:p w:rsidRPr="00C20AEF" w:rsidR="00AB0AE2" w:rsidP="00AB0AE2" w:rsidRDefault="00AB0AE2" w14:paraId="4927EBCA" w14:textId="531862E8">
      <w:pPr>
        <w:pStyle w:val="Anforderungstext"/>
        <w:numPr>
          <w:ilvl w:val="0"/>
          <w:numId w:val="65"/>
        </w:numPr>
      </w:pPr>
      <w:r>
        <w:t>Delivery probability (selected by default)</w:t>
      </w:r>
    </w:p>
    <w:p w:rsidRPr="00C20AEF" w:rsidR="00AB0AE2" w:rsidP="00AB0AE2" w:rsidRDefault="00AB0AE2" w14:paraId="22C60C6A" w14:textId="29EC3B73">
      <w:pPr>
        <w:pStyle w:val="Anforderungstext"/>
        <w:numPr>
          <w:ilvl w:val="0"/>
          <w:numId w:val="65"/>
        </w:numPr>
      </w:pPr>
      <w:r>
        <w:t>Price ascending</w:t>
      </w:r>
    </w:p>
    <w:p w:rsidRPr="00C20AEF" w:rsidR="00AB0AE2" w:rsidP="00AB0AE2" w:rsidRDefault="00AB0AE2" w14:paraId="66B16465" w14:textId="524179EB">
      <w:pPr>
        <w:pStyle w:val="Anforderungstext"/>
        <w:numPr>
          <w:ilvl w:val="0"/>
          <w:numId w:val="65"/>
        </w:numPr>
      </w:pPr>
      <w:r>
        <w:t>Price descending</w:t>
      </w:r>
    </w:p>
    <w:p w:rsidRPr="00C20AEF" w:rsidR="00AB0AE2" w:rsidP="00AB0AE2" w:rsidRDefault="00AB0AE2" w14:paraId="2ABCC972" w14:textId="77A0F928">
      <w:pPr>
        <w:pStyle w:val="Anforderungstext"/>
      </w:pPr>
      <w:r>
        <w:t xml:space="preserve">The last settings are not saved. Exactly one sort must always be selected. Tooltips can be stored on the individual </w:t>
      </w:r>
      <w:proofErr w:type="spellStart"/>
      <w:r>
        <w:t>RadioButtons</w:t>
      </w:r>
      <w:proofErr w:type="spellEnd"/>
      <w:r>
        <w:t>.</w:t>
      </w:r>
    </w:p>
    <w:p w:rsidRPr="00C20AEF" w:rsidR="0057070D" w:rsidP="00AB0AE2" w:rsidRDefault="0057070D" w14:paraId="75837DB2" w14:textId="25EA4289">
      <w:pPr>
        <w:pStyle w:val="Anforderungstext"/>
      </w:pPr>
      <w:r>
        <w:t>Sorting by price (ascending and descending) is only possible if the businesses to be searched are located in the same currency area (e.g. Germany and Austria, both have € as currency). The information from the CURRENCIES table is decisive for this. Only then will the max. or min. D2D value also be displayed in the results table of the part search.</w:t>
      </w:r>
    </w:p>
    <w:p w:rsidRPr="00C20AEF" w:rsidR="00D60CF8" w:rsidP="00AB0AE2" w:rsidRDefault="00D60CF8" w14:paraId="49AB9610" w14:textId="2DAB5600">
      <w:pPr>
        <w:pStyle w:val="Anforderungstext"/>
      </w:pPr>
      <w:r>
        <w:t>This means for the individual search criteria:</w:t>
      </w:r>
    </w:p>
    <w:p w:rsidRPr="00C20AEF" w:rsidR="00D60CF8" w:rsidP="00957E58" w:rsidRDefault="00D60CF8" w14:paraId="210F1C43" w14:textId="60B5C98B">
      <w:pPr>
        <w:pStyle w:val="Anforderungstext"/>
        <w:numPr>
          <w:ilvl w:val="0"/>
          <w:numId w:val="67"/>
        </w:numPr>
      </w:pPr>
      <w:r>
        <w:t>Operating list: When starting the search while selecting sorting by price (ascending or descending), a check is made to see if establishments from different currency areas are included in the selected list of establishments. If yes, the search is aborted and the user is informed in an error dialog that sorting by price (ascending or descending) is only possible between countries of the same currency and that he has to change either the site list or the selected sorting.</w:t>
      </w:r>
    </w:p>
    <w:p w:rsidRPr="00C20AEF" w:rsidR="00D60CF8" w:rsidP="00957E58" w:rsidRDefault="00D60CF8" w14:paraId="07A504CC" w14:textId="3DA4A207">
      <w:pPr>
        <w:pStyle w:val="Anforderungstext"/>
        <w:numPr>
          <w:ilvl w:val="0"/>
          <w:numId w:val="67"/>
        </w:numPr>
      </w:pPr>
      <w:r>
        <w:t>Country: When changing the country selection, the sorting filters for price ascending/descending are activated/deactivated immediately. With the "All" country selection, the price filters are disabled and the delivery probability filter is selected. When selecting a specific country, the sorting filters for prices are activated and the last selection of filters remains.</w:t>
      </w:r>
    </w:p>
    <w:p w:rsidRPr="00C20AEF" w:rsidR="00493A13" w:rsidP="00957E58" w:rsidRDefault="00493A13" w14:paraId="6542397E" w14:textId="59503970">
      <w:pPr>
        <w:pStyle w:val="Anforderungstext"/>
        <w:numPr>
          <w:ilvl w:val="0"/>
          <w:numId w:val="67"/>
        </w:numPr>
      </w:pPr>
      <w:r>
        <w:lastRenderedPageBreak/>
        <w:t>LC Region: When selecting this search criterion, it is not possible to select the sorting price (ascending or descending) (radio buttons become inactive). If one of the two was selected, it is deselected. The radio button for selection by delivery probability is selected.</w:t>
      </w:r>
    </w:p>
    <w:p w:rsidRPr="00C20AEF" w:rsidR="00A079E9" w:rsidP="00A079E9" w:rsidRDefault="00A079E9" w14:paraId="75B85E91" w14:textId="42E4B9B7"/>
    <w:p w:rsidRPr="00C20AEF" w:rsidR="00A079E9" w:rsidP="00A079E9" w:rsidRDefault="00A079E9" w14:paraId="5ED82CF9" w14:textId="0704F5B2">
      <w:pPr>
        <w:pStyle w:val="Anforderungsnummer"/>
      </w:pPr>
      <w:bookmarkStart w:name="FKT_GUI_422" w:id="398"/>
      <w:r>
        <w:t>Requirement: FKT-GUI-422</w:t>
      </w:r>
    </w:p>
    <w:bookmarkEnd w:id="398"/>
    <w:p w:rsidRPr="00C20AEF" w:rsidR="009762BF" w:rsidP="00A079E9" w:rsidRDefault="00A079E9" w14:paraId="68244270" w14:textId="51058FA4">
      <w:pPr>
        <w:pStyle w:val="Anforderungstext"/>
      </w:pPr>
      <w:r>
        <w:t xml:space="preserve">In the partial search of the D2D process, the user can store a special order note. This order note will be applied to the next D2D orders that the user creates by clicking the "D2D Order" button. After the D2D orders are created, the input field is cleared. </w:t>
      </w:r>
    </w:p>
    <w:p w:rsidRPr="00C20AEF" w:rsidR="00A079E9" w:rsidP="00A079E9" w:rsidRDefault="009762BF" w14:paraId="26423954" w14:textId="7A47FCF4">
      <w:pPr>
        <w:pStyle w:val="Anforderungstext"/>
      </w:pPr>
      <w:r>
        <w:t>The input field has a capacity of 1000 characters. A tooltip on the input field displays the complete text. The input field is scrollable.</w:t>
      </w:r>
    </w:p>
    <w:p w:rsidRPr="00C20AEF" w:rsidR="000C6FA6" w:rsidP="00A079E9" w:rsidRDefault="000C6FA6" w14:paraId="12B692FF" w14:textId="7FFD4248">
      <w:pPr>
        <w:pStyle w:val="Anforderungstext"/>
      </w:pPr>
      <w:r>
        <w:t>The input field is editable only if the user has the authorization to create D2D orders for the selected site.</w:t>
      </w:r>
    </w:p>
    <w:p w:rsidRPr="00C20AEF" w:rsidR="00A079E9" w:rsidP="00A079E9" w:rsidRDefault="00A079E9" w14:paraId="5BB58C67" w14:textId="77777777"/>
    <w:p w:rsidRPr="00C20AEF" w:rsidR="00234020" w:rsidP="00234020" w:rsidRDefault="00234020" w14:paraId="7876C23D" w14:textId="77777777">
      <w:pPr>
        <w:pStyle w:val="SchnelllesetextbergeordneteAussage1"/>
      </w:pPr>
      <w:r>
        <w:t>Button overview</w:t>
      </w:r>
    </w:p>
    <w:p w:rsidRPr="00C20AEF" w:rsidR="00234020" w:rsidP="00234020" w:rsidRDefault="00234020" w14:paraId="7F06967E" w14:textId="42F85E68">
      <w:pPr>
        <w:pStyle w:val="Textkrper"/>
      </w:pPr>
      <w:r>
        <w:t xml:space="preserve">The following buttons are available in the </w:t>
      </w:r>
      <w:r>
        <w:rPr>
          <w:i/>
        </w:rPr>
        <w:t xml:space="preserve">Search Criteria </w:t>
      </w:r>
      <w:r>
        <w:t>area:</w:t>
      </w:r>
    </w:p>
    <w:tbl>
      <w:tblPr>
        <w:tblW w:w="4192" w:type="pct"/>
        <w:tblBorders>
          <w:top w:val="single" w:color="E20074" w:sz="18" w:space="0"/>
          <w:insideH w:val="single" w:color="auto" w:sz="4" w:space="0"/>
        </w:tblBorders>
        <w:tblLayout w:type="fixed"/>
        <w:tblLook w:val="01E0" w:firstRow="1" w:lastRow="1" w:firstColumn="1" w:lastColumn="1" w:noHBand="0" w:noVBand="0"/>
      </w:tblPr>
      <w:tblGrid>
        <w:gridCol w:w="1924"/>
        <w:gridCol w:w="11"/>
        <w:gridCol w:w="1042"/>
        <w:gridCol w:w="4860"/>
      </w:tblGrid>
      <w:tr w:rsidRPr="00C20AEF" w:rsidR="00234020" w:rsidTr="00B349D7" w14:paraId="6D79B82C" w14:textId="77777777">
        <w:trPr>
          <w:tblHeader/>
        </w:trPr>
        <w:tc>
          <w:tcPr>
            <w:tcW w:w="1924" w:type="dxa"/>
            <w:tcBorders>
              <w:top w:val="single" w:color="E20074" w:sz="18" w:space="0"/>
              <w:bottom w:val="single" w:color="auto" w:sz="4" w:space="0"/>
            </w:tcBorders>
            <w:shd w:val="clear" w:color="auto" w:fill="E0E0E0"/>
          </w:tcPr>
          <w:p w:rsidRPr="00C20AEF" w:rsidR="00234020" w:rsidP="00234020" w:rsidRDefault="00234020" w14:paraId="3AC85530" w14:textId="77777777">
            <w:pPr>
              <w:pStyle w:val="TableHeading"/>
              <w:rPr>
                <w:rStyle w:val="Fett"/>
                <w:b/>
                <w:bCs/>
              </w:rPr>
            </w:pPr>
            <w:r>
              <w:rPr>
                <w:rStyle w:val="Fett"/>
                <w:b/>
              </w:rPr>
              <w:t>Button</w:t>
            </w:r>
          </w:p>
        </w:tc>
        <w:tc>
          <w:tcPr>
            <w:tcW w:w="1053" w:type="dxa"/>
            <w:gridSpan w:val="2"/>
            <w:tcBorders>
              <w:top w:val="single" w:color="E20074" w:sz="18" w:space="0"/>
              <w:bottom w:val="single" w:color="auto" w:sz="4" w:space="0"/>
            </w:tcBorders>
            <w:shd w:val="clear" w:color="auto" w:fill="E0E0E0"/>
          </w:tcPr>
          <w:p w:rsidRPr="00C20AEF" w:rsidR="00234020" w:rsidP="00234020" w:rsidRDefault="00234020" w14:paraId="3278DE31" w14:textId="77777777">
            <w:pPr>
              <w:pStyle w:val="TableHeading"/>
              <w:rPr>
                <w:rStyle w:val="Fett"/>
                <w:b/>
                <w:bCs/>
              </w:rPr>
            </w:pPr>
            <w:r>
              <w:rPr>
                <w:rStyle w:val="Fett"/>
                <w:b/>
              </w:rPr>
              <w:t>Symbol</w:t>
            </w:r>
          </w:p>
        </w:tc>
        <w:tc>
          <w:tcPr>
            <w:tcW w:w="4860" w:type="dxa"/>
            <w:tcBorders>
              <w:top w:val="single" w:color="E20074" w:sz="18" w:space="0"/>
              <w:bottom w:val="single" w:color="auto" w:sz="4" w:space="0"/>
            </w:tcBorders>
            <w:shd w:val="clear" w:color="auto" w:fill="E0E0E0"/>
          </w:tcPr>
          <w:p w:rsidRPr="00C20AEF" w:rsidR="00234020" w:rsidP="00234020" w:rsidRDefault="00234020" w14:paraId="61F0C9C7" w14:textId="77777777">
            <w:pPr>
              <w:pStyle w:val="TableHeading"/>
              <w:rPr>
                <w:rStyle w:val="Fett"/>
                <w:b/>
                <w:bCs/>
              </w:rPr>
            </w:pPr>
            <w:r>
              <w:rPr>
                <w:rStyle w:val="Fett"/>
                <w:b/>
              </w:rPr>
              <w:t>Function</w:t>
            </w:r>
          </w:p>
        </w:tc>
      </w:tr>
      <w:tr w:rsidRPr="00C20AEF" w:rsidR="00234020" w:rsidTr="00B349D7" w14:paraId="200BC473" w14:textId="77777777">
        <w:tc>
          <w:tcPr>
            <w:tcW w:w="1935" w:type="dxa"/>
            <w:gridSpan w:val="2"/>
            <w:tcBorders>
              <w:top w:val="single" w:color="auto" w:sz="4" w:space="0"/>
            </w:tcBorders>
          </w:tcPr>
          <w:p w:rsidRPr="00C20AEF" w:rsidR="00234020" w:rsidP="00234020" w:rsidRDefault="00234020" w14:paraId="719B6ADD" w14:textId="77777777">
            <w:pPr>
              <w:pStyle w:val="TabelleFlietext3"/>
              <w:keepNext/>
              <w:spacing w:before="60" w:after="60"/>
            </w:pPr>
            <w:r>
              <w:t>Search parts</w:t>
            </w:r>
          </w:p>
        </w:tc>
        <w:tc>
          <w:tcPr>
            <w:tcW w:w="1042" w:type="dxa"/>
            <w:tcBorders>
              <w:top w:val="single" w:color="auto" w:sz="4" w:space="0"/>
            </w:tcBorders>
            <w:vAlign w:val="center"/>
          </w:tcPr>
          <w:p w:rsidRPr="00C20AEF" w:rsidR="00234020" w:rsidP="00234020" w:rsidRDefault="009C33EB" w14:paraId="725F9C4A" w14:textId="77777777">
            <w:pPr>
              <w:keepNext/>
              <w:keepLines/>
              <w:spacing w:before="60" w:after="60"/>
              <w:jc w:val="center"/>
            </w:pPr>
            <w:r>
              <w:rPr>
                <w:noProof/>
              </w:rPr>
              <w:drawing>
                <wp:inline distT="0" distB="0" distL="0" distR="0" wp14:anchorId="16053FF8" wp14:editId="6273BD0C">
                  <wp:extent cx="379730" cy="379730"/>
                  <wp:effectExtent l="19050" t="0" r="1270" b="0"/>
                  <wp:docPr id="50" name="Bild 50"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4860" w:type="dxa"/>
            <w:tcBorders>
              <w:top w:val="single" w:color="auto" w:sz="4" w:space="0"/>
            </w:tcBorders>
          </w:tcPr>
          <w:p w:rsidRPr="00C20AEF" w:rsidR="00234020" w:rsidP="00234020" w:rsidRDefault="00234020" w14:paraId="58FBB466" w14:textId="77777777">
            <w:pPr>
              <w:pStyle w:val="TabelleFlietext3"/>
              <w:keepNext/>
              <w:spacing w:before="60" w:after="60"/>
            </w:pPr>
            <w:r>
              <w:t>Sets the active operation.</w:t>
            </w:r>
          </w:p>
          <w:p w:rsidRPr="00C20AEF" w:rsidR="00234020" w:rsidP="00234020" w:rsidRDefault="00234020" w14:paraId="4B448E16" w14:textId="77777777">
            <w:pPr>
              <w:pStyle w:val="TabelleFlietext3"/>
              <w:keepNext/>
              <w:spacing w:before="60" w:after="60"/>
            </w:pPr>
            <w:r>
              <w:t>Look for parts.</w:t>
            </w:r>
          </w:p>
        </w:tc>
      </w:tr>
      <w:tr w:rsidRPr="00C20AEF" w:rsidR="00234020" w:rsidTr="00B349D7" w14:paraId="59DC1A1A" w14:textId="77777777">
        <w:tc>
          <w:tcPr>
            <w:tcW w:w="1924" w:type="dxa"/>
          </w:tcPr>
          <w:p w:rsidRPr="00C20AEF" w:rsidR="00234020" w:rsidP="00234020" w:rsidRDefault="00234020" w14:paraId="7E7C3D2D" w14:textId="77777777">
            <w:pPr>
              <w:pStyle w:val="TabelleFlietext3"/>
              <w:keepNext/>
              <w:spacing w:before="60" w:after="60"/>
            </w:pPr>
            <w:r>
              <w:t>Open multiple input window</w:t>
            </w:r>
          </w:p>
        </w:tc>
        <w:tc>
          <w:tcPr>
            <w:tcW w:w="1053" w:type="dxa"/>
            <w:gridSpan w:val="2"/>
          </w:tcPr>
          <w:p w:rsidRPr="00C20AEF" w:rsidR="00234020" w:rsidP="00234020" w:rsidRDefault="009C33EB" w14:paraId="7F43D989" w14:textId="77777777">
            <w:pPr>
              <w:keepNext/>
              <w:keepLines/>
              <w:spacing w:before="60" w:after="60"/>
              <w:jc w:val="center"/>
            </w:pPr>
            <w:r>
              <w:rPr>
                <w:noProof/>
              </w:rPr>
              <w:drawing>
                <wp:inline distT="0" distB="0" distL="0" distR="0" wp14:anchorId="0D2858CB" wp14:editId="5FE318A5">
                  <wp:extent cx="215900" cy="215900"/>
                  <wp:effectExtent l="19050" t="0" r="0" b="0"/>
                  <wp:docPr id="51" name="Bild 51"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utton"/>
                          <pic:cNvPicPr>
                            <a:picLocks noChangeAspect="1" noChangeArrowheads="1"/>
                          </pic:cNvPicPr>
                        </pic:nvPicPr>
                        <pic:blipFill>
                          <a:blip r:embed="rId66" cstate="print"/>
                          <a:srcRect/>
                          <a:stretch>
                            <a:fillRect/>
                          </a:stretch>
                        </pic:blipFill>
                        <pic:spPr bwMode="auto">
                          <a:xfrm>
                            <a:off x="0" y="0"/>
                            <a:ext cx="215900" cy="215900"/>
                          </a:xfrm>
                          <a:prstGeom prst="rect">
                            <a:avLst/>
                          </a:prstGeom>
                          <a:noFill/>
                          <a:ln w="9525">
                            <a:noFill/>
                            <a:miter lim="800000"/>
                            <a:headEnd/>
                            <a:tailEnd/>
                          </a:ln>
                        </pic:spPr>
                      </pic:pic>
                    </a:graphicData>
                  </a:graphic>
                </wp:inline>
              </w:drawing>
            </w:r>
          </w:p>
        </w:tc>
        <w:tc>
          <w:tcPr>
            <w:tcW w:w="4860" w:type="dxa"/>
          </w:tcPr>
          <w:p w:rsidRPr="00C20AEF" w:rsidR="00234020" w:rsidP="00234020" w:rsidRDefault="00234020" w14:paraId="68FD5614" w14:textId="496DD4EB">
            <w:pPr>
              <w:pStyle w:val="TabelleFlietext3"/>
              <w:keepNext/>
              <w:spacing w:before="60" w:after="60"/>
            </w:pPr>
            <w:r>
              <w:t>Opens a popup for entering multiple part numbers for multiple search (</w:t>
            </w:r>
            <w:r w:rsidRPr="00C20AEF" w:rsidR="00A9316A">
              <w:fldChar w:fldCharType="begin"/>
            </w:r>
            <w:r w:rsidRPr="00C20AEF" w:rsidR="00A9316A">
              <w:instrText xml:space="preserve"> REF _Ref254251369 \r \h  \* MERGEFORMAT </w:instrText>
            </w:r>
            <w:r w:rsidRPr="00C20AEF" w:rsidR="00A9316A">
              <w:fldChar w:fldCharType="separate"/>
            </w:r>
            <w:r w:rsidR="000D3A2D">
              <w:t>4.5.1.1</w:t>
            </w:r>
            <w:r w:rsidRPr="00C20AEF" w:rsidR="00A9316A">
              <w:fldChar w:fldCharType="end"/>
            </w:r>
            <w:r>
              <w:t>).</w:t>
            </w:r>
          </w:p>
        </w:tc>
      </w:tr>
      <w:tr w:rsidRPr="00A204E7" w:rsidR="005F1C81" w:rsidTr="00B349D7" w14:paraId="14D7AAC6" w14:textId="77777777">
        <w:tc>
          <w:tcPr>
            <w:tcW w:w="1924" w:type="dxa"/>
          </w:tcPr>
          <w:p w:rsidRPr="00C20AEF" w:rsidR="005F1C81" w:rsidP="001B669C" w:rsidRDefault="005F1C81" w14:paraId="31C50D6A" w14:textId="038B17CF">
            <w:pPr>
              <w:pStyle w:val="TabelleFlietext3"/>
              <w:keepNext/>
              <w:spacing w:before="60" w:after="60"/>
            </w:pPr>
            <w:r>
              <w:t>GTC Portal</w:t>
            </w:r>
            <w:r>
              <w:tab/>
            </w:r>
          </w:p>
        </w:tc>
        <w:tc>
          <w:tcPr>
            <w:tcW w:w="1053" w:type="dxa"/>
            <w:gridSpan w:val="2"/>
          </w:tcPr>
          <w:p w:rsidRPr="00C20AEF" w:rsidR="005F1C81" w:rsidP="00B349D7" w:rsidRDefault="001B669C" w14:paraId="6FA0665C" w14:textId="3670364D">
            <w:pPr>
              <w:keepNext/>
              <w:keepLines/>
              <w:spacing w:before="60" w:after="60"/>
              <w:jc w:val="center"/>
              <w:rPr>
                <w:noProof/>
              </w:rPr>
            </w:pPr>
            <w:r>
              <w:rPr>
                <w:noProof/>
              </w:rPr>
              <w:drawing>
                <wp:inline distT="0" distB="0" distL="0" distR="0" wp14:anchorId="09DFFA53" wp14:editId="5C1F387B">
                  <wp:extent cx="531495" cy="128905"/>
                  <wp:effectExtent l="0" t="0" r="1905" b="444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TC button.PNG"/>
                          <pic:cNvPicPr/>
                        </pic:nvPicPr>
                        <pic:blipFill>
                          <a:blip r:embed="rId67">
                            <a:extLst>
                              <a:ext uri="{28A0092B-C50C-407E-A947-70E740481C1C}">
                                <a14:useLocalDpi xmlns:a14="http://schemas.microsoft.com/office/drawing/2010/main" val="0"/>
                              </a:ext>
                            </a:extLst>
                          </a:blip>
                          <a:stretch>
                            <a:fillRect/>
                          </a:stretch>
                        </pic:blipFill>
                        <pic:spPr>
                          <a:xfrm>
                            <a:off x="0" y="0"/>
                            <a:ext cx="531495" cy="128905"/>
                          </a:xfrm>
                          <a:prstGeom prst="rect">
                            <a:avLst/>
                          </a:prstGeom>
                        </pic:spPr>
                      </pic:pic>
                    </a:graphicData>
                  </a:graphic>
                </wp:inline>
              </w:drawing>
            </w:r>
          </w:p>
        </w:tc>
        <w:tc>
          <w:tcPr>
            <w:tcW w:w="4860" w:type="dxa"/>
          </w:tcPr>
          <w:p w:rsidRPr="005F1C81" w:rsidR="005F1C81" w:rsidP="005F1C81" w:rsidRDefault="005F1C81" w14:paraId="1E30FC56" w14:textId="772C948D">
            <w:pPr>
              <w:pStyle w:val="TabelleFlietext3"/>
              <w:keepNext/>
              <w:spacing w:before="60" w:after="60"/>
              <w:rPr>
                <w:highlight w:val="yellow"/>
              </w:rPr>
            </w:pPr>
            <w:r>
              <w:rPr>
                <w:highlight w:val="yellow"/>
              </w:rPr>
              <w:t>When clicking: Opens internet browser to the webpage of the GTC store displaying the search based on the selected part number.</w:t>
            </w:r>
          </w:p>
          <w:p w:rsidRPr="005F1C81" w:rsidR="005F1C81" w:rsidP="005F1C81" w:rsidRDefault="005F1C81" w14:paraId="584D20FE" w14:textId="77777777">
            <w:pPr>
              <w:pStyle w:val="TabelleFlietext3"/>
              <w:keepNext/>
              <w:spacing w:before="60" w:after="60"/>
              <w:rPr>
                <w:highlight w:val="yellow"/>
              </w:rPr>
            </w:pPr>
            <w:r>
              <w:rPr>
                <w:highlight w:val="yellow"/>
              </w:rPr>
              <w:t>The button is only visible for retail users.</w:t>
            </w:r>
          </w:p>
          <w:p w:rsidRPr="005F1C81" w:rsidR="005F1C81" w:rsidP="005F1C81" w:rsidRDefault="005F1C81" w14:paraId="21F7A17E" w14:textId="44712BF7">
            <w:pPr>
              <w:pStyle w:val="TabelleFlietext3"/>
              <w:keepNext/>
              <w:spacing w:before="60" w:after="60"/>
            </w:pPr>
            <w:r>
              <w:rPr>
                <w:highlight w:val="yellow"/>
              </w:rPr>
              <w:t>The button is only active if exactly one line in the result table with the GTC result has been selected. (D2D order button deactivated in that case)</w:t>
            </w:r>
          </w:p>
          <w:p w:rsidRPr="005F1C81" w:rsidR="005F1C81" w:rsidP="00234020" w:rsidRDefault="005F1C81" w14:paraId="7783C2DE" w14:textId="77777777">
            <w:pPr>
              <w:pStyle w:val="TabelleFlietext3"/>
              <w:keepNext/>
              <w:spacing w:before="60" w:after="60"/>
            </w:pPr>
          </w:p>
        </w:tc>
      </w:tr>
    </w:tbl>
    <w:p w:rsidRPr="00C20AEF" w:rsidR="00234020" w:rsidP="00234020" w:rsidRDefault="00234020" w14:paraId="6BE2334E" w14:textId="501D4E3D">
      <w:pPr>
        <w:pStyle w:val="Beschriftung"/>
      </w:pPr>
      <w:bookmarkStart w:name="_Toc255401696" w:id="399"/>
      <w:bookmarkStart w:name="_Toc98411827" w:id="400"/>
      <w:r>
        <w:t xml:space="preserve">Table </w:t>
      </w:r>
      <w:r w:rsidRPr="00C20AEF" w:rsidR="008F2353">
        <w:fldChar w:fldCharType="begin"/>
      </w:r>
      <w:r w:rsidRPr="0095431B" w:rsidR="008F2353">
        <w:instrText xml:space="preserve"> STYLEREF 1 \s </w:instrText>
      </w:r>
      <w:r w:rsidRPr="00C20AEF" w:rsidR="008F2353">
        <w:fldChar w:fldCharType="separate"/>
      </w:r>
      <w:r w:rsidR="000D3A2D">
        <w:t>4</w:t>
      </w:r>
      <w:r w:rsidRPr="00C20AEF" w:rsidR="008F2353">
        <w:fldChar w:fldCharType="end"/>
      </w:r>
      <w:r>
        <w:noBreakHyphen/>
      </w:r>
      <w:r w:rsidRPr="00C20AEF" w:rsidR="008F2353">
        <w:fldChar w:fldCharType="begin"/>
      </w:r>
      <w:r w:rsidRPr="0095431B" w:rsidR="008F2353">
        <w:instrText xml:space="preserve"> SEQ Tabelle \* ARABIC \s 1 </w:instrText>
      </w:r>
      <w:r w:rsidRPr="00C20AEF" w:rsidR="008F2353">
        <w:fldChar w:fldCharType="separate"/>
      </w:r>
      <w:r w:rsidR="000D3A2D">
        <w:t>23</w:t>
      </w:r>
      <w:r w:rsidRPr="00C20AEF" w:rsidR="008F2353">
        <w:fldChar w:fldCharType="end"/>
      </w:r>
      <w:r>
        <w:t xml:space="preserve"> - Panel part search: Buttons in the Filter Criteria area</w:t>
      </w:r>
      <w:bookmarkEnd w:id="399"/>
      <w:bookmarkEnd w:id="400"/>
    </w:p>
    <w:p w:rsidRPr="00C20AEF" w:rsidR="00234020" w:rsidP="00234020" w:rsidRDefault="00234020" w14:paraId="5FD72BB3" w14:textId="77777777">
      <w:pPr>
        <w:pStyle w:val="berschrift4"/>
      </w:pPr>
      <w:bookmarkStart w:name="_Toc252787625" w:id="401"/>
      <w:bookmarkStart w:name="_Ref254251369" w:id="402"/>
      <w:bookmarkStart w:name="_Ref254255255" w:id="403"/>
      <w:bookmarkStart w:name="_Ref254255542" w:id="404"/>
      <w:bookmarkStart w:name="_Ref467745676" w:id="405"/>
      <w:bookmarkStart w:name="_Ref475015607" w:id="406"/>
      <w:bookmarkStart w:name="_Ref10808043" w:id="407"/>
      <w:bookmarkStart w:name="_Ref20301163" w:id="408"/>
      <w:bookmarkStart w:name="_Ref26438541" w:id="409"/>
      <w:r>
        <w:t>Search for multiple part numbers</w:t>
      </w:r>
      <w:bookmarkEnd w:id="401"/>
      <w:bookmarkEnd w:id="402"/>
      <w:bookmarkEnd w:id="403"/>
      <w:bookmarkEnd w:id="404"/>
      <w:bookmarkEnd w:id="405"/>
      <w:bookmarkEnd w:id="406"/>
      <w:bookmarkEnd w:id="407"/>
      <w:bookmarkEnd w:id="408"/>
      <w:bookmarkEnd w:id="409"/>
    </w:p>
    <w:p w:rsidRPr="00C20AEF" w:rsidR="00234020" w:rsidP="00234020" w:rsidRDefault="00234020" w14:paraId="5CB44F50" w14:textId="77777777">
      <w:pPr>
        <w:pStyle w:val="Textkrper"/>
      </w:pPr>
      <w:r>
        <w:t xml:space="preserve">If the user has selected the search criterion </w:t>
      </w:r>
      <w:r>
        <w:rPr>
          <w:i/>
        </w:rPr>
        <w:t>Multiple search</w:t>
      </w:r>
      <w:r>
        <w:t xml:space="preserve"> , the user can search for several part numbers at the same time.</w:t>
      </w:r>
    </w:p>
    <w:p w:rsidRPr="00C20AEF" w:rsidR="00234020" w:rsidP="00234020" w:rsidRDefault="00234020" w14:paraId="0C538F60" w14:textId="77777777">
      <w:pPr>
        <w:pStyle w:val="Textkrper"/>
      </w:pPr>
      <w:r>
        <w:t xml:space="preserve">In the </w:t>
      </w:r>
      <w:r>
        <w:rPr>
          <w:i/>
        </w:rPr>
        <w:t>Multiple input</w:t>
      </w:r>
      <w:r>
        <w:t xml:space="preserve"> panel, the user can enter several part numbers together with their (individual) quantities. The input is done directly in the table or by a file import.</w:t>
      </w:r>
    </w:p>
    <w:p w:rsidRPr="00C20AEF" w:rsidR="00234020" w:rsidP="00234020" w:rsidRDefault="009C33EB" w14:paraId="7CB00B25" w14:textId="77777777">
      <w:pPr>
        <w:pStyle w:val="Textkrper"/>
        <w:keepNext/>
      </w:pPr>
      <w:r>
        <w:rPr>
          <w:noProof/>
        </w:rPr>
        <w:lastRenderedPageBreak/>
        <w:drawing>
          <wp:inline distT="0" distB="0" distL="0" distR="0" wp14:anchorId="263554EC" wp14:editId="6707B98C">
            <wp:extent cx="3088005" cy="2959100"/>
            <wp:effectExtent l="19050" t="0" r="0" b="0"/>
            <wp:docPr id="52"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cstate="print"/>
                    <a:srcRect/>
                    <a:stretch>
                      <a:fillRect/>
                    </a:stretch>
                  </pic:blipFill>
                  <pic:spPr bwMode="auto">
                    <a:xfrm>
                      <a:off x="0" y="0"/>
                      <a:ext cx="3088005" cy="2959100"/>
                    </a:xfrm>
                    <a:prstGeom prst="rect">
                      <a:avLst/>
                    </a:prstGeom>
                    <a:noFill/>
                    <a:ln w="9525">
                      <a:noFill/>
                      <a:miter lim="800000"/>
                      <a:headEnd/>
                      <a:tailEnd/>
                    </a:ln>
                  </pic:spPr>
                </pic:pic>
              </a:graphicData>
            </a:graphic>
          </wp:inline>
        </w:drawing>
      </w:r>
    </w:p>
    <w:p w:rsidRPr="00C20AEF" w:rsidR="00234020" w:rsidP="00234020" w:rsidRDefault="00234020" w14:paraId="08A89044" w14:textId="1EE4A16D">
      <w:pPr>
        <w:pStyle w:val="Beschriftung"/>
      </w:pPr>
      <w:bookmarkStart w:name="_Toc252787676" w:id="410"/>
      <w:bookmarkStart w:name="_Toc255401663" w:id="411"/>
      <w:bookmarkStart w:name="_Toc98411877" w:id="412"/>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10</w:t>
      </w:r>
      <w:r>
        <w:fldChar w:fldCharType="end"/>
      </w:r>
      <w:r>
        <w:t xml:space="preserve"> - Panel Search: Multiple entry of part numbers</w:t>
      </w:r>
      <w:bookmarkEnd w:id="410"/>
      <w:bookmarkEnd w:id="411"/>
      <w:bookmarkEnd w:id="412"/>
    </w:p>
    <w:p w:rsidRPr="00C20AEF" w:rsidR="00234020" w:rsidP="00234020" w:rsidRDefault="00234020" w14:paraId="45B34410" w14:textId="77777777">
      <w:pPr>
        <w:pStyle w:val="Anforderungsnummer"/>
      </w:pPr>
      <w:r>
        <w:t>Requirement: FKT-GUI-114</w:t>
      </w:r>
    </w:p>
    <w:p w:rsidRPr="00C20AEF" w:rsidR="00234020" w:rsidP="00234020" w:rsidRDefault="00234020" w14:paraId="0946FEF8" w14:textId="77777777">
      <w:pPr>
        <w:pStyle w:val="Anforderungstext"/>
      </w:pPr>
      <w:r>
        <w:t xml:space="preserve">If the </w:t>
      </w:r>
      <w:r>
        <w:rPr>
          <w:i/>
        </w:rPr>
        <w:t>Multiple search</w:t>
      </w:r>
      <w:r>
        <w:t xml:space="preserve"> filter is set, the system must perform the search for multiple part numbers.</w:t>
      </w:r>
    </w:p>
    <w:p w:rsidRPr="00C20AEF" w:rsidR="0034307A" w:rsidP="0034307A" w:rsidRDefault="0034307A" w14:paraId="03B02BD1" w14:textId="77777777">
      <w:pPr>
        <w:pStyle w:val="Textkrper"/>
      </w:pPr>
    </w:p>
    <w:p w:rsidRPr="00C20AEF" w:rsidR="00234020" w:rsidP="00234020" w:rsidRDefault="00234020" w14:paraId="45CDA17C" w14:textId="77777777">
      <w:pPr>
        <w:pStyle w:val="Anforderungsnummer"/>
      </w:pPr>
      <w:r>
        <w:t>Requirement: FKT-GUI-116</w:t>
      </w:r>
    </w:p>
    <w:p w:rsidRPr="00C20AEF" w:rsidR="00234020" w:rsidP="00234020" w:rsidRDefault="00234020" w14:paraId="7CB8DAE0" w14:textId="77777777">
      <w:pPr>
        <w:pStyle w:val="Anforderungstext"/>
      </w:pPr>
      <w:r>
        <w:t xml:space="preserve">The </w:t>
      </w:r>
      <w:r>
        <w:rPr>
          <w:i/>
        </w:rPr>
        <w:t>Open multiple input window</w:t>
      </w:r>
      <w:r>
        <w:t xml:space="preserve"> button is active only if the </w:t>
      </w:r>
      <w:r>
        <w:rPr>
          <w:i/>
        </w:rPr>
        <w:t>Multiple search</w:t>
      </w:r>
      <w:r>
        <w:t xml:space="preserve"> filter is set.</w:t>
      </w:r>
    </w:p>
    <w:p w:rsidRPr="00C20AEF" w:rsidR="0034307A" w:rsidP="0034307A" w:rsidRDefault="0034307A" w14:paraId="5AB1B27E" w14:textId="77777777">
      <w:pPr>
        <w:pStyle w:val="Textkrper"/>
      </w:pPr>
    </w:p>
    <w:p w:rsidRPr="00C20AEF" w:rsidR="00234020" w:rsidP="00234020" w:rsidRDefault="00234020" w14:paraId="6E1973FF" w14:textId="77777777">
      <w:pPr>
        <w:pStyle w:val="Anforderungsnummer"/>
      </w:pPr>
      <w:r>
        <w:t>Requirement: FKT-GUI-117</w:t>
      </w:r>
    </w:p>
    <w:p w:rsidRPr="00C20AEF" w:rsidR="00234020" w:rsidP="00234020" w:rsidRDefault="00234020" w14:paraId="6183F0E0" w14:textId="1E82456F">
      <w:pPr>
        <w:pStyle w:val="Anforderungstext"/>
      </w:pPr>
      <w:r>
        <w:t xml:space="preserve">If the </w:t>
      </w:r>
      <w:r>
        <w:rPr>
          <w:i/>
        </w:rPr>
        <w:t>Multiple search</w:t>
      </w:r>
      <w:r>
        <w:t xml:space="preserve"> filter is set, the system must display a tooltip above the Part number text box with all part numbers (incl. quantities) that are stored in the multiple search at that time (sorted by storage format). For example, the text field itself says "several parts". The fields Part number and Quantity are deactivated!</w:t>
      </w:r>
    </w:p>
    <w:p w:rsidRPr="00C20AEF" w:rsidR="0034307A" w:rsidP="0034307A" w:rsidRDefault="0034307A" w14:paraId="1DBCA94E" w14:textId="77777777">
      <w:pPr>
        <w:pStyle w:val="Textkrper"/>
      </w:pPr>
    </w:p>
    <w:p w:rsidRPr="00C20AEF" w:rsidR="00234020" w:rsidP="00234020" w:rsidRDefault="00234020" w14:paraId="69B7C656" w14:textId="77777777">
      <w:pPr>
        <w:pStyle w:val="Anforderungsnummer"/>
      </w:pPr>
      <w:r>
        <w:t>Requirement: FKT-GUI-118</w:t>
      </w:r>
    </w:p>
    <w:p w:rsidRPr="00C20AEF" w:rsidR="00234020" w:rsidP="00234020" w:rsidRDefault="00234020" w14:paraId="4A40C980" w14:textId="5D299DC8">
      <w:pPr>
        <w:pStyle w:val="Anforderungstext"/>
      </w:pPr>
      <w:r>
        <w:t xml:space="preserve">The system must enable (disable) the </w:t>
      </w:r>
      <w:r>
        <w:rPr>
          <w:i/>
        </w:rPr>
        <w:t>Price Optimized View</w:t>
      </w:r>
      <w:r>
        <w:t xml:space="preserve"> and </w:t>
      </w:r>
      <w:r>
        <w:rPr>
          <w:i/>
        </w:rPr>
        <w:t>Vendor Optimized View</w:t>
      </w:r>
      <w:r>
        <w:t xml:space="preserve">  tabs in the </w:t>
      </w:r>
      <w:proofErr w:type="spellStart"/>
      <w:r>
        <w:t>DeadStock</w:t>
      </w:r>
      <w:proofErr w:type="spellEnd"/>
      <w:r>
        <w:t xml:space="preserve"> process if the user enables (disables) the </w:t>
      </w:r>
      <w:r>
        <w:rPr>
          <w:i/>
        </w:rPr>
        <w:t>Multiple Search</w:t>
      </w:r>
      <w:r>
        <w:t xml:space="preserve"> filter. By default, the 2 tabs are disabled (not selectable).</w:t>
      </w:r>
    </w:p>
    <w:p w:rsidRPr="00C20AEF" w:rsidR="0034307A" w:rsidP="0034307A" w:rsidRDefault="0034307A" w14:paraId="327F21CC" w14:textId="77777777">
      <w:pPr>
        <w:pStyle w:val="Textkrper"/>
      </w:pPr>
    </w:p>
    <w:p w:rsidRPr="00C20AEF" w:rsidR="00234020" w:rsidP="00234020" w:rsidRDefault="00234020" w14:paraId="524050F8" w14:textId="77777777">
      <w:pPr>
        <w:pStyle w:val="Anforderungsnummer"/>
      </w:pPr>
      <w:r>
        <w:t>Requirement: FKT-GUI-119</w:t>
      </w:r>
    </w:p>
    <w:p w:rsidRPr="00C20AEF" w:rsidR="00234020" w:rsidP="00234020" w:rsidRDefault="00234020" w14:paraId="086F2D56" w14:textId="70512D10">
      <w:pPr>
        <w:pStyle w:val="Anforderungstext"/>
      </w:pPr>
      <w:r>
        <w:t xml:space="preserve">If more than one part number is searched for, the system must calculate a price-optimized and a supplier-optimized result in the </w:t>
      </w:r>
      <w:proofErr w:type="spellStart"/>
      <w:r>
        <w:t>DeadStock</w:t>
      </w:r>
      <w:proofErr w:type="spellEnd"/>
      <w:r>
        <w:t xml:space="preserve"> process (see </w:t>
      </w:r>
      <w:r w:rsidRPr="00C20AEF" w:rsidR="00A9316A">
        <w:fldChar w:fldCharType="begin"/>
      </w:r>
      <w:r w:rsidRPr="00C20AEF" w:rsidR="00A9316A">
        <w:instrText xml:space="preserve"> REF _Ref254272862 \r \h  \* MERGEFORMAT </w:instrText>
      </w:r>
      <w:r w:rsidRPr="00C20AEF" w:rsidR="00A9316A">
        <w:fldChar w:fldCharType="separate"/>
      </w:r>
      <w:r w:rsidR="000D3A2D">
        <w:t>4.5.2.2</w:t>
      </w:r>
      <w:r w:rsidRPr="00C20AEF" w:rsidR="00A9316A">
        <w:fldChar w:fldCharType="end"/>
      </w:r>
      <w:r>
        <w:t>).</w:t>
      </w:r>
    </w:p>
    <w:p w:rsidRPr="00C20AEF" w:rsidR="0034307A" w:rsidP="0034307A" w:rsidRDefault="0034307A" w14:paraId="2C2AFDA8" w14:textId="77777777">
      <w:pPr>
        <w:pStyle w:val="Textkrper"/>
      </w:pPr>
    </w:p>
    <w:p w:rsidRPr="00C20AEF" w:rsidR="00234020" w:rsidP="00234020" w:rsidRDefault="00234020" w14:paraId="0851DF77" w14:textId="77777777">
      <w:pPr>
        <w:pStyle w:val="Anforderungsnummer"/>
      </w:pPr>
      <w:r>
        <w:t>Requirement: FKT-GUI-120</w:t>
      </w:r>
    </w:p>
    <w:p w:rsidRPr="00C20AEF" w:rsidR="00234020" w:rsidP="00234020" w:rsidRDefault="00234020" w14:paraId="47F68C01" w14:textId="77777777">
      <w:pPr>
        <w:pStyle w:val="Anforderungstext"/>
      </w:pPr>
      <w:r>
        <w:t xml:space="preserve">If the user confirms his entries in the last cell of the table with the </w:t>
      </w:r>
      <w:r>
        <w:rPr>
          <w:i/>
        </w:rPr>
        <w:t>Enter</w:t>
      </w:r>
      <w:r>
        <w:t xml:space="preserve"> or </w:t>
      </w:r>
      <w:proofErr w:type="spellStart"/>
      <w:r>
        <w:rPr>
          <w:i/>
        </w:rPr>
        <w:t>Tab</w:t>
      </w:r>
      <w:r>
        <w:t>key</w:t>
      </w:r>
      <w:proofErr w:type="spellEnd"/>
      <w:r>
        <w:t>, the system must append a new row.</w:t>
      </w:r>
    </w:p>
    <w:p w:rsidRPr="00C20AEF" w:rsidR="0034307A" w:rsidP="0034307A" w:rsidRDefault="0034307A" w14:paraId="5865EFE8" w14:textId="77777777">
      <w:pPr>
        <w:pStyle w:val="Textkrper"/>
      </w:pPr>
    </w:p>
    <w:p w:rsidRPr="00C20AEF" w:rsidR="00234020" w:rsidP="00234020" w:rsidRDefault="00234020" w14:paraId="59B1868C" w14:textId="77777777">
      <w:pPr>
        <w:pStyle w:val="Anforderungsnummer"/>
      </w:pPr>
      <w:r>
        <w:lastRenderedPageBreak/>
        <w:t>Requirement: FKT-GUI-121</w:t>
      </w:r>
    </w:p>
    <w:p w:rsidRPr="00C20AEF" w:rsidR="00234020" w:rsidP="00234020" w:rsidRDefault="00234020" w14:paraId="0A839EF3" w14:textId="77777777">
      <w:pPr>
        <w:pStyle w:val="Anforderungstext"/>
      </w:pPr>
      <w:r>
        <w:t xml:space="preserve">When clicking the </w:t>
      </w:r>
      <w:r>
        <w:rPr>
          <w:i/>
        </w:rPr>
        <w:t xml:space="preserve">Add part number </w:t>
      </w:r>
      <w:r>
        <w:t>button, the system must append a new line.</w:t>
      </w:r>
    </w:p>
    <w:p w:rsidRPr="00C20AEF" w:rsidR="0034307A" w:rsidP="0034307A" w:rsidRDefault="0034307A" w14:paraId="76758DF1" w14:textId="77777777">
      <w:pPr>
        <w:pStyle w:val="Textkrper"/>
      </w:pPr>
    </w:p>
    <w:p w:rsidRPr="00C20AEF" w:rsidR="00234020" w:rsidP="00234020" w:rsidRDefault="00234020" w14:paraId="16D34333" w14:textId="77777777">
      <w:pPr>
        <w:pStyle w:val="Anforderungsnummer"/>
      </w:pPr>
      <w:r>
        <w:t>Requirement: FKT-GUI-122</w:t>
      </w:r>
    </w:p>
    <w:p w:rsidRPr="00C20AEF" w:rsidR="00234020" w:rsidP="00234020" w:rsidRDefault="00234020" w14:paraId="41C5BDB0" w14:textId="40645F6E">
      <w:pPr>
        <w:pStyle w:val="Anforderungstext"/>
      </w:pPr>
      <w:r>
        <w:t xml:space="preserve">The system must fill the </w:t>
      </w:r>
      <w:r>
        <w:rPr>
          <w:i/>
        </w:rPr>
        <w:t>quantity</w:t>
      </w:r>
      <w:r>
        <w:t xml:space="preserve"> with 1 by default when a new record is created.</w:t>
      </w:r>
    </w:p>
    <w:p w:rsidRPr="00C20AEF" w:rsidR="0034307A" w:rsidP="0034307A" w:rsidRDefault="0034307A" w14:paraId="5A0AF1B0" w14:textId="77777777">
      <w:pPr>
        <w:pStyle w:val="Textkrper"/>
      </w:pPr>
    </w:p>
    <w:p w:rsidRPr="00C20AEF" w:rsidR="009D131D" w:rsidP="009D131D" w:rsidRDefault="009D131D" w14:paraId="70E6C43A" w14:textId="77777777">
      <w:pPr>
        <w:pStyle w:val="Anforderungsnummer"/>
      </w:pPr>
      <w:r>
        <w:t>Requirement: FKT-GUI-123</w:t>
      </w:r>
    </w:p>
    <w:p w:rsidRPr="00C20AEF" w:rsidR="009D131D" w:rsidP="009D131D" w:rsidRDefault="009D131D" w14:paraId="6002D65C" w14:textId="77777777">
      <w:pPr>
        <w:pStyle w:val="Anforderungstext"/>
      </w:pPr>
      <w:r>
        <w:t>A maximum of 20 part numbers may be entered.</w:t>
      </w:r>
    </w:p>
    <w:p w:rsidRPr="00C20AEF" w:rsidR="009D131D" w:rsidP="0034307A" w:rsidRDefault="009D131D" w14:paraId="67E679D6" w14:textId="77777777">
      <w:pPr>
        <w:pStyle w:val="Textkrper"/>
      </w:pPr>
    </w:p>
    <w:p w:rsidRPr="00C20AEF" w:rsidR="00234020" w:rsidP="00234020" w:rsidRDefault="00234020" w14:paraId="0FDCEE99" w14:textId="77777777">
      <w:pPr>
        <w:pStyle w:val="Anforderungsnummer"/>
      </w:pPr>
      <w:r>
        <w:t>Requirement: FKT-GUI-124</w:t>
      </w:r>
    </w:p>
    <w:p w:rsidRPr="00C20AEF" w:rsidR="00234020" w:rsidP="00234020" w:rsidRDefault="00234020" w14:paraId="29BA0D9E" w14:textId="77777777">
      <w:pPr>
        <w:pStyle w:val="Anforderungstext"/>
      </w:pPr>
      <w:r>
        <w:t xml:space="preserve">When you click the </w:t>
      </w:r>
      <w:r>
        <w:rPr>
          <w:i/>
        </w:rPr>
        <w:t>Remove part number</w:t>
      </w:r>
      <w:r>
        <w:t xml:space="preserve"> button, the system must delete the part numbers marked in the table. All rows that are selected (no matter which or how many columns are selected) will be deleted. If no line is selected, none will be deleted. Does not take effect until the changes are saved.</w:t>
      </w:r>
    </w:p>
    <w:p w:rsidRPr="00C20AEF" w:rsidR="0034307A" w:rsidP="0034307A" w:rsidRDefault="0034307A" w14:paraId="61A93C6A" w14:textId="77777777">
      <w:pPr>
        <w:pStyle w:val="Textkrper"/>
      </w:pPr>
    </w:p>
    <w:p w:rsidRPr="00C20AEF" w:rsidR="00234020" w:rsidP="00234020" w:rsidRDefault="00234020" w14:paraId="347F9C6E" w14:textId="77777777">
      <w:pPr>
        <w:pStyle w:val="Anforderungsnummer"/>
      </w:pPr>
      <w:r>
        <w:t>Requirement: FKT-GUI-125</w:t>
      </w:r>
    </w:p>
    <w:p w:rsidRPr="00C20AEF" w:rsidR="00234020" w:rsidP="00234020" w:rsidRDefault="00234020" w14:paraId="1EA0ED59" w14:textId="77777777">
      <w:pPr>
        <w:pStyle w:val="Anforderungstext"/>
      </w:pPr>
      <w:r>
        <w:t xml:space="preserve">When you click the </w:t>
      </w:r>
      <w:r>
        <w:rPr>
          <w:i/>
        </w:rPr>
        <w:t xml:space="preserve">Delete all part numbers </w:t>
      </w:r>
      <w:r>
        <w:t>button, the system should delete all part numbers (all records) from the table. Does not take effect until the changes are saved.</w:t>
      </w:r>
    </w:p>
    <w:p w:rsidRPr="00C20AEF" w:rsidR="0034307A" w:rsidP="0034307A" w:rsidRDefault="0034307A" w14:paraId="1EBE2A74" w14:textId="77777777">
      <w:pPr>
        <w:pStyle w:val="Textkrper"/>
      </w:pPr>
    </w:p>
    <w:p w:rsidRPr="00C20AEF" w:rsidR="00234020" w:rsidP="00234020" w:rsidRDefault="00234020" w14:paraId="006F63AF" w14:textId="77777777">
      <w:pPr>
        <w:pStyle w:val="Anforderungsnummer"/>
      </w:pPr>
      <w:r>
        <w:t>Requirement: FKT-GUI-126</w:t>
      </w:r>
    </w:p>
    <w:p w:rsidRPr="00C20AEF" w:rsidR="00DA39FB" w:rsidP="002833DE" w:rsidRDefault="00DA39FB" w14:paraId="071AA751" w14:textId="45843F5E">
      <w:pPr>
        <w:pStyle w:val="Anforderungstext"/>
        <w:rPr>
          <w:strike/>
        </w:rPr>
      </w:pPr>
      <w:r>
        <w:t xml:space="preserve">When you click the </w:t>
      </w:r>
      <w:r>
        <w:rPr>
          <w:i/>
        </w:rPr>
        <w:t xml:space="preserve">Close </w:t>
      </w:r>
      <w:r>
        <w:t xml:space="preserve">button, the system must immediately start the part search with the currently selected part numbers. </w:t>
      </w:r>
    </w:p>
    <w:p w:rsidRPr="00C20AEF" w:rsidR="00EF2E42" w:rsidP="00DA39FB" w:rsidRDefault="00EF2E42" w14:paraId="1C34DCE0" w14:textId="5684F347">
      <w:pPr>
        <w:pStyle w:val="Anforderungstext"/>
      </w:pPr>
      <w:r>
        <w:t>When you click on the red cross to close the dialog, only the dialog is closed, changes are discarded, the search is not started.</w:t>
      </w:r>
    </w:p>
    <w:p w:rsidRPr="00C20AEF" w:rsidR="009D131D" w:rsidP="0034307A" w:rsidRDefault="009D131D" w14:paraId="2491777D" w14:textId="77777777">
      <w:pPr>
        <w:pStyle w:val="Textkrper"/>
      </w:pPr>
    </w:p>
    <w:p w:rsidRPr="00C20AEF" w:rsidR="00880C81" w:rsidP="00880C81" w:rsidRDefault="00880C81" w14:paraId="7BA1BE90" w14:textId="77777777">
      <w:pPr>
        <w:pStyle w:val="Anforderungsnummer"/>
      </w:pPr>
      <w:r>
        <w:t>Requirement: FKT-GUI-330</w:t>
      </w:r>
    </w:p>
    <w:p w:rsidRPr="00C20AEF" w:rsidR="00880C81" w:rsidP="00880C81" w:rsidRDefault="00880C81" w14:paraId="07189772" w14:textId="3B4C11DD">
      <w:pPr>
        <w:pStyle w:val="Anforderungstext"/>
      </w:pPr>
      <w:r>
        <w:t>When exiting the multiple search by switching to the search for single or wildcard part numbers, the system must continue to store in the background all part numbers that were last used by the user in the multiple search. When switching to the multiple search again, the stored part numbers are displayed to the user again. When closing the logistics bus, the part numbers in the multiple search are not saved.</w:t>
      </w:r>
    </w:p>
    <w:p w:rsidRPr="00C20AEF" w:rsidR="00880C81" w:rsidP="0034307A" w:rsidRDefault="00880C81" w14:paraId="5576B114" w14:textId="77777777">
      <w:pPr>
        <w:pStyle w:val="Textkrper"/>
      </w:pPr>
    </w:p>
    <w:p w:rsidRPr="00C20AEF" w:rsidR="00CB6645" w:rsidP="00CB6645" w:rsidRDefault="009C33EB" w14:paraId="45741CBD" w14:textId="77777777">
      <w:pPr>
        <w:pStyle w:val="Textkrper"/>
        <w:keepNext/>
      </w:pPr>
      <w:r>
        <w:rPr>
          <w:noProof/>
        </w:rPr>
        <w:lastRenderedPageBreak/>
        <w:drawing>
          <wp:inline distT="0" distB="0" distL="0" distR="0" wp14:anchorId="2E662B91" wp14:editId="20A22F3F">
            <wp:extent cx="3916680" cy="2976245"/>
            <wp:effectExtent l="19050" t="0" r="7620" b="0"/>
            <wp:docPr id="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9" cstate="print"/>
                    <a:srcRect/>
                    <a:stretch>
                      <a:fillRect/>
                    </a:stretch>
                  </pic:blipFill>
                  <pic:spPr bwMode="auto">
                    <a:xfrm>
                      <a:off x="0" y="0"/>
                      <a:ext cx="3916680" cy="2976245"/>
                    </a:xfrm>
                    <a:prstGeom prst="rect">
                      <a:avLst/>
                    </a:prstGeom>
                    <a:noFill/>
                    <a:ln w="9525">
                      <a:noFill/>
                      <a:miter lim="800000"/>
                      <a:headEnd/>
                      <a:tailEnd/>
                    </a:ln>
                  </pic:spPr>
                </pic:pic>
              </a:graphicData>
            </a:graphic>
          </wp:inline>
        </w:drawing>
      </w:r>
    </w:p>
    <w:p w:rsidRPr="00C20AEF" w:rsidR="00CB6645" w:rsidP="00CB6645" w:rsidRDefault="00CB6645" w14:paraId="127F5BA6" w14:textId="15412710">
      <w:pPr>
        <w:pStyle w:val="Beschriftung"/>
        <w:jc w:val="both"/>
      </w:pPr>
      <w:bookmarkStart w:name="_Toc98411878" w:id="413"/>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11</w:t>
      </w:r>
      <w:r>
        <w:fldChar w:fldCharType="end"/>
      </w:r>
      <w:r>
        <w:t xml:space="preserve"> - File selection dialog multiple search</w:t>
      </w:r>
      <w:bookmarkEnd w:id="413"/>
    </w:p>
    <w:p w:rsidRPr="00C20AEF" w:rsidR="00E91965" w:rsidP="00E91965" w:rsidRDefault="00E91965" w14:paraId="3AEBB2BE" w14:textId="77777777">
      <w:pPr>
        <w:pStyle w:val="Anforderungsnummer"/>
      </w:pPr>
      <w:r>
        <w:t>Requirement: FKT-GUI-331</w:t>
      </w:r>
    </w:p>
    <w:p w:rsidRPr="00C20AEF" w:rsidR="00F44FEA" w:rsidP="00F44FEA" w:rsidRDefault="00E91965" w14:paraId="7F34E8C7" w14:textId="77777777">
      <w:pPr>
        <w:pStyle w:val="Anforderungstext"/>
      </w:pPr>
      <w:r>
        <w:t xml:space="preserve">When clicking the </w:t>
      </w:r>
      <w:r>
        <w:rPr>
          <w:i/>
        </w:rPr>
        <w:t>Import part numbers</w:t>
      </w:r>
      <w:r>
        <w:t xml:space="preserve"> button, the system must display a file selection dialog to the user. Via the dialog, only files in predefined formats are displayed to the user for selection. Only files with the following names </w:t>
      </w:r>
      <w:r>
        <w:rPr>
          <w:i/>
        </w:rPr>
        <w:t>JR*, *.e80, *.e86, *.e3h, *.e36, *.</w:t>
      </w:r>
      <w:proofErr w:type="spellStart"/>
      <w:r>
        <w:rPr>
          <w:i/>
        </w:rPr>
        <w:t>xls</w:t>
      </w:r>
      <w:proofErr w:type="spellEnd"/>
      <w:r>
        <w:rPr>
          <w:i/>
        </w:rPr>
        <w:t>, *.xlsx, *.csv, *.txt</w:t>
      </w:r>
      <w:r>
        <w:t xml:space="preserve"> are listed in the selected directory</w:t>
      </w:r>
      <w:r w:rsidRPr="00C20AEF" w:rsidR="00484C9E">
        <w:rPr>
          <w:rStyle w:val="Funotenzeichen"/>
        </w:rPr>
        <w:footnoteReference w:id="46"/>
      </w:r>
      <w:r>
        <w:t>. Files in any other format are not selectable. Exactly one file can be selected.</w:t>
      </w:r>
    </w:p>
    <w:p w:rsidRPr="00C20AEF" w:rsidR="00E91965" w:rsidP="0034307A" w:rsidRDefault="00E91965" w14:paraId="2BD31E9E" w14:textId="77777777">
      <w:pPr>
        <w:pStyle w:val="Textkrper"/>
      </w:pPr>
    </w:p>
    <w:p w:rsidRPr="00C20AEF" w:rsidR="00607357" w:rsidP="00607357" w:rsidRDefault="00607357" w14:paraId="5D4A64D8" w14:textId="77777777">
      <w:pPr>
        <w:pStyle w:val="Anforderungsnummer"/>
      </w:pPr>
      <w:r>
        <w:t>Requirement: FKT-GUI-332</w:t>
      </w:r>
    </w:p>
    <w:p w:rsidRPr="00C20AEF" w:rsidR="00607357" w:rsidP="00607357" w:rsidRDefault="00CB6645" w14:paraId="0A0B9D52" w14:textId="6AC47935">
      <w:pPr>
        <w:pStyle w:val="Anforderungstext"/>
      </w:pPr>
      <w:r>
        <w:t xml:space="preserve">When you click the </w:t>
      </w:r>
      <w:r>
        <w:rPr>
          <w:i/>
        </w:rPr>
        <w:t>Open</w:t>
      </w:r>
      <w:r>
        <w:t xml:space="preserve"> button, the system reads the records from the file according to the format and checks the content to make sure that at least 2 "columns" (part numbers and quantity) are included. Optional are two more columns "Sales order number" (column 3) and "BHW" (column 4). Additional "columns" in the file are ignored without error message. The part numbers can be specified in all formats known to </w:t>
      </w:r>
      <w:proofErr w:type="spellStart"/>
      <w:r>
        <w:t>Logbus</w:t>
      </w:r>
      <w:proofErr w:type="spellEnd"/>
      <w:r>
        <w:t xml:space="preserve"> (memory format, input format, print format). The format for sales order number and BHW corresponds to the specifications for manual entry.</w:t>
      </w:r>
    </w:p>
    <w:p w:rsidRPr="00C20AEF" w:rsidR="00B24CB5" w:rsidP="00607357" w:rsidRDefault="00B24CB5" w14:paraId="7A9F0703" w14:textId="77777777">
      <w:pPr>
        <w:pStyle w:val="Anforderungstext"/>
      </w:pPr>
      <w:r>
        <w:t xml:space="preserve">If there is a violation of the import format for the respective file, the system must display a speaking error message in a popup. The error message is maintained by the department via </w:t>
      </w:r>
      <w:proofErr w:type="spellStart"/>
      <w:r>
        <w:t>PGuard</w:t>
      </w:r>
      <w:proofErr w:type="spellEnd"/>
      <w:r>
        <w:t>.</w:t>
      </w:r>
    </w:p>
    <w:p w:rsidRPr="00C20AEF" w:rsidR="00C07C35" w:rsidP="0034307A" w:rsidRDefault="00C07C35" w14:paraId="41DCEF15" w14:textId="77777777">
      <w:pPr>
        <w:pStyle w:val="Textkrper"/>
      </w:pPr>
    </w:p>
    <w:p w:rsidRPr="00C20AEF" w:rsidR="00607357" w:rsidP="00607357" w:rsidRDefault="00607357" w14:paraId="53CCCF2C" w14:textId="77777777">
      <w:pPr>
        <w:pStyle w:val="Anforderungsnummer"/>
      </w:pPr>
      <w:r>
        <w:t>Requirement: FKT-GUI-333</w:t>
      </w:r>
    </w:p>
    <w:p w:rsidRPr="00C20AEF" w:rsidR="00BE0EF5" w:rsidP="00162161" w:rsidRDefault="001372C3" w14:paraId="73349CF4" w14:textId="7D7FE531">
      <w:pPr>
        <w:pStyle w:val="Anforderungstext"/>
      </w:pPr>
      <w:r>
        <w:t xml:space="preserve">For each valid record, the system must create a new row in the multiple search table. If during the import process more than the maximum number of part numbers for multiple search (see FKT-GUI-123) are detected (including the part numbers already entered), the import will be aborted, the system must display a corresponding info message in a popup. The error message is maintained by the department via </w:t>
      </w:r>
      <w:proofErr w:type="spellStart"/>
      <w:r>
        <w:t>PGuard</w:t>
      </w:r>
      <w:proofErr w:type="spellEnd"/>
      <w:r>
        <w:t>.</w:t>
      </w:r>
    </w:p>
    <w:p w:rsidRPr="00C20AEF" w:rsidR="009D77DB" w:rsidP="00C07C35" w:rsidRDefault="009D77DB" w14:paraId="05654F1A" w14:textId="77777777">
      <w:pPr>
        <w:pStyle w:val="Anforderungstext"/>
      </w:pPr>
      <w:r>
        <w:t>If, in addition to the info message, there is also an error message due to a format violation, then the system must display the error message with priority. The info message is omitted in this case.</w:t>
      </w:r>
    </w:p>
    <w:p w:rsidRPr="00C20AEF" w:rsidR="007D0B56" w:rsidP="007D0B56" w:rsidRDefault="007D0B56" w14:paraId="58198EB4" w14:textId="77777777">
      <w:pPr>
        <w:pStyle w:val="KeinLeerraum"/>
      </w:pPr>
    </w:p>
    <w:p w:rsidRPr="00C20AEF" w:rsidR="007D0B56" w:rsidP="007D0B56" w:rsidRDefault="007D0B56" w14:paraId="7800167C" w14:textId="6F359433">
      <w:pPr>
        <w:pStyle w:val="Anforderungsnummer"/>
      </w:pPr>
      <w:r>
        <w:lastRenderedPageBreak/>
        <w:t>Requirement: FKT-GUI-357</w:t>
      </w:r>
    </w:p>
    <w:p w:rsidRPr="00C20AEF" w:rsidR="00731A90" w:rsidP="00081FFE" w:rsidRDefault="007D0B56" w14:paraId="4C631F14" w14:textId="2E888628">
      <w:pPr>
        <w:pStyle w:val="Anforderungstext"/>
      </w:pPr>
      <w:r>
        <w:t xml:space="preserve">The table for the parts of the multiple search is supplemented by the columns "Order number" and "BHW". The cells of these columns are editable. However, if the search is started from an import from SO+/SO/SCOT, this data is taken from the import and can no longer be changed. </w:t>
      </w:r>
    </w:p>
    <w:p w:rsidRPr="00C20AEF" w:rsidR="00E857E6" w:rsidP="00E857E6" w:rsidRDefault="00E857E6" w14:paraId="5B86DC76" w14:textId="26C7E297">
      <w:pPr>
        <w:pStyle w:val="Anforderungsnummer"/>
      </w:pPr>
      <w:r>
        <w:t>Requirement: FKT-GUI-358</w:t>
      </w:r>
    </w:p>
    <w:p w:rsidRPr="00C20AEF" w:rsidR="00E857E6" w:rsidP="00E857E6" w:rsidRDefault="00E857E6" w14:paraId="675BC210" w14:textId="3692D211">
      <w:pPr>
        <w:pStyle w:val="Anforderungstext"/>
      </w:pPr>
      <w:r>
        <w:t xml:space="preserve">The input formats for the columns "Order number" and "BHW" depend on the role and the target VOR system (or </w:t>
      </w:r>
      <w:proofErr w:type="spellStart"/>
      <w:r>
        <w:t>FacingLocation</w:t>
      </w:r>
      <w:proofErr w:type="spellEnd"/>
      <w:r>
        <w:t xml:space="preserve">) of the site to be ordered. </w:t>
      </w:r>
    </w:p>
    <w:p w:rsidRPr="00C20AEF" w:rsidR="00E857E6" w:rsidP="00E834B8" w:rsidRDefault="000A00C3" w14:paraId="403F6808" w14:textId="115386D4">
      <w:pPr>
        <w:pStyle w:val="Anforderungstext"/>
        <w:numPr>
          <w:ilvl w:val="0"/>
          <w:numId w:val="48"/>
        </w:numPr>
      </w:pPr>
      <w:r>
        <w:t>Retailer role and target system for VOR order SOP: Sales order number is numeric, max. 35 digits, BHW is alphanumeric, max. 35 digits</w:t>
      </w:r>
    </w:p>
    <w:p w:rsidRPr="00C20AEF" w:rsidR="00E857E6" w:rsidP="00E834B8" w:rsidRDefault="00DC1E05" w14:paraId="702DF4D6" w14:textId="140A9211">
      <w:pPr>
        <w:pStyle w:val="Anforderungstext"/>
        <w:numPr>
          <w:ilvl w:val="0"/>
          <w:numId w:val="48"/>
        </w:numPr>
      </w:pPr>
      <w:r>
        <w:t>Retailer role and target system for PRE-order SO: The sales order number is alphanumeric, max. 10 digits, the BHW is alphanumeric, max. 12 digits</w:t>
      </w:r>
    </w:p>
    <w:p w:rsidRPr="00C20AEF" w:rsidR="00AA462C" w:rsidP="00E834B8" w:rsidRDefault="00DC1E05" w14:paraId="0D74F449" w14:textId="0BAC18B7">
      <w:pPr>
        <w:pStyle w:val="Anforderungstext"/>
        <w:numPr>
          <w:ilvl w:val="0"/>
          <w:numId w:val="48"/>
        </w:numPr>
      </w:pPr>
      <w:r>
        <w:t xml:space="preserve">Controller Role or </w:t>
      </w:r>
      <w:proofErr w:type="spellStart"/>
      <w:r>
        <w:t>DeadStock</w:t>
      </w:r>
      <w:proofErr w:type="spellEnd"/>
      <w:r>
        <w:t>: Here there are no restrictions by a target system, the maximum values from the D2D target system restrictions apply: The sales order number is alphanumeric, max. 35 digits, the BHW is alphanumeric, max. 35 digits.</w:t>
      </w:r>
    </w:p>
    <w:p w:rsidRPr="00C20AEF" w:rsidR="00E857E6" w:rsidP="00E857E6" w:rsidRDefault="00E857E6" w14:paraId="7EC98789" w14:textId="4113DF46">
      <w:pPr>
        <w:pStyle w:val="Anforderungstext"/>
      </w:pPr>
      <w:r>
        <w:t>If the site to be ordered is changed, which also results in a change of target system, and the search is repeated or the dialog for the multiple search is opened, a warning dialog appears: The values of the "Sales order number" and "BHW" columns in the multiple search are deleted. Should we proceed with the search?</w:t>
      </w:r>
    </w:p>
    <w:p w:rsidRPr="00C20AEF" w:rsidR="00BF61F3" w:rsidP="00E857E6" w:rsidRDefault="00BF61F3" w14:paraId="2C279835" w14:textId="00A98793">
      <w:pPr>
        <w:pStyle w:val="Anforderungstext"/>
      </w:pPr>
      <w:r>
        <w:t>Yes - the values in the "Sales order number" and "BHW" columns are deleted and the search is started.</w:t>
      </w:r>
    </w:p>
    <w:p w:rsidRPr="00C20AEF" w:rsidR="00BF61F3" w:rsidP="00E857E6" w:rsidRDefault="00BF61F3" w14:paraId="014D4CBC" w14:textId="6AB5930F">
      <w:pPr>
        <w:pStyle w:val="Anforderungstext"/>
      </w:pPr>
      <w:r>
        <w:t>No - All values are retained, the search is not started. The previous search results will remain.</w:t>
      </w:r>
    </w:p>
    <w:p w:rsidRPr="00C20AEF" w:rsidR="00731A90" w:rsidP="00731A90" w:rsidRDefault="00731A90" w14:paraId="708E9B49" w14:textId="2CA3CFFB">
      <w:pPr>
        <w:pStyle w:val="Anforderungsnummer"/>
      </w:pPr>
      <w:r>
        <w:t>Requirement: FKT-GUI-359</w:t>
      </w:r>
    </w:p>
    <w:p w:rsidRPr="00C20AEF" w:rsidR="00D24F49" w:rsidP="00081FFE" w:rsidRDefault="009B5C8B" w14:paraId="0C3AC6AA" w14:textId="4E41E6BD">
      <w:pPr>
        <w:pStyle w:val="Anforderungstext"/>
      </w:pPr>
      <w:r>
        <w:t xml:space="preserve">As part of the </w:t>
      </w:r>
      <w:proofErr w:type="spellStart"/>
      <w:r>
        <w:t>DeadStock</w:t>
      </w:r>
      <w:proofErr w:type="spellEnd"/>
      <w:r>
        <w:t xml:space="preserve"> process, the data from the columns "BHW" and "Sales order number" in the "Shopping cart" are to be transferred to the field "BWH (Pos.)" (semicolon-separated). If the position is ordered, this info is also in the order details exclusively in the field "BWH (Pos.)".</w:t>
      </w:r>
    </w:p>
    <w:p w:rsidRPr="00C20AEF" w:rsidR="00D24F49" w:rsidP="00D24F49" w:rsidRDefault="00D24F49" w14:paraId="4025FBD4" w14:textId="77534484">
      <w:pPr>
        <w:pStyle w:val="Anforderungsnummer"/>
      </w:pPr>
      <w:r>
        <w:t>Requirement: FKT-GUI-360</w:t>
      </w:r>
    </w:p>
    <w:p w:rsidRPr="00C20AEF" w:rsidR="00D24F49" w:rsidP="00D24F49" w:rsidRDefault="007B7C3F" w14:paraId="4FF9A7EE" w14:textId="29FA4DB7">
      <w:pPr>
        <w:pStyle w:val="Anforderungstext"/>
      </w:pPr>
      <w:r>
        <w:t xml:space="preserve">In the D2D process, the BHW and the sales order number in the order details should only be transferred to the field "BWH (order) of the buyer" (buyer view only) (sales order </w:t>
      </w:r>
      <w:proofErr w:type="spellStart"/>
      <w:r>
        <w:t>number;BHW</w:t>
      </w:r>
      <w:proofErr w:type="spellEnd"/>
      <w:r>
        <w:t>).</w:t>
      </w:r>
    </w:p>
    <w:p w:rsidRPr="00C20AEF" w:rsidR="00C96A92" w:rsidP="00C96A92" w:rsidRDefault="00C96A92" w14:paraId="5FCFCF69" w14:textId="050EE113">
      <w:pPr>
        <w:pStyle w:val="Anforderungsnummer"/>
      </w:pPr>
      <w:r>
        <w:t>Requirement: FKT-GUI-361</w:t>
      </w:r>
    </w:p>
    <w:p w:rsidRPr="00C20AEF" w:rsidR="00C96A92" w:rsidP="00C96A92" w:rsidRDefault="00C96A92" w14:paraId="4254C816" w14:textId="71A9E3F5">
      <w:pPr>
        <w:pStyle w:val="Anforderungstext"/>
      </w:pPr>
      <w:r>
        <w:t>If the checkbox "Take over sales order number and BHW" is selected, the entries of the columns Sales order number and BHW will be taken over from the last row when adding a new row (via Add button or Tab).</w:t>
      </w:r>
    </w:p>
    <w:p w:rsidRPr="00C20AEF" w:rsidR="00234020" w:rsidP="00234020" w:rsidRDefault="00234020" w14:paraId="1A98464E" w14:textId="77777777">
      <w:pPr>
        <w:pStyle w:val="SchnelllesetextbergeordneteAussage1"/>
      </w:pPr>
      <w:r>
        <w:t>Table definition and functions</w:t>
      </w:r>
    </w:p>
    <w:p w:rsidRPr="00C20AEF" w:rsidR="00234020" w:rsidP="00234020" w:rsidRDefault="00234020" w14:paraId="5ECDD81B" w14:textId="77777777">
      <w:pPr>
        <w:pStyle w:val="Anforderungsnummer"/>
      </w:pPr>
      <w:r>
        <w:t>Requirement: FKT-GUI-127</w:t>
      </w:r>
    </w:p>
    <w:p w:rsidRPr="00C20AEF" w:rsidR="00234020" w:rsidP="00234020" w:rsidRDefault="00234020" w14:paraId="19E85F60" w14:textId="77777777">
      <w:pPr>
        <w:pStyle w:val="Anforderungstext"/>
      </w:pPr>
      <w:r>
        <w:t xml:space="preserve">The system must display the following columns per row in the </w:t>
      </w:r>
      <w:r>
        <w:rPr>
          <w:i/>
        </w:rPr>
        <w:t xml:space="preserve">Multiple Entry </w:t>
      </w:r>
      <w:r>
        <w:t>table:</w:t>
      </w:r>
    </w:p>
    <w:p w:rsidRPr="00C20AEF" w:rsidR="0034307A" w:rsidP="0034307A" w:rsidRDefault="0034307A" w14:paraId="029F9802" w14:textId="77777777">
      <w:pPr>
        <w:pStyle w:val="Textkrper"/>
      </w:pPr>
    </w:p>
    <w:tbl>
      <w:tblPr>
        <w:tblW w:w="5000" w:type="pct"/>
        <w:tblBorders>
          <w:top w:val="single" w:color="E20074" w:sz="18" w:space="0"/>
          <w:insideH w:val="single" w:color="auto" w:sz="4" w:space="0"/>
        </w:tblBorders>
        <w:tblLayout w:type="fixed"/>
        <w:tblLook w:val="01E0" w:firstRow="1" w:lastRow="1" w:firstColumn="1" w:lastColumn="1" w:noHBand="0" w:noVBand="0"/>
      </w:tblPr>
      <w:tblGrid>
        <w:gridCol w:w="2152"/>
        <w:gridCol w:w="2152"/>
        <w:gridCol w:w="5044"/>
      </w:tblGrid>
      <w:tr w:rsidRPr="00C20AEF" w:rsidR="00234020" w:rsidTr="00234020" w14:paraId="4FB70AD4" w14:textId="77777777">
        <w:trPr>
          <w:tblHeader/>
        </w:trPr>
        <w:tc>
          <w:tcPr>
            <w:tcW w:w="2200" w:type="dxa"/>
            <w:tcBorders>
              <w:top w:val="single" w:color="E20074" w:sz="18" w:space="0"/>
              <w:bottom w:val="single" w:color="auto" w:sz="4" w:space="0"/>
            </w:tcBorders>
            <w:shd w:val="clear" w:color="auto" w:fill="E0E0E0"/>
          </w:tcPr>
          <w:p w:rsidRPr="00C20AEF" w:rsidR="00234020" w:rsidP="00234020" w:rsidRDefault="00234020" w14:paraId="3F9725B2" w14:textId="77777777">
            <w:pPr>
              <w:pStyle w:val="TableHeading"/>
              <w:keepNext w:val="0"/>
              <w:rPr>
                <w:rStyle w:val="Fett"/>
                <w:b/>
                <w:bCs/>
              </w:rPr>
            </w:pPr>
            <w:r>
              <w:rPr>
                <w:rStyle w:val="Fett"/>
                <w:b/>
              </w:rPr>
              <w:t>Column</w:t>
            </w:r>
          </w:p>
        </w:tc>
        <w:tc>
          <w:tcPr>
            <w:tcW w:w="2200" w:type="dxa"/>
            <w:tcBorders>
              <w:top w:val="single" w:color="E20074" w:sz="18" w:space="0"/>
              <w:bottom w:val="single" w:color="auto" w:sz="4" w:space="0"/>
            </w:tcBorders>
            <w:shd w:val="clear" w:color="auto" w:fill="E0E0E0"/>
          </w:tcPr>
          <w:p w:rsidRPr="00C20AEF" w:rsidR="00234020" w:rsidP="00234020" w:rsidRDefault="00234020" w14:paraId="248DF483" w14:textId="77777777">
            <w:pPr>
              <w:pStyle w:val="TableHeading"/>
              <w:keepNext w:val="0"/>
              <w:rPr>
                <w:rStyle w:val="Fett"/>
                <w:b/>
                <w:bCs/>
              </w:rPr>
            </w:pPr>
            <w:r>
              <w:rPr>
                <w:rStyle w:val="Fett"/>
                <w:b/>
              </w:rPr>
              <w:t>Format</w:t>
            </w:r>
          </w:p>
        </w:tc>
        <w:tc>
          <w:tcPr>
            <w:tcW w:w="5164" w:type="dxa"/>
            <w:tcBorders>
              <w:top w:val="single" w:color="E20074" w:sz="18" w:space="0"/>
              <w:bottom w:val="single" w:color="auto" w:sz="4" w:space="0"/>
            </w:tcBorders>
            <w:shd w:val="clear" w:color="auto" w:fill="E0E0E0"/>
          </w:tcPr>
          <w:p w:rsidRPr="00C20AEF" w:rsidR="00234020" w:rsidP="00234020" w:rsidRDefault="00234020" w14:paraId="74E9FDB5" w14:textId="77777777">
            <w:pPr>
              <w:pStyle w:val="TableHeading"/>
              <w:keepNext w:val="0"/>
              <w:rPr>
                <w:rStyle w:val="Fett"/>
                <w:b/>
                <w:bCs/>
              </w:rPr>
            </w:pPr>
            <w:r>
              <w:rPr>
                <w:rStyle w:val="Fett"/>
                <w:b/>
              </w:rPr>
              <w:t>Display</w:t>
            </w:r>
          </w:p>
        </w:tc>
      </w:tr>
      <w:tr w:rsidRPr="00C20AEF" w:rsidR="00234020" w:rsidTr="00234020" w14:paraId="71E5B47B" w14:textId="77777777">
        <w:tc>
          <w:tcPr>
            <w:tcW w:w="2200" w:type="dxa"/>
          </w:tcPr>
          <w:p w:rsidRPr="00C20AEF" w:rsidR="00234020" w:rsidP="00FB4A53" w:rsidRDefault="00234020" w14:paraId="3C274D71" w14:textId="77777777">
            <w:pPr>
              <w:pStyle w:val="TabelleFlietext3"/>
              <w:spacing w:before="60" w:after="60"/>
            </w:pPr>
            <w:r>
              <w:t>Part number</w:t>
            </w:r>
          </w:p>
        </w:tc>
        <w:tc>
          <w:tcPr>
            <w:tcW w:w="2200" w:type="dxa"/>
          </w:tcPr>
          <w:p w:rsidRPr="00C20AEF" w:rsidR="00234020" w:rsidP="00234020" w:rsidRDefault="001D4FF7" w14:paraId="4AD2CD81" w14:textId="77777777">
            <w:pPr>
              <w:pStyle w:val="TabelleFlietext3"/>
              <w:spacing w:before="60" w:after="60"/>
            </w:pPr>
            <w:r>
              <w:t>Print format</w:t>
            </w:r>
          </w:p>
        </w:tc>
        <w:tc>
          <w:tcPr>
            <w:tcW w:w="5164" w:type="dxa"/>
          </w:tcPr>
          <w:p w:rsidRPr="00C20AEF" w:rsidR="000062B9" w:rsidP="00FB4A53" w:rsidRDefault="00234020" w14:paraId="1422A575" w14:textId="77777777">
            <w:pPr>
              <w:pStyle w:val="TabelleFlietext3"/>
              <w:spacing w:before="60" w:after="60"/>
            </w:pPr>
            <w:r>
              <w:t>Searched part number in print format.</w:t>
            </w:r>
          </w:p>
          <w:p w:rsidRPr="00C20AEF" w:rsidR="00234020" w:rsidP="00FB4A53" w:rsidRDefault="000062B9" w14:paraId="103239F2" w14:textId="05F9C253">
            <w:pPr>
              <w:pStyle w:val="TabelleFlietext3"/>
              <w:spacing w:before="60" w:after="60"/>
            </w:pPr>
            <w:r>
              <w:t>Allow input in print, input or save format, no wildcard.</w:t>
            </w:r>
          </w:p>
        </w:tc>
      </w:tr>
      <w:tr w:rsidRPr="00C20AEF" w:rsidR="00234020" w:rsidTr="00234020" w14:paraId="4C19F81F" w14:textId="77777777">
        <w:tc>
          <w:tcPr>
            <w:tcW w:w="2200" w:type="dxa"/>
          </w:tcPr>
          <w:p w:rsidRPr="00C20AEF" w:rsidR="00234020" w:rsidP="00234020" w:rsidRDefault="00234020" w14:paraId="1449BC09" w14:textId="77777777">
            <w:pPr>
              <w:pStyle w:val="TabelleFlietext3"/>
              <w:spacing w:before="60" w:after="60"/>
            </w:pPr>
            <w:r>
              <w:t>Quantity</w:t>
            </w:r>
          </w:p>
        </w:tc>
        <w:tc>
          <w:tcPr>
            <w:tcW w:w="2200" w:type="dxa"/>
          </w:tcPr>
          <w:p w:rsidRPr="00C20AEF" w:rsidR="00234020" w:rsidP="00234020" w:rsidRDefault="00234020" w14:paraId="6BBF67BB" w14:textId="77777777">
            <w:pPr>
              <w:pStyle w:val="TabelleFlietext3"/>
              <w:spacing w:before="60" w:after="60"/>
            </w:pPr>
            <w:r>
              <w:t>Numeric. Integer</w:t>
            </w:r>
          </w:p>
        </w:tc>
        <w:tc>
          <w:tcPr>
            <w:tcW w:w="5164" w:type="dxa"/>
          </w:tcPr>
          <w:p w:rsidRPr="00C20AEF" w:rsidR="00234020" w:rsidP="00234020" w:rsidRDefault="00234020" w14:paraId="28FB4F32" w14:textId="77777777">
            <w:pPr>
              <w:pStyle w:val="TabelleFlietext3"/>
              <w:keepNext/>
              <w:spacing w:before="60" w:after="60"/>
            </w:pPr>
            <w:r>
              <w:t>Quantity.</w:t>
            </w:r>
          </w:p>
        </w:tc>
      </w:tr>
      <w:tr w:rsidRPr="00C20AEF" w:rsidR="00F879E7" w:rsidTr="00234020" w14:paraId="178FDC2A" w14:textId="77777777">
        <w:tc>
          <w:tcPr>
            <w:tcW w:w="2200" w:type="dxa"/>
          </w:tcPr>
          <w:p w:rsidRPr="00C20AEF" w:rsidR="00F879E7" w:rsidP="00234020" w:rsidRDefault="008155F5" w14:paraId="265CC95A" w14:textId="3722EAB3">
            <w:pPr>
              <w:pStyle w:val="TabelleFlietext3"/>
              <w:spacing w:before="60" w:after="60"/>
            </w:pPr>
            <w:r>
              <w:t>Sales order number</w:t>
            </w:r>
          </w:p>
        </w:tc>
        <w:tc>
          <w:tcPr>
            <w:tcW w:w="2200" w:type="dxa"/>
          </w:tcPr>
          <w:p w:rsidRPr="00C20AEF" w:rsidR="00F879E7" w:rsidP="00234020" w:rsidRDefault="00AA462C" w14:paraId="50A541AF" w14:textId="738E09C0">
            <w:pPr>
              <w:pStyle w:val="TabelleFlietext3"/>
              <w:spacing w:before="60" w:after="60"/>
            </w:pPr>
            <w:r>
              <w:t>Depending on the target system and process</w:t>
            </w:r>
          </w:p>
        </w:tc>
        <w:tc>
          <w:tcPr>
            <w:tcW w:w="5164" w:type="dxa"/>
          </w:tcPr>
          <w:p w:rsidRPr="00C20AEF" w:rsidR="00F879E7" w:rsidP="00234020" w:rsidRDefault="00F879E7" w14:paraId="6ED5B50E" w14:textId="418E5356">
            <w:pPr>
              <w:pStyle w:val="TabelleFlietext3"/>
              <w:keepNext/>
              <w:spacing w:before="60" w:after="60"/>
            </w:pPr>
            <w:r>
              <w:t>Order number</w:t>
            </w:r>
          </w:p>
        </w:tc>
      </w:tr>
      <w:tr w:rsidRPr="00C20AEF" w:rsidR="00F879E7" w:rsidTr="00234020" w14:paraId="6DA33B30" w14:textId="77777777">
        <w:tc>
          <w:tcPr>
            <w:tcW w:w="2200" w:type="dxa"/>
          </w:tcPr>
          <w:p w:rsidRPr="00C20AEF" w:rsidR="00F879E7" w:rsidP="00234020" w:rsidRDefault="00F879E7" w14:paraId="5A7DEDE8" w14:textId="2A229B19">
            <w:pPr>
              <w:pStyle w:val="TabelleFlietext3"/>
              <w:spacing w:before="60" w:after="60"/>
            </w:pPr>
            <w:r>
              <w:t>BHW</w:t>
            </w:r>
          </w:p>
        </w:tc>
        <w:tc>
          <w:tcPr>
            <w:tcW w:w="2200" w:type="dxa"/>
          </w:tcPr>
          <w:p w:rsidRPr="00C20AEF" w:rsidR="00F879E7" w:rsidP="00234020" w:rsidRDefault="00AA462C" w14:paraId="2C1CD2B2" w14:textId="015FEA91">
            <w:pPr>
              <w:pStyle w:val="TabelleFlietext3"/>
              <w:spacing w:before="60" w:after="60"/>
            </w:pPr>
            <w:r>
              <w:t>Depending on the target system and process</w:t>
            </w:r>
          </w:p>
        </w:tc>
        <w:tc>
          <w:tcPr>
            <w:tcW w:w="5164" w:type="dxa"/>
          </w:tcPr>
          <w:p w:rsidRPr="00C20AEF" w:rsidR="00F879E7" w:rsidP="00234020" w:rsidRDefault="00F879E7" w14:paraId="68CBCDCE" w14:textId="29A2059A">
            <w:pPr>
              <w:pStyle w:val="TabelleFlietext3"/>
              <w:keepNext/>
              <w:spacing w:before="60" w:after="60"/>
            </w:pPr>
            <w:r>
              <w:t>BHW</w:t>
            </w:r>
          </w:p>
        </w:tc>
      </w:tr>
    </w:tbl>
    <w:p w:rsidRPr="00C20AEF" w:rsidR="00234020" w:rsidP="00234020" w:rsidRDefault="00234020" w14:paraId="1B5097A1" w14:textId="394147DD">
      <w:pPr>
        <w:pStyle w:val="Beschriftung"/>
      </w:pPr>
      <w:bookmarkStart w:name="_Toc255401697" w:id="414"/>
      <w:bookmarkStart w:name="_Toc98411828" w:id="415"/>
      <w:r>
        <w:lastRenderedPageBreak/>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24</w:t>
      </w:r>
      <w:r>
        <w:fldChar w:fldCharType="end"/>
      </w:r>
      <w:r>
        <w:t xml:space="preserve"> - Panel multiple input: Column description</w:t>
      </w:r>
      <w:bookmarkEnd w:id="414"/>
      <w:bookmarkEnd w:id="415"/>
    </w:p>
    <w:p w:rsidRPr="00C20AEF" w:rsidR="00234020" w:rsidP="00234020" w:rsidRDefault="00234020" w14:paraId="7DD5B135" w14:textId="77777777">
      <w:pPr>
        <w:pStyle w:val="SchnelllesetextbergeordneteAussage1"/>
      </w:pPr>
      <w:r>
        <w:t xml:space="preserve">Button overview </w:t>
      </w:r>
    </w:p>
    <w:p w:rsidRPr="00C20AEF" w:rsidR="00234020" w:rsidP="00234020" w:rsidRDefault="00234020" w14:paraId="09FC4787" w14:textId="77777777">
      <w:pPr>
        <w:pStyle w:val="Textkrper"/>
      </w:pPr>
      <w:r>
        <w:t xml:space="preserve">The following buttons are available in the </w:t>
      </w:r>
      <w:r>
        <w:rPr>
          <w:i/>
        </w:rPr>
        <w:t>Multiple Input</w:t>
      </w:r>
      <w:r>
        <w:t xml:space="preserve"> panel:</w:t>
      </w:r>
    </w:p>
    <w:tbl>
      <w:tblPr>
        <w:tblW w:w="4550" w:type="pct"/>
        <w:tblBorders>
          <w:top w:val="single" w:color="E20074" w:sz="18" w:space="0"/>
          <w:insideH w:val="single" w:color="auto" w:sz="4" w:space="0"/>
        </w:tblBorders>
        <w:tblLayout w:type="fixed"/>
        <w:tblLook w:val="01E0" w:firstRow="1" w:lastRow="1" w:firstColumn="1" w:lastColumn="1" w:noHBand="0" w:noVBand="0"/>
      </w:tblPr>
      <w:tblGrid>
        <w:gridCol w:w="2594"/>
        <w:gridCol w:w="1030"/>
        <w:gridCol w:w="4883"/>
      </w:tblGrid>
      <w:tr w:rsidRPr="00C20AEF" w:rsidR="00234020" w:rsidTr="00234020" w14:paraId="678A2ADD" w14:textId="77777777">
        <w:trPr>
          <w:tblHeader/>
        </w:trPr>
        <w:tc>
          <w:tcPr>
            <w:tcW w:w="2653" w:type="dxa"/>
            <w:tcBorders>
              <w:top w:val="single" w:color="E20074" w:sz="18" w:space="0"/>
              <w:bottom w:val="single" w:color="auto" w:sz="4" w:space="0"/>
            </w:tcBorders>
            <w:shd w:val="clear" w:color="auto" w:fill="E0E0E0"/>
          </w:tcPr>
          <w:p w:rsidRPr="00C20AEF" w:rsidR="00234020" w:rsidP="00234020" w:rsidRDefault="00234020" w14:paraId="2E50B087" w14:textId="77777777">
            <w:pPr>
              <w:pStyle w:val="TableHeading"/>
              <w:keepNext w:val="0"/>
              <w:rPr>
                <w:rStyle w:val="Fett"/>
                <w:b/>
                <w:bCs/>
              </w:rPr>
            </w:pPr>
            <w:r>
              <w:rPr>
                <w:rStyle w:val="Fett"/>
                <w:b/>
              </w:rPr>
              <w:t>Button</w:t>
            </w:r>
          </w:p>
        </w:tc>
        <w:tc>
          <w:tcPr>
            <w:tcW w:w="1050" w:type="dxa"/>
            <w:tcBorders>
              <w:top w:val="single" w:color="E20074" w:sz="18" w:space="0"/>
              <w:bottom w:val="single" w:color="auto" w:sz="4" w:space="0"/>
            </w:tcBorders>
            <w:shd w:val="clear" w:color="auto" w:fill="E0E0E0"/>
          </w:tcPr>
          <w:p w:rsidRPr="00C20AEF" w:rsidR="00234020" w:rsidP="00234020" w:rsidRDefault="00234020" w14:paraId="68910481" w14:textId="77777777">
            <w:pPr>
              <w:pStyle w:val="TableHeading"/>
              <w:keepNext w:val="0"/>
              <w:rPr>
                <w:rStyle w:val="Fett"/>
                <w:b/>
                <w:bCs/>
              </w:rPr>
            </w:pPr>
            <w:r>
              <w:rPr>
                <w:rStyle w:val="Fett"/>
                <w:b/>
              </w:rPr>
              <w:t>Symbol</w:t>
            </w:r>
          </w:p>
        </w:tc>
        <w:tc>
          <w:tcPr>
            <w:tcW w:w="5000" w:type="dxa"/>
            <w:tcBorders>
              <w:top w:val="single" w:color="E20074" w:sz="18" w:space="0"/>
              <w:bottom w:val="single" w:color="auto" w:sz="4" w:space="0"/>
            </w:tcBorders>
            <w:shd w:val="clear" w:color="auto" w:fill="E0E0E0"/>
          </w:tcPr>
          <w:p w:rsidRPr="00C20AEF" w:rsidR="00234020" w:rsidP="00234020" w:rsidRDefault="00234020" w14:paraId="1E66C46C" w14:textId="77777777">
            <w:pPr>
              <w:pStyle w:val="TableHeading"/>
              <w:keepNext w:val="0"/>
              <w:rPr>
                <w:rStyle w:val="Fett"/>
                <w:b/>
                <w:bCs/>
              </w:rPr>
            </w:pPr>
            <w:r>
              <w:rPr>
                <w:rStyle w:val="Fett"/>
                <w:b/>
              </w:rPr>
              <w:t>Function</w:t>
            </w:r>
          </w:p>
        </w:tc>
      </w:tr>
      <w:tr w:rsidRPr="00C20AEF" w:rsidR="00234020" w:rsidTr="00441696" w14:paraId="6FF6619E" w14:textId="77777777">
        <w:trPr>
          <w:trHeight w:val="674"/>
        </w:trPr>
        <w:tc>
          <w:tcPr>
            <w:tcW w:w="2653" w:type="dxa"/>
          </w:tcPr>
          <w:p w:rsidRPr="00C20AEF" w:rsidR="00234020" w:rsidP="00234020" w:rsidRDefault="006E5DDE" w14:paraId="3A9B5300" w14:textId="77777777">
            <w:pPr>
              <w:pStyle w:val="TabelleFlietext3"/>
              <w:spacing w:before="60" w:after="60"/>
            </w:pPr>
            <w:r>
              <w:t>Close</w:t>
            </w:r>
          </w:p>
        </w:tc>
        <w:tc>
          <w:tcPr>
            <w:tcW w:w="1050" w:type="dxa"/>
            <w:vAlign w:val="center"/>
          </w:tcPr>
          <w:p w:rsidRPr="00C20AEF" w:rsidR="00234020" w:rsidP="00441696" w:rsidRDefault="009C33EB" w14:paraId="73CC045C" w14:textId="77777777">
            <w:pPr>
              <w:jc w:val="center"/>
            </w:pPr>
            <w:r>
              <w:rPr>
                <w:noProof/>
              </w:rPr>
              <w:drawing>
                <wp:inline distT="0" distB="0" distL="0" distR="0" wp14:anchorId="08FB4800" wp14:editId="2B05DFC0">
                  <wp:extent cx="353695" cy="336550"/>
                  <wp:effectExtent l="19050" t="0" r="8255" b="0"/>
                  <wp:docPr id="54" name="Bild 54" descr="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lose"/>
                          <pic:cNvPicPr>
                            <a:picLocks noChangeAspect="1" noChangeArrowheads="1"/>
                          </pic:cNvPicPr>
                        </pic:nvPicPr>
                        <pic:blipFill>
                          <a:blip r:embed="rId41"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5000" w:type="dxa"/>
          </w:tcPr>
          <w:p w:rsidRPr="00C20AEF" w:rsidR="00234020" w:rsidP="00234020" w:rsidRDefault="006D3E97" w14:paraId="74D023B2" w14:textId="77777777">
            <w:pPr>
              <w:pStyle w:val="TabelleFlietext3"/>
              <w:spacing w:before="60" w:after="60"/>
            </w:pPr>
            <w:r>
              <w:t>Asks the user if they want to accept the changes and start the part search.</w:t>
            </w:r>
          </w:p>
        </w:tc>
      </w:tr>
      <w:tr w:rsidRPr="00C20AEF" w:rsidR="00234020" w:rsidTr="00441696" w14:paraId="1023A5F8" w14:textId="77777777">
        <w:tc>
          <w:tcPr>
            <w:tcW w:w="2653" w:type="dxa"/>
          </w:tcPr>
          <w:p w:rsidRPr="00C20AEF" w:rsidR="00234020" w:rsidP="00234020" w:rsidRDefault="00234020" w14:paraId="5A0BD146" w14:textId="77777777">
            <w:pPr>
              <w:pStyle w:val="TabelleFlietext3"/>
              <w:spacing w:before="60" w:after="60"/>
            </w:pPr>
            <w:r>
              <w:t>Delete all part numbers</w:t>
            </w:r>
          </w:p>
        </w:tc>
        <w:tc>
          <w:tcPr>
            <w:tcW w:w="1050" w:type="dxa"/>
            <w:vAlign w:val="center"/>
          </w:tcPr>
          <w:p w:rsidRPr="00C20AEF" w:rsidR="00234020" w:rsidP="00441696" w:rsidRDefault="009C33EB" w14:paraId="12685368" w14:textId="77777777">
            <w:pPr>
              <w:jc w:val="center"/>
            </w:pPr>
            <w:r>
              <w:rPr>
                <w:noProof/>
              </w:rPr>
              <w:drawing>
                <wp:inline distT="0" distB="0" distL="0" distR="0" wp14:anchorId="1B6581A0" wp14:editId="202A856F">
                  <wp:extent cx="379730" cy="379730"/>
                  <wp:effectExtent l="19050" t="0" r="1270" b="0"/>
                  <wp:docPr id="55" name="Bild 55"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utton"/>
                          <pic:cNvPicPr>
                            <a:picLocks noChangeAspect="1" noChangeArrowheads="1"/>
                          </pic:cNvPicPr>
                        </pic:nvPicPr>
                        <pic:blipFill>
                          <a:blip r:embed="rId45"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0" w:type="dxa"/>
          </w:tcPr>
          <w:p w:rsidRPr="00C20AEF" w:rsidR="00234020" w:rsidP="00234020" w:rsidRDefault="00234020" w14:paraId="4754829D" w14:textId="77777777">
            <w:pPr>
              <w:pStyle w:val="TabelleFlietext3"/>
              <w:spacing w:before="60" w:after="60"/>
            </w:pPr>
            <w:r>
              <w:t>Empties the complete table.</w:t>
            </w:r>
          </w:p>
        </w:tc>
      </w:tr>
      <w:tr w:rsidRPr="00C20AEF" w:rsidR="00234020" w:rsidTr="00441696" w14:paraId="41B2622F" w14:textId="77777777">
        <w:tc>
          <w:tcPr>
            <w:tcW w:w="2653" w:type="dxa"/>
          </w:tcPr>
          <w:p w:rsidRPr="00C20AEF" w:rsidR="00234020" w:rsidP="00234020" w:rsidRDefault="00234020" w14:paraId="42A2C1E8" w14:textId="77777777">
            <w:pPr>
              <w:pStyle w:val="TabelleFlietext3"/>
              <w:spacing w:before="60" w:after="60"/>
            </w:pPr>
            <w:r>
              <w:t>Remove part numbers</w:t>
            </w:r>
          </w:p>
        </w:tc>
        <w:tc>
          <w:tcPr>
            <w:tcW w:w="1050" w:type="dxa"/>
            <w:vAlign w:val="center"/>
          </w:tcPr>
          <w:p w:rsidRPr="00C20AEF" w:rsidR="00234020" w:rsidP="00441696" w:rsidRDefault="009C33EB" w14:paraId="78F5BE90" w14:textId="77777777">
            <w:pPr>
              <w:jc w:val="center"/>
            </w:pPr>
            <w:r>
              <w:rPr>
                <w:noProof/>
              </w:rPr>
              <w:drawing>
                <wp:inline distT="0" distB="0" distL="0" distR="0" wp14:anchorId="1A4DB08B" wp14:editId="317A8755">
                  <wp:extent cx="379730" cy="379730"/>
                  <wp:effectExtent l="19050" t="0" r="1270" b="0"/>
                  <wp:docPr id="56" name="Bild 56"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utton"/>
                          <pic:cNvPicPr>
                            <a:picLocks noChangeAspect="1" noChangeArrowheads="1"/>
                          </pic:cNvPicPr>
                        </pic:nvPicPr>
                        <pic:blipFill>
                          <a:blip r:embed="rId46"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0" w:type="dxa"/>
          </w:tcPr>
          <w:p w:rsidRPr="00C20AEF" w:rsidR="00234020" w:rsidP="00234020" w:rsidRDefault="00234020" w14:paraId="069C9FFD" w14:textId="77777777">
            <w:pPr>
              <w:pStyle w:val="TabelleFlietext3"/>
              <w:spacing w:before="60" w:after="60"/>
            </w:pPr>
            <w:r>
              <w:t>Deletes the selected rows from the table.</w:t>
            </w:r>
          </w:p>
        </w:tc>
      </w:tr>
      <w:tr w:rsidRPr="00C20AEF" w:rsidR="00234020" w:rsidTr="00441696" w14:paraId="2CB3E540" w14:textId="77777777">
        <w:tc>
          <w:tcPr>
            <w:tcW w:w="2653" w:type="dxa"/>
          </w:tcPr>
          <w:p w:rsidRPr="00C20AEF" w:rsidR="00234020" w:rsidP="00234020" w:rsidRDefault="00234020" w14:paraId="736D8488" w14:textId="77777777">
            <w:pPr>
              <w:pStyle w:val="TabelleFlietext3"/>
              <w:spacing w:before="60" w:after="60"/>
            </w:pPr>
            <w:r>
              <w:t>Add part number</w:t>
            </w:r>
          </w:p>
        </w:tc>
        <w:tc>
          <w:tcPr>
            <w:tcW w:w="1050" w:type="dxa"/>
            <w:vAlign w:val="center"/>
          </w:tcPr>
          <w:p w:rsidRPr="00C20AEF" w:rsidR="00234020" w:rsidP="00441696" w:rsidRDefault="009C33EB" w14:paraId="4B823EFB" w14:textId="77777777">
            <w:pPr>
              <w:jc w:val="center"/>
            </w:pPr>
            <w:r>
              <w:rPr>
                <w:noProof/>
              </w:rPr>
              <w:drawing>
                <wp:inline distT="0" distB="0" distL="0" distR="0" wp14:anchorId="44A6A29E" wp14:editId="47B95FF7">
                  <wp:extent cx="379730" cy="379730"/>
                  <wp:effectExtent l="19050" t="0" r="1270" b="0"/>
                  <wp:docPr id="57" name="Bild 57"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utton"/>
                          <pic:cNvPicPr>
                            <a:picLocks noChangeAspect="1" noChangeArrowheads="1"/>
                          </pic:cNvPicPr>
                        </pic:nvPicPr>
                        <pic:blipFill>
                          <a:blip r:embed="rId70"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0" w:type="dxa"/>
          </w:tcPr>
          <w:p w:rsidRPr="00C20AEF" w:rsidR="00234020" w:rsidP="00234020" w:rsidRDefault="00234020" w14:paraId="5EB6FA79" w14:textId="77777777">
            <w:pPr>
              <w:pStyle w:val="TabelleFlietext3"/>
              <w:spacing w:before="60" w:after="60"/>
            </w:pPr>
            <w:r>
              <w:t>Appends a new row to the end of the table</w:t>
            </w:r>
          </w:p>
        </w:tc>
      </w:tr>
      <w:tr w:rsidRPr="00C20AEF" w:rsidR="00310CE0" w:rsidTr="00441696" w14:paraId="5113B8BD" w14:textId="77777777">
        <w:tc>
          <w:tcPr>
            <w:tcW w:w="2653" w:type="dxa"/>
          </w:tcPr>
          <w:p w:rsidRPr="00C20AEF" w:rsidR="00310CE0" w:rsidP="00234020" w:rsidRDefault="00310CE0" w14:paraId="0C6E944E" w14:textId="77777777">
            <w:pPr>
              <w:pStyle w:val="TabelleFlietext3"/>
              <w:spacing w:before="60" w:after="60"/>
            </w:pPr>
            <w:r>
              <w:t>Import part numbers</w:t>
            </w:r>
          </w:p>
        </w:tc>
        <w:tc>
          <w:tcPr>
            <w:tcW w:w="1050" w:type="dxa"/>
            <w:vAlign w:val="center"/>
          </w:tcPr>
          <w:p w:rsidRPr="00C20AEF" w:rsidR="00310CE0" w:rsidP="00441696" w:rsidRDefault="009C33EB" w14:paraId="093C35D4" w14:textId="77777777">
            <w:pPr>
              <w:jc w:val="center"/>
            </w:pPr>
            <w:r>
              <w:rPr>
                <w:noProof/>
              </w:rPr>
              <w:drawing>
                <wp:inline distT="0" distB="0" distL="0" distR="0" wp14:anchorId="2DA35508" wp14:editId="6E01E6A0">
                  <wp:extent cx="396875" cy="396875"/>
                  <wp:effectExtent l="0" t="0" r="0" b="0"/>
                  <wp:docPr id="58" name="Bild 58" descr="24_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24_Export"/>
                          <pic:cNvPicPr>
                            <a:picLocks noChangeAspect="1" noChangeArrowheads="1"/>
                          </pic:cNvPicPr>
                        </pic:nvPicPr>
                        <pic:blipFill>
                          <a:blip r:embed="rId71" cstate="print"/>
                          <a:srcRect/>
                          <a:stretch>
                            <a:fillRect/>
                          </a:stretch>
                        </pic:blipFill>
                        <pic:spPr bwMode="auto">
                          <a:xfrm>
                            <a:off x="0" y="0"/>
                            <a:ext cx="396875" cy="396875"/>
                          </a:xfrm>
                          <a:prstGeom prst="rect">
                            <a:avLst/>
                          </a:prstGeom>
                          <a:noFill/>
                          <a:ln w="9525">
                            <a:noFill/>
                            <a:miter lim="800000"/>
                            <a:headEnd/>
                            <a:tailEnd/>
                          </a:ln>
                        </pic:spPr>
                      </pic:pic>
                    </a:graphicData>
                  </a:graphic>
                </wp:inline>
              </w:drawing>
            </w:r>
          </w:p>
        </w:tc>
        <w:tc>
          <w:tcPr>
            <w:tcW w:w="5000" w:type="dxa"/>
          </w:tcPr>
          <w:p w:rsidRPr="00C20AEF" w:rsidR="00310CE0" w:rsidP="00A51897" w:rsidRDefault="00A51897" w14:paraId="65E9B00C" w14:textId="77777777">
            <w:pPr>
              <w:pStyle w:val="TabelleFlietext3"/>
              <w:spacing w:before="60" w:after="60"/>
            </w:pPr>
            <w:r>
              <w:t>Opens file selection dialog for importing part numbers from an import file.</w:t>
            </w:r>
          </w:p>
        </w:tc>
      </w:tr>
      <w:tr w:rsidRPr="00C20AEF" w:rsidR="00DC50BE" w:rsidTr="00047EAE" w14:paraId="6BEE48AA" w14:textId="77777777">
        <w:tc>
          <w:tcPr>
            <w:tcW w:w="2653" w:type="dxa"/>
          </w:tcPr>
          <w:p w:rsidRPr="00C20AEF" w:rsidR="00DC50BE" w:rsidP="00234020" w:rsidRDefault="008155F5" w14:paraId="3E021A0E" w14:textId="6EA73635">
            <w:pPr>
              <w:pStyle w:val="TabelleFlietext3"/>
              <w:spacing w:before="60" w:after="60"/>
            </w:pPr>
            <w:r>
              <w:t>Transfer customer order number and BHW</w:t>
            </w:r>
          </w:p>
        </w:tc>
        <w:tc>
          <w:tcPr>
            <w:tcW w:w="1050" w:type="dxa"/>
          </w:tcPr>
          <w:p w:rsidRPr="00C20AEF" w:rsidR="00DC50BE" w:rsidP="00047EAE" w:rsidRDefault="00DC50BE" w14:paraId="71AE53FD" w14:textId="0C71EDCC">
            <w:pPr>
              <w:jc w:val="center"/>
              <w:rPr>
                <w:noProof/>
              </w:rPr>
            </w:pPr>
            <w:r>
              <w:rPr>
                <w:rFonts w:ascii="Tele-GroteskNor" w:hAnsi="Tele-GroteskNor"/>
              </w:rPr>
              <w:t>Checkbox</w:t>
            </w:r>
          </w:p>
        </w:tc>
        <w:tc>
          <w:tcPr>
            <w:tcW w:w="5000" w:type="dxa"/>
          </w:tcPr>
          <w:p w:rsidRPr="00C20AEF" w:rsidR="00DC50BE" w:rsidP="00A51897" w:rsidRDefault="00DC50BE" w14:paraId="5B2CD8FB" w14:textId="77777777">
            <w:pPr>
              <w:pStyle w:val="TabelleFlietext3"/>
              <w:spacing w:before="60" w:after="60"/>
            </w:pPr>
            <w:r>
              <w:t>Selection: Sales order number and BHW are copied from the last line to a newly created line</w:t>
            </w:r>
          </w:p>
          <w:p w:rsidRPr="00C20AEF" w:rsidR="00047EAE" w:rsidP="00A51897" w:rsidRDefault="00047EAE" w14:paraId="47D906FF" w14:textId="2643E9DC">
            <w:pPr>
              <w:pStyle w:val="TabelleFlietext3"/>
              <w:spacing w:before="60" w:after="60"/>
            </w:pPr>
            <w:r>
              <w:t>The checkbox is selected by default. The last setting is saved</w:t>
            </w:r>
          </w:p>
        </w:tc>
      </w:tr>
    </w:tbl>
    <w:p w:rsidRPr="00C20AEF" w:rsidR="00234020" w:rsidP="00234020" w:rsidRDefault="00234020" w14:paraId="7CA31894" w14:textId="32E23260">
      <w:pPr>
        <w:pStyle w:val="Beschriftung"/>
      </w:pPr>
      <w:bookmarkStart w:name="_Toc255401698" w:id="416"/>
      <w:bookmarkStart w:name="_Toc98411829" w:id="417"/>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25</w:t>
      </w:r>
      <w:r>
        <w:fldChar w:fldCharType="end"/>
      </w:r>
      <w:r>
        <w:t xml:space="preserve"> - Panel multiple input: Buttons</w:t>
      </w:r>
      <w:bookmarkEnd w:id="416"/>
      <w:bookmarkEnd w:id="417"/>
    </w:p>
    <w:p w:rsidRPr="00C20AEF" w:rsidR="00234020" w:rsidP="00234020" w:rsidRDefault="00234020" w14:paraId="17F2D184" w14:textId="77777777">
      <w:pPr>
        <w:pStyle w:val="berschrift4"/>
      </w:pPr>
      <w:bookmarkStart w:name="_Ref254255160" w:id="418"/>
      <w:r>
        <w:t>Search for alternatives</w:t>
      </w:r>
      <w:bookmarkEnd w:id="418"/>
    </w:p>
    <w:p w:rsidRPr="00C20AEF" w:rsidR="00234020" w:rsidP="00234020" w:rsidRDefault="00234020" w14:paraId="595C7038" w14:textId="77777777">
      <w:pPr>
        <w:pStyle w:val="Textkrper"/>
      </w:pPr>
      <w:r>
        <w:t xml:space="preserve">If the user has selected the search criterion </w:t>
      </w:r>
      <w:r>
        <w:rPr>
          <w:i/>
        </w:rPr>
        <w:t>Alternatives</w:t>
      </w:r>
      <w:r>
        <w:t xml:space="preserve"> , the search will consider alternatives.</w:t>
      </w:r>
    </w:p>
    <w:p w:rsidRPr="00C20AEF" w:rsidR="00234020" w:rsidP="00234020" w:rsidRDefault="00234020" w14:paraId="08E150E2" w14:textId="77777777">
      <w:pPr>
        <w:pStyle w:val="Anforderungsnummer"/>
      </w:pPr>
      <w:r>
        <w:t>Requirement: FKT-GUI-129</w:t>
      </w:r>
    </w:p>
    <w:p w:rsidRPr="00C20AEF" w:rsidR="00234020" w:rsidP="00234020" w:rsidRDefault="00234020" w14:paraId="46E8991C" w14:textId="77777777">
      <w:pPr>
        <w:pStyle w:val="Anforderungstext"/>
      </w:pPr>
      <w:r>
        <w:t xml:space="preserve">If the </w:t>
      </w:r>
      <w:r>
        <w:rPr>
          <w:i/>
        </w:rPr>
        <w:t>Alternatives</w:t>
      </w:r>
      <w:r>
        <w:t xml:space="preserve"> filter is set, the system must include the alternatives in the part search.</w:t>
      </w:r>
    </w:p>
    <w:p w:rsidRPr="00C20AEF" w:rsidR="0034307A" w:rsidP="0034307A" w:rsidRDefault="0034307A" w14:paraId="6446AB0D" w14:textId="77777777">
      <w:pPr>
        <w:pStyle w:val="Textkrper"/>
      </w:pPr>
    </w:p>
    <w:p w:rsidRPr="00C20AEF" w:rsidR="00234020" w:rsidP="00234020" w:rsidRDefault="00234020" w14:paraId="061CF070" w14:textId="77777777">
      <w:pPr>
        <w:pStyle w:val="Anforderungsnummer"/>
      </w:pPr>
      <w:r>
        <w:t>Requirement: FKT-GUI-130</w:t>
      </w:r>
    </w:p>
    <w:p w:rsidRPr="00C20AEF" w:rsidR="00234020" w:rsidP="00234020" w:rsidRDefault="00234020" w14:paraId="1F409C95" w14:textId="77777777">
      <w:pPr>
        <w:pStyle w:val="Anforderungstext"/>
      </w:pPr>
      <w:r>
        <w:t>When searching for alternatives, the system must consider unilateral successors as well as bilateral and optional replacements.</w:t>
      </w:r>
    </w:p>
    <w:p w:rsidRPr="00C20AEF" w:rsidR="00B270C2" w:rsidP="00B270C2" w:rsidRDefault="00B270C2" w14:paraId="59C4C367" w14:textId="77777777">
      <w:pPr>
        <w:pStyle w:val="KeinLeerraum"/>
      </w:pPr>
    </w:p>
    <w:p w:rsidRPr="00C20AEF" w:rsidR="00101F72" w:rsidP="00101F72" w:rsidRDefault="00101F72" w14:paraId="2ABACBF2" w14:textId="38B43E49">
      <w:pPr>
        <w:pStyle w:val="Anforderungsnummer"/>
      </w:pPr>
      <w:r>
        <w:t>Requirement: FKT-GUI-362</w:t>
      </w:r>
    </w:p>
    <w:p w:rsidRPr="00C20AEF" w:rsidR="00101F72" w:rsidP="00B270C2" w:rsidRDefault="00101F72" w14:paraId="2DE44F16" w14:textId="6C891B16">
      <w:pPr>
        <w:pStyle w:val="Anforderungstext"/>
      </w:pPr>
      <w:r>
        <w:t xml:space="preserve">If the user sets the </w:t>
      </w:r>
      <w:proofErr w:type="spellStart"/>
      <w:r>
        <w:rPr>
          <w:i/>
        </w:rPr>
        <w:t>Alternatives</w:t>
      </w:r>
      <w:r>
        <w:t>filter</w:t>
      </w:r>
      <w:proofErr w:type="spellEnd"/>
      <w:r>
        <w:t>, a wildcard search is not allowed. When starting the search, the user is informed with an error dialog that a combination of wildcard and alternative search is not allowed.</w:t>
      </w:r>
    </w:p>
    <w:p w:rsidRPr="00C20AEF" w:rsidR="007E5315" w:rsidP="007E5315" w:rsidRDefault="007E5315" w14:paraId="0D3DD6DA" w14:textId="44CA25FA">
      <w:pPr>
        <w:pStyle w:val="Anforderungsnummer"/>
      </w:pPr>
      <w:r>
        <w:t>Requirement: FKT-GUI-363</w:t>
      </w:r>
    </w:p>
    <w:p w:rsidRPr="00C20AEF" w:rsidR="007E5315" w:rsidP="007E5315" w:rsidRDefault="007F23B7" w14:paraId="0E4BCE81" w14:textId="035B1D9D">
      <w:pPr>
        <w:pStyle w:val="Anforderungstext"/>
      </w:pPr>
      <w:r>
        <w:t xml:space="preserve">It is always searched for alternatives of the part number in the entered operation and in the own operations, regardless of whether the selection "Alternatives" was selected or not (not with wildcard search) (DS and D2D). </w:t>
      </w:r>
    </w:p>
    <w:p w:rsidRPr="00C20AEF" w:rsidR="0034307A" w:rsidP="0034307A" w:rsidRDefault="0034307A" w14:paraId="0CC3B3D5" w14:textId="77777777">
      <w:pPr>
        <w:pStyle w:val="Textkrper"/>
      </w:pPr>
    </w:p>
    <w:p w:rsidRPr="00C20AEF" w:rsidR="00234020" w:rsidP="00234020" w:rsidRDefault="00234020" w14:paraId="4AD6B298" w14:textId="47E389E4">
      <w:pPr>
        <w:pStyle w:val="berschrift4"/>
      </w:pPr>
      <w:bookmarkStart w:name="_Ref254255245" w:id="419"/>
      <w:bookmarkStart w:name="_Ref26184059" w:id="420"/>
      <w:r>
        <w:t xml:space="preserve">Search for </w:t>
      </w:r>
      <w:bookmarkEnd w:id="419"/>
      <w:r>
        <w:t>part numbers with wildcard</w:t>
      </w:r>
      <w:bookmarkEnd w:id="420"/>
    </w:p>
    <w:p w:rsidRPr="00C20AEF" w:rsidR="00234020" w:rsidP="00234020" w:rsidRDefault="00234020" w14:paraId="298E3E3F" w14:textId="0DF5C253">
      <w:pPr>
        <w:pStyle w:val="Textkrper"/>
      </w:pPr>
      <w:r>
        <w:t xml:space="preserve">To search for a part number with wildcard, the first part of the part number searched for must be entered followed by "*" (symbol for wildcard). The search for a part number with wildcard cannot be combined with the search for alternatives and/or the multiple search. </w:t>
      </w:r>
    </w:p>
    <w:p w:rsidRPr="00C20AEF" w:rsidR="00234020" w:rsidP="00234020" w:rsidRDefault="00234020" w14:paraId="50F6C63C" w14:textId="504512FB">
      <w:pPr>
        <w:pStyle w:val="Textkrper"/>
      </w:pPr>
      <w:r>
        <w:lastRenderedPageBreak/>
        <w:t>Searching for a part number with wildcard allows to get a basic part number incl. all possible ES1 or ES2 displayed. Example:</w:t>
      </w:r>
    </w:p>
    <w:p w:rsidRPr="00C20AEF" w:rsidR="00234020" w:rsidP="00234020" w:rsidRDefault="00234020" w14:paraId="261FD35A" w14:textId="22801E37">
      <w:pPr>
        <w:pStyle w:val="Textkrper"/>
      </w:pPr>
      <w:r>
        <w:t xml:space="preserve">I am looking for part number A4711* which still exists as A4711 80 or A4711 5B21. While the normal search only shows the A4711 as a result, the wildcard search result also shows the other two part numbers. </w:t>
      </w:r>
    </w:p>
    <w:p w:rsidRPr="00C20AEF" w:rsidR="00234020" w:rsidP="00234020" w:rsidRDefault="00234020" w14:paraId="2DFBD839" w14:textId="77777777">
      <w:pPr>
        <w:pStyle w:val="Anforderungsnummer"/>
      </w:pPr>
      <w:r>
        <w:t>Requirement: FKT-GUI-131</w:t>
      </w:r>
    </w:p>
    <w:p w:rsidRPr="00C20AEF" w:rsidR="0034307A" w:rsidP="00F34614" w:rsidRDefault="00F40C1D" w14:paraId="4C19C4E4" w14:textId="264CAFCE">
      <w:pPr>
        <w:pStyle w:val="Anforderungstext"/>
      </w:pPr>
      <w:r>
        <w:t>If the wildcard symbol is used when entering the part number, the system must perform the wildcard search.</w:t>
      </w:r>
    </w:p>
    <w:p w:rsidRPr="00C20AEF" w:rsidR="00234020" w:rsidP="00234020" w:rsidRDefault="00234020" w14:paraId="13A3324D" w14:textId="77777777">
      <w:pPr>
        <w:pStyle w:val="Anforderungsnummer"/>
      </w:pPr>
      <w:r>
        <w:t xml:space="preserve">Requirement: </w:t>
      </w:r>
      <w:bookmarkStart w:name="_Hlk30577619" w:id="421"/>
      <w:r>
        <w:t>FKT-GUI-132</w:t>
      </w:r>
      <w:bookmarkEnd w:id="421"/>
    </w:p>
    <w:p w:rsidRPr="00C20AEF" w:rsidR="0034307A" w:rsidP="00F34614" w:rsidRDefault="00F40C1D" w14:paraId="4306216E" w14:textId="0AEC9516">
      <w:pPr>
        <w:pStyle w:val="Anforderungstext"/>
      </w:pPr>
      <w:r>
        <w:t>If the wildcard symbol is used when entering the part number, an error dialog appears after pressing the search button if the checkbox for "Alternatives" is selected. The search is not started. Within the dialog for the search of multiple part numbers the input of a wildcard is not possible.</w:t>
      </w:r>
    </w:p>
    <w:p w:rsidRPr="00C20AEF" w:rsidR="00234020" w:rsidP="00234020" w:rsidRDefault="00234020" w14:paraId="5D3D4DB4" w14:textId="77777777">
      <w:pPr>
        <w:pStyle w:val="Anforderungsnummer"/>
      </w:pPr>
      <w:r>
        <w:t>Requirement: FKT-GUI-133</w:t>
      </w:r>
    </w:p>
    <w:p w:rsidRPr="00C20AEF" w:rsidR="00234020" w:rsidP="00234020" w:rsidRDefault="00234020" w14:paraId="13DADCF1" w14:textId="1D3BB2F0">
      <w:pPr>
        <w:pStyle w:val="Anforderungstext"/>
      </w:pPr>
      <w:r>
        <w:t>The entered part number must consist of at least the identification letter as well as the first 4 digits of the part number (after the KB) and the wildcard symbol. For example, B4711*.</w:t>
      </w:r>
    </w:p>
    <w:p w:rsidRPr="00C20AEF" w:rsidR="009D49CE" w:rsidP="00234020" w:rsidRDefault="009D49CE" w14:paraId="4E5AC844" w14:textId="48935459">
      <w:pPr>
        <w:pStyle w:val="Anforderungstext"/>
      </w:pPr>
      <w:r>
        <w:t>If the part number starts with the code letter A, at least 10 digits after the code letter and the wildcard symbol must be entered, e.g. A0123456789*.</w:t>
      </w:r>
    </w:p>
    <w:p w:rsidRPr="00C20AEF" w:rsidR="0034307A" w:rsidP="00F34614" w:rsidRDefault="00EA33F0" w14:paraId="211C2DF9" w14:textId="6312C03F">
      <w:pPr>
        <w:pStyle w:val="Anforderungstext"/>
      </w:pPr>
      <w:r>
        <w:t>If the entered part number does not meet these minimum requirements and a search is started, an error message is displayed indicating that the entered part number is too short.</w:t>
      </w:r>
    </w:p>
    <w:p w:rsidRPr="00C20AEF" w:rsidR="00551E8A" w:rsidP="00F34614" w:rsidRDefault="00551E8A" w14:paraId="61662EC4" w14:textId="739201A6">
      <w:pPr>
        <w:pStyle w:val="Anforderungstext"/>
      </w:pPr>
      <w:r>
        <w:t>In the future, the tooltip explaining the input options will be displayed on the label of the text field for entering the part number (tooltip used to be on the "Hull part number" checkbox).</w:t>
      </w:r>
    </w:p>
    <w:p w:rsidRPr="00C20AEF" w:rsidR="00234020" w:rsidP="00234020" w:rsidRDefault="00234020" w14:paraId="511C6327" w14:textId="77777777">
      <w:pPr>
        <w:pStyle w:val="Anforderungsnummer"/>
      </w:pPr>
      <w:r>
        <w:t>Requirement: FKT-GUI-134</w:t>
      </w:r>
    </w:p>
    <w:p w:rsidRPr="00C20AEF" w:rsidR="00234020" w:rsidP="00234020" w:rsidRDefault="00234020" w14:paraId="4914A3C3" w14:textId="21AB72F5">
      <w:pPr>
        <w:pStyle w:val="Anforderungstext"/>
      </w:pPr>
      <w:r>
        <w:t>The part number must be entered in the input format. Entering the code letter is mandatory for the wildcard search.</w:t>
      </w:r>
    </w:p>
    <w:p w:rsidRPr="00C20AEF" w:rsidR="00A91185" w:rsidP="00A91185" w:rsidRDefault="00A91185" w14:paraId="1AE46C02" w14:textId="4D4B6C44">
      <w:pPr>
        <w:pStyle w:val="Anforderungsnummer"/>
      </w:pPr>
      <w:r>
        <w:t>Requirement: FKT-GUI-364</w:t>
      </w:r>
    </w:p>
    <w:p w:rsidRPr="00C20AEF" w:rsidR="00A91185" w:rsidP="00A91185" w:rsidRDefault="00A91185" w14:paraId="31120206" w14:textId="65969DC7">
      <w:pPr>
        <w:pStyle w:val="Anforderungstext"/>
      </w:pPr>
      <w:r>
        <w:t>Old parts (ES1 = 7*) are not considered in the wildcard search).</w:t>
      </w:r>
    </w:p>
    <w:p w:rsidRPr="00C20AEF" w:rsidR="0034307A" w:rsidP="0034307A" w:rsidRDefault="0034307A" w14:paraId="37DB4C74" w14:textId="77777777">
      <w:pPr>
        <w:pStyle w:val="Textkrper"/>
      </w:pPr>
    </w:p>
    <w:p w:rsidRPr="00C20AEF" w:rsidR="00234020" w:rsidP="00234020" w:rsidRDefault="00234020" w14:paraId="7310C518" w14:textId="239DF53D">
      <w:pPr>
        <w:pStyle w:val="berschrift3"/>
      </w:pPr>
      <w:bookmarkStart w:name="_Toc252787627" w:id="422"/>
      <w:bookmarkStart w:name="_Toc255461166" w:id="423"/>
      <w:bookmarkStart w:name="_Ref255996546" w:id="424"/>
      <w:bookmarkStart w:name="_Ref262804876" w:id="425"/>
      <w:bookmarkStart w:name="_Ref11324743" w:id="426"/>
      <w:bookmarkStart w:name="_Toc98411955" w:id="427"/>
      <w:r>
        <w:t>Result presentation</w:t>
      </w:r>
      <w:bookmarkEnd w:id="422"/>
      <w:bookmarkEnd w:id="423"/>
      <w:bookmarkEnd w:id="424"/>
      <w:bookmarkEnd w:id="425"/>
      <w:r>
        <w:t xml:space="preserve"> </w:t>
      </w:r>
      <w:proofErr w:type="spellStart"/>
      <w:r>
        <w:t>DeadStock</w:t>
      </w:r>
      <w:bookmarkEnd w:id="426"/>
      <w:bookmarkEnd w:id="427"/>
      <w:proofErr w:type="spellEnd"/>
    </w:p>
    <w:p w:rsidRPr="00C20AEF" w:rsidR="00234020" w:rsidP="00234020" w:rsidRDefault="00234020" w14:paraId="65662A72" w14:textId="77777777">
      <w:pPr>
        <w:pStyle w:val="Textkrper"/>
      </w:pPr>
      <w:r>
        <w:t>The search results are presented in different views (only for multiple searches). The following requirements apply to all three result presentations.</w:t>
      </w:r>
    </w:p>
    <w:p w:rsidRPr="00C20AEF" w:rsidR="00234020" w:rsidP="00234020" w:rsidRDefault="00234020" w14:paraId="1B7733A7" w14:textId="77777777">
      <w:pPr>
        <w:pStyle w:val="Anforderungsnummer"/>
      </w:pPr>
      <w:r>
        <w:t>Requirement: FKT-GUI-135</w:t>
      </w:r>
    </w:p>
    <w:p w:rsidRPr="00C20AEF" w:rsidR="00234020" w:rsidP="00234020" w:rsidRDefault="00234020" w14:paraId="47055826" w14:textId="77777777">
      <w:pPr>
        <w:pStyle w:val="Anforderungstext"/>
      </w:pPr>
      <w:r>
        <w:t>If an alternative to the searched part number is found, the system must display the alternative in italics.</w:t>
      </w:r>
    </w:p>
    <w:p w:rsidRPr="00C20AEF" w:rsidR="0034307A" w:rsidP="0034307A" w:rsidRDefault="0034307A" w14:paraId="33137269" w14:textId="77777777">
      <w:pPr>
        <w:pStyle w:val="Textkrper"/>
      </w:pPr>
    </w:p>
    <w:p w:rsidRPr="00C20AEF" w:rsidR="009E5242" w:rsidP="009E5242" w:rsidRDefault="009E5242" w14:paraId="0C19005D" w14:textId="77777777">
      <w:pPr>
        <w:pStyle w:val="Anforderungsnummer"/>
      </w:pPr>
      <w:r>
        <w:t>Requirement: FKT-GUI-136</w:t>
      </w:r>
    </w:p>
    <w:p w:rsidRPr="00C20AEF" w:rsidR="00756267" w:rsidP="009E5242" w:rsidRDefault="009E5242" w14:paraId="362F9793" w14:textId="77777777">
      <w:pPr>
        <w:pStyle w:val="Anforderungstext"/>
      </w:pPr>
      <w:r>
        <w:t>If additional parts are required for an alternative part, a note on additional parts is displayed (icon 'M').</w:t>
      </w:r>
    </w:p>
    <w:p w:rsidRPr="00C20AEF" w:rsidR="009E5242" w:rsidP="009E5242" w:rsidRDefault="009E5242" w14:paraId="5AD6A72F" w14:textId="77777777">
      <w:pPr>
        <w:pStyle w:val="Textkrper"/>
      </w:pPr>
    </w:p>
    <w:p w:rsidRPr="00C20AEF" w:rsidR="00234020" w:rsidP="00234020" w:rsidRDefault="00234020" w14:paraId="77D8AC88" w14:textId="77777777">
      <w:pPr>
        <w:pStyle w:val="Anforderungsnummer"/>
      </w:pPr>
      <w:r>
        <w:t>Requirement: FKT-GUI-137</w:t>
      </w:r>
    </w:p>
    <w:p w:rsidRPr="00C20AEF" w:rsidR="00234020" w:rsidP="00234020" w:rsidRDefault="00234020" w14:paraId="4E5FE447" w14:textId="4844A5A7">
      <w:pPr>
        <w:pStyle w:val="Anforderungstext"/>
      </w:pPr>
      <w:r>
        <w:t>If the seller belongs to a certain group (e.g. own plants or preferred suppliers) the system must show a corresponding icon in the Seller column. If a vendor/company does not belong to any of the following groups, no icon is displayed.</w:t>
      </w:r>
    </w:p>
    <w:p w:rsidRPr="00C20AEF" w:rsidR="0034307A" w:rsidP="0034307A" w:rsidRDefault="0034307A" w14:paraId="4FC54FD5" w14:textId="77777777">
      <w:pPr>
        <w:pStyle w:val="Textkrper"/>
      </w:pPr>
    </w:p>
    <w:tbl>
      <w:tblPr>
        <w:tblW w:w="5000" w:type="pct"/>
        <w:tblBorders>
          <w:top w:val="single" w:color="E20074" w:sz="18" w:space="0"/>
          <w:insideH w:val="single" w:color="auto" w:sz="4" w:space="0"/>
        </w:tblBorders>
        <w:tblLayout w:type="fixed"/>
        <w:tblLook w:val="01E0" w:firstRow="1" w:lastRow="1" w:firstColumn="1" w:lastColumn="1" w:noHBand="0" w:noVBand="0"/>
      </w:tblPr>
      <w:tblGrid>
        <w:gridCol w:w="2544"/>
        <w:gridCol w:w="1393"/>
        <w:gridCol w:w="5411"/>
      </w:tblGrid>
      <w:tr w:rsidRPr="00C20AEF" w:rsidR="00234020" w:rsidTr="00234020" w14:paraId="3A6FF11A" w14:textId="77777777">
        <w:trPr>
          <w:tblHeader/>
        </w:trPr>
        <w:tc>
          <w:tcPr>
            <w:tcW w:w="2602" w:type="dxa"/>
            <w:tcBorders>
              <w:top w:val="single" w:color="E20074" w:sz="18" w:space="0"/>
              <w:bottom w:val="single" w:color="auto" w:sz="4" w:space="0"/>
            </w:tcBorders>
            <w:shd w:val="clear" w:color="auto" w:fill="E0E0E0"/>
          </w:tcPr>
          <w:p w:rsidRPr="00C20AEF" w:rsidR="00234020" w:rsidP="00234020" w:rsidRDefault="00234020" w14:paraId="5F9488A0" w14:textId="77777777">
            <w:pPr>
              <w:pStyle w:val="TableHeading"/>
              <w:keepNext w:val="0"/>
              <w:rPr>
                <w:rStyle w:val="Fett"/>
                <w:b/>
                <w:bCs/>
              </w:rPr>
            </w:pPr>
            <w:r>
              <w:rPr>
                <w:rStyle w:val="Fett"/>
                <w:b/>
              </w:rPr>
              <w:lastRenderedPageBreak/>
              <w:t>Group</w:t>
            </w:r>
          </w:p>
        </w:tc>
        <w:tc>
          <w:tcPr>
            <w:tcW w:w="1422" w:type="dxa"/>
            <w:tcBorders>
              <w:top w:val="single" w:color="E20074" w:sz="18" w:space="0"/>
              <w:bottom w:val="single" w:color="auto" w:sz="4" w:space="0"/>
            </w:tcBorders>
            <w:shd w:val="clear" w:color="auto" w:fill="E0E0E0"/>
          </w:tcPr>
          <w:p w:rsidRPr="00C20AEF" w:rsidR="00234020" w:rsidP="00234020" w:rsidRDefault="00234020" w14:paraId="604A51B1" w14:textId="77777777">
            <w:pPr>
              <w:pStyle w:val="TableHeading"/>
              <w:keepNext w:val="0"/>
              <w:rPr>
                <w:rStyle w:val="Fett"/>
                <w:b/>
                <w:bCs/>
              </w:rPr>
            </w:pPr>
            <w:r>
              <w:rPr>
                <w:rStyle w:val="Fett"/>
                <w:b/>
              </w:rPr>
              <w:t>Symbol</w:t>
            </w:r>
          </w:p>
        </w:tc>
        <w:tc>
          <w:tcPr>
            <w:tcW w:w="5540" w:type="dxa"/>
            <w:tcBorders>
              <w:top w:val="single" w:color="E20074" w:sz="18" w:space="0"/>
              <w:bottom w:val="single" w:color="auto" w:sz="4" w:space="0"/>
            </w:tcBorders>
            <w:shd w:val="clear" w:color="auto" w:fill="E0E0E0"/>
          </w:tcPr>
          <w:p w:rsidRPr="00C20AEF" w:rsidR="00234020" w:rsidP="00234020" w:rsidRDefault="00234020" w14:paraId="1E2CDEE6" w14:textId="77777777">
            <w:pPr>
              <w:pStyle w:val="TableHeading"/>
              <w:keepNext w:val="0"/>
              <w:rPr>
                <w:rStyle w:val="Fett"/>
                <w:b/>
                <w:bCs/>
              </w:rPr>
            </w:pPr>
            <w:r>
              <w:rPr>
                <w:rStyle w:val="Fett"/>
                <w:b/>
              </w:rPr>
              <w:t>Description</w:t>
            </w:r>
          </w:p>
        </w:tc>
      </w:tr>
      <w:tr w:rsidRPr="00C20AEF" w:rsidR="00234020" w:rsidTr="00234020" w14:paraId="4CA32008" w14:textId="77777777">
        <w:tc>
          <w:tcPr>
            <w:tcW w:w="2602" w:type="dxa"/>
            <w:tcBorders>
              <w:top w:val="single" w:color="auto" w:sz="4" w:space="0"/>
            </w:tcBorders>
          </w:tcPr>
          <w:p w:rsidRPr="00C20AEF" w:rsidR="00234020" w:rsidP="00234020" w:rsidRDefault="00D40251" w14:paraId="73813A39" w14:textId="0327627F">
            <w:pPr>
              <w:pStyle w:val="TabelleFlietext3"/>
              <w:spacing w:before="60" w:after="60"/>
            </w:pPr>
            <w:r>
              <w:t>Entered operation</w:t>
            </w:r>
          </w:p>
        </w:tc>
        <w:tc>
          <w:tcPr>
            <w:tcW w:w="1422" w:type="dxa"/>
            <w:tcBorders>
              <w:top w:val="single" w:color="auto" w:sz="4" w:space="0"/>
            </w:tcBorders>
            <w:vAlign w:val="center"/>
          </w:tcPr>
          <w:p w:rsidRPr="00C20AEF" w:rsidR="00234020" w:rsidP="00234020" w:rsidRDefault="00234020" w14:paraId="3FA39D5C" w14:textId="77777777">
            <w:pPr>
              <w:pStyle w:val="TabelleFlietext3"/>
              <w:spacing w:before="60" w:after="60"/>
            </w:pPr>
            <w:r>
              <w:t>One house</w:t>
            </w:r>
          </w:p>
        </w:tc>
        <w:tc>
          <w:tcPr>
            <w:tcW w:w="5540" w:type="dxa"/>
            <w:tcBorders>
              <w:top w:val="single" w:color="auto" w:sz="4" w:space="0"/>
            </w:tcBorders>
          </w:tcPr>
          <w:p w:rsidRPr="00C20AEF" w:rsidR="00234020" w:rsidP="00234020" w:rsidRDefault="00234020" w14:paraId="02D8A79F" w14:textId="5095E4FD">
            <w:pPr>
              <w:pStyle w:val="TabelleFlietext3"/>
              <w:spacing w:before="60" w:after="60"/>
            </w:pPr>
            <w:r>
              <w:t>Stock is still available in the entered plant.</w:t>
            </w:r>
          </w:p>
        </w:tc>
      </w:tr>
      <w:tr w:rsidRPr="00C20AEF" w:rsidR="00234020" w:rsidTr="00234020" w14:paraId="6CAB6B44" w14:textId="77777777">
        <w:tc>
          <w:tcPr>
            <w:tcW w:w="2602" w:type="dxa"/>
          </w:tcPr>
          <w:p w:rsidRPr="00C20AEF" w:rsidR="00234020" w:rsidP="00234020" w:rsidRDefault="00D40251" w14:paraId="29109F43" w14:textId="0461C51B">
            <w:pPr>
              <w:pStyle w:val="TabelleFlietext3"/>
              <w:spacing w:before="60" w:after="60"/>
            </w:pPr>
            <w:r>
              <w:t>Own operations</w:t>
            </w:r>
          </w:p>
        </w:tc>
        <w:tc>
          <w:tcPr>
            <w:tcW w:w="1422" w:type="dxa"/>
          </w:tcPr>
          <w:p w:rsidRPr="00C20AEF" w:rsidR="00234020" w:rsidP="00234020" w:rsidRDefault="00234020" w14:paraId="7DBA9B56" w14:textId="77777777">
            <w:pPr>
              <w:pStyle w:val="TabelleFlietext3"/>
              <w:spacing w:before="60" w:after="60"/>
            </w:pPr>
            <w:r>
              <w:t>Three houses</w:t>
            </w:r>
          </w:p>
        </w:tc>
        <w:tc>
          <w:tcPr>
            <w:tcW w:w="5540" w:type="dxa"/>
          </w:tcPr>
          <w:p w:rsidRPr="00C20AEF" w:rsidR="00234020" w:rsidP="00234020" w:rsidRDefault="00D40251" w14:paraId="7AE635D0" w14:textId="28D45FBC">
            <w:pPr>
              <w:pStyle w:val="TabelleFlietext3"/>
              <w:spacing w:before="60" w:after="60"/>
            </w:pPr>
            <w:r>
              <w:t>The user's own operations still exist.</w:t>
            </w:r>
          </w:p>
        </w:tc>
      </w:tr>
      <w:tr w:rsidRPr="00C20AEF" w:rsidR="00234020" w:rsidTr="00234020" w14:paraId="188CDD6E" w14:textId="77777777">
        <w:tc>
          <w:tcPr>
            <w:tcW w:w="2602" w:type="dxa"/>
          </w:tcPr>
          <w:p w:rsidRPr="00C20AEF" w:rsidR="00234020" w:rsidP="00234020" w:rsidRDefault="00234020" w14:paraId="073EEF8A" w14:textId="77777777">
            <w:pPr>
              <w:pStyle w:val="TabelleFlietext3"/>
              <w:spacing w:before="60" w:after="60"/>
            </w:pPr>
            <w:r>
              <w:t>Preferred suppliers</w:t>
            </w:r>
          </w:p>
        </w:tc>
        <w:tc>
          <w:tcPr>
            <w:tcW w:w="1422" w:type="dxa"/>
          </w:tcPr>
          <w:p w:rsidRPr="00C20AEF" w:rsidR="00234020" w:rsidP="00234020" w:rsidRDefault="00406B78" w14:paraId="147840E6" w14:textId="77777777">
            <w:pPr>
              <w:pStyle w:val="TabelleFlietext3"/>
              <w:spacing w:before="60" w:after="60"/>
            </w:pPr>
            <w:r>
              <w:t>Blue plus</w:t>
            </w:r>
          </w:p>
        </w:tc>
        <w:tc>
          <w:tcPr>
            <w:tcW w:w="5540" w:type="dxa"/>
          </w:tcPr>
          <w:p w:rsidRPr="00C20AEF" w:rsidR="00234020" w:rsidP="00234020" w:rsidRDefault="00234020" w14:paraId="645E8122" w14:textId="77777777">
            <w:pPr>
              <w:pStyle w:val="TabelleFlietext3"/>
              <w:spacing w:before="60" w:after="60"/>
            </w:pPr>
            <w:r>
              <w:t>Operation is stored in the list of preferred suppliers.</w:t>
            </w:r>
          </w:p>
        </w:tc>
      </w:tr>
      <w:tr w:rsidRPr="00C20AEF" w:rsidR="00234020" w:rsidTr="00234020" w14:paraId="54A8E4C1" w14:textId="77777777">
        <w:tc>
          <w:tcPr>
            <w:tcW w:w="2602" w:type="dxa"/>
          </w:tcPr>
          <w:p w:rsidRPr="00C20AEF" w:rsidR="00234020" w:rsidP="00234020" w:rsidRDefault="00234020" w14:paraId="6F1783E6" w14:textId="77777777">
            <w:pPr>
              <w:pStyle w:val="TabelleFlietext3"/>
              <w:spacing w:before="60" w:after="60"/>
            </w:pPr>
            <w:r>
              <w:t>Problematic suppliers</w:t>
            </w:r>
          </w:p>
        </w:tc>
        <w:tc>
          <w:tcPr>
            <w:tcW w:w="1422" w:type="dxa"/>
          </w:tcPr>
          <w:p w:rsidRPr="00C20AEF" w:rsidR="00234020" w:rsidP="00234020" w:rsidRDefault="00234020" w14:paraId="742BFE92" w14:textId="77777777">
            <w:pPr>
              <w:pStyle w:val="TabelleFlietext3"/>
              <w:spacing w:before="60" w:after="60"/>
            </w:pPr>
            <w:r>
              <w:t>Red minus</w:t>
            </w:r>
          </w:p>
        </w:tc>
        <w:tc>
          <w:tcPr>
            <w:tcW w:w="5540" w:type="dxa"/>
          </w:tcPr>
          <w:p w:rsidRPr="00C20AEF" w:rsidR="00234020" w:rsidP="00234020" w:rsidRDefault="00234020" w14:paraId="56D21628" w14:textId="77777777">
            <w:pPr>
              <w:pStyle w:val="TabelleFlietext3"/>
              <w:spacing w:before="60" w:after="60"/>
            </w:pPr>
            <w:r>
              <w:t>Operation is deposited in the list of problematic suppliers.</w:t>
            </w:r>
          </w:p>
        </w:tc>
      </w:tr>
    </w:tbl>
    <w:p w:rsidRPr="00C20AEF" w:rsidR="00234020" w:rsidP="00234020" w:rsidRDefault="00234020" w14:paraId="6E5CB35A" w14:textId="43FD741F">
      <w:pPr>
        <w:pStyle w:val="Beschriftung"/>
      </w:pPr>
      <w:bookmarkStart w:name="_Toc255401699" w:id="428"/>
      <w:bookmarkStart w:name="_Toc98411830" w:id="429"/>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26</w:t>
      </w:r>
      <w:r>
        <w:fldChar w:fldCharType="end"/>
      </w:r>
      <w:r>
        <w:t xml:space="preserve"> - Representation of the seller</w:t>
      </w:r>
      <w:bookmarkEnd w:id="428"/>
      <w:bookmarkEnd w:id="429"/>
    </w:p>
    <w:p w:rsidRPr="00C20AEF" w:rsidR="00234020" w:rsidP="00234020" w:rsidRDefault="00234020" w14:paraId="75596B78" w14:textId="77777777">
      <w:pPr>
        <w:pStyle w:val="Anforderungsnummer"/>
      </w:pPr>
      <w:r>
        <w:t>Requirement: FKT-GUI-138</w:t>
      </w:r>
    </w:p>
    <w:p w:rsidRPr="00C20AEF" w:rsidR="00234020" w:rsidP="00234020" w:rsidRDefault="00234020" w14:paraId="027CCA77" w14:textId="77777777">
      <w:pPr>
        <w:pStyle w:val="Anforderungstext"/>
      </w:pPr>
      <w:r>
        <w:t xml:space="preserve">The </w:t>
      </w:r>
      <w:r>
        <w:rPr>
          <w:i/>
        </w:rPr>
        <w:t>price optimized view</w:t>
      </w:r>
      <w:r>
        <w:t xml:space="preserve"> as well as the </w:t>
      </w:r>
      <w:r>
        <w:rPr>
          <w:i/>
        </w:rPr>
        <w:t>supplier optimized view</w:t>
      </w:r>
      <w:r>
        <w:t xml:space="preserve"> are only calculated/displayed if the user has selected the multiple search and searches for more than one part number.</w:t>
      </w:r>
    </w:p>
    <w:p w:rsidRPr="00C20AEF" w:rsidR="0034307A" w:rsidP="0034307A" w:rsidRDefault="0034307A" w14:paraId="086FF20E" w14:textId="77777777">
      <w:pPr>
        <w:pStyle w:val="Textkrper"/>
      </w:pPr>
    </w:p>
    <w:p w:rsidRPr="00C20AEF" w:rsidR="00234020" w:rsidP="00234020" w:rsidRDefault="00234020" w14:paraId="49A5A6C1" w14:textId="77777777">
      <w:pPr>
        <w:pStyle w:val="Anforderungsnummer"/>
      </w:pPr>
      <w:r>
        <w:t>Requirement: FKT-GUI-139</w:t>
      </w:r>
    </w:p>
    <w:p w:rsidRPr="00C20AEF" w:rsidR="00234020" w:rsidP="00234020" w:rsidRDefault="00234020" w14:paraId="72FB1643" w14:textId="77777777">
      <w:pPr>
        <w:pStyle w:val="Anforderungstext"/>
      </w:pPr>
      <w:r>
        <w:t xml:space="preserve">If the user double-clicks on the </w:t>
      </w:r>
      <w:r>
        <w:rPr>
          <w:i/>
        </w:rPr>
        <w:t xml:space="preserve">Part number </w:t>
      </w:r>
      <w:proofErr w:type="spellStart"/>
      <w:r>
        <w:rPr>
          <w:i/>
        </w:rPr>
        <w:t>searched</w:t>
      </w:r>
      <w:r>
        <w:t>column</w:t>
      </w:r>
      <w:proofErr w:type="spellEnd"/>
      <w:r>
        <w:t xml:space="preserve">, the system jumps to the main </w:t>
      </w:r>
      <w:r>
        <w:rPr>
          <w:i/>
        </w:rPr>
        <w:t>Part master</w:t>
      </w:r>
      <w:r>
        <w:t xml:space="preserve"> panel and updates the panel for the combination of site (own site) and searched part number.</w:t>
      </w:r>
    </w:p>
    <w:p w:rsidRPr="00C20AEF" w:rsidR="0034307A" w:rsidP="0034307A" w:rsidRDefault="0034307A" w14:paraId="2592094B" w14:textId="77777777">
      <w:pPr>
        <w:pStyle w:val="Textkrper"/>
      </w:pPr>
    </w:p>
    <w:p w:rsidRPr="00C20AEF" w:rsidR="00234020" w:rsidP="00234020" w:rsidRDefault="00234020" w14:paraId="6E7B4CF2" w14:textId="77777777">
      <w:pPr>
        <w:pStyle w:val="Anforderungsnummer"/>
      </w:pPr>
      <w:r>
        <w:t>Requirement: FKT-GUI-140</w:t>
      </w:r>
    </w:p>
    <w:p w:rsidRPr="00C20AEF" w:rsidR="00234020" w:rsidP="00234020" w:rsidRDefault="00234020" w14:paraId="0B43E3CB" w14:textId="77777777">
      <w:pPr>
        <w:pStyle w:val="Anforderungstext"/>
      </w:pPr>
      <w:r>
        <w:t xml:space="preserve">If the user double-clicks on the </w:t>
      </w:r>
      <w:r>
        <w:rPr>
          <w:i/>
        </w:rPr>
        <w:t xml:space="preserve">Part number </w:t>
      </w:r>
      <w:proofErr w:type="spellStart"/>
      <w:r>
        <w:rPr>
          <w:i/>
        </w:rPr>
        <w:t>found</w:t>
      </w:r>
      <w:r>
        <w:t>column</w:t>
      </w:r>
      <w:proofErr w:type="spellEnd"/>
      <w:r>
        <w:t xml:space="preserve">, the system jumps to the main </w:t>
      </w:r>
      <w:r>
        <w:rPr>
          <w:i/>
        </w:rPr>
        <w:t>Part master</w:t>
      </w:r>
      <w:r>
        <w:t xml:space="preserve"> panel and updates the panel for the combination of operation (own operation) and part number found.</w:t>
      </w:r>
    </w:p>
    <w:p w:rsidRPr="00C20AEF" w:rsidR="006A0699" w:rsidP="006A0699" w:rsidRDefault="006A0699" w14:paraId="46868A3C" w14:textId="77777777">
      <w:pPr>
        <w:pStyle w:val="Textkrper"/>
      </w:pPr>
    </w:p>
    <w:p w:rsidRPr="00C20AEF" w:rsidR="006A0699" w:rsidP="006A0699" w:rsidRDefault="006A0699" w14:paraId="3271EF12" w14:textId="77777777">
      <w:pPr>
        <w:pStyle w:val="Anforderungsnummer"/>
      </w:pPr>
      <w:r>
        <w:t>Requirement: FKT-GUI-141</w:t>
      </w:r>
    </w:p>
    <w:p w:rsidRPr="00C20AEF" w:rsidR="006A0699" w:rsidP="006A0699" w:rsidRDefault="006A0699" w14:paraId="57ED661F" w14:textId="14A51CBC">
      <w:pPr>
        <w:pStyle w:val="Anforderungstext"/>
      </w:pPr>
      <w:r>
        <w:t xml:space="preserve">Double-clicking on a cell in the </w:t>
      </w:r>
      <w:r>
        <w:rPr>
          <w:i/>
        </w:rPr>
        <w:t>Salesperson</w:t>
      </w:r>
      <w:r>
        <w:t xml:space="preserve"> column jumps to the Farm </w:t>
      </w:r>
      <w:r>
        <w:rPr>
          <w:i/>
        </w:rPr>
        <w:t>Data</w:t>
      </w:r>
      <w:r>
        <w:t xml:space="preserve"> panel (chapter </w:t>
      </w:r>
      <w:r w:rsidRPr="00C20AEF" w:rsidR="00A9316A">
        <w:fldChar w:fldCharType="begin"/>
      </w:r>
      <w:r w:rsidRPr="00C20AEF" w:rsidR="00A9316A">
        <w:instrText xml:space="preserve"> REF _Ref258914730 \r \h  \* MERGEFORMAT </w:instrText>
      </w:r>
      <w:r w:rsidRPr="00C20AEF" w:rsidR="00A9316A">
        <w:fldChar w:fldCharType="separate"/>
      </w:r>
      <w:r w:rsidR="000D3A2D">
        <w:t>4.8</w:t>
      </w:r>
      <w:r w:rsidRPr="00C20AEF" w:rsidR="00A9316A">
        <w:fldChar w:fldCharType="end"/>
      </w:r>
      <w:r>
        <w:t xml:space="preserve">) and fills the Farm and Country fields there with the values of the underlying row. </w:t>
      </w:r>
    </w:p>
    <w:p w:rsidRPr="00C20AEF" w:rsidR="0034307A" w:rsidP="0034307A" w:rsidRDefault="0034307A" w14:paraId="49739245" w14:textId="77777777">
      <w:pPr>
        <w:pStyle w:val="Textkrper"/>
      </w:pPr>
    </w:p>
    <w:p w:rsidRPr="00C20AEF" w:rsidR="00234020" w:rsidP="00234020" w:rsidRDefault="00234020" w14:paraId="71BF4731" w14:textId="77777777">
      <w:pPr>
        <w:pStyle w:val="Anforderungsnummer"/>
      </w:pPr>
      <w:r>
        <w:t>Requirement: FKT-GUI-142</w:t>
      </w:r>
    </w:p>
    <w:p w:rsidRPr="00C20AEF" w:rsidR="00234020" w:rsidP="00234020" w:rsidRDefault="00234020" w14:paraId="521B12BE" w14:textId="0318D21A">
      <w:pPr>
        <w:pStyle w:val="Anforderungstext"/>
      </w:pPr>
      <w:r>
        <w:t xml:space="preserve">If a </w:t>
      </w:r>
      <w:proofErr w:type="spellStart"/>
      <w:r>
        <w:rPr>
          <w:i/>
        </w:rPr>
        <w:t>DeadStock</w:t>
      </w:r>
      <w:proofErr w:type="spellEnd"/>
      <w:r>
        <w:t xml:space="preserve"> </w:t>
      </w:r>
      <w:r>
        <w:rPr>
          <w:i/>
        </w:rPr>
        <w:t>note</w:t>
      </w:r>
      <w:r>
        <w:t xml:space="preserve"> is stored for a part number found, an icon is displayed before the designation (</w:t>
      </w:r>
      <w:r>
        <w:rPr>
          <w:b/>
        </w:rPr>
        <w:t>!</w:t>
      </w:r>
      <w:r>
        <w:t xml:space="preserve">). In addition, the </w:t>
      </w:r>
      <w:proofErr w:type="spellStart"/>
      <w:r>
        <w:rPr>
          <w:i/>
        </w:rPr>
        <w:t>DeadStock</w:t>
      </w:r>
      <w:proofErr w:type="spellEnd"/>
      <w:r>
        <w:t xml:space="preserve"> </w:t>
      </w:r>
      <w:r>
        <w:rPr>
          <w:i/>
        </w:rPr>
        <w:t xml:space="preserve">note </w:t>
      </w:r>
      <w:r>
        <w:t>is displayed as a tooltip in the Naming cell.</w:t>
      </w:r>
    </w:p>
    <w:p w:rsidRPr="00C20AEF" w:rsidR="0034307A" w:rsidP="0034307A" w:rsidRDefault="0034307A" w14:paraId="73AAEB3F" w14:textId="77777777">
      <w:pPr>
        <w:pStyle w:val="Textkrper"/>
      </w:pPr>
    </w:p>
    <w:p w:rsidRPr="00C20AEF" w:rsidR="00234020" w:rsidP="00234020" w:rsidRDefault="00234020" w14:paraId="7F0FC31F" w14:textId="77777777">
      <w:pPr>
        <w:pStyle w:val="Anforderungsnummer"/>
      </w:pPr>
      <w:r>
        <w:t>Requirement: FKT-GUI-143</w:t>
      </w:r>
    </w:p>
    <w:p w:rsidRPr="00C20AEF" w:rsidR="00234020" w:rsidP="00234020" w:rsidRDefault="00234020" w14:paraId="1ABD8A8E" w14:textId="77777777">
      <w:pPr>
        <w:pStyle w:val="Anforderungstext"/>
      </w:pPr>
      <w:r>
        <w:t xml:space="preserve">If the user clicks the Add </w:t>
      </w:r>
      <w:r>
        <w:rPr>
          <w:i/>
        </w:rPr>
        <w:t>to Cart</w:t>
      </w:r>
      <w:r>
        <w:t xml:space="preserve">  button, the system must add all the items selected in the </w:t>
      </w:r>
      <w:r>
        <w:rPr>
          <w:i/>
        </w:rPr>
        <w:t>Add to Cart</w:t>
      </w:r>
      <w:r>
        <w:t xml:space="preserve"> column to the cart and then jump to the </w:t>
      </w:r>
      <w:r>
        <w:rPr>
          <w:i/>
        </w:rPr>
        <w:t>Cart</w:t>
      </w:r>
      <w:r>
        <w:t xml:space="preserve"> panel.</w:t>
      </w:r>
    </w:p>
    <w:p w:rsidRPr="00C20AEF" w:rsidR="008F64ED" w:rsidP="008F64ED" w:rsidRDefault="008F64ED" w14:paraId="74791AA9" w14:textId="77777777">
      <w:pPr>
        <w:pStyle w:val="Textkrper"/>
      </w:pPr>
    </w:p>
    <w:p w:rsidRPr="00C20AEF" w:rsidR="008F64ED" w:rsidP="008F64ED" w:rsidRDefault="008F64ED" w14:paraId="6500C49F" w14:textId="77777777">
      <w:pPr>
        <w:pStyle w:val="Anforderungsnummer"/>
      </w:pPr>
      <w:r>
        <w:t>Requirement: FKT-GUI-144</w:t>
      </w:r>
    </w:p>
    <w:p w:rsidRPr="00C20AEF" w:rsidR="008F64ED" w:rsidP="008F64ED" w:rsidRDefault="008F64ED" w14:paraId="6983F215" w14:textId="3E8BDC36">
      <w:pPr>
        <w:pStyle w:val="Anforderungstext"/>
      </w:pPr>
      <w:r>
        <w:t xml:space="preserve">Farms may only be displayed in the result if they have sufficient stock (free stock minus </w:t>
      </w:r>
      <w:proofErr w:type="spellStart"/>
      <w:r>
        <w:t>DeadStock</w:t>
      </w:r>
      <w:proofErr w:type="spellEnd"/>
      <w:r>
        <w:t xml:space="preserve"> and D2D reservation is greater than or equal to the quantity searched for).</w:t>
      </w:r>
    </w:p>
    <w:p w:rsidRPr="00C20AEF" w:rsidR="008F64ED" w:rsidP="008F64ED" w:rsidRDefault="008F64ED" w14:paraId="05EB062B" w14:textId="1A08E288">
      <w:pPr>
        <w:pStyle w:val="Anforderungstext"/>
      </w:pPr>
      <w:r>
        <w:t>The entered farm as well as the user's own farms are displayed even if their stock is smaller than the searched quantity.</w:t>
      </w:r>
    </w:p>
    <w:p w:rsidRPr="00C20AEF" w:rsidR="00DF26E6" w:rsidP="008F64ED" w:rsidRDefault="00DF26E6" w14:paraId="61E73C38" w14:textId="2BD9D393">
      <w:pPr>
        <w:pStyle w:val="Anforderungstext"/>
      </w:pPr>
      <w:r>
        <w:t xml:space="preserve">Basically, the searched quantity must always be &gt; 1 (see also </w:t>
      </w:r>
      <w:r w:rsidRPr="00C20AEF" w:rsidR="009D64A9">
        <w:fldChar w:fldCharType="begin"/>
      </w:r>
      <w:r w:rsidRPr="00C20AEF" w:rsidR="009D64A9">
        <w:instrText xml:space="preserve"> REF FKT_SUCH_1 \h  \* MERGEFORMAT </w:instrText>
      </w:r>
      <w:r w:rsidRPr="00C20AEF" w:rsidR="009D64A9">
        <w:fldChar w:fldCharType="separate"/>
      </w:r>
      <w:proofErr w:type="spellStart"/>
      <w:r w:rsidRPr="00C50A59" w:rsidR="000D3A2D">
        <w:t>Anforderung</w:t>
      </w:r>
      <w:proofErr w:type="spellEnd"/>
      <w:r w:rsidRPr="00C50A59" w:rsidR="000D3A2D">
        <w:t>: FKT-SUCH-1</w:t>
      </w:r>
      <w:r w:rsidRPr="00C20AEF" w:rsidR="009D64A9">
        <w:fldChar w:fldCharType="end"/>
      </w:r>
      <w:r>
        <w:t xml:space="preserve"> and </w:t>
      </w:r>
      <w:r w:rsidRPr="00C20AEF" w:rsidR="009D64A9">
        <w:fldChar w:fldCharType="begin"/>
      </w:r>
      <w:r w:rsidRPr="00C20AEF" w:rsidR="009D64A9">
        <w:instrText xml:space="preserve"> REF FKT_SUCH_13 \h  \* MERGEFORMAT </w:instrText>
      </w:r>
      <w:r w:rsidRPr="00C20AEF" w:rsidR="009D64A9">
        <w:fldChar w:fldCharType="separate"/>
      </w:r>
      <w:proofErr w:type="spellStart"/>
      <w:r w:rsidRPr="00C50A59" w:rsidR="000D3A2D">
        <w:t>Anforderung</w:t>
      </w:r>
      <w:proofErr w:type="spellEnd"/>
      <w:r w:rsidRPr="00C50A59" w:rsidR="000D3A2D">
        <w:t>: FKT-SUCH-13</w:t>
      </w:r>
      <w:r w:rsidRPr="00C20AEF" w:rsidR="009D64A9">
        <w:fldChar w:fldCharType="end"/>
      </w:r>
      <w:r>
        <w:t>).</w:t>
      </w:r>
    </w:p>
    <w:p w:rsidRPr="00C20AEF" w:rsidR="00046A6B" w:rsidP="008F64ED" w:rsidRDefault="00046A6B" w14:paraId="5EE2564F" w14:textId="23DD21B6">
      <w:pPr>
        <w:pStyle w:val="Anforderungstext"/>
      </w:pPr>
      <w:r>
        <w:t>Farms are excluded from the result based on the requirement described in FKT-GUI-392.</w:t>
      </w:r>
    </w:p>
    <w:p w:rsidRPr="00C20AEF" w:rsidR="00393033" w:rsidP="00393033" w:rsidRDefault="00393033" w14:paraId="245860BC" w14:textId="77777777">
      <w:pPr>
        <w:pStyle w:val="Anforderungsnummer"/>
      </w:pPr>
    </w:p>
    <w:p w:rsidRPr="00C20AEF" w:rsidR="00393033" w:rsidP="00393033" w:rsidRDefault="00393033" w14:paraId="6D83E037" w14:textId="77777777">
      <w:pPr>
        <w:pStyle w:val="Anforderungsnummer"/>
      </w:pPr>
      <w:r>
        <w:t>Requirement: FKT-GUI-145</w:t>
      </w:r>
    </w:p>
    <w:p w:rsidRPr="00C20AEF" w:rsidR="00393033" w:rsidP="00393033" w:rsidRDefault="00393033" w14:paraId="773D889A" w14:textId="77777777">
      <w:pPr>
        <w:pStyle w:val="Anforderungstext"/>
      </w:pPr>
      <w:r>
        <w:t>Results from own operations are highlighted in color.</w:t>
      </w:r>
    </w:p>
    <w:p w:rsidRPr="00C20AEF" w:rsidR="00671C04" w:rsidP="00671C04" w:rsidRDefault="00671C04" w14:paraId="0EAE6812" w14:textId="77777777">
      <w:pPr>
        <w:pStyle w:val="SchnelllesetextbergeordneteAussage1"/>
      </w:pPr>
      <w:r>
        <w:t>Button overview</w:t>
      </w:r>
    </w:p>
    <w:p w:rsidRPr="00C20AEF" w:rsidR="00671C04" w:rsidP="00671C04" w:rsidRDefault="000F7B48" w14:paraId="53DB3236" w14:textId="77777777">
      <w:pPr>
        <w:pStyle w:val="Textkrper"/>
      </w:pPr>
      <w:r>
        <w:t>The following buttons are available below the results tables:</w:t>
      </w:r>
    </w:p>
    <w:tbl>
      <w:tblPr>
        <w:tblW w:w="4550" w:type="pct"/>
        <w:tblBorders>
          <w:top w:val="single" w:color="E20074" w:sz="18" w:space="0"/>
          <w:insideH w:val="single" w:color="auto" w:sz="4" w:space="0"/>
        </w:tblBorders>
        <w:tblLayout w:type="fixed"/>
        <w:tblLook w:val="01E0" w:firstRow="1" w:lastRow="1" w:firstColumn="1" w:lastColumn="1" w:noHBand="0" w:noVBand="0"/>
      </w:tblPr>
      <w:tblGrid>
        <w:gridCol w:w="2594"/>
        <w:gridCol w:w="1030"/>
        <w:gridCol w:w="4883"/>
      </w:tblGrid>
      <w:tr w:rsidRPr="00C20AEF" w:rsidR="00671C04" w:rsidTr="00671C04" w14:paraId="5B7798A0" w14:textId="77777777">
        <w:trPr>
          <w:tblHeader/>
        </w:trPr>
        <w:tc>
          <w:tcPr>
            <w:tcW w:w="2653" w:type="dxa"/>
            <w:tcBorders>
              <w:top w:val="single" w:color="E20074" w:sz="18" w:space="0"/>
              <w:bottom w:val="single" w:color="auto" w:sz="4" w:space="0"/>
            </w:tcBorders>
            <w:shd w:val="clear" w:color="auto" w:fill="E0E0E0"/>
          </w:tcPr>
          <w:p w:rsidRPr="00C20AEF" w:rsidR="00671C04" w:rsidP="00671C04" w:rsidRDefault="00671C04" w14:paraId="1B2219E3" w14:textId="77777777">
            <w:pPr>
              <w:pStyle w:val="TableHeading"/>
              <w:keepNext w:val="0"/>
              <w:rPr>
                <w:rStyle w:val="Fett"/>
                <w:b/>
                <w:bCs/>
              </w:rPr>
            </w:pPr>
            <w:r>
              <w:rPr>
                <w:rStyle w:val="Fett"/>
                <w:b/>
              </w:rPr>
              <w:t>Button</w:t>
            </w:r>
          </w:p>
        </w:tc>
        <w:tc>
          <w:tcPr>
            <w:tcW w:w="1050" w:type="dxa"/>
            <w:tcBorders>
              <w:top w:val="single" w:color="E20074" w:sz="18" w:space="0"/>
              <w:bottom w:val="single" w:color="auto" w:sz="4" w:space="0"/>
            </w:tcBorders>
            <w:shd w:val="clear" w:color="auto" w:fill="E0E0E0"/>
          </w:tcPr>
          <w:p w:rsidRPr="00C20AEF" w:rsidR="00671C04" w:rsidP="00671C04" w:rsidRDefault="00671C04" w14:paraId="0647CBE5" w14:textId="77777777">
            <w:pPr>
              <w:pStyle w:val="TableHeading"/>
              <w:keepNext w:val="0"/>
              <w:rPr>
                <w:rStyle w:val="Fett"/>
                <w:b/>
                <w:bCs/>
              </w:rPr>
            </w:pPr>
            <w:r>
              <w:rPr>
                <w:rStyle w:val="Fett"/>
                <w:b/>
              </w:rPr>
              <w:t>Symbol</w:t>
            </w:r>
          </w:p>
        </w:tc>
        <w:tc>
          <w:tcPr>
            <w:tcW w:w="5000" w:type="dxa"/>
            <w:tcBorders>
              <w:top w:val="single" w:color="E20074" w:sz="18" w:space="0"/>
              <w:bottom w:val="single" w:color="auto" w:sz="4" w:space="0"/>
            </w:tcBorders>
            <w:shd w:val="clear" w:color="auto" w:fill="E0E0E0"/>
          </w:tcPr>
          <w:p w:rsidRPr="00C20AEF" w:rsidR="00671C04" w:rsidP="00671C04" w:rsidRDefault="00671C04" w14:paraId="0B65CD09" w14:textId="77777777">
            <w:pPr>
              <w:pStyle w:val="TableHeading"/>
              <w:keepNext w:val="0"/>
              <w:rPr>
                <w:rStyle w:val="Fett"/>
                <w:b/>
                <w:bCs/>
              </w:rPr>
            </w:pPr>
            <w:r>
              <w:rPr>
                <w:rStyle w:val="Fett"/>
                <w:b/>
              </w:rPr>
              <w:t>Function</w:t>
            </w:r>
          </w:p>
        </w:tc>
      </w:tr>
      <w:tr w:rsidRPr="00C20AEF" w:rsidR="00671C04" w:rsidTr="00671C04" w14:paraId="7CB6E753" w14:textId="77777777">
        <w:trPr>
          <w:trHeight w:val="674"/>
        </w:trPr>
        <w:tc>
          <w:tcPr>
            <w:tcW w:w="2653" w:type="dxa"/>
          </w:tcPr>
          <w:p w:rsidRPr="00C20AEF" w:rsidR="00671C04" w:rsidP="00671C04" w:rsidRDefault="00671C04" w14:paraId="16272179" w14:textId="77777777">
            <w:pPr>
              <w:pStyle w:val="TabelleFlietext3"/>
              <w:spacing w:before="60" w:after="60"/>
            </w:pPr>
            <w:r>
              <w:t>add to shopping cart</w:t>
            </w:r>
          </w:p>
        </w:tc>
        <w:tc>
          <w:tcPr>
            <w:tcW w:w="1050" w:type="dxa"/>
          </w:tcPr>
          <w:p w:rsidRPr="00C20AEF" w:rsidR="00671C04" w:rsidP="00671C04" w:rsidRDefault="009C33EB" w14:paraId="763BCF48" w14:textId="77777777">
            <w:pPr>
              <w:jc w:val="center"/>
            </w:pPr>
            <w:r>
              <w:rPr>
                <w:noProof/>
              </w:rPr>
              <w:drawing>
                <wp:inline distT="0" distB="0" distL="0" distR="0" wp14:anchorId="59F97658" wp14:editId="523DEF4D">
                  <wp:extent cx="353695" cy="336550"/>
                  <wp:effectExtent l="19050" t="0" r="8255" b="0"/>
                  <wp:docPr id="59" name="Bild 59" descr="einkaufsw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inkaufswagen"/>
                          <pic:cNvPicPr>
                            <a:picLocks noChangeAspect="1" noChangeArrowheads="1"/>
                          </pic:cNvPicPr>
                        </pic:nvPicPr>
                        <pic:blipFill>
                          <a:blip r:embed="rId72"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5000" w:type="dxa"/>
          </w:tcPr>
          <w:p w:rsidRPr="00C20AEF" w:rsidR="00671C04" w:rsidP="00671C04" w:rsidRDefault="000F2858" w14:paraId="6F8C036D" w14:textId="77777777">
            <w:pPr>
              <w:pStyle w:val="TabelleFlietext3"/>
              <w:keepNext/>
              <w:spacing w:before="60" w:after="60"/>
            </w:pPr>
            <w:r>
              <w:t xml:space="preserve">Adds all selected items (checkbox in column selected in </w:t>
            </w:r>
            <w:r>
              <w:rPr>
                <w:i/>
              </w:rPr>
              <w:t>shopping cart</w:t>
            </w:r>
            <w:r>
              <w:t xml:space="preserve"> ) to the shopping cart and then jumps to the </w:t>
            </w:r>
            <w:r>
              <w:rPr>
                <w:i/>
              </w:rPr>
              <w:t xml:space="preserve">Shopping </w:t>
            </w:r>
            <w:proofErr w:type="spellStart"/>
            <w:r>
              <w:rPr>
                <w:i/>
              </w:rPr>
              <w:t>Cart</w:t>
            </w:r>
            <w:r>
              <w:t>panel</w:t>
            </w:r>
            <w:proofErr w:type="spellEnd"/>
            <w:r>
              <w:t>.</w:t>
            </w:r>
          </w:p>
          <w:p w:rsidRPr="00C20AEF" w:rsidR="003844D9" w:rsidP="003844D9" w:rsidRDefault="003844D9" w14:paraId="696C599E" w14:textId="25FC59F8">
            <w:pPr>
              <w:pStyle w:val="TabelleFlietext3"/>
              <w:keepNext/>
              <w:spacing w:before="60" w:after="60"/>
            </w:pPr>
            <w:r>
              <w:t xml:space="preserve">The button is active only if the user is in the </w:t>
            </w:r>
            <w:r>
              <w:rPr>
                <w:i/>
              </w:rPr>
              <w:t>Retailer</w:t>
            </w:r>
            <w:r>
              <w:t xml:space="preserve">, </w:t>
            </w:r>
            <w:proofErr w:type="spellStart"/>
            <w:r>
              <w:rPr>
                <w:i/>
              </w:rPr>
              <w:t>Retaileradmin</w:t>
            </w:r>
            <w:proofErr w:type="spellEnd"/>
            <w:r>
              <w:t xml:space="preserve"> or </w:t>
            </w:r>
            <w:r>
              <w:rPr>
                <w:i/>
              </w:rPr>
              <w:t>Admin controller</w:t>
            </w:r>
            <w:r>
              <w:t xml:space="preserve"> roles. </w:t>
            </w:r>
          </w:p>
        </w:tc>
      </w:tr>
    </w:tbl>
    <w:p w:rsidRPr="00C20AEF" w:rsidR="009D131D" w:rsidP="00671C04" w:rsidRDefault="00671C04" w14:paraId="0FD54EB2" w14:textId="6B02933E">
      <w:pPr>
        <w:pStyle w:val="Beschriftung"/>
      </w:pPr>
      <w:bookmarkStart w:name="_Toc98411831" w:id="430"/>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27</w:t>
      </w:r>
      <w:r>
        <w:fldChar w:fldCharType="end"/>
      </w:r>
      <w:r>
        <w:t xml:space="preserve"> - Panel Part Search </w:t>
      </w:r>
      <w:proofErr w:type="spellStart"/>
      <w:r>
        <w:t>DeadStock</w:t>
      </w:r>
      <w:proofErr w:type="spellEnd"/>
      <w:r>
        <w:t>: Button overview</w:t>
      </w:r>
      <w:bookmarkEnd w:id="430"/>
    </w:p>
    <w:p w:rsidRPr="00C20AEF" w:rsidR="00671C04" w:rsidP="0034307A" w:rsidRDefault="00671C04" w14:paraId="0538B9BE" w14:textId="77777777">
      <w:pPr>
        <w:pStyle w:val="Textkrper"/>
      </w:pPr>
    </w:p>
    <w:p w:rsidRPr="00F31163" w:rsidR="00234020" w:rsidP="00234020" w:rsidRDefault="00234020" w14:paraId="6C3A4E8A" w14:textId="77777777">
      <w:pPr>
        <w:pStyle w:val="berschrift4"/>
        <w:rPr>
          <w:highlight w:val="magenta"/>
        </w:rPr>
      </w:pPr>
      <w:bookmarkStart w:name="_Ref312315039" w:id="431"/>
      <w:r>
        <w:rPr>
          <w:highlight w:val="magenta"/>
        </w:rPr>
        <w:t>General view</w:t>
      </w:r>
      <w:bookmarkEnd w:id="431"/>
    </w:p>
    <w:p w:rsidRPr="00C20AEF" w:rsidR="00234020" w:rsidP="00234020" w:rsidRDefault="00234020" w14:paraId="13E3FDE5" w14:textId="77777777">
      <w:pPr>
        <w:pStyle w:val="Textkrper"/>
      </w:pPr>
      <w:r>
        <w:t>In the general view, all parts corresponding to the search criteria are displayed.</w:t>
      </w:r>
    </w:p>
    <w:p w:rsidRPr="00C20AEF" w:rsidR="00234020" w:rsidP="00234020" w:rsidRDefault="00234020" w14:paraId="2C8FF41D" w14:textId="77777777">
      <w:pPr>
        <w:pStyle w:val="SchnelllesetextbergeordneteAussage1"/>
      </w:pPr>
      <w:r>
        <w:t>Table definition and functions</w:t>
      </w:r>
    </w:p>
    <w:p w:rsidRPr="00C20AEF" w:rsidR="00234020" w:rsidP="00234020" w:rsidRDefault="00234020" w14:paraId="2994BFAC" w14:textId="77777777">
      <w:pPr>
        <w:pStyle w:val="Anforderungsnummer"/>
      </w:pPr>
      <w:r>
        <w:rPr>
          <w:highlight w:val="magenta"/>
        </w:rPr>
        <w:t xml:space="preserve">Requirement: </w:t>
      </w:r>
      <w:bookmarkStart w:name="_Hlk30578292" w:id="432"/>
      <w:r>
        <w:rPr>
          <w:highlight w:val="magenta"/>
        </w:rPr>
        <w:t>FKT-GUI-146</w:t>
      </w:r>
      <w:bookmarkEnd w:id="432"/>
    </w:p>
    <w:p w:rsidRPr="00C20AEF" w:rsidR="00234020" w:rsidP="00234020" w:rsidRDefault="00234020" w14:paraId="4A89F9BB" w14:textId="77777777">
      <w:pPr>
        <w:pStyle w:val="Anforderungstext"/>
      </w:pPr>
      <w:r>
        <w:t xml:space="preserve">The system must display one part number per row with the following columns in the </w:t>
      </w:r>
      <w:r>
        <w:rPr>
          <w:i/>
        </w:rPr>
        <w:t>General</w:t>
      </w:r>
      <w:r>
        <w:t xml:space="preserve"> results table:</w:t>
      </w:r>
    </w:p>
    <w:p w:rsidRPr="00C20AEF" w:rsidR="0034307A" w:rsidP="0034307A" w:rsidRDefault="0034307A" w14:paraId="2A3E6961" w14:textId="77777777">
      <w:pPr>
        <w:pStyle w:val="Textkrper"/>
      </w:pPr>
    </w:p>
    <w:tbl>
      <w:tblPr>
        <w:tblW w:w="5031" w:type="pct"/>
        <w:tblBorders>
          <w:top w:val="single" w:color="E20074" w:sz="18" w:space="0"/>
          <w:insideH w:val="single" w:color="auto" w:sz="4" w:space="0"/>
        </w:tblBorders>
        <w:tblLayout w:type="fixed"/>
        <w:tblLook w:val="01E0" w:firstRow="1" w:lastRow="1" w:firstColumn="1" w:lastColumn="1" w:noHBand="0" w:noVBand="0"/>
      </w:tblPr>
      <w:tblGrid>
        <w:gridCol w:w="2152"/>
        <w:gridCol w:w="13"/>
        <w:gridCol w:w="2139"/>
        <w:gridCol w:w="26"/>
        <w:gridCol w:w="5018"/>
        <w:gridCol w:w="58"/>
      </w:tblGrid>
      <w:tr w:rsidRPr="00C20AEF" w:rsidR="00234020" w:rsidTr="00F31163" w14:paraId="5BDA88D2" w14:textId="77777777">
        <w:trPr>
          <w:gridAfter w:val="1"/>
          <w:wAfter w:w="58" w:type="dxa"/>
          <w:tblHeader/>
        </w:trPr>
        <w:tc>
          <w:tcPr>
            <w:tcW w:w="2152" w:type="dxa"/>
            <w:tcBorders>
              <w:top w:val="single" w:color="E20074" w:sz="18" w:space="0"/>
              <w:bottom w:val="single" w:color="auto" w:sz="4" w:space="0"/>
            </w:tcBorders>
            <w:shd w:val="clear" w:color="auto" w:fill="E0E0E0"/>
          </w:tcPr>
          <w:p w:rsidRPr="00C20AEF" w:rsidR="00234020" w:rsidP="00234020" w:rsidRDefault="00234020" w14:paraId="375D7E0A" w14:textId="77777777">
            <w:pPr>
              <w:pStyle w:val="TableHeading"/>
              <w:keepNext w:val="0"/>
              <w:rPr>
                <w:rStyle w:val="Fett"/>
                <w:b/>
                <w:bCs/>
              </w:rPr>
            </w:pPr>
            <w:r>
              <w:rPr>
                <w:rStyle w:val="Fett"/>
                <w:b/>
              </w:rPr>
              <w:t>Column</w:t>
            </w:r>
          </w:p>
        </w:tc>
        <w:tc>
          <w:tcPr>
            <w:tcW w:w="2152" w:type="dxa"/>
            <w:gridSpan w:val="2"/>
            <w:tcBorders>
              <w:top w:val="single" w:color="E20074" w:sz="18" w:space="0"/>
              <w:bottom w:val="single" w:color="auto" w:sz="4" w:space="0"/>
            </w:tcBorders>
            <w:shd w:val="clear" w:color="auto" w:fill="E0E0E0"/>
          </w:tcPr>
          <w:p w:rsidRPr="00C20AEF" w:rsidR="00234020" w:rsidP="00234020" w:rsidRDefault="00234020" w14:paraId="18B90A45" w14:textId="77777777">
            <w:pPr>
              <w:pStyle w:val="TableHeading"/>
              <w:keepNext w:val="0"/>
              <w:rPr>
                <w:rStyle w:val="Fett"/>
                <w:b/>
                <w:bCs/>
              </w:rPr>
            </w:pPr>
            <w:r>
              <w:rPr>
                <w:rStyle w:val="Fett"/>
                <w:b/>
              </w:rPr>
              <w:t>Format</w:t>
            </w:r>
          </w:p>
        </w:tc>
        <w:tc>
          <w:tcPr>
            <w:tcW w:w="5044" w:type="dxa"/>
            <w:gridSpan w:val="2"/>
            <w:tcBorders>
              <w:top w:val="single" w:color="E20074" w:sz="18" w:space="0"/>
              <w:bottom w:val="single" w:color="auto" w:sz="4" w:space="0"/>
            </w:tcBorders>
            <w:shd w:val="clear" w:color="auto" w:fill="E0E0E0"/>
          </w:tcPr>
          <w:p w:rsidRPr="00C20AEF" w:rsidR="00234020" w:rsidP="00234020" w:rsidRDefault="00234020" w14:paraId="0DCBBB3B" w14:textId="77777777">
            <w:pPr>
              <w:pStyle w:val="TableHeading"/>
              <w:keepNext w:val="0"/>
              <w:rPr>
                <w:rStyle w:val="Fett"/>
                <w:b/>
                <w:bCs/>
              </w:rPr>
            </w:pPr>
            <w:r>
              <w:rPr>
                <w:rStyle w:val="Fett"/>
                <w:b/>
              </w:rPr>
              <w:t>Display</w:t>
            </w:r>
          </w:p>
        </w:tc>
      </w:tr>
      <w:tr w:rsidRPr="00C20AEF" w:rsidR="008B08D1" w:rsidTr="00F31163" w14:paraId="2504CFF7" w14:textId="77777777">
        <w:trPr>
          <w:gridAfter w:val="1"/>
          <w:wAfter w:w="58" w:type="dxa"/>
        </w:trPr>
        <w:tc>
          <w:tcPr>
            <w:tcW w:w="2152" w:type="dxa"/>
            <w:tcBorders>
              <w:top w:val="single" w:color="auto" w:sz="4" w:space="0"/>
            </w:tcBorders>
          </w:tcPr>
          <w:p w:rsidRPr="00C20AEF" w:rsidR="008B08D1" w:rsidP="00234020" w:rsidRDefault="008B08D1" w14:paraId="69BFB794" w14:textId="77777777">
            <w:pPr>
              <w:pStyle w:val="TabelleFlietext3"/>
              <w:spacing w:before="60" w:after="60"/>
            </w:pPr>
            <w:r>
              <w:t>in shopping cart</w:t>
            </w:r>
          </w:p>
        </w:tc>
        <w:tc>
          <w:tcPr>
            <w:tcW w:w="2152" w:type="dxa"/>
            <w:gridSpan w:val="2"/>
            <w:tcBorders>
              <w:top w:val="single" w:color="auto" w:sz="4" w:space="0"/>
            </w:tcBorders>
          </w:tcPr>
          <w:p w:rsidRPr="00C20AEF" w:rsidR="008B08D1" w:rsidP="00234020" w:rsidRDefault="008B08D1" w14:paraId="7AF29A0E" w14:textId="77777777">
            <w:pPr>
              <w:pStyle w:val="TabelleFlietext3"/>
              <w:spacing w:before="60" w:after="60"/>
            </w:pPr>
            <w:r>
              <w:t>Checkbox</w:t>
            </w:r>
          </w:p>
        </w:tc>
        <w:tc>
          <w:tcPr>
            <w:tcW w:w="5044" w:type="dxa"/>
            <w:gridSpan w:val="2"/>
            <w:tcBorders>
              <w:top w:val="single" w:color="auto" w:sz="4" w:space="0"/>
            </w:tcBorders>
            <w:vAlign w:val="center"/>
          </w:tcPr>
          <w:p w:rsidRPr="00C20AEF" w:rsidR="0012276C" w:rsidP="00234020" w:rsidRDefault="008B08D1" w14:paraId="480CFD80" w14:textId="0B258EAD">
            <w:pPr>
              <w:pStyle w:val="TabelleFlietext3"/>
              <w:spacing w:before="60" w:after="60"/>
            </w:pPr>
            <w:r>
              <w:t xml:space="preserve">Editable. Marks whether the part should be added to the shopping cart when you click the </w:t>
            </w:r>
            <w:r>
              <w:rPr>
                <w:i/>
              </w:rPr>
              <w:t>Add to Cart</w:t>
            </w:r>
            <w:r>
              <w:t xml:space="preserve"> button. </w:t>
            </w:r>
          </w:p>
          <w:p w:rsidRPr="00C20AEF" w:rsidR="008B08D1" w:rsidP="00234020" w:rsidRDefault="0012276C" w14:paraId="3565FF6D" w14:textId="77777777">
            <w:pPr>
              <w:pStyle w:val="TabelleFlietext3"/>
              <w:spacing w:before="60" w:after="60"/>
            </w:pPr>
            <w:r>
              <w:t>The checkbox is uncheckable for lines with parts from the own plants.</w:t>
            </w:r>
          </w:p>
        </w:tc>
      </w:tr>
      <w:tr w:rsidRPr="00C20AEF" w:rsidR="00234020" w:rsidTr="00F31163" w14:paraId="75336908" w14:textId="77777777">
        <w:trPr>
          <w:gridAfter w:val="1"/>
          <w:wAfter w:w="58" w:type="dxa"/>
        </w:trPr>
        <w:tc>
          <w:tcPr>
            <w:tcW w:w="2152" w:type="dxa"/>
            <w:tcBorders>
              <w:top w:val="single" w:color="auto" w:sz="4" w:space="0"/>
            </w:tcBorders>
          </w:tcPr>
          <w:p w:rsidRPr="00C20AEF" w:rsidR="00234020" w:rsidP="00234020" w:rsidRDefault="00234020" w14:paraId="44AB08A1" w14:textId="77777777">
            <w:pPr>
              <w:pStyle w:val="TabelleFlietext3"/>
              <w:spacing w:before="60" w:after="60"/>
            </w:pPr>
            <w:r>
              <w:t>Part number searched</w:t>
            </w:r>
          </w:p>
        </w:tc>
        <w:tc>
          <w:tcPr>
            <w:tcW w:w="2152" w:type="dxa"/>
            <w:gridSpan w:val="2"/>
            <w:tcBorders>
              <w:top w:val="single" w:color="auto" w:sz="4" w:space="0"/>
            </w:tcBorders>
          </w:tcPr>
          <w:p w:rsidRPr="00C20AEF" w:rsidR="00234020" w:rsidP="00234020" w:rsidRDefault="00234020" w14:paraId="7076D06B" w14:textId="77777777">
            <w:pPr>
              <w:pStyle w:val="TabelleFlietext3"/>
              <w:spacing w:before="60" w:after="60"/>
            </w:pPr>
            <w:r>
              <w:t>Print format</w:t>
            </w:r>
          </w:p>
        </w:tc>
        <w:tc>
          <w:tcPr>
            <w:tcW w:w="5044" w:type="dxa"/>
            <w:gridSpan w:val="2"/>
            <w:tcBorders>
              <w:top w:val="single" w:color="auto" w:sz="4" w:space="0"/>
            </w:tcBorders>
            <w:vAlign w:val="center"/>
          </w:tcPr>
          <w:p w:rsidRPr="00C20AEF" w:rsidR="00234020" w:rsidP="00234020" w:rsidRDefault="00234020" w14:paraId="19268119" w14:textId="5491D928">
            <w:pPr>
              <w:pStyle w:val="TabelleFlietext3"/>
              <w:spacing w:before="60" w:after="60"/>
            </w:pPr>
            <w:r>
              <w:t>Searched part number (incl. wildcard "*")</w:t>
            </w:r>
          </w:p>
        </w:tc>
      </w:tr>
      <w:tr w:rsidRPr="00C20AEF" w:rsidR="007518A2" w:rsidTr="00F31163" w14:paraId="1CE51CFD" w14:textId="77777777">
        <w:trPr>
          <w:gridAfter w:val="1"/>
          <w:wAfter w:w="58" w:type="dxa"/>
        </w:trPr>
        <w:tc>
          <w:tcPr>
            <w:tcW w:w="2152" w:type="dxa"/>
          </w:tcPr>
          <w:p w:rsidRPr="00C20AEF" w:rsidR="007518A2" w:rsidP="00454342" w:rsidRDefault="007518A2" w14:paraId="505146A6" w14:textId="77777777">
            <w:pPr>
              <w:pStyle w:val="TabelleFlietext3"/>
              <w:spacing w:before="60" w:after="60"/>
            </w:pPr>
            <w:r>
              <w:t>Part number found</w:t>
            </w:r>
          </w:p>
        </w:tc>
        <w:tc>
          <w:tcPr>
            <w:tcW w:w="2152" w:type="dxa"/>
            <w:gridSpan w:val="2"/>
          </w:tcPr>
          <w:p w:rsidRPr="00C20AEF" w:rsidR="007518A2" w:rsidP="00454342" w:rsidRDefault="007518A2" w14:paraId="59103A20" w14:textId="77777777">
            <w:pPr>
              <w:pStyle w:val="TabelleFlietext3"/>
              <w:spacing w:before="60" w:after="60"/>
            </w:pPr>
            <w:r>
              <w:t>Print format</w:t>
            </w:r>
          </w:p>
        </w:tc>
        <w:tc>
          <w:tcPr>
            <w:tcW w:w="5044" w:type="dxa"/>
            <w:gridSpan w:val="2"/>
          </w:tcPr>
          <w:p w:rsidRPr="00C20AEF" w:rsidR="007518A2" w:rsidP="00454342" w:rsidRDefault="007518A2" w14:paraId="5E92C613" w14:textId="7833F5AF">
            <w:pPr>
              <w:pStyle w:val="TabelleFlietext3"/>
              <w:spacing w:before="60" w:after="60"/>
            </w:pPr>
            <w:r>
              <w:t>Found part number (may be different from searched part number when searching for part number with wildcard or for alternatives).</w:t>
            </w:r>
          </w:p>
          <w:p w:rsidRPr="00C20AEF" w:rsidR="007518A2" w:rsidP="00454342" w:rsidRDefault="00321935" w14:paraId="3FC5A8AF" w14:textId="77777777">
            <w:pPr>
              <w:pStyle w:val="TabelleFlietext3"/>
              <w:spacing w:before="60" w:after="60"/>
            </w:pPr>
            <w:r>
              <w:t>Italic, if alternative part number. Icon for possible delivery parts.</w:t>
            </w:r>
          </w:p>
        </w:tc>
      </w:tr>
      <w:tr w:rsidRPr="00C20AEF" w:rsidR="00234020" w:rsidTr="00F31163" w14:paraId="4A2DC424" w14:textId="77777777">
        <w:trPr>
          <w:gridAfter w:val="1"/>
          <w:wAfter w:w="58" w:type="dxa"/>
        </w:trPr>
        <w:tc>
          <w:tcPr>
            <w:tcW w:w="2152" w:type="dxa"/>
          </w:tcPr>
          <w:p w:rsidRPr="00C20AEF" w:rsidR="00234020" w:rsidP="00234020" w:rsidRDefault="00234020" w14:paraId="5A07AB2C" w14:textId="77777777">
            <w:pPr>
              <w:pStyle w:val="TabelleFlietext3"/>
              <w:spacing w:before="60" w:after="60"/>
            </w:pPr>
            <w:r>
              <w:t>Naming</w:t>
            </w:r>
          </w:p>
        </w:tc>
        <w:tc>
          <w:tcPr>
            <w:tcW w:w="2152" w:type="dxa"/>
            <w:gridSpan w:val="2"/>
          </w:tcPr>
          <w:p w:rsidRPr="00C20AEF" w:rsidR="00234020" w:rsidP="00234020" w:rsidRDefault="00234020" w14:paraId="733E98D7" w14:textId="77777777">
            <w:pPr>
              <w:pStyle w:val="TabelleFlietext3"/>
              <w:spacing w:before="60" w:after="60"/>
            </w:pPr>
            <w:r>
              <w:t>-</w:t>
            </w:r>
          </w:p>
        </w:tc>
        <w:tc>
          <w:tcPr>
            <w:tcW w:w="5044" w:type="dxa"/>
            <w:gridSpan w:val="2"/>
          </w:tcPr>
          <w:p w:rsidRPr="00C20AEF" w:rsidR="00234020" w:rsidP="00F143AD" w:rsidRDefault="00234020" w14:paraId="437A697D" w14:textId="72B1C5B5">
            <w:pPr>
              <w:pStyle w:val="TabelleFlietext3"/>
              <w:spacing w:before="60" w:after="60"/>
            </w:pPr>
            <w:r>
              <w:t xml:space="preserve">Designation of the found part number (in the national language of the seller).  If a </w:t>
            </w:r>
            <w:proofErr w:type="spellStart"/>
            <w:r>
              <w:t>DeadStock</w:t>
            </w:r>
            <w:proofErr w:type="spellEnd"/>
            <w:r>
              <w:t xml:space="preserve"> note is available for the part number found, an icon is displayed and a tooltip with the </w:t>
            </w:r>
            <w:proofErr w:type="spellStart"/>
            <w:r>
              <w:t>DeadStock</w:t>
            </w:r>
            <w:proofErr w:type="spellEnd"/>
            <w:r>
              <w:t xml:space="preserve"> note is shown (only for third-party companies).</w:t>
            </w:r>
          </w:p>
        </w:tc>
      </w:tr>
      <w:tr w:rsidRPr="00C20AEF" w:rsidR="00234020" w:rsidTr="00F31163" w14:paraId="4AB2E1E8" w14:textId="77777777">
        <w:trPr>
          <w:gridAfter w:val="1"/>
          <w:wAfter w:w="58" w:type="dxa"/>
        </w:trPr>
        <w:tc>
          <w:tcPr>
            <w:tcW w:w="2152" w:type="dxa"/>
          </w:tcPr>
          <w:p w:rsidRPr="00C20AEF" w:rsidR="00234020" w:rsidP="00234020" w:rsidRDefault="00234020" w14:paraId="58CA69DA" w14:textId="77777777">
            <w:pPr>
              <w:pStyle w:val="TabelleFlietext3"/>
              <w:spacing w:before="60" w:after="60"/>
            </w:pPr>
            <w:r>
              <w:t>Seller</w:t>
            </w:r>
          </w:p>
        </w:tc>
        <w:tc>
          <w:tcPr>
            <w:tcW w:w="2152" w:type="dxa"/>
            <w:gridSpan w:val="2"/>
          </w:tcPr>
          <w:p w:rsidRPr="00C20AEF" w:rsidR="00234020" w:rsidP="00234020" w:rsidRDefault="00234020" w14:paraId="684BA2B0" w14:textId="77777777">
            <w:pPr>
              <w:pStyle w:val="TabelleFlietext3"/>
              <w:spacing w:before="60" w:after="60"/>
            </w:pPr>
            <w:r>
              <w:t>6 digits. Numeric</w:t>
            </w:r>
          </w:p>
        </w:tc>
        <w:tc>
          <w:tcPr>
            <w:tcW w:w="5044" w:type="dxa"/>
            <w:gridSpan w:val="2"/>
          </w:tcPr>
          <w:p w:rsidRPr="00C20AEF" w:rsidR="00D73644" w:rsidP="00234020" w:rsidRDefault="00234020" w14:paraId="38AD399E" w14:textId="77777777">
            <w:pPr>
              <w:pStyle w:val="TabelleFlietext3"/>
              <w:spacing w:before="60" w:after="60"/>
            </w:pPr>
            <w:r>
              <w:t xml:space="preserve">6-digit company number of the seller. </w:t>
            </w:r>
          </w:p>
          <w:p w:rsidRPr="00C20AEF" w:rsidR="00234020" w:rsidP="00234020" w:rsidRDefault="000C3272" w14:paraId="688829A7" w14:textId="623A3DE1">
            <w:pPr>
              <w:pStyle w:val="TabelleFlietext3"/>
              <w:spacing w:before="60" w:after="60"/>
            </w:pPr>
            <w:r>
              <w:t>Incl. ICON for either entered operation, own operations, preferred supplier or problematic supplier.</w:t>
            </w:r>
          </w:p>
        </w:tc>
      </w:tr>
      <w:tr w:rsidRPr="00C20AEF" w:rsidR="00234020" w:rsidTr="00F31163" w14:paraId="7B1DB4AD" w14:textId="77777777">
        <w:trPr>
          <w:gridAfter w:val="1"/>
          <w:wAfter w:w="58" w:type="dxa"/>
        </w:trPr>
        <w:tc>
          <w:tcPr>
            <w:tcW w:w="2152" w:type="dxa"/>
          </w:tcPr>
          <w:p w:rsidRPr="00C20AEF" w:rsidR="00234020" w:rsidP="00234020" w:rsidRDefault="00234020" w14:paraId="4B914CE2" w14:textId="77777777">
            <w:pPr>
              <w:pStyle w:val="TabelleFlietext3"/>
              <w:spacing w:before="60" w:after="60"/>
            </w:pPr>
            <w:r>
              <w:t>Country</w:t>
            </w:r>
          </w:p>
        </w:tc>
        <w:tc>
          <w:tcPr>
            <w:tcW w:w="2152" w:type="dxa"/>
            <w:gridSpan w:val="2"/>
          </w:tcPr>
          <w:p w:rsidRPr="00C20AEF" w:rsidR="00234020" w:rsidP="00234020" w:rsidRDefault="00234020" w14:paraId="203F5E82" w14:textId="77777777">
            <w:pPr>
              <w:pStyle w:val="TabelleFlietext3"/>
              <w:spacing w:before="60" w:after="60"/>
            </w:pPr>
            <w:r>
              <w:t>Text</w:t>
            </w:r>
          </w:p>
        </w:tc>
        <w:tc>
          <w:tcPr>
            <w:tcW w:w="5044" w:type="dxa"/>
            <w:gridSpan w:val="2"/>
          </w:tcPr>
          <w:p w:rsidRPr="00C20AEF" w:rsidR="00234020" w:rsidP="00234020" w:rsidRDefault="00234020" w14:paraId="3A1963FD" w14:textId="77777777">
            <w:pPr>
              <w:pStyle w:val="TabelleFlietext3"/>
              <w:spacing w:before="60" w:after="60"/>
            </w:pPr>
            <w:r>
              <w:t>Country of the seller.</w:t>
            </w:r>
          </w:p>
        </w:tc>
      </w:tr>
      <w:tr w:rsidRPr="00C20AEF" w:rsidR="00234020" w:rsidTr="00F31163" w14:paraId="271F4A74" w14:textId="77777777">
        <w:trPr>
          <w:gridAfter w:val="1"/>
          <w:wAfter w:w="58" w:type="dxa"/>
        </w:trPr>
        <w:tc>
          <w:tcPr>
            <w:tcW w:w="2152" w:type="dxa"/>
          </w:tcPr>
          <w:p w:rsidRPr="00C20AEF" w:rsidR="00234020" w:rsidP="00234020" w:rsidRDefault="00234020" w14:paraId="3DA953E6" w14:textId="77777777">
            <w:pPr>
              <w:pStyle w:val="TabelleFlietext3"/>
              <w:spacing w:before="60" w:after="60"/>
            </w:pPr>
            <w:r>
              <w:lastRenderedPageBreak/>
              <w:t>Operating info</w:t>
            </w:r>
          </w:p>
        </w:tc>
        <w:tc>
          <w:tcPr>
            <w:tcW w:w="2152" w:type="dxa"/>
            <w:gridSpan w:val="2"/>
          </w:tcPr>
          <w:p w:rsidRPr="00C20AEF" w:rsidR="00234020" w:rsidP="00234020" w:rsidRDefault="00B960F8" w14:paraId="24046C8F" w14:textId="77777777">
            <w:pPr>
              <w:pStyle w:val="TabelleFlietext3"/>
              <w:spacing w:before="60" w:after="60"/>
            </w:pPr>
            <w:r>
              <w:t>Text</w:t>
            </w:r>
          </w:p>
        </w:tc>
        <w:tc>
          <w:tcPr>
            <w:tcW w:w="5044" w:type="dxa"/>
            <w:gridSpan w:val="2"/>
          </w:tcPr>
          <w:p w:rsidRPr="00C20AEF" w:rsidR="00234020" w:rsidP="000C3272" w:rsidRDefault="00F71E24" w14:paraId="58C560CC" w14:textId="77777777">
            <w:pPr>
              <w:pStyle w:val="TabelleFlietext3"/>
              <w:keepNext/>
              <w:spacing w:before="60" w:after="60"/>
            </w:pPr>
            <w:r>
              <w:t>Zip code and place</w:t>
            </w:r>
          </w:p>
        </w:tc>
      </w:tr>
      <w:tr w:rsidRPr="00C20AEF" w:rsidR="00234020" w:rsidTr="00F31163" w14:paraId="63C221A6" w14:textId="77777777">
        <w:trPr>
          <w:gridAfter w:val="1"/>
          <w:wAfter w:w="58" w:type="dxa"/>
        </w:trPr>
        <w:tc>
          <w:tcPr>
            <w:tcW w:w="2152" w:type="dxa"/>
          </w:tcPr>
          <w:p w:rsidRPr="00C20AEF" w:rsidR="00234020" w:rsidP="00234020" w:rsidRDefault="00234020" w14:paraId="7677FD88" w14:textId="77777777">
            <w:pPr>
              <w:pStyle w:val="TabelleFlietext3"/>
              <w:spacing w:before="60" w:after="60"/>
            </w:pPr>
            <w:r>
              <w:t>Late pickup</w:t>
            </w:r>
          </w:p>
        </w:tc>
        <w:tc>
          <w:tcPr>
            <w:tcW w:w="2152" w:type="dxa"/>
            <w:gridSpan w:val="2"/>
          </w:tcPr>
          <w:p w:rsidRPr="00C20AEF" w:rsidR="00234020" w:rsidP="00234020" w:rsidRDefault="00234020" w14:paraId="74464FDA" w14:textId="77777777">
            <w:pPr>
              <w:pStyle w:val="TabelleFlietext3"/>
              <w:spacing w:before="60" w:after="60"/>
            </w:pPr>
            <w:r>
              <w:t>Icon</w:t>
            </w:r>
          </w:p>
        </w:tc>
        <w:tc>
          <w:tcPr>
            <w:tcW w:w="5044" w:type="dxa"/>
            <w:gridSpan w:val="2"/>
          </w:tcPr>
          <w:p w:rsidRPr="00C20AEF" w:rsidR="00234020" w:rsidP="00234020" w:rsidRDefault="00406B78" w14:paraId="48724B5E" w14:textId="77777777">
            <w:pPr>
              <w:pStyle w:val="TabelleFlietext3"/>
              <w:keepNext/>
              <w:spacing w:before="60" w:after="60"/>
            </w:pPr>
            <w:r>
              <w:t>If late pickup is possible, the time is displayed.</w:t>
            </w:r>
          </w:p>
        </w:tc>
      </w:tr>
      <w:tr w:rsidRPr="00C20AEF" w:rsidR="00234020" w:rsidTr="00F31163" w14:paraId="2D0EB692" w14:textId="77777777">
        <w:trPr>
          <w:gridAfter w:val="1"/>
          <w:wAfter w:w="58" w:type="dxa"/>
        </w:trPr>
        <w:tc>
          <w:tcPr>
            <w:tcW w:w="2152" w:type="dxa"/>
          </w:tcPr>
          <w:p w:rsidRPr="00C20AEF" w:rsidR="00234020" w:rsidP="00234020" w:rsidRDefault="00234020" w14:paraId="2991C89B" w14:textId="77777777">
            <w:pPr>
              <w:pStyle w:val="TabelleFlietext3"/>
              <w:spacing w:before="60" w:after="60"/>
            </w:pPr>
            <w:r>
              <w:t>Distance</w:t>
            </w:r>
          </w:p>
        </w:tc>
        <w:tc>
          <w:tcPr>
            <w:tcW w:w="2152" w:type="dxa"/>
            <w:gridSpan w:val="2"/>
          </w:tcPr>
          <w:p w:rsidRPr="00C20AEF" w:rsidR="00234020" w:rsidP="00234020" w:rsidRDefault="00234020" w14:paraId="58C999FB" w14:textId="77777777">
            <w:pPr>
              <w:pStyle w:val="TabelleFlietext3"/>
              <w:spacing w:before="60" w:after="60"/>
            </w:pPr>
            <w:r>
              <w:t>Text</w:t>
            </w:r>
          </w:p>
        </w:tc>
        <w:tc>
          <w:tcPr>
            <w:tcW w:w="5044" w:type="dxa"/>
            <w:gridSpan w:val="2"/>
          </w:tcPr>
          <w:p w:rsidRPr="00C20AEF" w:rsidR="00234020" w:rsidP="00234020" w:rsidRDefault="00234020" w14:paraId="49250A73" w14:textId="77777777">
            <w:pPr>
              <w:pStyle w:val="TabelleFlietext3"/>
              <w:keepNext/>
              <w:spacing w:before="60" w:after="60"/>
            </w:pPr>
            <w:r>
              <w:t>Distance from GPS calculation in kilometers.</w:t>
            </w:r>
          </w:p>
        </w:tc>
      </w:tr>
      <w:tr w:rsidRPr="00C20AEF" w:rsidR="00234020" w:rsidTr="00F31163" w14:paraId="0B2D0187" w14:textId="77777777">
        <w:trPr>
          <w:gridAfter w:val="1"/>
          <w:wAfter w:w="58" w:type="dxa"/>
        </w:trPr>
        <w:tc>
          <w:tcPr>
            <w:tcW w:w="2152" w:type="dxa"/>
          </w:tcPr>
          <w:p w:rsidRPr="00C20AEF" w:rsidR="00234020" w:rsidP="00234020" w:rsidRDefault="00234020" w14:paraId="287EBBE2" w14:textId="77777777">
            <w:pPr>
              <w:pStyle w:val="TabelleFlietext3"/>
              <w:spacing w:before="60" w:after="60"/>
            </w:pPr>
            <w:r>
              <w:t>Quantity searched</w:t>
            </w:r>
          </w:p>
        </w:tc>
        <w:tc>
          <w:tcPr>
            <w:tcW w:w="2152" w:type="dxa"/>
            <w:gridSpan w:val="2"/>
          </w:tcPr>
          <w:p w:rsidRPr="00C20AEF" w:rsidR="00234020" w:rsidP="00234020" w:rsidRDefault="00234020" w14:paraId="20FA9376" w14:textId="77777777">
            <w:pPr>
              <w:pStyle w:val="TabelleFlietext3"/>
              <w:spacing w:before="60" w:after="60"/>
            </w:pPr>
            <w:r>
              <w:t>Numeric. Integer</w:t>
            </w:r>
          </w:p>
        </w:tc>
        <w:tc>
          <w:tcPr>
            <w:tcW w:w="5044" w:type="dxa"/>
            <w:gridSpan w:val="2"/>
          </w:tcPr>
          <w:p w:rsidRPr="00C20AEF" w:rsidR="00234020" w:rsidP="00234020" w:rsidRDefault="00234020" w14:paraId="47F7DED9" w14:textId="77777777">
            <w:pPr>
              <w:pStyle w:val="TabelleFlietext3"/>
              <w:keepNext/>
              <w:spacing w:before="60" w:after="60"/>
            </w:pPr>
            <w:r>
              <w:t>Quantity sought.</w:t>
            </w:r>
          </w:p>
        </w:tc>
      </w:tr>
      <w:tr w:rsidRPr="00C20AEF" w:rsidR="00234020" w:rsidTr="00F31163" w14:paraId="5212FD9F" w14:textId="77777777">
        <w:trPr>
          <w:gridAfter w:val="1"/>
          <w:wAfter w:w="58" w:type="dxa"/>
        </w:trPr>
        <w:tc>
          <w:tcPr>
            <w:tcW w:w="2152" w:type="dxa"/>
          </w:tcPr>
          <w:p w:rsidRPr="00C20AEF" w:rsidR="00234020" w:rsidP="00234020" w:rsidRDefault="00234020" w14:paraId="58A05196" w14:textId="77777777">
            <w:pPr>
              <w:pStyle w:val="TabelleFlietext3"/>
              <w:spacing w:before="60" w:after="60"/>
            </w:pPr>
            <w:r>
              <w:t>Quantity found</w:t>
            </w:r>
          </w:p>
        </w:tc>
        <w:tc>
          <w:tcPr>
            <w:tcW w:w="2152" w:type="dxa"/>
            <w:gridSpan w:val="2"/>
          </w:tcPr>
          <w:p w:rsidRPr="00C20AEF" w:rsidR="00234020" w:rsidP="00234020" w:rsidRDefault="00234020" w14:paraId="1966D484" w14:textId="77777777">
            <w:pPr>
              <w:pStyle w:val="TabelleFlietext3"/>
              <w:spacing w:before="60" w:after="60"/>
            </w:pPr>
            <w:r>
              <w:t>Numeric. Integer</w:t>
            </w:r>
          </w:p>
        </w:tc>
        <w:tc>
          <w:tcPr>
            <w:tcW w:w="5044" w:type="dxa"/>
            <w:gridSpan w:val="2"/>
          </w:tcPr>
          <w:p w:rsidRPr="00C20AEF" w:rsidR="00234020" w:rsidP="007E68E6" w:rsidRDefault="00234020" w14:paraId="18F38A72" w14:textId="4D684F44">
            <w:pPr>
              <w:pStyle w:val="TabelleFlietext3"/>
              <w:keepNext/>
              <w:spacing w:before="60" w:after="60"/>
            </w:pPr>
            <w:r>
              <w:t xml:space="preserve">Quantity found (current </w:t>
            </w:r>
            <w:proofErr w:type="spellStart"/>
            <w:r>
              <w:t>DeadStock</w:t>
            </w:r>
            <w:proofErr w:type="spellEnd"/>
            <w:r>
              <w:t xml:space="preserve"> inventory, see also </w:t>
            </w:r>
            <w:r w:rsidRPr="00C20AEF" w:rsidR="007E68E6">
              <w:fldChar w:fldCharType="begin"/>
            </w:r>
            <w:r w:rsidRPr="00C20AEF" w:rsidR="007E68E6">
              <w:instrText xml:space="preserve"> REF FKT_SUCH_3 \h  \* MERGEFORMAT </w:instrText>
            </w:r>
            <w:r w:rsidRPr="00C20AEF" w:rsidR="007E68E6">
              <w:fldChar w:fldCharType="separate"/>
            </w:r>
            <w:proofErr w:type="spellStart"/>
            <w:r w:rsidRPr="00C50A59" w:rsidR="000D3A2D">
              <w:t>Anforderung</w:t>
            </w:r>
            <w:proofErr w:type="spellEnd"/>
            <w:r w:rsidRPr="00C50A59" w:rsidR="000D3A2D">
              <w:t>: FKT-SUCH-3</w:t>
            </w:r>
            <w:r w:rsidRPr="00C20AEF" w:rsidR="007E68E6">
              <w:fldChar w:fldCharType="end"/>
            </w:r>
            <w:r>
              <w:t>).</w:t>
            </w:r>
          </w:p>
        </w:tc>
      </w:tr>
      <w:tr w:rsidRPr="00C20AEF" w:rsidR="00234020" w:rsidTr="00F31163" w14:paraId="65DA2116" w14:textId="77777777">
        <w:trPr>
          <w:gridAfter w:val="1"/>
          <w:wAfter w:w="58" w:type="dxa"/>
        </w:trPr>
        <w:tc>
          <w:tcPr>
            <w:tcW w:w="2152" w:type="dxa"/>
          </w:tcPr>
          <w:p w:rsidRPr="00C20AEF" w:rsidR="00234020" w:rsidP="00234020" w:rsidRDefault="006B52D1" w14:paraId="3D989E2B" w14:textId="776E4473">
            <w:pPr>
              <w:pStyle w:val="TabelleFlietext3"/>
              <w:spacing w:before="60" w:after="60"/>
            </w:pPr>
            <w:proofErr w:type="spellStart"/>
            <w:r>
              <w:t>DeadStock</w:t>
            </w:r>
            <w:proofErr w:type="spellEnd"/>
            <w:r>
              <w:t xml:space="preserve"> order value</w:t>
            </w:r>
          </w:p>
        </w:tc>
        <w:tc>
          <w:tcPr>
            <w:tcW w:w="2152" w:type="dxa"/>
            <w:gridSpan w:val="2"/>
          </w:tcPr>
          <w:p w:rsidRPr="00C20AEF" w:rsidR="00234020" w:rsidP="00234020" w:rsidRDefault="00234020" w14:paraId="22F8B68F" w14:textId="77777777">
            <w:pPr>
              <w:pStyle w:val="TabelleFlietext3"/>
              <w:spacing w:before="60" w:after="60"/>
            </w:pPr>
            <w:r>
              <w:t>Price format</w:t>
            </w:r>
          </w:p>
        </w:tc>
        <w:tc>
          <w:tcPr>
            <w:tcW w:w="5044" w:type="dxa"/>
            <w:gridSpan w:val="2"/>
          </w:tcPr>
          <w:p w:rsidRPr="00C20AEF" w:rsidR="00234020" w:rsidP="00234020" w:rsidRDefault="006B52D1" w14:paraId="3A8044BF" w14:textId="1AAF48AA">
            <w:pPr>
              <w:pStyle w:val="TabelleFlietext3"/>
              <w:keepNext/>
              <w:spacing w:before="60" w:after="60"/>
            </w:pPr>
            <w:proofErr w:type="spellStart"/>
            <w:r>
              <w:t>DeadStock</w:t>
            </w:r>
            <w:proofErr w:type="spellEnd"/>
            <w:r>
              <w:t xml:space="preserve"> order value of the item (seller's </w:t>
            </w:r>
            <w:proofErr w:type="spellStart"/>
            <w:r>
              <w:t>DeadStock</w:t>
            </w:r>
            <w:proofErr w:type="spellEnd"/>
            <w:r>
              <w:t xml:space="preserve"> price times quantity searched), also for own operations if the part is included in the </w:t>
            </w:r>
            <w:proofErr w:type="spellStart"/>
            <w:r>
              <w:t>DeadStock</w:t>
            </w:r>
            <w:proofErr w:type="spellEnd"/>
            <w:r>
              <w:t xml:space="preserve"> assortment, 0 otherwise</w:t>
            </w:r>
          </w:p>
        </w:tc>
      </w:tr>
      <w:tr w:rsidRPr="00C20AEF" w:rsidR="008074A6" w:rsidTr="00F31163" w14:paraId="2873B3FC" w14:textId="77777777">
        <w:trPr>
          <w:gridAfter w:val="1"/>
          <w:wAfter w:w="58" w:type="dxa"/>
        </w:trPr>
        <w:tc>
          <w:tcPr>
            <w:tcW w:w="2152" w:type="dxa"/>
          </w:tcPr>
          <w:p w:rsidRPr="00C20AEF" w:rsidR="008074A6" w:rsidP="00234020" w:rsidRDefault="008074A6" w14:paraId="7C3430B1" w14:textId="77777777">
            <w:pPr>
              <w:pStyle w:val="TabelleFlietext3"/>
              <w:spacing w:before="60" w:after="60"/>
            </w:pPr>
            <w:r>
              <w:t>Advantage</w:t>
            </w:r>
          </w:p>
        </w:tc>
        <w:tc>
          <w:tcPr>
            <w:tcW w:w="2152" w:type="dxa"/>
            <w:gridSpan w:val="2"/>
          </w:tcPr>
          <w:p w:rsidRPr="00C20AEF" w:rsidR="008074A6" w:rsidP="00234020" w:rsidRDefault="008074A6" w14:paraId="793CDF1F" w14:textId="77777777">
            <w:pPr>
              <w:pStyle w:val="TabelleFlietext3"/>
              <w:spacing w:before="60" w:after="60"/>
            </w:pPr>
            <w:r>
              <w:t>Price format</w:t>
            </w:r>
          </w:p>
        </w:tc>
        <w:tc>
          <w:tcPr>
            <w:tcW w:w="5044" w:type="dxa"/>
            <w:gridSpan w:val="2"/>
          </w:tcPr>
          <w:p w:rsidRPr="00C20AEF" w:rsidR="008074A6" w:rsidP="008074A6" w:rsidRDefault="008074A6" w14:paraId="2F48ACF6" w14:textId="53D2FFA9">
            <w:pPr>
              <w:pStyle w:val="TabelleFlietext3"/>
              <w:keepNext/>
              <w:spacing w:before="60" w:after="60"/>
            </w:pPr>
            <w:r>
              <w:t xml:space="preserve">Advantage = ((BLP of the LC responsible for delivery - discount rate according to discount group) - </w:t>
            </w:r>
            <w:proofErr w:type="spellStart"/>
            <w:r>
              <w:t>DeadStock</w:t>
            </w:r>
            <w:proofErr w:type="spellEnd"/>
            <w:r>
              <w:t xml:space="preserve"> price) x quantity sought</w:t>
            </w:r>
          </w:p>
          <w:p w:rsidRPr="00C20AEF" w:rsidR="009B4A22" w:rsidP="00063A42" w:rsidRDefault="00AF3BAA" w14:paraId="768D5E9D" w14:textId="52D18745">
            <w:pPr>
              <w:pStyle w:val="TabelleFlietext3"/>
              <w:keepNext/>
              <w:spacing w:before="60" w:after="60"/>
            </w:pPr>
            <w:r>
              <w:t xml:space="preserve">Formula is displayed as tooltip, also for own operations, if the part is included in the </w:t>
            </w:r>
            <w:proofErr w:type="spellStart"/>
            <w:r>
              <w:t>DeadStock</w:t>
            </w:r>
            <w:proofErr w:type="spellEnd"/>
            <w:r>
              <w:t xml:space="preserve"> assortment, otherwise 0</w:t>
            </w:r>
          </w:p>
        </w:tc>
      </w:tr>
      <w:tr w:rsidRPr="00C20AEF" w:rsidR="00234020" w:rsidTr="00F31163" w14:paraId="07704FEA" w14:textId="77777777">
        <w:trPr>
          <w:gridAfter w:val="1"/>
          <w:wAfter w:w="58" w:type="dxa"/>
        </w:trPr>
        <w:tc>
          <w:tcPr>
            <w:tcW w:w="2152" w:type="dxa"/>
          </w:tcPr>
          <w:p w:rsidRPr="00C20AEF" w:rsidR="00234020" w:rsidP="00234020" w:rsidRDefault="00234020" w14:paraId="79CC8344" w14:textId="77777777">
            <w:pPr>
              <w:pStyle w:val="TabelleFlietext3"/>
              <w:spacing w:before="60" w:after="60"/>
            </w:pPr>
            <w:r>
              <w:t>Weight</w:t>
            </w:r>
          </w:p>
        </w:tc>
        <w:tc>
          <w:tcPr>
            <w:tcW w:w="2152" w:type="dxa"/>
            <w:gridSpan w:val="2"/>
          </w:tcPr>
          <w:p w:rsidRPr="00C20AEF" w:rsidR="00234020" w:rsidP="00234020" w:rsidRDefault="00234020" w14:paraId="35D4B4CD" w14:textId="77777777">
            <w:pPr>
              <w:pStyle w:val="TabelleFlietext3"/>
              <w:spacing w:before="60" w:after="60"/>
            </w:pPr>
            <w:r>
              <w:t>Weight format</w:t>
            </w:r>
          </w:p>
        </w:tc>
        <w:tc>
          <w:tcPr>
            <w:tcW w:w="5044" w:type="dxa"/>
            <w:gridSpan w:val="2"/>
          </w:tcPr>
          <w:p w:rsidRPr="00C20AEF" w:rsidR="00234020" w:rsidP="00234020" w:rsidRDefault="00234020" w14:paraId="3C28E1EF" w14:textId="3119DA2A">
            <w:pPr>
              <w:pStyle w:val="TabelleFlietext3"/>
              <w:keepNext/>
              <w:spacing w:before="60" w:after="60"/>
            </w:pPr>
            <w:r>
              <w:t>Net weight of the item (net weight times quantity searched).</w:t>
            </w:r>
          </w:p>
        </w:tc>
      </w:tr>
      <w:tr w:rsidRPr="00C20AEF" w:rsidR="00F31163" w:rsidTr="00F31163" w14:paraId="3BC99402" w14:textId="77777777">
        <w:tc>
          <w:tcPr>
            <w:tcW w:w="2165" w:type="dxa"/>
            <w:gridSpan w:val="2"/>
          </w:tcPr>
          <w:p w:rsidRPr="00F31163" w:rsidR="00F31163" w:rsidP="00337B36" w:rsidRDefault="00F31163" w14:paraId="0CB3BE17" w14:textId="77777777">
            <w:pPr>
              <w:pStyle w:val="TabelleFlietext3"/>
              <w:spacing w:before="60" w:after="60"/>
              <w:rPr>
                <w:highlight w:val="magenta"/>
              </w:rPr>
            </w:pPr>
            <w:r>
              <w:rPr>
                <w:highlight w:val="magenta"/>
              </w:rPr>
              <w:t>Part number found</w:t>
            </w:r>
          </w:p>
        </w:tc>
        <w:tc>
          <w:tcPr>
            <w:tcW w:w="2165" w:type="dxa"/>
            <w:gridSpan w:val="2"/>
          </w:tcPr>
          <w:p w:rsidRPr="00F31163" w:rsidR="00F31163" w:rsidP="00337B36" w:rsidRDefault="00F31163" w14:paraId="6690357F" w14:textId="77777777">
            <w:pPr>
              <w:pStyle w:val="TabelleFlietext3"/>
              <w:spacing w:before="60" w:after="60"/>
              <w:rPr>
                <w:highlight w:val="magenta"/>
              </w:rPr>
            </w:pPr>
            <w:r>
              <w:rPr>
                <w:highlight w:val="magenta"/>
              </w:rPr>
              <w:t>Memory format</w:t>
            </w:r>
          </w:p>
        </w:tc>
        <w:tc>
          <w:tcPr>
            <w:tcW w:w="5076" w:type="dxa"/>
            <w:gridSpan w:val="2"/>
          </w:tcPr>
          <w:p w:rsidRPr="00C20AEF" w:rsidR="00F31163" w:rsidP="00337B36" w:rsidRDefault="00F31163" w14:paraId="45612B5E" w14:textId="48BEA590">
            <w:pPr>
              <w:pStyle w:val="TabelleFlietext3"/>
              <w:spacing w:before="60" w:after="60"/>
            </w:pPr>
            <w:r>
              <w:rPr>
                <w:highlight w:val="magenta"/>
              </w:rPr>
              <w:t>Display of the found part number in the memory format (hidden by default, but if explicitly selected by the user, it remains displayed)</w:t>
            </w:r>
          </w:p>
        </w:tc>
      </w:tr>
    </w:tbl>
    <w:p w:rsidRPr="00C20AEF" w:rsidR="00234020" w:rsidP="00234020" w:rsidRDefault="00234020" w14:paraId="7AB67F6C" w14:textId="19A7D6EB">
      <w:pPr>
        <w:pStyle w:val="Beschriftung"/>
      </w:pPr>
      <w:bookmarkStart w:name="_Toc255401700" w:id="433"/>
      <w:bookmarkStart w:name="_Toc98411832" w:id="434"/>
      <w:r>
        <w:rPr>
          <w:highlight w:val="magenta"/>
        </w:rPr>
        <w:t xml:space="preserve">Table </w:t>
      </w:r>
      <w:r w:rsidRPr="00F31163" w:rsidR="008F2353">
        <w:rPr>
          <w:highlight w:val="magenta"/>
        </w:rPr>
        <w:fldChar w:fldCharType="begin"/>
      </w:r>
      <w:r w:rsidRPr="00F31163" w:rsidR="008F2353">
        <w:rPr>
          <w:highlight w:val="magenta"/>
        </w:rPr>
        <w:instrText xml:space="preserve"> STYLEREF 1 \s </w:instrText>
      </w:r>
      <w:r w:rsidRPr="00F31163" w:rsidR="008F2353">
        <w:rPr>
          <w:highlight w:val="magenta"/>
        </w:rPr>
        <w:fldChar w:fldCharType="separate"/>
      </w:r>
      <w:r w:rsidR="000D3A2D">
        <w:rPr>
          <w:highlight w:val="magenta"/>
        </w:rPr>
        <w:t>4</w:t>
      </w:r>
      <w:r w:rsidRPr="00F31163" w:rsidR="008F2353">
        <w:rPr>
          <w:highlight w:val="magenta"/>
        </w:rPr>
        <w:fldChar w:fldCharType="end"/>
      </w:r>
      <w:r>
        <w:rPr>
          <w:highlight w:val="magenta"/>
        </w:rPr>
        <w:noBreakHyphen/>
      </w:r>
      <w:r w:rsidRPr="00F31163" w:rsidR="008F2353">
        <w:rPr>
          <w:highlight w:val="magenta"/>
        </w:rPr>
        <w:fldChar w:fldCharType="begin"/>
      </w:r>
      <w:r w:rsidRPr="00F31163" w:rsidR="008F2353">
        <w:rPr>
          <w:highlight w:val="magenta"/>
        </w:rPr>
        <w:instrText xml:space="preserve"> SEQ Tabelle \* ARABIC \s 1 </w:instrText>
      </w:r>
      <w:r w:rsidRPr="00F31163" w:rsidR="008F2353">
        <w:rPr>
          <w:highlight w:val="magenta"/>
        </w:rPr>
        <w:fldChar w:fldCharType="separate"/>
      </w:r>
      <w:r w:rsidR="000D3A2D">
        <w:rPr>
          <w:highlight w:val="magenta"/>
        </w:rPr>
        <w:t>28</w:t>
      </w:r>
      <w:r w:rsidRPr="00F31163" w:rsidR="008F2353">
        <w:rPr>
          <w:highlight w:val="magenta"/>
        </w:rPr>
        <w:fldChar w:fldCharType="end"/>
      </w:r>
      <w:r>
        <w:rPr>
          <w:highlight w:val="magenta"/>
        </w:rPr>
        <w:t xml:space="preserve"> - Panel part search: Columns General view of results</w:t>
      </w:r>
      <w:bookmarkEnd w:id="433"/>
      <w:bookmarkEnd w:id="434"/>
    </w:p>
    <w:p w:rsidRPr="00C20AEF" w:rsidR="00234020" w:rsidP="00234020" w:rsidRDefault="00234020" w14:paraId="46435403" w14:textId="77777777">
      <w:pPr>
        <w:pStyle w:val="Anforderungsnummer"/>
      </w:pPr>
      <w:r>
        <w:t>Requirement: FKT-GUI-147</w:t>
      </w:r>
    </w:p>
    <w:p w:rsidRPr="00C20AEF" w:rsidR="00234020" w:rsidP="00F71E24" w:rsidRDefault="00234020" w14:paraId="1FFAC1A5" w14:textId="1169A929">
      <w:pPr>
        <w:pStyle w:val="Anforderungstext"/>
      </w:pPr>
      <w:r>
        <w:t xml:space="preserve">The column </w:t>
      </w:r>
      <w:r>
        <w:rPr>
          <w:i/>
        </w:rPr>
        <w:t>Quantity searched</w:t>
      </w:r>
      <w:r>
        <w:t xml:space="preserve"> must be editable (only for </w:t>
      </w:r>
      <w:proofErr w:type="spellStart"/>
      <w:r>
        <w:t>DeadStock</w:t>
      </w:r>
      <w:proofErr w:type="spellEnd"/>
      <w:r>
        <w:t xml:space="preserve">). The user can enter integers between 0 and the </w:t>
      </w:r>
      <w:r>
        <w:rPr>
          <w:i/>
        </w:rPr>
        <w:t xml:space="preserve">found quantity </w:t>
      </w:r>
      <w:r>
        <w:t>in a text field. If a user changes the quantity to 0, this part number (later) will not be added to the shopping cart (no hint message will be displayed).</w:t>
      </w:r>
    </w:p>
    <w:p w:rsidRPr="00C20AEF" w:rsidR="0034307A" w:rsidP="0034307A" w:rsidRDefault="0034307A" w14:paraId="71E3A683" w14:textId="77777777">
      <w:pPr>
        <w:pStyle w:val="Textkrper"/>
      </w:pPr>
    </w:p>
    <w:p w:rsidRPr="00C20AEF" w:rsidR="00234020" w:rsidP="00234020" w:rsidRDefault="00234020" w14:paraId="4577EC0C" w14:textId="77777777">
      <w:pPr>
        <w:pStyle w:val="Anforderungsnummer"/>
      </w:pPr>
      <w:r>
        <w:t>Requirement: FKT-GUI-148</w:t>
      </w:r>
    </w:p>
    <w:p w:rsidRPr="00C20AEF" w:rsidR="00234020" w:rsidP="00234020" w:rsidRDefault="0012276D" w14:paraId="24A756F6" w14:textId="2DD157EE">
      <w:pPr>
        <w:pStyle w:val="Anforderungstext"/>
      </w:pPr>
      <w:r>
        <w:t xml:space="preserve">The system must automatically update the </w:t>
      </w:r>
      <w:proofErr w:type="spellStart"/>
      <w:r>
        <w:t>DeadStock</w:t>
      </w:r>
      <w:proofErr w:type="spellEnd"/>
      <w:r>
        <w:t xml:space="preserve"> order value and the item's benefit when the user changes and confirms the value in the </w:t>
      </w:r>
      <w:r>
        <w:rPr>
          <w:i/>
        </w:rPr>
        <w:t>Quantity Wanted</w:t>
      </w:r>
      <w:r>
        <w:t xml:space="preserve"> column (for third-party operations only).</w:t>
      </w:r>
    </w:p>
    <w:p w:rsidRPr="00C20AEF" w:rsidR="0034307A" w:rsidP="0034307A" w:rsidRDefault="0034307A" w14:paraId="42BFE399" w14:textId="77777777">
      <w:pPr>
        <w:pStyle w:val="Textkrper"/>
      </w:pPr>
    </w:p>
    <w:p w:rsidRPr="00C20AEF" w:rsidR="00234020" w:rsidP="00234020" w:rsidRDefault="00234020" w14:paraId="568B4251" w14:textId="77777777">
      <w:pPr>
        <w:pStyle w:val="Anforderungsnummer"/>
      </w:pPr>
      <w:r>
        <w:t>Requirement: FKT-GUI-149</w:t>
      </w:r>
    </w:p>
    <w:p w:rsidRPr="00C20AEF" w:rsidR="008074A6" w:rsidP="004A04EE" w:rsidRDefault="00234020" w14:paraId="377C002F" w14:textId="77777777">
      <w:pPr>
        <w:pStyle w:val="Anforderungstext"/>
      </w:pPr>
      <w:r>
        <w:t xml:space="preserve">The system must automatically update the weight of the item when the user changes and confirms the value in the </w:t>
      </w:r>
      <w:r>
        <w:rPr>
          <w:i/>
        </w:rPr>
        <w:t>Quantity searched</w:t>
      </w:r>
      <w:r>
        <w:t xml:space="preserve"> column.</w:t>
      </w:r>
    </w:p>
    <w:p w:rsidRPr="00C20AEF" w:rsidR="0034307A" w:rsidP="008074A6" w:rsidRDefault="0034307A" w14:paraId="2B1FCDFD" w14:textId="77777777">
      <w:pPr>
        <w:pStyle w:val="Anforderungsnummer"/>
      </w:pPr>
    </w:p>
    <w:p w:rsidRPr="00C20AEF" w:rsidR="00234020" w:rsidP="00234020" w:rsidRDefault="00234020" w14:paraId="7E2E1E40" w14:textId="77777777">
      <w:pPr>
        <w:pStyle w:val="berschrift4"/>
      </w:pPr>
      <w:bookmarkStart w:name="_Ref254272862" w:id="435"/>
      <w:bookmarkStart w:name="_Ref312315119" w:id="436"/>
      <w:r>
        <w:t>Optimized by price</w:t>
      </w:r>
      <w:bookmarkEnd w:id="435"/>
      <w:r>
        <w:t xml:space="preserve"> or optimized by supplier</w:t>
      </w:r>
      <w:bookmarkEnd w:id="436"/>
    </w:p>
    <w:p w:rsidRPr="00C20AEF" w:rsidR="00234020" w:rsidP="00234020" w:rsidRDefault="00234020" w14:paraId="4A4B780F" w14:textId="329CB50C">
      <w:pPr>
        <w:pStyle w:val="Textkrper"/>
      </w:pPr>
      <w:r>
        <w:t>The optimized views show the price-optimized or the supplier-optimized search result. This view is only available if the user is searching for multiple part numbers.</w:t>
      </w:r>
    </w:p>
    <w:p w:rsidRPr="00C20AEF" w:rsidR="00234020" w:rsidP="00234020" w:rsidRDefault="00234020" w14:paraId="4C49A633" w14:textId="77777777">
      <w:pPr>
        <w:pStyle w:val="Textkrper"/>
      </w:pPr>
      <w:r>
        <w:t xml:space="preserve">The optimized results are displayed in </w:t>
      </w:r>
      <w:proofErr w:type="spellStart"/>
      <w:r>
        <w:t>treetables</w:t>
      </w:r>
      <w:proofErr w:type="spellEnd"/>
      <w:r>
        <w:t xml:space="preserve"> to clearly assign the found part numbers to the individual sellers. The main branches of the </w:t>
      </w:r>
      <w:proofErr w:type="spellStart"/>
      <w:r>
        <w:t>treetables</w:t>
      </w:r>
      <w:proofErr w:type="spellEnd"/>
      <w:r>
        <w:t xml:space="preserve"> show the operational information, the sub-branches show the information about the found part numbers. Each seller (main branch) is assigned the part numbers (sub-branches) found with him.</w:t>
      </w:r>
    </w:p>
    <w:p w:rsidRPr="00C20AEF" w:rsidR="00234020" w:rsidP="00234020" w:rsidRDefault="00234020" w14:paraId="4079C8B2" w14:textId="77777777">
      <w:pPr>
        <w:pStyle w:val="Anforderungsnummer"/>
      </w:pPr>
      <w:r>
        <w:lastRenderedPageBreak/>
        <w:t>Requirement: FKT-GUI-150</w:t>
      </w:r>
    </w:p>
    <w:p w:rsidRPr="00C20AEF" w:rsidR="00234020" w:rsidP="00234020" w:rsidRDefault="000062B9" w14:paraId="1B152A29" w14:textId="7F0DF9DE">
      <w:pPr>
        <w:pStyle w:val="Anforderungstext"/>
      </w:pPr>
      <w:r>
        <w:t xml:space="preserve">The system must display the price-optimized result and the supplier-optimized result each in a </w:t>
      </w:r>
      <w:proofErr w:type="spellStart"/>
      <w:r>
        <w:t>treetable</w:t>
      </w:r>
      <w:proofErr w:type="spellEnd"/>
      <w:r>
        <w:t xml:space="preserve">. </w:t>
      </w:r>
    </w:p>
    <w:p w:rsidRPr="00C20AEF" w:rsidR="0034307A" w:rsidP="0034307A" w:rsidRDefault="0034307A" w14:paraId="15FF240A" w14:textId="77777777">
      <w:pPr>
        <w:pStyle w:val="Textkrper"/>
      </w:pPr>
    </w:p>
    <w:p w:rsidRPr="00C20AEF" w:rsidR="00234020" w:rsidP="00234020" w:rsidRDefault="00234020" w14:paraId="78164F7F" w14:textId="77777777">
      <w:pPr>
        <w:pStyle w:val="Anforderungsnummer"/>
      </w:pPr>
      <w:r>
        <w:t>Requirement: FKT-GUI-151</w:t>
      </w:r>
    </w:p>
    <w:p w:rsidRPr="00C20AEF" w:rsidR="00234020" w:rsidP="00234020" w:rsidRDefault="00234020" w14:paraId="0AF4C05D" w14:textId="77777777">
      <w:pPr>
        <w:pStyle w:val="Anforderungstext"/>
      </w:pPr>
      <w:r>
        <w:t>The system must display one main branch per vendor with the following values:</w:t>
      </w:r>
    </w:p>
    <w:p w:rsidRPr="00C20AEF" w:rsidR="0034307A" w:rsidP="0034307A" w:rsidRDefault="0034307A" w14:paraId="6A8461C3" w14:textId="77777777">
      <w:pPr>
        <w:pStyle w:val="Textkrper"/>
      </w:pPr>
    </w:p>
    <w:tbl>
      <w:tblPr>
        <w:tblW w:w="5000" w:type="pct"/>
        <w:tblBorders>
          <w:top w:val="single" w:color="E20074" w:sz="18" w:space="0"/>
          <w:insideH w:val="single" w:color="auto" w:sz="4" w:space="0"/>
        </w:tblBorders>
        <w:tblLayout w:type="fixed"/>
        <w:tblLook w:val="01E0" w:firstRow="1" w:lastRow="1" w:firstColumn="1" w:lastColumn="1" w:noHBand="0" w:noVBand="0"/>
      </w:tblPr>
      <w:tblGrid>
        <w:gridCol w:w="1928"/>
        <w:gridCol w:w="2034"/>
        <w:gridCol w:w="5386"/>
      </w:tblGrid>
      <w:tr w:rsidRPr="00C20AEF" w:rsidR="00234020" w:rsidTr="00234020" w14:paraId="27AB59F7" w14:textId="77777777">
        <w:trPr>
          <w:tblHeader/>
        </w:trPr>
        <w:tc>
          <w:tcPr>
            <w:tcW w:w="1970" w:type="dxa"/>
            <w:tcBorders>
              <w:top w:val="single" w:color="E20074" w:sz="18" w:space="0"/>
              <w:bottom w:val="single" w:color="auto" w:sz="4" w:space="0"/>
            </w:tcBorders>
            <w:shd w:val="clear" w:color="auto" w:fill="E0E0E0"/>
          </w:tcPr>
          <w:p w:rsidRPr="00C20AEF" w:rsidR="00234020" w:rsidP="00234020" w:rsidRDefault="00234020" w14:paraId="73A75598" w14:textId="77777777">
            <w:pPr>
              <w:pStyle w:val="TableHeading"/>
              <w:keepNext w:val="0"/>
              <w:rPr>
                <w:rStyle w:val="Fett"/>
                <w:b/>
                <w:bCs/>
              </w:rPr>
            </w:pPr>
            <w:r>
              <w:rPr>
                <w:rStyle w:val="Fett"/>
                <w:b/>
              </w:rPr>
              <w:t>Column</w:t>
            </w:r>
          </w:p>
        </w:tc>
        <w:tc>
          <w:tcPr>
            <w:tcW w:w="2079" w:type="dxa"/>
            <w:tcBorders>
              <w:top w:val="single" w:color="E20074" w:sz="18" w:space="0"/>
              <w:bottom w:val="single" w:color="auto" w:sz="4" w:space="0"/>
            </w:tcBorders>
            <w:shd w:val="clear" w:color="auto" w:fill="E0E0E0"/>
          </w:tcPr>
          <w:p w:rsidRPr="00C20AEF" w:rsidR="00234020" w:rsidP="00234020" w:rsidRDefault="00234020" w14:paraId="758BADAA" w14:textId="77777777">
            <w:pPr>
              <w:pStyle w:val="TableHeading"/>
              <w:keepNext w:val="0"/>
              <w:rPr>
                <w:rStyle w:val="Fett"/>
                <w:b/>
                <w:bCs/>
              </w:rPr>
            </w:pPr>
            <w:r>
              <w:rPr>
                <w:rStyle w:val="Fett"/>
                <w:b/>
              </w:rPr>
              <w:t>Format</w:t>
            </w:r>
          </w:p>
        </w:tc>
        <w:tc>
          <w:tcPr>
            <w:tcW w:w="5515" w:type="dxa"/>
            <w:tcBorders>
              <w:top w:val="single" w:color="E20074" w:sz="18" w:space="0"/>
              <w:bottom w:val="single" w:color="auto" w:sz="4" w:space="0"/>
            </w:tcBorders>
            <w:shd w:val="clear" w:color="auto" w:fill="E0E0E0"/>
          </w:tcPr>
          <w:p w:rsidRPr="00C20AEF" w:rsidR="00234020" w:rsidP="00234020" w:rsidRDefault="00234020" w14:paraId="0A923FEF" w14:textId="77777777">
            <w:pPr>
              <w:pStyle w:val="TableHeading"/>
              <w:keepNext w:val="0"/>
              <w:rPr>
                <w:rStyle w:val="Fett"/>
                <w:b/>
                <w:bCs/>
              </w:rPr>
            </w:pPr>
            <w:r>
              <w:rPr>
                <w:rStyle w:val="Fett"/>
                <w:b/>
              </w:rPr>
              <w:t>Display</w:t>
            </w:r>
          </w:p>
        </w:tc>
      </w:tr>
      <w:tr w:rsidRPr="00C20AEF" w:rsidR="00EA7025" w:rsidTr="00234020" w14:paraId="516BE7C7" w14:textId="77777777">
        <w:tc>
          <w:tcPr>
            <w:tcW w:w="1970" w:type="dxa"/>
            <w:tcBorders>
              <w:top w:val="single" w:color="auto" w:sz="4" w:space="0"/>
            </w:tcBorders>
          </w:tcPr>
          <w:p w:rsidRPr="00C20AEF" w:rsidR="00EA7025" w:rsidP="00DD4716" w:rsidRDefault="00EA7025" w14:paraId="73A71DA9" w14:textId="77777777">
            <w:pPr>
              <w:pStyle w:val="TabelleFlietext3"/>
              <w:spacing w:before="60" w:after="60"/>
            </w:pPr>
            <w:r>
              <w:t>in shopping cart</w:t>
            </w:r>
          </w:p>
        </w:tc>
        <w:tc>
          <w:tcPr>
            <w:tcW w:w="2079" w:type="dxa"/>
            <w:tcBorders>
              <w:top w:val="single" w:color="auto" w:sz="4" w:space="0"/>
            </w:tcBorders>
          </w:tcPr>
          <w:p w:rsidRPr="00C20AEF" w:rsidR="00EA7025" w:rsidP="00DD4716" w:rsidRDefault="00EA7025" w14:paraId="6D29E0CA" w14:textId="77777777">
            <w:pPr>
              <w:pStyle w:val="TabelleFlietext3"/>
              <w:spacing w:before="60" w:after="60"/>
            </w:pPr>
            <w:r>
              <w:t>Checkbox</w:t>
            </w:r>
          </w:p>
        </w:tc>
        <w:tc>
          <w:tcPr>
            <w:tcW w:w="5515" w:type="dxa"/>
            <w:tcBorders>
              <w:top w:val="single" w:color="auto" w:sz="4" w:space="0"/>
            </w:tcBorders>
          </w:tcPr>
          <w:p w:rsidRPr="00C20AEF" w:rsidR="00EA7025" w:rsidP="00DD4716" w:rsidRDefault="00EA7025" w14:paraId="7AA1A415" w14:textId="77777777">
            <w:pPr>
              <w:pStyle w:val="TabelleFlietext3"/>
              <w:keepNext/>
              <w:spacing w:before="60" w:after="60"/>
            </w:pPr>
            <w:r>
              <w:t xml:space="preserve">Editable. Marks whether all parts of the supplier should be added to the shopping cart when clicking the </w:t>
            </w:r>
            <w:r>
              <w:rPr>
                <w:i/>
              </w:rPr>
              <w:t>Add to</w:t>
            </w:r>
            <w:r>
              <w:t xml:space="preserve">  cart button.</w:t>
            </w:r>
          </w:p>
          <w:p w:rsidRPr="00C20AEF" w:rsidR="00EA7025" w:rsidP="00DD4716" w:rsidRDefault="00EA7025" w14:paraId="2620BFD4" w14:textId="77777777">
            <w:pPr>
              <w:pStyle w:val="TabelleFlietext3"/>
              <w:keepNext/>
              <w:spacing w:before="60" w:after="60"/>
            </w:pPr>
            <w:r>
              <w:t>The checkbox is uncheckable for suppliers who are own plants.</w:t>
            </w:r>
          </w:p>
        </w:tc>
      </w:tr>
      <w:tr w:rsidRPr="00C20AEF" w:rsidR="00EA7025" w:rsidTr="00234020" w14:paraId="028D8D50" w14:textId="77777777">
        <w:tc>
          <w:tcPr>
            <w:tcW w:w="1970" w:type="dxa"/>
            <w:tcBorders>
              <w:top w:val="single" w:color="auto" w:sz="4" w:space="0"/>
            </w:tcBorders>
          </w:tcPr>
          <w:p w:rsidRPr="00C20AEF" w:rsidR="00EA7025" w:rsidP="00DD4716" w:rsidRDefault="00EA7025" w14:paraId="33A7AD3D" w14:textId="77777777">
            <w:pPr>
              <w:pStyle w:val="TabelleFlietext3"/>
              <w:spacing w:before="60" w:after="60"/>
            </w:pPr>
            <w:r>
              <w:t>Seller</w:t>
            </w:r>
          </w:p>
        </w:tc>
        <w:tc>
          <w:tcPr>
            <w:tcW w:w="2079" w:type="dxa"/>
            <w:tcBorders>
              <w:top w:val="single" w:color="auto" w:sz="4" w:space="0"/>
            </w:tcBorders>
          </w:tcPr>
          <w:p w:rsidRPr="00C20AEF" w:rsidR="00EA7025" w:rsidP="00DD4716" w:rsidRDefault="00EA7025" w14:paraId="42ADBEDF" w14:textId="77777777">
            <w:pPr>
              <w:pStyle w:val="TabelleFlietext3"/>
              <w:spacing w:before="60" w:after="60"/>
            </w:pPr>
            <w:r>
              <w:t>6-digit company no. and country as text</w:t>
            </w:r>
          </w:p>
        </w:tc>
        <w:tc>
          <w:tcPr>
            <w:tcW w:w="5515" w:type="dxa"/>
            <w:tcBorders>
              <w:top w:val="single" w:color="auto" w:sz="4" w:space="0"/>
            </w:tcBorders>
          </w:tcPr>
          <w:p w:rsidRPr="00C20AEF" w:rsidR="00EA7025" w:rsidP="00DD4716" w:rsidRDefault="00EA7025" w14:paraId="1E805651" w14:textId="77777777">
            <w:pPr>
              <w:pStyle w:val="TabelleFlietext3"/>
              <w:spacing w:before="60" w:after="60"/>
            </w:pPr>
            <w:r>
              <w:t>Company number and country.</w:t>
            </w:r>
          </w:p>
          <w:p w:rsidRPr="00C20AEF" w:rsidR="00EA7025" w:rsidP="00DD4716" w:rsidRDefault="00EA7025" w14:paraId="3C7C2B15" w14:textId="19AF8F02">
            <w:pPr>
              <w:pStyle w:val="TabelleFlietext3"/>
              <w:spacing w:before="60" w:after="60"/>
            </w:pPr>
            <w:r>
              <w:t>Icon for entered farm, own farms, preferred or. problematic farm.</w:t>
            </w:r>
          </w:p>
        </w:tc>
      </w:tr>
      <w:tr w:rsidRPr="00C20AEF" w:rsidR="00EA7025" w:rsidTr="00234020" w14:paraId="11466B74" w14:textId="77777777">
        <w:tc>
          <w:tcPr>
            <w:tcW w:w="1970" w:type="dxa"/>
          </w:tcPr>
          <w:p w:rsidRPr="00C20AEF" w:rsidR="00EA7025" w:rsidP="00234020" w:rsidRDefault="00EA7025" w14:paraId="0B72F0E2" w14:textId="77777777">
            <w:pPr>
              <w:pStyle w:val="TabelleFlietext3"/>
              <w:spacing w:before="60" w:after="60"/>
            </w:pPr>
            <w:r>
              <w:t>Zip code and city</w:t>
            </w:r>
          </w:p>
        </w:tc>
        <w:tc>
          <w:tcPr>
            <w:tcW w:w="2079" w:type="dxa"/>
          </w:tcPr>
          <w:p w:rsidRPr="00C20AEF" w:rsidR="00EA7025" w:rsidP="00234020" w:rsidRDefault="00EA7025" w14:paraId="538FD822" w14:textId="77777777">
            <w:pPr>
              <w:pStyle w:val="TabelleFlietext3"/>
              <w:spacing w:before="60" w:after="60"/>
            </w:pPr>
            <w:r>
              <w:t>-</w:t>
            </w:r>
          </w:p>
        </w:tc>
        <w:tc>
          <w:tcPr>
            <w:tcW w:w="5515" w:type="dxa"/>
          </w:tcPr>
          <w:p w:rsidRPr="00C20AEF" w:rsidR="00EA7025" w:rsidP="000C3272" w:rsidRDefault="00EA7025" w14:paraId="50636C81" w14:textId="77777777">
            <w:pPr>
              <w:pStyle w:val="TabelleFlietext3"/>
              <w:spacing w:before="60" w:after="60"/>
            </w:pPr>
            <w:r>
              <w:t>Zip code and city.</w:t>
            </w:r>
          </w:p>
        </w:tc>
      </w:tr>
      <w:tr w:rsidRPr="00C20AEF" w:rsidR="00EA7025" w:rsidTr="00234020" w14:paraId="62884157" w14:textId="77777777">
        <w:tc>
          <w:tcPr>
            <w:tcW w:w="1970" w:type="dxa"/>
          </w:tcPr>
          <w:p w:rsidRPr="00C20AEF" w:rsidR="00EA7025" w:rsidP="00234020" w:rsidRDefault="00EA7025" w14:paraId="55950BC5" w14:textId="77777777">
            <w:pPr>
              <w:pStyle w:val="TabelleFlietext3"/>
              <w:spacing w:before="60" w:after="60"/>
            </w:pPr>
            <w:r>
              <w:t>Distance</w:t>
            </w:r>
          </w:p>
        </w:tc>
        <w:tc>
          <w:tcPr>
            <w:tcW w:w="2079" w:type="dxa"/>
          </w:tcPr>
          <w:p w:rsidRPr="00C20AEF" w:rsidR="00EA7025" w:rsidP="00234020" w:rsidRDefault="00EA7025" w14:paraId="51F15B1C" w14:textId="77777777">
            <w:pPr>
              <w:pStyle w:val="TabelleFlietext3"/>
              <w:spacing w:before="60" w:after="60"/>
            </w:pPr>
            <w:r>
              <w:t>-</w:t>
            </w:r>
          </w:p>
        </w:tc>
        <w:tc>
          <w:tcPr>
            <w:tcW w:w="5515" w:type="dxa"/>
          </w:tcPr>
          <w:p w:rsidRPr="00C20AEF" w:rsidR="00EA7025" w:rsidP="00234020" w:rsidRDefault="00EA7025" w14:paraId="33411325" w14:textId="77777777">
            <w:pPr>
              <w:pStyle w:val="TabelleFlietext3"/>
              <w:spacing w:before="60" w:after="60"/>
            </w:pPr>
            <w:r>
              <w:t>Distance in km. As the crow flies according to GPS calculation.</w:t>
            </w:r>
          </w:p>
        </w:tc>
      </w:tr>
      <w:tr w:rsidRPr="00C20AEF" w:rsidR="00EA7025" w:rsidTr="00234020" w14:paraId="0D90B99C" w14:textId="77777777">
        <w:tc>
          <w:tcPr>
            <w:tcW w:w="1970" w:type="dxa"/>
          </w:tcPr>
          <w:p w:rsidRPr="00C20AEF" w:rsidR="00EA7025" w:rsidP="00234020" w:rsidRDefault="00EA7025" w14:paraId="203F8AB6" w14:textId="77777777">
            <w:pPr>
              <w:pStyle w:val="TabelleFlietext3"/>
              <w:spacing w:before="60" w:after="60"/>
            </w:pPr>
            <w:r>
              <w:t>Late pickup</w:t>
            </w:r>
          </w:p>
        </w:tc>
        <w:tc>
          <w:tcPr>
            <w:tcW w:w="2079" w:type="dxa"/>
          </w:tcPr>
          <w:p w:rsidRPr="00C20AEF" w:rsidR="00EA7025" w:rsidP="00234020" w:rsidRDefault="00047EAE" w14:paraId="40B9355E" w14:textId="71143690">
            <w:pPr>
              <w:pStyle w:val="TabelleFlietext3"/>
              <w:spacing w:before="60" w:after="60"/>
            </w:pPr>
            <w:r>
              <w:t>-</w:t>
            </w:r>
          </w:p>
        </w:tc>
        <w:tc>
          <w:tcPr>
            <w:tcW w:w="5515" w:type="dxa"/>
          </w:tcPr>
          <w:p w:rsidRPr="00C20AEF" w:rsidR="00EA7025" w:rsidP="00234020" w:rsidRDefault="00047EAE" w14:paraId="1C413B68" w14:textId="245F4AC2">
            <w:pPr>
              <w:pStyle w:val="TabelleFlietext3"/>
              <w:spacing w:before="60" w:after="60"/>
            </w:pPr>
            <w:r>
              <w:t>Time when late pickup is possible.</w:t>
            </w:r>
          </w:p>
        </w:tc>
      </w:tr>
      <w:tr w:rsidRPr="00C20AEF" w:rsidR="00EA7025" w:rsidTr="00234020" w14:paraId="3E2C6F39" w14:textId="77777777">
        <w:tc>
          <w:tcPr>
            <w:tcW w:w="1970" w:type="dxa"/>
          </w:tcPr>
          <w:p w:rsidRPr="00C20AEF" w:rsidR="00EA7025" w:rsidP="00234020" w:rsidRDefault="00EA7025" w14:paraId="042D4B53" w14:textId="77777777">
            <w:pPr>
              <w:pStyle w:val="TabelleFlietext3"/>
              <w:spacing w:before="60" w:after="60"/>
            </w:pPr>
            <w:r>
              <w:t>Wanted/Found</w:t>
            </w:r>
          </w:p>
        </w:tc>
        <w:tc>
          <w:tcPr>
            <w:tcW w:w="2079" w:type="dxa"/>
          </w:tcPr>
          <w:p w:rsidRPr="00C20AEF" w:rsidR="00EA7025" w:rsidP="00234020" w:rsidRDefault="00EA7025" w14:paraId="58AF64BA" w14:textId="77777777">
            <w:pPr>
              <w:pStyle w:val="TabelleFlietext3"/>
              <w:spacing w:before="60" w:after="60"/>
            </w:pPr>
            <w:r>
              <w:t>-</w:t>
            </w:r>
          </w:p>
        </w:tc>
        <w:tc>
          <w:tcPr>
            <w:tcW w:w="5515" w:type="dxa"/>
          </w:tcPr>
          <w:p w:rsidRPr="00C20AEF" w:rsidR="00EA7025" w:rsidP="00234020" w:rsidRDefault="00EA7025" w14:paraId="5BB8088A" w14:textId="77777777">
            <w:pPr>
              <w:pStyle w:val="TabelleFlietext3"/>
              <w:spacing w:before="60" w:after="60"/>
            </w:pPr>
            <w:r>
              <w:t>Pos searched / Pos found. Hit rate in % (as tooltip?)</w:t>
            </w:r>
          </w:p>
        </w:tc>
      </w:tr>
      <w:tr w:rsidRPr="00C20AEF" w:rsidR="00EA7025" w:rsidTr="00234020" w14:paraId="55007E4B" w14:textId="77777777">
        <w:tc>
          <w:tcPr>
            <w:tcW w:w="1970" w:type="dxa"/>
          </w:tcPr>
          <w:p w:rsidRPr="00C20AEF" w:rsidR="00EA7025" w:rsidP="00234020" w:rsidRDefault="006B52D1" w14:paraId="49B3B66C" w14:textId="43A6B5DC">
            <w:pPr>
              <w:pStyle w:val="TabelleFlietext3"/>
              <w:spacing w:before="60" w:after="60"/>
            </w:pPr>
            <w:proofErr w:type="spellStart"/>
            <w:r>
              <w:t>DeadStock</w:t>
            </w:r>
            <w:proofErr w:type="spellEnd"/>
            <w:r>
              <w:t xml:space="preserve"> order value of the order</w:t>
            </w:r>
          </w:p>
        </w:tc>
        <w:tc>
          <w:tcPr>
            <w:tcW w:w="2079" w:type="dxa"/>
          </w:tcPr>
          <w:p w:rsidRPr="00C20AEF" w:rsidR="00EA7025" w:rsidP="00234020" w:rsidRDefault="00EA7025" w14:paraId="0E6A2979" w14:textId="77777777">
            <w:pPr>
              <w:pStyle w:val="TabelleFlietext3"/>
              <w:spacing w:before="60" w:after="60"/>
            </w:pPr>
            <w:r>
              <w:t>Price format</w:t>
            </w:r>
          </w:p>
        </w:tc>
        <w:tc>
          <w:tcPr>
            <w:tcW w:w="5515" w:type="dxa"/>
          </w:tcPr>
          <w:p w:rsidRPr="00C20AEF" w:rsidR="00EA7025" w:rsidP="00234020" w:rsidRDefault="006B52D1" w14:paraId="19C5D170" w14:textId="07D1B7D3">
            <w:pPr>
              <w:pStyle w:val="TabelleFlietext3"/>
              <w:spacing w:before="60" w:after="60"/>
            </w:pPr>
            <w:proofErr w:type="spellStart"/>
            <w:r>
              <w:t>DeadStock</w:t>
            </w:r>
            <w:proofErr w:type="spellEnd"/>
            <w:r>
              <w:t xml:space="preserve"> order value across all items for this facility (</w:t>
            </w:r>
            <w:proofErr w:type="spellStart"/>
            <w:r>
              <w:t>DeadStock</w:t>
            </w:r>
            <w:proofErr w:type="spellEnd"/>
            <w:r>
              <w:t xml:space="preserve"> price times quantity searched). For own operations always 0.00.</w:t>
            </w:r>
          </w:p>
        </w:tc>
      </w:tr>
      <w:tr w:rsidRPr="00C20AEF" w:rsidR="00EA7025" w:rsidTr="00234020" w14:paraId="7DFD18E7" w14:textId="77777777">
        <w:tc>
          <w:tcPr>
            <w:tcW w:w="1970" w:type="dxa"/>
          </w:tcPr>
          <w:p w:rsidRPr="00C20AEF" w:rsidR="00EA7025" w:rsidP="0057017C" w:rsidRDefault="00EA7025" w14:paraId="0EF9DD77" w14:textId="77777777">
            <w:pPr>
              <w:pStyle w:val="TabelleFlietext3"/>
              <w:spacing w:before="60" w:after="60"/>
            </w:pPr>
            <w:r>
              <w:t>Advantage (total)</w:t>
            </w:r>
          </w:p>
        </w:tc>
        <w:tc>
          <w:tcPr>
            <w:tcW w:w="2079" w:type="dxa"/>
          </w:tcPr>
          <w:p w:rsidRPr="00C20AEF" w:rsidR="00EA7025" w:rsidP="0057017C" w:rsidRDefault="00EA7025" w14:paraId="22B1C605" w14:textId="77777777">
            <w:pPr>
              <w:pStyle w:val="TabelleFlietext3"/>
              <w:spacing w:before="60" w:after="60"/>
            </w:pPr>
            <w:r>
              <w:t>Price format</w:t>
            </w:r>
          </w:p>
        </w:tc>
        <w:tc>
          <w:tcPr>
            <w:tcW w:w="5515" w:type="dxa"/>
          </w:tcPr>
          <w:p w:rsidRPr="00C20AEF" w:rsidR="00EA7025" w:rsidP="0057017C" w:rsidRDefault="00EA7025" w14:paraId="1906729A" w14:textId="1291638B">
            <w:pPr>
              <w:pStyle w:val="TabelleFlietext3"/>
              <w:keepNext/>
              <w:spacing w:before="60" w:after="60"/>
            </w:pPr>
            <w:r>
              <w:t xml:space="preserve">Advantage = ((BLP of the LC responsible for delivery - discount rate according to discount group) - </w:t>
            </w:r>
            <w:proofErr w:type="spellStart"/>
            <w:r>
              <w:t>DeadStock</w:t>
            </w:r>
            <w:proofErr w:type="spellEnd"/>
            <w:r>
              <w:t xml:space="preserve"> price) x quantity sought</w:t>
            </w:r>
          </w:p>
          <w:p w:rsidRPr="00C20AEF" w:rsidR="00EA7025" w:rsidP="001F7D68" w:rsidRDefault="00EA7025" w14:paraId="27674E0C" w14:textId="77777777">
            <w:pPr>
              <w:pStyle w:val="TabelleFlietext3"/>
              <w:keepNext/>
              <w:spacing w:before="60" w:after="60"/>
            </w:pPr>
            <w:r>
              <w:t>Tooltip "Advantage over all positions at the seller".</w:t>
            </w:r>
          </w:p>
          <w:p w:rsidRPr="00C20AEF" w:rsidR="00EA7025" w:rsidP="00746095" w:rsidRDefault="00EA7025" w14:paraId="4129DC81" w14:textId="52F75969">
            <w:pPr>
              <w:pStyle w:val="TabelleFlietext3"/>
              <w:keepNext/>
              <w:spacing w:before="60" w:after="60"/>
            </w:pPr>
            <w:r>
              <w:t>Advantage value over all positions for this operation. For own operations always 0.00.</w:t>
            </w:r>
          </w:p>
        </w:tc>
      </w:tr>
      <w:tr w:rsidRPr="00C20AEF" w:rsidR="00EA7025" w:rsidTr="00234020" w14:paraId="1FB10A73" w14:textId="77777777">
        <w:tc>
          <w:tcPr>
            <w:tcW w:w="1970" w:type="dxa"/>
          </w:tcPr>
          <w:p w:rsidRPr="00C20AEF" w:rsidR="00EA7025" w:rsidP="00234020" w:rsidRDefault="00EA7025" w14:paraId="71B1402A" w14:textId="77777777">
            <w:pPr>
              <w:pStyle w:val="TabelleFlietext3"/>
              <w:spacing w:before="60" w:after="60"/>
            </w:pPr>
            <w:r>
              <w:t xml:space="preserve">Weight </w:t>
            </w:r>
          </w:p>
        </w:tc>
        <w:tc>
          <w:tcPr>
            <w:tcW w:w="2079" w:type="dxa"/>
          </w:tcPr>
          <w:p w:rsidRPr="00C20AEF" w:rsidR="00EA7025" w:rsidP="00234020" w:rsidRDefault="00EA7025" w14:paraId="37F77AFA" w14:textId="77777777">
            <w:pPr>
              <w:pStyle w:val="TabelleFlietext3"/>
              <w:spacing w:before="60" w:after="60"/>
            </w:pPr>
            <w:r>
              <w:t>Weight format</w:t>
            </w:r>
          </w:p>
        </w:tc>
        <w:tc>
          <w:tcPr>
            <w:tcW w:w="5515" w:type="dxa"/>
          </w:tcPr>
          <w:p w:rsidRPr="00C20AEF" w:rsidR="00EA7025" w:rsidP="00234020" w:rsidRDefault="00EA7025" w14:paraId="2C359C11" w14:textId="77777777">
            <w:pPr>
              <w:pStyle w:val="TabelleFlietext3"/>
              <w:keepNext/>
              <w:spacing w:before="60" w:after="60"/>
            </w:pPr>
            <w:r>
              <w:t>Net total weight of all parts "ordered" from this dealer (the order). Total (net weight per TNR times quantity sought).</w:t>
            </w:r>
          </w:p>
        </w:tc>
      </w:tr>
    </w:tbl>
    <w:p w:rsidRPr="00C20AEF" w:rsidR="00234020" w:rsidP="00234020" w:rsidRDefault="00234020" w14:paraId="65EAA22F" w14:textId="10C1CCA0">
      <w:pPr>
        <w:pStyle w:val="Beschriftung"/>
      </w:pPr>
      <w:bookmarkStart w:name="_Toc255401701" w:id="437"/>
      <w:bookmarkStart w:name="_Toc98411833" w:id="438"/>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29</w:t>
      </w:r>
      <w:r>
        <w:fldChar w:fldCharType="end"/>
      </w:r>
      <w:r>
        <w:t xml:space="preserve"> - Elements of the main branch</w:t>
      </w:r>
      <w:bookmarkEnd w:id="437"/>
      <w:bookmarkEnd w:id="438"/>
    </w:p>
    <w:p w:rsidRPr="00C20AEF" w:rsidR="00234020" w:rsidP="00234020" w:rsidRDefault="00234020" w14:paraId="755CDF0E" w14:textId="77777777">
      <w:pPr>
        <w:pStyle w:val="Anforderungsnummer"/>
      </w:pPr>
      <w:r>
        <w:t>Requirement: FKT-GUI-152</w:t>
      </w:r>
    </w:p>
    <w:p w:rsidRPr="00C20AEF" w:rsidR="00234020" w:rsidP="00234020" w:rsidRDefault="00234020" w14:paraId="06E61134" w14:textId="77777777">
      <w:pPr>
        <w:pStyle w:val="Anforderungstext"/>
      </w:pPr>
      <w:r>
        <w:t>The system must display a sub-branch below a main branch (seller) for each part number with the following values:</w:t>
      </w:r>
    </w:p>
    <w:p w:rsidRPr="00C20AEF" w:rsidR="0034307A" w:rsidP="0034307A" w:rsidRDefault="0034307A" w14:paraId="432EA7C5" w14:textId="77777777">
      <w:pPr>
        <w:pStyle w:val="Textkrper"/>
      </w:pPr>
    </w:p>
    <w:tbl>
      <w:tblPr>
        <w:tblW w:w="5000" w:type="pct"/>
        <w:tblBorders>
          <w:top w:val="single" w:color="E20074" w:sz="18" w:space="0"/>
          <w:insideH w:val="single" w:color="auto" w:sz="4" w:space="0"/>
        </w:tblBorders>
        <w:tblLayout w:type="fixed"/>
        <w:tblLook w:val="01E0" w:firstRow="1" w:lastRow="1" w:firstColumn="1" w:lastColumn="1" w:noHBand="0" w:noVBand="0"/>
      </w:tblPr>
      <w:tblGrid>
        <w:gridCol w:w="2227"/>
        <w:gridCol w:w="2185"/>
        <w:gridCol w:w="4936"/>
      </w:tblGrid>
      <w:tr w:rsidRPr="00C20AEF" w:rsidR="00234020" w:rsidTr="00671C04" w14:paraId="6CFB8699" w14:textId="77777777">
        <w:trPr>
          <w:tblHeader/>
        </w:trPr>
        <w:tc>
          <w:tcPr>
            <w:tcW w:w="2276" w:type="dxa"/>
            <w:tcBorders>
              <w:top w:val="single" w:color="E20074" w:sz="18" w:space="0"/>
              <w:bottom w:val="single" w:color="auto" w:sz="4" w:space="0"/>
            </w:tcBorders>
            <w:shd w:val="clear" w:color="auto" w:fill="E0E0E0"/>
          </w:tcPr>
          <w:p w:rsidRPr="00C20AEF" w:rsidR="00234020" w:rsidP="00234020" w:rsidRDefault="00234020" w14:paraId="6FE70D06" w14:textId="77777777">
            <w:pPr>
              <w:pStyle w:val="TableHeading"/>
              <w:keepNext w:val="0"/>
              <w:rPr>
                <w:rStyle w:val="Fett"/>
                <w:b/>
                <w:bCs/>
              </w:rPr>
            </w:pPr>
            <w:r>
              <w:rPr>
                <w:rStyle w:val="Fett"/>
                <w:b/>
              </w:rPr>
              <w:t>Column</w:t>
            </w:r>
          </w:p>
        </w:tc>
        <w:tc>
          <w:tcPr>
            <w:tcW w:w="2234" w:type="dxa"/>
            <w:tcBorders>
              <w:top w:val="single" w:color="E20074" w:sz="18" w:space="0"/>
              <w:bottom w:val="single" w:color="auto" w:sz="4" w:space="0"/>
            </w:tcBorders>
            <w:shd w:val="clear" w:color="auto" w:fill="E0E0E0"/>
          </w:tcPr>
          <w:p w:rsidRPr="00C20AEF" w:rsidR="00234020" w:rsidP="00234020" w:rsidRDefault="00234020" w14:paraId="0DEBA4EE" w14:textId="77777777">
            <w:pPr>
              <w:pStyle w:val="TableHeading"/>
              <w:keepNext w:val="0"/>
              <w:rPr>
                <w:rStyle w:val="Fett"/>
                <w:b/>
                <w:bCs/>
              </w:rPr>
            </w:pPr>
            <w:r>
              <w:rPr>
                <w:rStyle w:val="Fett"/>
                <w:b/>
              </w:rPr>
              <w:t>Format</w:t>
            </w:r>
          </w:p>
        </w:tc>
        <w:tc>
          <w:tcPr>
            <w:tcW w:w="5054" w:type="dxa"/>
            <w:tcBorders>
              <w:top w:val="single" w:color="E20074" w:sz="18" w:space="0"/>
              <w:bottom w:val="single" w:color="auto" w:sz="4" w:space="0"/>
            </w:tcBorders>
            <w:shd w:val="clear" w:color="auto" w:fill="E0E0E0"/>
          </w:tcPr>
          <w:p w:rsidRPr="00C20AEF" w:rsidR="00234020" w:rsidP="00234020" w:rsidRDefault="00234020" w14:paraId="2422FAC8" w14:textId="77777777">
            <w:pPr>
              <w:pStyle w:val="TableHeading"/>
              <w:keepNext w:val="0"/>
              <w:rPr>
                <w:rStyle w:val="Fett"/>
                <w:b/>
                <w:bCs/>
              </w:rPr>
            </w:pPr>
            <w:r>
              <w:rPr>
                <w:rStyle w:val="Fett"/>
                <w:b/>
              </w:rPr>
              <w:t>Display</w:t>
            </w:r>
          </w:p>
        </w:tc>
      </w:tr>
      <w:tr w:rsidRPr="00C20AEF" w:rsidR="00EA7025" w:rsidTr="00671C04" w14:paraId="485C8B30" w14:textId="77777777">
        <w:tc>
          <w:tcPr>
            <w:tcW w:w="2276" w:type="dxa"/>
            <w:tcBorders>
              <w:top w:val="single" w:color="auto" w:sz="4" w:space="0"/>
            </w:tcBorders>
          </w:tcPr>
          <w:p w:rsidRPr="00C20AEF" w:rsidR="00EA7025" w:rsidP="00DD4716" w:rsidRDefault="00EA7025" w14:paraId="0867816A" w14:textId="77777777">
            <w:pPr>
              <w:pStyle w:val="TabelleFlietext3"/>
              <w:spacing w:before="60" w:after="60"/>
            </w:pPr>
            <w:r>
              <w:t>in shopping cart</w:t>
            </w:r>
          </w:p>
        </w:tc>
        <w:tc>
          <w:tcPr>
            <w:tcW w:w="2234" w:type="dxa"/>
            <w:tcBorders>
              <w:top w:val="single" w:color="auto" w:sz="4" w:space="0"/>
            </w:tcBorders>
          </w:tcPr>
          <w:p w:rsidRPr="00C20AEF" w:rsidR="00EA7025" w:rsidP="00DD4716" w:rsidRDefault="00EA7025" w14:paraId="05DC6D4B" w14:textId="77777777">
            <w:pPr>
              <w:pStyle w:val="TabelleFlietext3"/>
              <w:spacing w:before="60" w:after="60"/>
            </w:pPr>
            <w:r>
              <w:t>Checkbox</w:t>
            </w:r>
          </w:p>
        </w:tc>
        <w:tc>
          <w:tcPr>
            <w:tcW w:w="5054" w:type="dxa"/>
            <w:tcBorders>
              <w:top w:val="single" w:color="auto" w:sz="4" w:space="0"/>
            </w:tcBorders>
          </w:tcPr>
          <w:p w:rsidRPr="00C20AEF" w:rsidR="00EA7025" w:rsidP="00DD4716" w:rsidRDefault="00EA7025" w14:paraId="7459890B" w14:textId="77777777">
            <w:pPr>
              <w:pStyle w:val="TabelleFlietext3"/>
              <w:keepNext/>
              <w:spacing w:before="60" w:after="60"/>
            </w:pPr>
            <w:r>
              <w:t xml:space="preserve">Editable. Marks whether the part should be added to the shopping cart when you click the </w:t>
            </w:r>
            <w:r>
              <w:rPr>
                <w:i/>
              </w:rPr>
              <w:t>Add to Cart</w:t>
            </w:r>
            <w:r>
              <w:t xml:space="preserve">  button.</w:t>
            </w:r>
          </w:p>
          <w:p w:rsidRPr="00C20AEF" w:rsidR="00EA7025" w:rsidP="00DD4716" w:rsidRDefault="00EA7025" w14:paraId="29EB710B" w14:textId="77777777">
            <w:pPr>
              <w:pStyle w:val="TabelleFlietext3"/>
              <w:keepNext/>
              <w:spacing w:before="60" w:after="60"/>
            </w:pPr>
            <w:r>
              <w:t>The checkbox is uncheckable for lines with parts from the own plants.</w:t>
            </w:r>
          </w:p>
        </w:tc>
      </w:tr>
      <w:tr w:rsidRPr="00C20AEF" w:rsidR="00EA7025" w:rsidTr="00671C04" w14:paraId="747AE14A" w14:textId="77777777">
        <w:tc>
          <w:tcPr>
            <w:tcW w:w="2276" w:type="dxa"/>
            <w:tcBorders>
              <w:top w:val="single" w:color="auto" w:sz="4" w:space="0"/>
            </w:tcBorders>
          </w:tcPr>
          <w:p w:rsidRPr="00C20AEF" w:rsidR="00EA7025" w:rsidP="00DD4716" w:rsidRDefault="00EA7025" w14:paraId="21548243" w14:textId="77777777">
            <w:pPr>
              <w:pStyle w:val="TabelleFlietext3"/>
              <w:spacing w:before="60" w:after="60"/>
            </w:pPr>
            <w:r>
              <w:t>Part number searched</w:t>
            </w:r>
          </w:p>
        </w:tc>
        <w:tc>
          <w:tcPr>
            <w:tcW w:w="2234" w:type="dxa"/>
            <w:tcBorders>
              <w:top w:val="single" w:color="auto" w:sz="4" w:space="0"/>
            </w:tcBorders>
          </w:tcPr>
          <w:p w:rsidRPr="00C20AEF" w:rsidR="00EA7025" w:rsidP="00DD4716" w:rsidRDefault="00EA7025" w14:paraId="4216054E" w14:textId="77777777">
            <w:pPr>
              <w:pStyle w:val="TabelleFlietext3"/>
              <w:spacing w:before="60" w:after="60"/>
            </w:pPr>
            <w:r>
              <w:t>Print format</w:t>
            </w:r>
          </w:p>
        </w:tc>
        <w:tc>
          <w:tcPr>
            <w:tcW w:w="5054" w:type="dxa"/>
            <w:tcBorders>
              <w:top w:val="single" w:color="auto" w:sz="4" w:space="0"/>
            </w:tcBorders>
          </w:tcPr>
          <w:p w:rsidRPr="00C20AEF" w:rsidR="00EA7025" w:rsidP="00DD4716" w:rsidRDefault="00EA7025" w14:paraId="61D64751" w14:textId="77777777">
            <w:pPr>
              <w:pStyle w:val="TabelleFlietext3"/>
              <w:spacing w:before="60" w:after="60"/>
            </w:pPr>
            <w:r>
              <w:t>Wanted part number.</w:t>
            </w:r>
          </w:p>
        </w:tc>
      </w:tr>
      <w:tr w:rsidRPr="00C20AEF" w:rsidR="00EA7025" w:rsidTr="00671C04" w14:paraId="35BC96B6" w14:textId="77777777">
        <w:tc>
          <w:tcPr>
            <w:tcW w:w="2276" w:type="dxa"/>
          </w:tcPr>
          <w:p w:rsidRPr="00C20AEF" w:rsidR="00EA7025" w:rsidP="00234020" w:rsidRDefault="00EA7025" w14:paraId="2921BF2F" w14:textId="77777777">
            <w:pPr>
              <w:pStyle w:val="TabelleFlietext3"/>
              <w:spacing w:before="60" w:after="60"/>
            </w:pPr>
            <w:r>
              <w:t>Part number found</w:t>
            </w:r>
          </w:p>
        </w:tc>
        <w:tc>
          <w:tcPr>
            <w:tcW w:w="2234" w:type="dxa"/>
          </w:tcPr>
          <w:p w:rsidRPr="00C20AEF" w:rsidR="00EA7025" w:rsidP="00234020" w:rsidRDefault="00EA7025" w14:paraId="0EB025C0" w14:textId="77777777">
            <w:pPr>
              <w:pStyle w:val="TabelleFlietext3"/>
              <w:spacing w:before="60" w:after="60"/>
            </w:pPr>
            <w:r>
              <w:t>Print format</w:t>
            </w:r>
          </w:p>
        </w:tc>
        <w:tc>
          <w:tcPr>
            <w:tcW w:w="5054" w:type="dxa"/>
          </w:tcPr>
          <w:p w:rsidRPr="00C20AEF" w:rsidR="00EA7025" w:rsidP="00234020" w:rsidRDefault="00EA7025" w14:paraId="16A4E8A8" w14:textId="77777777">
            <w:pPr>
              <w:pStyle w:val="TabelleFlietext3"/>
              <w:spacing w:before="60" w:after="60"/>
            </w:pPr>
            <w:r>
              <w:t>(may be different from searched part number when searching for alternatives).</w:t>
            </w:r>
          </w:p>
          <w:p w:rsidRPr="00C20AEF" w:rsidR="00EA7025" w:rsidP="006F5388" w:rsidRDefault="00EA7025" w14:paraId="4F7E2775" w14:textId="6ED7D61D">
            <w:pPr>
              <w:pStyle w:val="TabelleFlietext3"/>
              <w:spacing w:before="60" w:after="60"/>
            </w:pPr>
            <w:r>
              <w:lastRenderedPageBreak/>
              <w:t>Italic, if alternative part number. Icon for possible supplied parts.</w:t>
            </w:r>
          </w:p>
        </w:tc>
      </w:tr>
      <w:tr w:rsidRPr="00C20AEF" w:rsidR="00EA7025" w:rsidTr="00671C04" w14:paraId="2FAB44AB" w14:textId="77777777">
        <w:tc>
          <w:tcPr>
            <w:tcW w:w="2276" w:type="dxa"/>
          </w:tcPr>
          <w:p w:rsidRPr="00C20AEF" w:rsidR="00EA7025" w:rsidP="00234020" w:rsidRDefault="00EA7025" w14:paraId="1EEE8A7A" w14:textId="77777777">
            <w:pPr>
              <w:pStyle w:val="TabelleFlietext3"/>
              <w:spacing w:before="60" w:after="60"/>
            </w:pPr>
            <w:r>
              <w:lastRenderedPageBreak/>
              <w:t>Naming</w:t>
            </w:r>
          </w:p>
        </w:tc>
        <w:tc>
          <w:tcPr>
            <w:tcW w:w="2234" w:type="dxa"/>
          </w:tcPr>
          <w:p w:rsidRPr="00C20AEF" w:rsidR="00EA7025" w:rsidP="00234020" w:rsidRDefault="00EA7025" w14:paraId="4043334D" w14:textId="77777777">
            <w:pPr>
              <w:pStyle w:val="TabelleFlietext3"/>
              <w:spacing w:before="60" w:after="60"/>
            </w:pPr>
            <w:r>
              <w:t>-</w:t>
            </w:r>
          </w:p>
        </w:tc>
        <w:tc>
          <w:tcPr>
            <w:tcW w:w="5054" w:type="dxa"/>
          </w:tcPr>
          <w:p w:rsidRPr="00C20AEF" w:rsidR="00EA7025" w:rsidP="00F143AD" w:rsidRDefault="00EA7025" w14:paraId="6D13E7AA" w14:textId="2226807E">
            <w:pPr>
              <w:pStyle w:val="TabelleFlietext3"/>
              <w:spacing w:before="60" w:after="60"/>
            </w:pPr>
            <w:r>
              <w:t xml:space="preserve">Designation of the found part number (in the national language of the seller). If a </w:t>
            </w:r>
            <w:proofErr w:type="spellStart"/>
            <w:r>
              <w:t>DeadStock</w:t>
            </w:r>
            <w:proofErr w:type="spellEnd"/>
            <w:r>
              <w:t xml:space="preserve"> note is available for the part number found, an icon is displayed and a tooltip with the </w:t>
            </w:r>
            <w:proofErr w:type="spellStart"/>
            <w:r>
              <w:t>DeadStock</w:t>
            </w:r>
            <w:proofErr w:type="spellEnd"/>
            <w:r>
              <w:t xml:space="preserve"> note is shown.</w:t>
            </w:r>
          </w:p>
        </w:tc>
      </w:tr>
      <w:tr w:rsidRPr="00C20AEF" w:rsidR="00EA7025" w:rsidTr="00671C04" w14:paraId="01D61D80" w14:textId="77777777">
        <w:tc>
          <w:tcPr>
            <w:tcW w:w="2276" w:type="dxa"/>
          </w:tcPr>
          <w:p w:rsidRPr="00C20AEF" w:rsidR="00EA7025" w:rsidP="00234020" w:rsidRDefault="00EA7025" w14:paraId="58761AC7" w14:textId="77777777">
            <w:pPr>
              <w:pStyle w:val="TabelleFlietext3"/>
              <w:spacing w:before="60" w:after="60"/>
            </w:pPr>
            <w:r>
              <w:t>Quantity searched</w:t>
            </w:r>
          </w:p>
        </w:tc>
        <w:tc>
          <w:tcPr>
            <w:tcW w:w="2234" w:type="dxa"/>
          </w:tcPr>
          <w:p w:rsidRPr="00C20AEF" w:rsidR="00EA7025" w:rsidP="00234020" w:rsidRDefault="00EA7025" w14:paraId="45EE2925" w14:textId="77777777">
            <w:pPr>
              <w:pStyle w:val="TabelleFlietext3"/>
              <w:spacing w:before="60" w:after="60"/>
            </w:pPr>
            <w:r>
              <w:t>Numeric. Integer</w:t>
            </w:r>
          </w:p>
        </w:tc>
        <w:tc>
          <w:tcPr>
            <w:tcW w:w="5054" w:type="dxa"/>
          </w:tcPr>
          <w:p w:rsidRPr="00C20AEF" w:rsidR="00EA7025" w:rsidP="00234020" w:rsidRDefault="00EA7025" w14:paraId="5CAD5D03" w14:textId="77777777">
            <w:pPr>
              <w:pStyle w:val="TabelleFlietext3"/>
              <w:spacing w:before="60" w:after="60"/>
            </w:pPr>
            <w:r>
              <w:t>Quantity sought. Editable.</w:t>
            </w:r>
          </w:p>
        </w:tc>
      </w:tr>
      <w:tr w:rsidRPr="00C20AEF" w:rsidR="00EA7025" w:rsidTr="00671C04" w14:paraId="68966891" w14:textId="77777777">
        <w:tc>
          <w:tcPr>
            <w:tcW w:w="2276" w:type="dxa"/>
          </w:tcPr>
          <w:p w:rsidRPr="00C20AEF" w:rsidR="00EA7025" w:rsidP="00234020" w:rsidRDefault="00EA7025" w14:paraId="0E367013" w14:textId="77777777">
            <w:pPr>
              <w:pStyle w:val="TabelleFlietext3"/>
              <w:spacing w:before="60" w:after="60"/>
            </w:pPr>
            <w:r>
              <w:t>Quantity found</w:t>
            </w:r>
          </w:p>
        </w:tc>
        <w:tc>
          <w:tcPr>
            <w:tcW w:w="2234" w:type="dxa"/>
          </w:tcPr>
          <w:p w:rsidRPr="00C20AEF" w:rsidR="00EA7025" w:rsidP="00234020" w:rsidRDefault="00EA7025" w14:paraId="597641B3" w14:textId="77777777">
            <w:pPr>
              <w:pStyle w:val="TabelleFlietext3"/>
              <w:spacing w:before="60" w:after="60"/>
            </w:pPr>
            <w:r>
              <w:t>Numeric. Integer</w:t>
            </w:r>
          </w:p>
        </w:tc>
        <w:tc>
          <w:tcPr>
            <w:tcW w:w="5054" w:type="dxa"/>
          </w:tcPr>
          <w:p w:rsidRPr="00C20AEF" w:rsidR="00EA7025" w:rsidP="00234020" w:rsidRDefault="00EA7025" w14:paraId="28C354BC" w14:textId="2C3A0E86">
            <w:pPr>
              <w:pStyle w:val="TabelleFlietext3"/>
              <w:spacing w:before="60" w:after="60"/>
            </w:pPr>
            <w:r>
              <w:t xml:space="preserve">Quantity found at the seller (current </w:t>
            </w:r>
            <w:proofErr w:type="spellStart"/>
            <w:r>
              <w:t>DeadStock</w:t>
            </w:r>
            <w:proofErr w:type="spellEnd"/>
            <w:r>
              <w:t xml:space="preserve"> inventory, see also </w:t>
            </w:r>
            <w:r w:rsidRPr="00C20AEF" w:rsidR="004414E3">
              <w:fldChar w:fldCharType="begin"/>
            </w:r>
            <w:r w:rsidRPr="00C20AEF" w:rsidR="004414E3">
              <w:instrText xml:space="preserve"> REF FKT_SUCH_3 \h  \* MERGEFORMAT </w:instrText>
            </w:r>
            <w:r w:rsidRPr="00C20AEF" w:rsidR="004414E3">
              <w:fldChar w:fldCharType="separate"/>
            </w:r>
            <w:proofErr w:type="spellStart"/>
            <w:r w:rsidRPr="00C50A59" w:rsidR="000D3A2D">
              <w:t>Anforderung</w:t>
            </w:r>
            <w:proofErr w:type="spellEnd"/>
            <w:r w:rsidRPr="00C50A59" w:rsidR="000D3A2D">
              <w:t>: FKT-SUCH-3</w:t>
            </w:r>
            <w:r w:rsidRPr="00C20AEF" w:rsidR="004414E3">
              <w:fldChar w:fldCharType="end"/>
            </w:r>
            <w:r>
              <w:t xml:space="preserve">) </w:t>
            </w:r>
          </w:p>
        </w:tc>
      </w:tr>
      <w:tr w:rsidRPr="00C20AEF" w:rsidR="00EA7025" w:rsidTr="00671C04" w14:paraId="4046DF36" w14:textId="77777777">
        <w:tc>
          <w:tcPr>
            <w:tcW w:w="2276" w:type="dxa"/>
          </w:tcPr>
          <w:p w:rsidRPr="00C20AEF" w:rsidR="00EA7025" w:rsidP="00234020" w:rsidRDefault="00244DCE" w14:paraId="6D366C52" w14:textId="0CB5EF66">
            <w:pPr>
              <w:pStyle w:val="TabelleFlietext3"/>
              <w:spacing w:before="60" w:after="60"/>
            </w:pPr>
            <w:proofErr w:type="spellStart"/>
            <w:r>
              <w:t>DeadStock</w:t>
            </w:r>
            <w:proofErr w:type="spellEnd"/>
            <w:r>
              <w:t xml:space="preserve"> order value of the position</w:t>
            </w:r>
          </w:p>
        </w:tc>
        <w:tc>
          <w:tcPr>
            <w:tcW w:w="2234" w:type="dxa"/>
          </w:tcPr>
          <w:p w:rsidRPr="00C20AEF" w:rsidR="00EA7025" w:rsidP="00234020" w:rsidRDefault="00EA7025" w14:paraId="5BE68A56" w14:textId="77777777">
            <w:pPr>
              <w:pStyle w:val="TabelleFlietext3"/>
              <w:spacing w:before="60" w:after="60"/>
            </w:pPr>
            <w:r>
              <w:t>Price format</w:t>
            </w:r>
          </w:p>
        </w:tc>
        <w:tc>
          <w:tcPr>
            <w:tcW w:w="5054" w:type="dxa"/>
          </w:tcPr>
          <w:p w:rsidRPr="00C20AEF" w:rsidR="00EA7025" w:rsidP="00234020" w:rsidRDefault="00244DCE" w14:paraId="3655EB85" w14:textId="7D15E4C8">
            <w:pPr>
              <w:pStyle w:val="TabelleFlietext3"/>
              <w:spacing w:before="60" w:after="60"/>
            </w:pPr>
            <w:proofErr w:type="spellStart"/>
            <w:r>
              <w:t>DeadStock</w:t>
            </w:r>
            <w:proofErr w:type="spellEnd"/>
            <w:r>
              <w:t xml:space="preserve"> single price times quantity sought.</w:t>
            </w:r>
          </w:p>
          <w:p w:rsidRPr="00C20AEF" w:rsidR="00EA7025" w:rsidP="00234020" w:rsidRDefault="00EA7025" w14:paraId="193924D6" w14:textId="77777777">
            <w:pPr>
              <w:pStyle w:val="TabelleFlietext3"/>
              <w:spacing w:before="60" w:after="60"/>
            </w:pPr>
            <w:r>
              <w:t>For own operations always 0.00.</w:t>
            </w:r>
          </w:p>
        </w:tc>
      </w:tr>
      <w:tr w:rsidRPr="00C20AEF" w:rsidR="00EA7025" w:rsidTr="00671C04" w14:paraId="771C1B45" w14:textId="77777777">
        <w:tc>
          <w:tcPr>
            <w:tcW w:w="2276" w:type="dxa"/>
          </w:tcPr>
          <w:p w:rsidRPr="00C20AEF" w:rsidR="00EA7025" w:rsidP="0057017C" w:rsidRDefault="00EA7025" w14:paraId="79EE00AB" w14:textId="77777777">
            <w:pPr>
              <w:pStyle w:val="TabelleFlietext3"/>
              <w:spacing w:before="60" w:after="60"/>
            </w:pPr>
            <w:r>
              <w:t xml:space="preserve">Advantage </w:t>
            </w:r>
          </w:p>
        </w:tc>
        <w:tc>
          <w:tcPr>
            <w:tcW w:w="2234" w:type="dxa"/>
          </w:tcPr>
          <w:p w:rsidRPr="00C20AEF" w:rsidR="00EA7025" w:rsidP="0057017C" w:rsidRDefault="00EA7025" w14:paraId="3A9C8919" w14:textId="77777777">
            <w:pPr>
              <w:pStyle w:val="TabelleFlietext3"/>
              <w:spacing w:before="60" w:after="60"/>
            </w:pPr>
            <w:r>
              <w:t>Price format</w:t>
            </w:r>
          </w:p>
        </w:tc>
        <w:tc>
          <w:tcPr>
            <w:tcW w:w="5054" w:type="dxa"/>
          </w:tcPr>
          <w:p w:rsidRPr="00C20AEF" w:rsidR="00EA7025" w:rsidP="0057017C" w:rsidRDefault="00EA7025" w14:paraId="224449FE" w14:textId="5121EA75">
            <w:pPr>
              <w:pStyle w:val="TabelleFlietext3"/>
              <w:keepNext/>
              <w:spacing w:before="60" w:after="60"/>
            </w:pPr>
            <w:r>
              <w:t xml:space="preserve">Advantage = ((BLP of the LC responsible for delivery - discount rate according to discount group) - </w:t>
            </w:r>
            <w:proofErr w:type="spellStart"/>
            <w:r>
              <w:t>DeadStock</w:t>
            </w:r>
            <w:proofErr w:type="spellEnd"/>
            <w:r>
              <w:t xml:space="preserve"> price) x quantity sought</w:t>
            </w:r>
          </w:p>
          <w:p w:rsidRPr="00C20AEF" w:rsidR="00EA7025" w:rsidP="00AF3BAA" w:rsidRDefault="00EA7025" w14:paraId="30D75ACF" w14:textId="77777777">
            <w:pPr>
              <w:pStyle w:val="TabelleFlietext3"/>
              <w:keepNext/>
              <w:spacing w:before="60" w:after="60"/>
            </w:pPr>
            <w:r>
              <w:t>Formula is displayed as a tooltip.</w:t>
            </w:r>
          </w:p>
          <w:p w:rsidRPr="00C20AEF" w:rsidR="00EA7025" w:rsidP="0057017C" w:rsidRDefault="00EA7025" w14:paraId="50C38041" w14:textId="77777777">
            <w:pPr>
              <w:pStyle w:val="TabelleFlietext3"/>
              <w:keepNext/>
              <w:spacing w:before="60" w:after="60"/>
            </w:pPr>
            <w:r>
              <w:t>For own operations always 0.00.</w:t>
            </w:r>
          </w:p>
        </w:tc>
      </w:tr>
      <w:tr w:rsidRPr="00C20AEF" w:rsidR="00EA7025" w:rsidTr="00671C04" w14:paraId="7484721C" w14:textId="77777777">
        <w:tc>
          <w:tcPr>
            <w:tcW w:w="2276" w:type="dxa"/>
          </w:tcPr>
          <w:p w:rsidRPr="00C20AEF" w:rsidR="00EA7025" w:rsidP="00234020" w:rsidRDefault="00EA7025" w14:paraId="0C4F2838" w14:textId="77777777">
            <w:pPr>
              <w:pStyle w:val="TabelleFlietext3"/>
              <w:spacing w:before="60" w:after="60"/>
            </w:pPr>
            <w:r>
              <w:t>Weight</w:t>
            </w:r>
          </w:p>
        </w:tc>
        <w:tc>
          <w:tcPr>
            <w:tcW w:w="2234" w:type="dxa"/>
          </w:tcPr>
          <w:p w:rsidRPr="00C20AEF" w:rsidR="00EA7025" w:rsidP="00234020" w:rsidRDefault="00EA7025" w14:paraId="53C6B373" w14:textId="77777777">
            <w:pPr>
              <w:pStyle w:val="TabelleFlietext3"/>
              <w:spacing w:before="60" w:after="60"/>
            </w:pPr>
            <w:r>
              <w:t>Weight format</w:t>
            </w:r>
          </w:p>
        </w:tc>
        <w:tc>
          <w:tcPr>
            <w:tcW w:w="5054" w:type="dxa"/>
          </w:tcPr>
          <w:p w:rsidRPr="00C20AEF" w:rsidR="00EA7025" w:rsidP="00234020" w:rsidRDefault="00EA7025" w14:paraId="08DF2B15" w14:textId="77777777">
            <w:pPr>
              <w:pStyle w:val="TabelleFlietext3"/>
              <w:spacing w:before="60" w:after="60"/>
            </w:pPr>
            <w:r>
              <w:t>Quantity sought times net unit weight.</w:t>
            </w:r>
          </w:p>
        </w:tc>
      </w:tr>
    </w:tbl>
    <w:p w:rsidRPr="00C20AEF" w:rsidR="00234020" w:rsidP="00234020" w:rsidRDefault="00234020" w14:paraId="181A7FD4" w14:textId="0249DCEE">
      <w:pPr>
        <w:pStyle w:val="Beschriftung"/>
      </w:pPr>
      <w:bookmarkStart w:name="_Toc255401702" w:id="439"/>
      <w:bookmarkStart w:name="_Toc98411834" w:id="440"/>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30</w:t>
      </w:r>
      <w:r>
        <w:fldChar w:fldCharType="end"/>
      </w:r>
      <w:r>
        <w:t xml:space="preserve"> - Sub-branch elements</w:t>
      </w:r>
      <w:bookmarkEnd w:id="439"/>
      <w:bookmarkEnd w:id="440"/>
    </w:p>
    <w:p w:rsidRPr="00C20AEF" w:rsidR="00234020" w:rsidP="00234020" w:rsidRDefault="00234020" w14:paraId="4BA6B1F8" w14:textId="77777777">
      <w:pPr>
        <w:pStyle w:val="Anforderungsnummer"/>
      </w:pPr>
      <w:r>
        <w:t>Requirement: FKT-GUI-153</w:t>
      </w:r>
    </w:p>
    <w:p w:rsidRPr="00C20AEF" w:rsidR="00234020" w:rsidP="00234020" w:rsidRDefault="00234020" w14:paraId="55065BA6" w14:textId="77777777">
      <w:pPr>
        <w:pStyle w:val="Anforderungstext"/>
      </w:pPr>
      <w:r>
        <w:t xml:space="preserve">The column </w:t>
      </w:r>
      <w:r>
        <w:rPr>
          <w:i/>
        </w:rPr>
        <w:t>Quantity searched</w:t>
      </w:r>
      <w:r>
        <w:t xml:space="preserve"> must be editable. The user can enter integers between 0 and the </w:t>
      </w:r>
      <w:r>
        <w:rPr>
          <w:i/>
        </w:rPr>
        <w:t xml:space="preserve">found quantity </w:t>
      </w:r>
      <w:r>
        <w:t>in a text field. If a user changes the quantity to 0, this part number (later) will not be added to the shopping cart (no hint message will be displayed).</w:t>
      </w:r>
    </w:p>
    <w:p w:rsidRPr="00C20AEF" w:rsidR="0034307A" w:rsidP="0034307A" w:rsidRDefault="0034307A" w14:paraId="6FF6C000" w14:textId="77777777">
      <w:pPr>
        <w:pStyle w:val="Textkrper"/>
      </w:pPr>
    </w:p>
    <w:p w:rsidRPr="00C20AEF" w:rsidR="00234020" w:rsidP="00234020" w:rsidRDefault="00234020" w14:paraId="6830B1E4" w14:textId="77777777">
      <w:pPr>
        <w:pStyle w:val="Anforderungsnummer"/>
      </w:pPr>
      <w:r>
        <w:t>Requirement: FKT-GUI-154</w:t>
      </w:r>
    </w:p>
    <w:p w:rsidRPr="00C20AEF" w:rsidR="00234020" w:rsidP="00234020" w:rsidRDefault="00234020" w14:paraId="2F255544" w14:textId="389E0F65">
      <w:pPr>
        <w:pStyle w:val="Anforderungstext"/>
      </w:pPr>
      <w:r>
        <w:t xml:space="preserve">The system must automatically update the </w:t>
      </w:r>
      <w:proofErr w:type="spellStart"/>
      <w:r>
        <w:t>DeadStock</w:t>
      </w:r>
      <w:proofErr w:type="spellEnd"/>
      <w:r>
        <w:t xml:space="preserve"> order value and the item's benefit when the user changes and confirms the value in the </w:t>
      </w:r>
      <w:r>
        <w:rPr>
          <w:i/>
        </w:rPr>
        <w:t>Quantity Wanted</w:t>
      </w:r>
      <w:r>
        <w:t xml:space="preserve"> column. In addition, the </w:t>
      </w:r>
      <w:proofErr w:type="spellStart"/>
      <w:r>
        <w:t>DeadStock</w:t>
      </w:r>
      <w:proofErr w:type="spellEnd"/>
      <w:r>
        <w:t xml:space="preserve"> order value and the advantage of the associated main branch must be updated (for third-party operations only).</w:t>
      </w:r>
    </w:p>
    <w:p w:rsidRPr="00C20AEF" w:rsidR="0034307A" w:rsidP="0034307A" w:rsidRDefault="0034307A" w14:paraId="4644D896" w14:textId="77777777">
      <w:pPr>
        <w:pStyle w:val="Textkrper"/>
      </w:pPr>
    </w:p>
    <w:p w:rsidRPr="00C20AEF" w:rsidR="00234020" w:rsidP="00234020" w:rsidRDefault="00234020" w14:paraId="5A35C5E3" w14:textId="77777777">
      <w:pPr>
        <w:pStyle w:val="Anforderungsnummer"/>
      </w:pPr>
      <w:r>
        <w:t>Requirement: FKT-GUI-155</w:t>
      </w:r>
    </w:p>
    <w:p w:rsidRPr="00C20AEF" w:rsidR="00234020" w:rsidP="00234020" w:rsidRDefault="00234020" w14:paraId="5BF575AC" w14:textId="77777777">
      <w:pPr>
        <w:pStyle w:val="Anforderungstext"/>
      </w:pPr>
      <w:r>
        <w:t xml:space="preserve">The system must automatically update the weight of the item when the user changes and confirms the value in the </w:t>
      </w:r>
      <w:r>
        <w:rPr>
          <w:i/>
        </w:rPr>
        <w:t>Quantity searched</w:t>
      </w:r>
      <w:r>
        <w:t xml:space="preserve"> column. In addition, the total weight of the associated main branch must be updated.</w:t>
      </w:r>
    </w:p>
    <w:p w:rsidRPr="00C20AEF" w:rsidR="00802D68" w:rsidP="00234020" w:rsidRDefault="00802D68" w14:paraId="72B02A03" w14:textId="77777777">
      <w:pPr>
        <w:pStyle w:val="Textkrper"/>
      </w:pPr>
    </w:p>
    <w:p w:rsidRPr="00C20AEF" w:rsidR="00234020" w:rsidP="00234020" w:rsidRDefault="009C33EB" w14:paraId="6B48AFD2" w14:textId="77777777">
      <w:pPr>
        <w:pStyle w:val="Textkrper"/>
        <w:keepNext/>
      </w:pPr>
      <w:r>
        <w:rPr>
          <w:noProof/>
        </w:rPr>
        <w:lastRenderedPageBreak/>
        <w:drawing>
          <wp:inline distT="0" distB="0" distL="0" distR="0" wp14:anchorId="2D1234F1" wp14:editId="2E85BE78">
            <wp:extent cx="5926455" cy="4451350"/>
            <wp:effectExtent l="19050" t="0" r="0" b="0"/>
            <wp:docPr id="60" name="Bild 60"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01"/>
                    <pic:cNvPicPr>
                      <a:picLocks noChangeAspect="1" noChangeArrowheads="1"/>
                    </pic:cNvPicPr>
                  </pic:nvPicPr>
                  <pic:blipFill>
                    <a:blip r:embed="rId73"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C20AEF" w:rsidR="00234020" w:rsidP="00234020" w:rsidRDefault="00234020" w14:paraId="5E8DF982" w14:textId="0E2A995E">
      <w:pPr>
        <w:pStyle w:val="Beschriftung"/>
        <w:jc w:val="both"/>
      </w:pPr>
      <w:bookmarkStart w:name="_Toc255401664" w:id="441"/>
      <w:bookmarkStart w:name="_Toc98411879" w:id="442"/>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12</w:t>
      </w:r>
      <w:r>
        <w:fldChar w:fldCharType="end"/>
      </w:r>
      <w:r>
        <w:t xml:space="preserve"> - Part search panel: Optimized search.</w:t>
      </w:r>
      <w:bookmarkEnd w:id="442"/>
      <w:r>
        <w:t xml:space="preserve"> </w:t>
      </w:r>
      <w:bookmarkEnd w:id="441"/>
    </w:p>
    <w:p w:rsidRPr="00C20AEF" w:rsidR="00E4643E" w:rsidP="00E4643E" w:rsidRDefault="00E4643E" w14:paraId="543A74C2" w14:textId="77777777">
      <w:pPr>
        <w:pStyle w:val="Textkrper"/>
      </w:pPr>
    </w:p>
    <w:p w:rsidRPr="00131AE6" w:rsidR="002732F4" w:rsidP="002732F4" w:rsidRDefault="002732F4" w14:paraId="17D4F380" w14:textId="59C46448">
      <w:pPr>
        <w:pStyle w:val="berschrift3"/>
        <w:rPr>
          <w:highlight w:val="magenta"/>
        </w:rPr>
      </w:pPr>
      <w:bookmarkStart w:name="_Ref11324904" w:id="443"/>
      <w:bookmarkStart w:name="_Toc98411956" w:id="444"/>
      <w:r>
        <w:rPr>
          <w:highlight w:val="magenta"/>
        </w:rPr>
        <w:t>Result display D2D</w:t>
      </w:r>
      <w:bookmarkEnd w:id="443"/>
      <w:bookmarkEnd w:id="444"/>
    </w:p>
    <w:p w:rsidRPr="00C20AEF" w:rsidR="002732F4" w:rsidP="002732F4" w:rsidRDefault="002732F4" w14:paraId="5F8E37A9" w14:textId="3761AC7E">
      <w:pPr>
        <w:pStyle w:val="Textkrper"/>
      </w:pPr>
      <w:r>
        <w:t xml:space="preserve">The search results are displayed in the "D2D Overview" sub-tab. There is no price- or supplier-optimized representation as in the </w:t>
      </w:r>
      <w:proofErr w:type="spellStart"/>
      <w:r>
        <w:t>DeadStock</w:t>
      </w:r>
      <w:proofErr w:type="spellEnd"/>
      <w:r>
        <w:t xml:space="preserve"> process. Some display principles are adopted from the </w:t>
      </w:r>
      <w:proofErr w:type="spellStart"/>
      <w:r>
        <w:t>DeadStock</w:t>
      </w:r>
      <w:proofErr w:type="spellEnd"/>
      <w:r>
        <w:t xml:space="preserve"> process.</w:t>
      </w:r>
    </w:p>
    <w:p w:rsidRPr="00C20AEF" w:rsidR="002732F4" w:rsidP="002732F4" w:rsidRDefault="002732F4" w14:paraId="6DFA3724" w14:textId="34FCB3AD">
      <w:pPr>
        <w:pStyle w:val="Anforderungsnummer"/>
      </w:pPr>
      <w:r>
        <w:t>Requirement: FKT-GUI-365</w:t>
      </w:r>
    </w:p>
    <w:p w:rsidRPr="00C20AEF" w:rsidR="002732F4" w:rsidP="002732F4" w:rsidRDefault="0053268F" w14:paraId="33225DBC" w14:textId="6B5758E3">
      <w:pPr>
        <w:pStyle w:val="Anforderungstext"/>
      </w:pPr>
      <w:r>
        <w:t>The representation principles from the requirements FKT-GUI-135-137, 139-142 and 144-145 are also applied in the D2D process (alternatives, operational representation, jump in part master and operational data).</w:t>
      </w:r>
    </w:p>
    <w:p w:rsidRPr="00C20AEF" w:rsidR="000D06F9" w:rsidP="000D06F9" w:rsidRDefault="000D06F9" w14:paraId="52040929" w14:textId="5D56A5A5">
      <w:pPr>
        <w:pStyle w:val="Anforderungsnummer"/>
      </w:pPr>
      <w:r>
        <w:t>Requirement: FKT-GUI-366</w:t>
      </w:r>
    </w:p>
    <w:p w:rsidRPr="00C20AEF" w:rsidR="000D06F9" w:rsidP="000D06F9" w:rsidRDefault="000D06F9" w14:paraId="78BDD9B7" w14:textId="287766EA">
      <w:pPr>
        <w:pStyle w:val="Anforderungstext"/>
      </w:pPr>
      <w:r>
        <w:t xml:space="preserve">Result lines of incorrectly entered part numbers (no valid TNR format or no description determined, not with wildcard search) are displayed completely in red, bold font. </w:t>
      </w:r>
    </w:p>
    <w:p w:rsidRPr="00C20AEF" w:rsidR="00172CC3" w:rsidP="00172CC3" w:rsidRDefault="00172CC3" w14:paraId="2C80FC13" w14:textId="2AE12973">
      <w:pPr>
        <w:pStyle w:val="Anforderungsnummer"/>
      </w:pPr>
      <w:r>
        <w:t>Requirement: FKT-GUI-367</w:t>
      </w:r>
    </w:p>
    <w:p w:rsidRPr="00C20AEF" w:rsidR="00172CC3" w:rsidP="00172CC3" w:rsidRDefault="00DB7BE6" w14:paraId="0E59F7B8" w14:textId="1DFACD06">
      <w:pPr>
        <w:pStyle w:val="Anforderungstext"/>
      </w:pPr>
      <w:r>
        <w:t>For valid part numbers</w:t>
      </w:r>
      <w:r>
        <w:rPr>
          <w:b/>
        </w:rPr>
        <w:t>(without</w:t>
      </w:r>
      <w:r>
        <w:t xml:space="preserve"> wildcard), for which there is no positive search result (contents of the columns "No. pot. Seller" (0) and "Quantity found" (0)), only the contents of these two columns are displayed in red, bold font.</w:t>
      </w:r>
    </w:p>
    <w:p w:rsidRPr="00C20AEF" w:rsidR="000D06F9" w:rsidP="000D06F9" w:rsidRDefault="000D06F9" w14:paraId="257E4160" w14:textId="1C01EE0B">
      <w:pPr>
        <w:pStyle w:val="Anforderungsnummer"/>
      </w:pPr>
      <w:r>
        <w:t>Requirement: FKT-GUI-368</w:t>
      </w:r>
    </w:p>
    <w:p w:rsidRPr="00C20AEF" w:rsidR="000D06F9" w:rsidP="000D06F9" w:rsidRDefault="003A5E76" w14:paraId="0BCBD385" w14:textId="107539A4">
      <w:pPr>
        <w:pStyle w:val="Anforderungstext"/>
      </w:pPr>
      <w:r>
        <w:t>The header lines are displayed in bold font, the background is petrol (analog JCFR). Headers for which no result was found are grayed out.</w:t>
      </w:r>
    </w:p>
    <w:p w:rsidRPr="00C20AEF" w:rsidR="003A5E76" w:rsidP="003A5E76" w:rsidRDefault="003A5E76" w14:paraId="35D059DA" w14:textId="7C499B60">
      <w:pPr>
        <w:pStyle w:val="Anforderungstext"/>
      </w:pPr>
      <w:r>
        <w:lastRenderedPageBreak/>
        <w:t xml:space="preserve">The detail lines are displayed in normal font, the background is white by default. (Analog </w:t>
      </w:r>
      <w:proofErr w:type="spellStart"/>
      <w:r>
        <w:t>DeadStock</w:t>
      </w:r>
      <w:proofErr w:type="spellEnd"/>
      <w:r>
        <w:t xml:space="preserve"> / Price/Supplier Optimized View). Detail lines where the potential seller is a central location (GLC, WHS, GTC) are displayed with green background (exact color tone is defined during development, CI compliant).</w:t>
      </w:r>
    </w:p>
    <w:p w:rsidRPr="00C20AEF" w:rsidR="00934E7E" w:rsidP="00934E7E" w:rsidRDefault="00934E7E" w14:paraId="08EDE19E" w14:textId="77777777">
      <w:pPr>
        <w:pStyle w:val="SchnelllesetextbergeordneteAussage1"/>
      </w:pPr>
      <w:r>
        <w:t>Button overview</w:t>
      </w:r>
    </w:p>
    <w:p w:rsidRPr="00C20AEF" w:rsidR="00934E7E" w:rsidP="00934E7E" w:rsidRDefault="00934E7E" w14:paraId="28F52D9C" w14:textId="27DCF223">
      <w:pPr>
        <w:pStyle w:val="Textkrper"/>
      </w:pPr>
      <w:r>
        <w:t>The following buttons are available below the results table:</w:t>
      </w:r>
    </w:p>
    <w:tbl>
      <w:tblPr>
        <w:tblW w:w="4550" w:type="pct"/>
        <w:tblBorders>
          <w:top w:val="single" w:color="E20074" w:sz="18" w:space="0"/>
          <w:insideH w:val="single" w:color="auto" w:sz="4" w:space="0"/>
        </w:tblBorders>
        <w:tblLayout w:type="fixed"/>
        <w:tblLook w:val="01E0" w:firstRow="1" w:lastRow="1" w:firstColumn="1" w:lastColumn="1" w:noHBand="0" w:noVBand="0"/>
      </w:tblPr>
      <w:tblGrid>
        <w:gridCol w:w="2594"/>
        <w:gridCol w:w="1030"/>
        <w:gridCol w:w="4883"/>
      </w:tblGrid>
      <w:tr w:rsidRPr="00C20AEF" w:rsidR="00934E7E" w:rsidTr="00BB6A5F" w14:paraId="4B677E10" w14:textId="77777777">
        <w:trPr>
          <w:tblHeader/>
        </w:trPr>
        <w:tc>
          <w:tcPr>
            <w:tcW w:w="2653" w:type="dxa"/>
            <w:tcBorders>
              <w:top w:val="single" w:color="E20074" w:sz="18" w:space="0"/>
              <w:bottom w:val="single" w:color="auto" w:sz="4" w:space="0"/>
            </w:tcBorders>
            <w:shd w:val="clear" w:color="auto" w:fill="E0E0E0"/>
          </w:tcPr>
          <w:p w:rsidRPr="00C20AEF" w:rsidR="00934E7E" w:rsidP="00BB6A5F" w:rsidRDefault="00934E7E" w14:paraId="60E390E3" w14:textId="77777777">
            <w:pPr>
              <w:pStyle w:val="TableHeading"/>
              <w:keepNext w:val="0"/>
              <w:rPr>
                <w:rStyle w:val="Fett"/>
                <w:b/>
                <w:bCs/>
              </w:rPr>
            </w:pPr>
            <w:r>
              <w:rPr>
                <w:rStyle w:val="Fett"/>
                <w:b/>
              </w:rPr>
              <w:t>Button</w:t>
            </w:r>
          </w:p>
        </w:tc>
        <w:tc>
          <w:tcPr>
            <w:tcW w:w="1050" w:type="dxa"/>
            <w:tcBorders>
              <w:top w:val="single" w:color="E20074" w:sz="18" w:space="0"/>
              <w:bottom w:val="single" w:color="auto" w:sz="4" w:space="0"/>
            </w:tcBorders>
            <w:shd w:val="clear" w:color="auto" w:fill="E0E0E0"/>
          </w:tcPr>
          <w:p w:rsidRPr="00C20AEF" w:rsidR="00934E7E" w:rsidP="00BB6A5F" w:rsidRDefault="00934E7E" w14:paraId="153A3ECB" w14:textId="77777777">
            <w:pPr>
              <w:pStyle w:val="TableHeading"/>
              <w:keepNext w:val="0"/>
              <w:rPr>
                <w:rStyle w:val="Fett"/>
                <w:b/>
                <w:bCs/>
              </w:rPr>
            </w:pPr>
            <w:r>
              <w:rPr>
                <w:rStyle w:val="Fett"/>
                <w:b/>
              </w:rPr>
              <w:t>Symbol</w:t>
            </w:r>
          </w:p>
        </w:tc>
        <w:tc>
          <w:tcPr>
            <w:tcW w:w="5000" w:type="dxa"/>
            <w:tcBorders>
              <w:top w:val="single" w:color="E20074" w:sz="18" w:space="0"/>
              <w:bottom w:val="single" w:color="auto" w:sz="4" w:space="0"/>
            </w:tcBorders>
            <w:shd w:val="clear" w:color="auto" w:fill="E0E0E0"/>
          </w:tcPr>
          <w:p w:rsidRPr="00C20AEF" w:rsidR="00934E7E" w:rsidP="00BB6A5F" w:rsidRDefault="00934E7E" w14:paraId="76879B8E" w14:textId="77777777">
            <w:pPr>
              <w:pStyle w:val="TableHeading"/>
              <w:keepNext w:val="0"/>
              <w:rPr>
                <w:rStyle w:val="Fett"/>
                <w:b/>
                <w:bCs/>
              </w:rPr>
            </w:pPr>
            <w:r>
              <w:rPr>
                <w:rStyle w:val="Fett"/>
                <w:b/>
              </w:rPr>
              <w:t>Function</w:t>
            </w:r>
          </w:p>
        </w:tc>
      </w:tr>
      <w:tr w:rsidRPr="00C20AEF" w:rsidR="00934E7E" w:rsidTr="00BB6A5F" w14:paraId="39197E42" w14:textId="77777777">
        <w:trPr>
          <w:trHeight w:val="674"/>
        </w:trPr>
        <w:tc>
          <w:tcPr>
            <w:tcW w:w="2653" w:type="dxa"/>
          </w:tcPr>
          <w:p w:rsidRPr="00C20AEF" w:rsidR="00934E7E" w:rsidP="00BB6A5F" w:rsidRDefault="00934E7E" w14:paraId="5C5BFFCE" w14:textId="1E970BEE">
            <w:pPr>
              <w:pStyle w:val="TabelleFlietext3"/>
              <w:spacing w:before="60" w:after="60"/>
            </w:pPr>
            <w:r>
              <w:t>Start D2D order</w:t>
            </w:r>
          </w:p>
        </w:tc>
        <w:tc>
          <w:tcPr>
            <w:tcW w:w="1050" w:type="dxa"/>
          </w:tcPr>
          <w:p w:rsidRPr="00C20AEF" w:rsidR="00934E7E" w:rsidP="00BB6A5F" w:rsidRDefault="00934E7E" w14:paraId="5071736D" w14:textId="77777777">
            <w:pPr>
              <w:jc w:val="center"/>
            </w:pPr>
            <w:r>
              <w:rPr>
                <w:noProof/>
              </w:rPr>
              <w:drawing>
                <wp:inline distT="0" distB="0" distL="0" distR="0" wp14:anchorId="78D7B981" wp14:editId="06F47D1B">
                  <wp:extent cx="353695" cy="336550"/>
                  <wp:effectExtent l="19050" t="0" r="8255" b="0"/>
                  <wp:docPr id="110" name="Bild 59" descr="einkaufsw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inkaufswagen"/>
                          <pic:cNvPicPr>
                            <a:picLocks noChangeAspect="1" noChangeArrowheads="1"/>
                          </pic:cNvPicPr>
                        </pic:nvPicPr>
                        <pic:blipFill>
                          <a:blip r:embed="rId72"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5000" w:type="dxa"/>
          </w:tcPr>
          <w:p w:rsidRPr="00C20AEF" w:rsidR="00934E7E" w:rsidP="00BB6A5F" w:rsidRDefault="00934E7E" w14:paraId="2B660486" w14:textId="76419813">
            <w:pPr>
              <w:pStyle w:val="TabelleFlietext3"/>
              <w:keepNext/>
              <w:spacing w:before="60" w:after="60"/>
            </w:pPr>
            <w:r>
              <w:t xml:space="preserve">Starts a </w:t>
            </w:r>
            <w:r>
              <w:rPr>
                <w:i/>
              </w:rPr>
              <w:t>D2D</w:t>
            </w:r>
            <w:r>
              <w:t xml:space="preserve"> order for all selected items (checkbox selected in D2D order column).</w:t>
            </w:r>
          </w:p>
          <w:p w:rsidRPr="00C20AEF" w:rsidR="00934E7E" w:rsidP="00934E7E" w:rsidRDefault="00934E7E" w14:paraId="03C8600D" w14:textId="5F9DB472">
            <w:pPr>
              <w:pStyle w:val="TabelleFlietext3"/>
              <w:keepNext/>
              <w:spacing w:before="60" w:after="60"/>
            </w:pPr>
            <w:r>
              <w:t xml:space="preserve">The button is active only if at least one position is selected and the user is authorized to start D2D orders for the selected site. </w:t>
            </w:r>
          </w:p>
        </w:tc>
      </w:tr>
      <w:tr w:rsidRPr="00C20AEF" w:rsidR="00934E7E" w:rsidTr="00BB6A5F" w14:paraId="30F5C61B" w14:textId="77777777">
        <w:trPr>
          <w:trHeight w:val="674"/>
        </w:trPr>
        <w:tc>
          <w:tcPr>
            <w:tcW w:w="2653" w:type="dxa"/>
          </w:tcPr>
          <w:p w:rsidRPr="00C20AEF" w:rsidR="00934E7E" w:rsidP="00BB6A5F" w:rsidRDefault="00934E7E" w14:paraId="0D92044C" w14:textId="506D9971">
            <w:pPr>
              <w:pStyle w:val="TabelleFlietext3"/>
              <w:spacing w:before="60" w:after="60"/>
            </w:pPr>
            <w:r>
              <w:t>Start PRE-Order</w:t>
            </w:r>
          </w:p>
        </w:tc>
        <w:tc>
          <w:tcPr>
            <w:tcW w:w="1050" w:type="dxa"/>
          </w:tcPr>
          <w:p w:rsidRPr="00C20AEF" w:rsidR="00934E7E" w:rsidP="00BB6A5F" w:rsidRDefault="00B01B38" w14:paraId="35BB92A7" w14:textId="299D9B56">
            <w:pPr>
              <w:jc w:val="center"/>
              <w:rPr>
                <w:noProof/>
              </w:rPr>
            </w:pPr>
            <w:r>
              <w:rPr>
                <w:noProof/>
              </w:rPr>
              <w:drawing>
                <wp:inline distT="0" distB="0" distL="0" distR="0" wp14:anchorId="7F693B77" wp14:editId="375DEEC4">
                  <wp:extent cx="226695" cy="226695"/>
                  <wp:effectExtent l="0" t="0" r="1905" b="190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p>
        </w:tc>
        <w:tc>
          <w:tcPr>
            <w:tcW w:w="5000" w:type="dxa"/>
          </w:tcPr>
          <w:p w:rsidRPr="00C20AEF" w:rsidR="00934E7E" w:rsidP="00934E7E" w:rsidRDefault="00934E7E" w14:paraId="5CD4E4A8" w14:textId="78946E90">
            <w:pPr>
              <w:pStyle w:val="TabelleFlietext3"/>
              <w:keepNext/>
              <w:spacing w:before="60" w:after="60"/>
            </w:pPr>
            <w:r>
              <w:t xml:space="preserve">Starts a VOR </w:t>
            </w:r>
            <w:r>
              <w:rPr>
                <w:i/>
              </w:rPr>
              <w:t>order</w:t>
            </w:r>
            <w:r>
              <w:t xml:space="preserve"> for all selected items (checkbox selected in VOR order column).</w:t>
            </w:r>
          </w:p>
          <w:p w:rsidRPr="00C20AEF" w:rsidR="00934E7E" w:rsidP="00934E7E" w:rsidRDefault="00934E7E" w14:paraId="77F5EF99" w14:textId="3A8FF701">
            <w:pPr>
              <w:pStyle w:val="TabelleFlietext3"/>
              <w:keepNext/>
              <w:spacing w:before="60" w:after="60"/>
            </w:pPr>
            <w:r>
              <w:t>The button is active only if at least one position is selected and the user is authorized to start BEFORE orders for the selected operation.</w:t>
            </w:r>
          </w:p>
        </w:tc>
      </w:tr>
    </w:tbl>
    <w:p w:rsidRPr="00C20AEF" w:rsidR="00934E7E" w:rsidP="00934E7E" w:rsidRDefault="00934E7E" w14:paraId="445B9848" w14:textId="1C2D8EC9">
      <w:pPr>
        <w:pStyle w:val="Beschriftung"/>
      </w:pPr>
      <w:bookmarkStart w:name="_Toc98411835" w:id="445"/>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31</w:t>
      </w:r>
      <w:r>
        <w:fldChar w:fldCharType="end"/>
      </w:r>
      <w:r>
        <w:t xml:space="preserve"> - Panel part search D2D: Button overview</w:t>
      </w:r>
      <w:bookmarkEnd w:id="445"/>
    </w:p>
    <w:p w:rsidRPr="00C20AEF" w:rsidR="00E1510B" w:rsidP="00E1510B" w:rsidRDefault="00E1510B" w14:paraId="03BC4BB8" w14:textId="77777777">
      <w:pPr>
        <w:pStyle w:val="SchnelllesetextbergeordneteAussage1"/>
      </w:pPr>
      <w:r>
        <w:t>Table definition and functions</w:t>
      </w:r>
    </w:p>
    <w:p w:rsidRPr="00C20AEF" w:rsidR="00E1510B" w:rsidP="00E1510B" w:rsidRDefault="00E1510B" w14:paraId="69B19281" w14:textId="706FA658">
      <w:pPr>
        <w:pStyle w:val="Anforderungsnummer"/>
      </w:pPr>
      <w:r>
        <w:rPr>
          <w:highlight w:val="magenta"/>
        </w:rPr>
        <w:t xml:space="preserve">Requirement: </w:t>
      </w:r>
      <w:bookmarkStart w:name="_Hlk20401754" w:id="446"/>
      <w:r>
        <w:rPr>
          <w:highlight w:val="magenta"/>
        </w:rPr>
        <w:t>FKT-GUI-369</w:t>
      </w:r>
      <w:bookmarkEnd w:id="446"/>
    </w:p>
    <w:p w:rsidRPr="00C20AEF" w:rsidR="00E1510B" w:rsidP="00E1510B" w:rsidRDefault="00E1510B" w14:paraId="45F3CD33" w14:textId="53F015A6">
      <w:pPr>
        <w:pStyle w:val="Anforderungstext"/>
      </w:pPr>
      <w:r>
        <w:t xml:space="preserve">The following columns are displayed in the search result. Tooltips are possible for all column headers. Tooltips on cells are available on demand (columns with jump target or content relevant </w:t>
      </w:r>
      <w:r>
        <w:rPr>
          <w:rFonts w:ascii="Wingdings" w:hAnsi="Wingdings" w:eastAsia="Wingdings" w:cs="Wingdings"/>
        </w:rPr>
        <w:t>à</w:t>
      </w:r>
      <w:r>
        <w:t xml:space="preserve"> see in detail description in the following table).</w:t>
      </w:r>
    </w:p>
    <w:p w:rsidRPr="00C20AEF" w:rsidR="00E1510B" w:rsidP="00E1510B" w:rsidRDefault="00E1510B" w14:paraId="3B63FB20" w14:textId="77777777">
      <w:pPr>
        <w:pStyle w:val="KeinLeerraum"/>
      </w:pPr>
    </w:p>
    <w:tbl>
      <w:tblPr>
        <w:tblW w:w="5031" w:type="pct"/>
        <w:tblBorders>
          <w:top w:val="single" w:color="E20074" w:sz="18" w:space="0"/>
          <w:insideH w:val="single" w:color="auto" w:sz="4" w:space="0"/>
        </w:tblBorders>
        <w:tblLook w:val="01E0" w:firstRow="1" w:lastRow="1" w:firstColumn="1" w:lastColumn="1" w:noHBand="0" w:noVBand="0"/>
      </w:tblPr>
      <w:tblGrid>
        <w:gridCol w:w="1571"/>
        <w:gridCol w:w="9"/>
        <w:gridCol w:w="1479"/>
        <w:gridCol w:w="19"/>
        <w:gridCol w:w="3089"/>
        <w:gridCol w:w="38"/>
        <w:gridCol w:w="3143"/>
        <w:gridCol w:w="58"/>
      </w:tblGrid>
      <w:tr w:rsidRPr="00C20AEF" w:rsidR="00E1510B" w:rsidTr="00715EF7" w14:paraId="60FB5242" w14:textId="103D6E18">
        <w:trPr>
          <w:gridAfter w:val="1"/>
          <w:wAfter w:w="31" w:type="pct"/>
          <w:tblHeader/>
        </w:trPr>
        <w:tc>
          <w:tcPr>
            <w:tcW w:w="835" w:type="pct"/>
            <w:tcBorders>
              <w:top w:val="single" w:color="E20074" w:sz="18" w:space="0"/>
              <w:bottom w:val="single" w:color="auto" w:sz="4" w:space="0"/>
            </w:tcBorders>
            <w:shd w:val="clear" w:color="auto" w:fill="E0E0E0"/>
          </w:tcPr>
          <w:p w:rsidRPr="00C20AEF" w:rsidR="00E1510B" w:rsidP="00DA580E" w:rsidRDefault="00E1510B" w14:paraId="3513F80B" w14:textId="77777777">
            <w:pPr>
              <w:pStyle w:val="TableHeading"/>
              <w:keepNext w:val="0"/>
              <w:rPr>
                <w:rStyle w:val="Fett"/>
                <w:b/>
                <w:bCs/>
              </w:rPr>
            </w:pPr>
            <w:r>
              <w:rPr>
                <w:rStyle w:val="Fett"/>
                <w:b/>
              </w:rPr>
              <w:t>Column</w:t>
            </w:r>
          </w:p>
        </w:tc>
        <w:tc>
          <w:tcPr>
            <w:tcW w:w="791" w:type="pct"/>
            <w:gridSpan w:val="2"/>
            <w:tcBorders>
              <w:top w:val="single" w:color="E20074" w:sz="18" w:space="0"/>
              <w:bottom w:val="single" w:color="auto" w:sz="4" w:space="0"/>
            </w:tcBorders>
            <w:shd w:val="clear" w:color="auto" w:fill="E0E0E0"/>
          </w:tcPr>
          <w:p w:rsidRPr="00C20AEF" w:rsidR="00E1510B" w:rsidP="00DA580E" w:rsidRDefault="00E1510B" w14:paraId="5A1F81A8" w14:textId="77777777">
            <w:pPr>
              <w:pStyle w:val="TableHeading"/>
              <w:keepNext w:val="0"/>
              <w:rPr>
                <w:rStyle w:val="Fett"/>
                <w:b/>
                <w:bCs/>
              </w:rPr>
            </w:pPr>
            <w:r>
              <w:rPr>
                <w:rStyle w:val="Fett"/>
                <w:b/>
              </w:rPr>
              <w:t>Format</w:t>
            </w:r>
          </w:p>
        </w:tc>
        <w:tc>
          <w:tcPr>
            <w:tcW w:w="1652" w:type="pct"/>
            <w:gridSpan w:val="2"/>
            <w:tcBorders>
              <w:top w:val="single" w:color="E20074" w:sz="18" w:space="0"/>
              <w:bottom w:val="single" w:color="auto" w:sz="4" w:space="0"/>
            </w:tcBorders>
            <w:shd w:val="clear" w:color="auto" w:fill="E0E0E0"/>
          </w:tcPr>
          <w:p w:rsidRPr="00C20AEF" w:rsidR="00E1510B" w:rsidP="00DA580E" w:rsidRDefault="00E1510B" w14:paraId="05BDE4B3" w14:textId="23D4FC0C">
            <w:pPr>
              <w:pStyle w:val="TableHeading"/>
              <w:keepNext w:val="0"/>
              <w:rPr>
                <w:rStyle w:val="Fett"/>
                <w:b/>
                <w:bCs/>
              </w:rPr>
            </w:pPr>
            <w:r>
              <w:rPr>
                <w:rStyle w:val="Fett"/>
                <w:b/>
              </w:rPr>
              <w:t>Header (TNR grouped)</w:t>
            </w:r>
          </w:p>
        </w:tc>
        <w:tc>
          <w:tcPr>
            <w:tcW w:w="1691" w:type="pct"/>
            <w:gridSpan w:val="2"/>
            <w:tcBorders>
              <w:top w:val="single" w:color="E20074" w:sz="18" w:space="0"/>
              <w:bottom w:val="single" w:color="auto" w:sz="4" w:space="0"/>
            </w:tcBorders>
            <w:shd w:val="clear" w:color="auto" w:fill="E0E0E0"/>
          </w:tcPr>
          <w:p w:rsidRPr="00C20AEF" w:rsidR="00E1510B" w:rsidP="00DA580E" w:rsidRDefault="00E1510B" w14:paraId="1FB55049" w14:textId="7A6E391F">
            <w:pPr>
              <w:pStyle w:val="TableHeading"/>
              <w:keepNext w:val="0"/>
              <w:rPr>
                <w:rStyle w:val="Fett"/>
                <w:b/>
                <w:bCs/>
              </w:rPr>
            </w:pPr>
            <w:r>
              <w:rPr>
                <w:rStyle w:val="Fett"/>
                <w:b/>
              </w:rPr>
              <w:t>Detail line</w:t>
            </w:r>
          </w:p>
        </w:tc>
      </w:tr>
      <w:tr w:rsidRPr="00C20AEF" w:rsidR="00E1510B" w:rsidTr="00715EF7" w14:paraId="6542BAB8" w14:textId="09D5B187">
        <w:trPr>
          <w:gridAfter w:val="1"/>
          <w:wAfter w:w="31" w:type="pct"/>
        </w:trPr>
        <w:tc>
          <w:tcPr>
            <w:tcW w:w="835" w:type="pct"/>
            <w:tcBorders>
              <w:top w:val="single" w:color="auto" w:sz="4" w:space="0"/>
            </w:tcBorders>
          </w:tcPr>
          <w:p w:rsidRPr="00C20AEF" w:rsidR="00BE4C73" w:rsidP="00B26468" w:rsidRDefault="00B26468" w14:paraId="248FA6C3" w14:textId="7FE4AC51">
            <w:pPr>
              <w:pStyle w:val="TabelleFlietext3"/>
              <w:spacing w:before="60" w:after="60"/>
            </w:pPr>
            <w:r>
              <w:t>+/-</w:t>
            </w:r>
          </w:p>
        </w:tc>
        <w:tc>
          <w:tcPr>
            <w:tcW w:w="791" w:type="pct"/>
            <w:gridSpan w:val="2"/>
            <w:tcBorders>
              <w:top w:val="single" w:color="auto" w:sz="4" w:space="0"/>
            </w:tcBorders>
          </w:tcPr>
          <w:p w:rsidRPr="00C20AEF" w:rsidR="00E1510B" w:rsidP="00DA580E" w:rsidRDefault="00B26468" w14:paraId="35FD5930" w14:textId="18FBCFCD">
            <w:pPr>
              <w:pStyle w:val="TabelleFlietext3"/>
              <w:spacing w:before="60" w:after="60"/>
            </w:pPr>
            <w:r>
              <w:t>Icon</w:t>
            </w:r>
          </w:p>
        </w:tc>
        <w:tc>
          <w:tcPr>
            <w:tcW w:w="1652" w:type="pct"/>
            <w:gridSpan w:val="2"/>
            <w:tcBorders>
              <w:top w:val="single" w:color="auto" w:sz="4" w:space="0"/>
            </w:tcBorders>
          </w:tcPr>
          <w:p w:rsidRPr="00C20AEF" w:rsidR="00D96FC6" w:rsidP="00D96FC6" w:rsidRDefault="00D96FC6" w14:paraId="2FBB1F53" w14:textId="146F9718">
            <w:pPr>
              <w:pStyle w:val="TabelleFlietext3"/>
              <w:spacing w:before="60" w:after="60"/>
            </w:pPr>
            <w:r>
              <w:rPr>
                <w:noProof/>
              </w:rPr>
              <w:drawing>
                <wp:inline distT="0" distB="0" distL="0" distR="0" wp14:anchorId="001B6E0E" wp14:editId="3759BDC4">
                  <wp:extent cx="228600" cy="152400"/>
                  <wp:effectExtent l="0" t="0" r="0" b="0"/>
                  <wp:docPr id="123" name="Grafik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8600" cy="152400"/>
                          </a:xfrm>
                          <a:prstGeom prst="rect">
                            <a:avLst/>
                          </a:prstGeom>
                        </pic:spPr>
                      </pic:pic>
                    </a:graphicData>
                  </a:graphic>
                </wp:inline>
              </w:drawing>
            </w:r>
            <w:r>
              <w:t xml:space="preserve"> </w:t>
            </w:r>
            <w:r>
              <w:object w:dxaOrig="300" w:dyaOrig="225" w14:anchorId="2982A7E4">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14.25pt;height:7.5pt" o:ole="" type="#_x0000_t75">
                  <v:imagedata o:title="" r:id="rId75"/>
                </v:shape>
                <o:OLEObject Type="Embed" ProgID="PBrush" ShapeID="_x0000_i1025" DrawAspect="Content" ObjectID="_1709025092" r:id="rId76"/>
              </w:object>
            </w:r>
          </w:p>
          <w:p w:rsidRPr="00C20AEF" w:rsidR="00F756D1" w:rsidP="00E74E6E" w:rsidRDefault="00B26468" w14:paraId="3E768E6D" w14:textId="5FADF5CA">
            <w:pPr>
              <w:pStyle w:val="TabelleFlietext3"/>
              <w:spacing w:before="60" w:after="60"/>
            </w:pPr>
            <w:r>
              <w:t>Icon Plus/Minus to expand and collapse the details</w:t>
            </w:r>
          </w:p>
        </w:tc>
        <w:tc>
          <w:tcPr>
            <w:tcW w:w="1691" w:type="pct"/>
            <w:gridSpan w:val="2"/>
            <w:tcBorders>
              <w:top w:val="single" w:color="auto" w:sz="4" w:space="0"/>
            </w:tcBorders>
          </w:tcPr>
          <w:p w:rsidRPr="00C20AEF" w:rsidR="00B26468" w:rsidP="00B26468" w:rsidRDefault="00B26468" w14:paraId="53C86443" w14:textId="77777777">
            <w:pPr>
              <w:pStyle w:val="TabelleFlietext3"/>
              <w:spacing w:before="60" w:after="60"/>
            </w:pPr>
            <w:r>
              <w:rPr>
                <w:noProof/>
              </w:rPr>
              <w:drawing>
                <wp:inline distT="0" distB="0" distL="0" distR="0" wp14:anchorId="2F44646D" wp14:editId="6DCD7892">
                  <wp:extent cx="171450" cy="171450"/>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p w:rsidRPr="00C20AEF" w:rsidR="00F756D1" w:rsidP="00B26468" w:rsidRDefault="00B26468" w14:paraId="66083393" w14:textId="4024301F">
            <w:pPr>
              <w:pStyle w:val="TabelleFlietext3"/>
              <w:spacing w:before="60" w:after="60"/>
            </w:pPr>
            <w:r>
              <w:t xml:space="preserve">In case of an item not orderable via D2D (due to D2D assortment or a non-D2D dealer), including tooltip with contact information of the facility (order of contacts depending on availability: </w:t>
            </w:r>
            <w:proofErr w:type="spellStart"/>
            <w:r>
              <w:t>Stox</w:t>
            </w:r>
            <w:proofErr w:type="spellEnd"/>
            <w:r>
              <w:t>, inventory information, operational data)</w:t>
            </w:r>
          </w:p>
        </w:tc>
      </w:tr>
      <w:tr w:rsidRPr="00C20AEF" w:rsidR="00B26468" w:rsidTr="00715EF7" w14:paraId="14171A01" w14:textId="77777777">
        <w:trPr>
          <w:gridAfter w:val="1"/>
          <w:wAfter w:w="31" w:type="pct"/>
        </w:trPr>
        <w:tc>
          <w:tcPr>
            <w:tcW w:w="835" w:type="pct"/>
            <w:tcBorders>
              <w:top w:val="single" w:color="auto" w:sz="4" w:space="0"/>
            </w:tcBorders>
          </w:tcPr>
          <w:p w:rsidRPr="00C20AEF" w:rsidR="00B26468" w:rsidP="00B26468" w:rsidRDefault="00B26468" w14:paraId="028A0037" w14:textId="77777777">
            <w:pPr>
              <w:pStyle w:val="TabelleFlietext3"/>
              <w:spacing w:before="60" w:after="60"/>
            </w:pPr>
            <w:r>
              <w:t>D2D Order (Shopping Cart Icon)</w:t>
            </w:r>
          </w:p>
          <w:p w:rsidRPr="00C20AEF" w:rsidR="00B26468" w:rsidP="00B26468" w:rsidRDefault="00B26468" w14:paraId="344F2B9E" w14:textId="0336DD14">
            <w:pPr>
              <w:pStyle w:val="TabelleFlietext3"/>
              <w:spacing w:before="60" w:after="60"/>
            </w:pPr>
            <w:r>
              <w:rPr>
                <w:noProof/>
              </w:rPr>
              <w:drawing>
                <wp:inline distT="0" distB="0" distL="0" distR="0" wp14:anchorId="6ACC0A5A" wp14:editId="30B6177A">
                  <wp:extent cx="172529" cy="172529"/>
                  <wp:effectExtent l="0" t="0" r="0" b="0"/>
                  <wp:docPr id="102" name="Grafik 102" descr="C:\Projekte\Logistikbus\branches\logbus-57.0.0.0\resources\images\app\16_Shopping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kte\Logistikbus\branches\logbus-57.0.0.0\resources\images\app\16_Shoppingcar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2494" cy="172494"/>
                          </a:xfrm>
                          <a:prstGeom prst="rect">
                            <a:avLst/>
                          </a:prstGeom>
                          <a:noFill/>
                          <a:ln>
                            <a:noFill/>
                          </a:ln>
                        </pic:spPr>
                      </pic:pic>
                    </a:graphicData>
                  </a:graphic>
                </wp:inline>
              </w:drawing>
            </w:r>
          </w:p>
        </w:tc>
        <w:tc>
          <w:tcPr>
            <w:tcW w:w="791" w:type="pct"/>
            <w:gridSpan w:val="2"/>
            <w:tcBorders>
              <w:top w:val="single" w:color="auto" w:sz="4" w:space="0"/>
            </w:tcBorders>
          </w:tcPr>
          <w:p w:rsidRPr="00C20AEF" w:rsidR="00B26468" w:rsidP="00B26468" w:rsidRDefault="00B26468" w14:paraId="5C491D05" w14:textId="08FE47B8">
            <w:pPr>
              <w:pStyle w:val="TabelleFlietext3"/>
              <w:spacing w:before="60" w:after="60"/>
            </w:pPr>
            <w:r>
              <w:t>Checkbox</w:t>
            </w:r>
          </w:p>
        </w:tc>
        <w:tc>
          <w:tcPr>
            <w:tcW w:w="1652" w:type="pct"/>
            <w:gridSpan w:val="2"/>
            <w:tcBorders>
              <w:top w:val="single" w:color="auto" w:sz="4" w:space="0"/>
            </w:tcBorders>
          </w:tcPr>
          <w:p w:rsidRPr="00C20AEF" w:rsidR="00B26468" w:rsidP="00B26468" w:rsidRDefault="00B26468" w14:paraId="7BEB33BC" w14:textId="1E12039C">
            <w:pPr>
              <w:pStyle w:val="TabelleFlietext3"/>
              <w:spacing w:before="60" w:after="60"/>
            </w:pPr>
            <w:r>
              <w:t>Editable. Marks whether the part should be selected across all potential sellers</w:t>
            </w:r>
          </w:p>
        </w:tc>
        <w:tc>
          <w:tcPr>
            <w:tcW w:w="1691" w:type="pct"/>
            <w:gridSpan w:val="2"/>
            <w:tcBorders>
              <w:top w:val="single" w:color="auto" w:sz="4" w:space="0"/>
            </w:tcBorders>
          </w:tcPr>
          <w:p w:rsidRPr="00C20AEF" w:rsidR="00B26468" w:rsidP="00B26468" w:rsidRDefault="00B26468" w14:paraId="092CBB38" w14:textId="34214021">
            <w:pPr>
              <w:pStyle w:val="TabelleFlietext3"/>
              <w:spacing w:before="60" w:after="60"/>
            </w:pPr>
            <w:r>
              <w:t>Editable. Marks whether the part should be selected for a specific vendor for a later D2D request</w:t>
            </w:r>
          </w:p>
        </w:tc>
      </w:tr>
      <w:tr w:rsidRPr="00C20AEF" w:rsidR="00B26468" w:rsidTr="00715EF7" w14:paraId="5B6F415E" w14:textId="63AF7CB2">
        <w:trPr>
          <w:gridAfter w:val="1"/>
          <w:wAfter w:w="31" w:type="pct"/>
        </w:trPr>
        <w:tc>
          <w:tcPr>
            <w:tcW w:w="835" w:type="pct"/>
            <w:tcBorders>
              <w:top w:val="single" w:color="auto" w:sz="4" w:space="0"/>
            </w:tcBorders>
          </w:tcPr>
          <w:p w:rsidRPr="00C20AEF" w:rsidR="00B26468" w:rsidP="00B26468" w:rsidRDefault="00B26468" w14:paraId="4C021DDA" w14:textId="77777777">
            <w:pPr>
              <w:pStyle w:val="TabelleFlietext3"/>
              <w:spacing w:before="60" w:after="60"/>
            </w:pPr>
            <w:r>
              <w:t>Part number searched</w:t>
            </w:r>
          </w:p>
        </w:tc>
        <w:tc>
          <w:tcPr>
            <w:tcW w:w="791" w:type="pct"/>
            <w:gridSpan w:val="2"/>
            <w:tcBorders>
              <w:top w:val="single" w:color="auto" w:sz="4" w:space="0"/>
            </w:tcBorders>
          </w:tcPr>
          <w:p w:rsidRPr="00C20AEF" w:rsidR="00B26468" w:rsidP="00B26468" w:rsidRDefault="00B26468" w14:paraId="08401B73" w14:textId="77777777">
            <w:pPr>
              <w:pStyle w:val="TabelleFlietext3"/>
              <w:spacing w:before="60" w:after="60"/>
            </w:pPr>
            <w:r>
              <w:t>Print format</w:t>
            </w:r>
          </w:p>
        </w:tc>
        <w:tc>
          <w:tcPr>
            <w:tcW w:w="1652" w:type="pct"/>
            <w:gridSpan w:val="2"/>
            <w:tcBorders>
              <w:top w:val="single" w:color="auto" w:sz="4" w:space="0"/>
            </w:tcBorders>
          </w:tcPr>
          <w:p w:rsidRPr="00C20AEF" w:rsidR="00B26468" w:rsidP="00B26468" w:rsidRDefault="00B26468" w14:paraId="1E69C9CB" w14:textId="04672B52">
            <w:pPr>
              <w:pStyle w:val="TabelleFlietext3"/>
              <w:spacing w:before="60" w:after="60"/>
            </w:pPr>
            <w:r>
              <w:t>Searched part number</w:t>
            </w:r>
          </w:p>
        </w:tc>
        <w:tc>
          <w:tcPr>
            <w:tcW w:w="1691" w:type="pct"/>
            <w:gridSpan w:val="2"/>
            <w:tcBorders>
              <w:top w:val="single" w:color="auto" w:sz="4" w:space="0"/>
            </w:tcBorders>
          </w:tcPr>
          <w:p w:rsidRPr="00C20AEF" w:rsidR="00B26468" w:rsidP="00B26468" w:rsidRDefault="00B26468" w14:paraId="5E4FA0E3" w14:textId="16830B40">
            <w:pPr>
              <w:pStyle w:val="TabelleFlietext3"/>
              <w:spacing w:before="60" w:after="60"/>
            </w:pPr>
            <w:r>
              <w:t>Searched part number</w:t>
            </w:r>
          </w:p>
        </w:tc>
      </w:tr>
      <w:tr w:rsidRPr="00C20AEF" w:rsidR="00B26468" w:rsidTr="00715EF7" w14:paraId="3CFC0461" w14:textId="2FDC17B5">
        <w:trPr>
          <w:gridAfter w:val="1"/>
          <w:wAfter w:w="31" w:type="pct"/>
        </w:trPr>
        <w:tc>
          <w:tcPr>
            <w:tcW w:w="835" w:type="pct"/>
          </w:tcPr>
          <w:p w:rsidRPr="00C20AEF" w:rsidR="00B26468" w:rsidP="00B26468" w:rsidRDefault="00B26468" w14:paraId="562B9E12" w14:textId="77777777">
            <w:pPr>
              <w:pStyle w:val="TabelleFlietext3"/>
              <w:spacing w:before="60" w:after="60"/>
            </w:pPr>
            <w:r>
              <w:t>Part number found</w:t>
            </w:r>
          </w:p>
        </w:tc>
        <w:tc>
          <w:tcPr>
            <w:tcW w:w="791" w:type="pct"/>
            <w:gridSpan w:val="2"/>
          </w:tcPr>
          <w:p w:rsidRPr="00C20AEF" w:rsidR="00B26468" w:rsidP="00B26468" w:rsidRDefault="00B26468" w14:paraId="625BFA18" w14:textId="77777777">
            <w:pPr>
              <w:pStyle w:val="TabelleFlietext3"/>
              <w:spacing w:before="60" w:after="60"/>
            </w:pPr>
            <w:r>
              <w:t>Print format</w:t>
            </w:r>
          </w:p>
        </w:tc>
        <w:tc>
          <w:tcPr>
            <w:tcW w:w="1652" w:type="pct"/>
            <w:gridSpan w:val="2"/>
          </w:tcPr>
          <w:p w:rsidRPr="00C20AEF" w:rsidR="00B26468" w:rsidP="00B26468" w:rsidRDefault="00B26468" w14:paraId="0BAB12C7" w14:textId="3178406E">
            <w:pPr>
              <w:pStyle w:val="TabelleFlietext3"/>
              <w:spacing w:before="60" w:after="60"/>
            </w:pPr>
            <w:r>
              <w:t>-</w:t>
            </w:r>
          </w:p>
        </w:tc>
        <w:tc>
          <w:tcPr>
            <w:tcW w:w="1691" w:type="pct"/>
            <w:gridSpan w:val="2"/>
          </w:tcPr>
          <w:p w:rsidRPr="00C20AEF" w:rsidR="00B26468" w:rsidP="00B26468" w:rsidRDefault="00B26468" w14:paraId="7A154621" w14:textId="77777777">
            <w:pPr>
              <w:pStyle w:val="TabelleFlietext3"/>
              <w:spacing w:before="60" w:after="60"/>
            </w:pPr>
            <w:r>
              <w:t>Found part number (may be different from searched part number if searched with wildcard or for alternatives).</w:t>
            </w:r>
          </w:p>
          <w:p w:rsidRPr="00C20AEF" w:rsidR="00B26468" w:rsidP="00B26468" w:rsidRDefault="00B26468" w14:paraId="29863C2B" w14:textId="44F923A4">
            <w:pPr>
              <w:pStyle w:val="TabelleFlietext3"/>
              <w:spacing w:before="60" w:after="60"/>
            </w:pPr>
            <w:r>
              <w:lastRenderedPageBreak/>
              <w:t>Italics if different (wildcard or alternatives). Icon for possible supplied parts.</w:t>
            </w:r>
          </w:p>
        </w:tc>
      </w:tr>
      <w:tr w:rsidRPr="00C20AEF" w:rsidR="00B26468" w:rsidTr="00715EF7" w14:paraId="5533760C" w14:textId="3DFD8078">
        <w:trPr>
          <w:gridAfter w:val="1"/>
          <w:wAfter w:w="31" w:type="pct"/>
        </w:trPr>
        <w:tc>
          <w:tcPr>
            <w:tcW w:w="835" w:type="pct"/>
          </w:tcPr>
          <w:p w:rsidRPr="00C20AEF" w:rsidR="00B26468" w:rsidP="00B26468" w:rsidRDefault="00B26468" w14:paraId="2E79809B" w14:textId="77777777">
            <w:pPr>
              <w:pStyle w:val="TabelleFlietext3"/>
              <w:spacing w:before="60" w:after="60"/>
            </w:pPr>
            <w:r>
              <w:lastRenderedPageBreak/>
              <w:t>Naming</w:t>
            </w:r>
          </w:p>
        </w:tc>
        <w:tc>
          <w:tcPr>
            <w:tcW w:w="791" w:type="pct"/>
            <w:gridSpan w:val="2"/>
          </w:tcPr>
          <w:p w:rsidRPr="00C20AEF" w:rsidR="00B26468" w:rsidP="00B26468" w:rsidRDefault="00B26468" w14:paraId="06478B03" w14:textId="52EB188E">
            <w:pPr>
              <w:pStyle w:val="TabelleFlietext3"/>
              <w:spacing w:before="60" w:after="60"/>
            </w:pPr>
            <w:r>
              <w:t>Text</w:t>
            </w:r>
          </w:p>
        </w:tc>
        <w:tc>
          <w:tcPr>
            <w:tcW w:w="1652" w:type="pct"/>
            <w:gridSpan w:val="2"/>
          </w:tcPr>
          <w:p w:rsidRPr="00C20AEF" w:rsidR="00B26468" w:rsidP="00B26468" w:rsidRDefault="00B26468" w14:paraId="08279480" w14:textId="77777777">
            <w:pPr>
              <w:pStyle w:val="TabelleFlietext3"/>
              <w:spacing w:before="60" w:after="60"/>
            </w:pPr>
            <w:r>
              <w:t xml:space="preserve">Designation of the searched part number (in the national language of the searching company).  If no or no valid site number is selected, the designation in the selected GUI language (if available, otherwise the English one) from the Global Part Master is displayed </w:t>
            </w:r>
          </w:p>
          <w:p w:rsidRPr="00C20AEF" w:rsidR="00B26468" w:rsidP="00B26468" w:rsidRDefault="00B26468" w14:paraId="01AC9742" w14:textId="2B9649F7">
            <w:pPr>
              <w:pStyle w:val="TabelleFlietext3"/>
              <w:spacing w:before="60" w:after="60"/>
            </w:pPr>
            <w:r>
              <w:t xml:space="preserve">No designation is displayed for wildcard search </w:t>
            </w:r>
          </w:p>
        </w:tc>
        <w:tc>
          <w:tcPr>
            <w:tcW w:w="1691" w:type="pct"/>
            <w:gridSpan w:val="2"/>
          </w:tcPr>
          <w:p w:rsidRPr="00C20AEF" w:rsidR="00B26468" w:rsidP="00B26468" w:rsidRDefault="00B26468" w14:paraId="2E9C8CBF" w14:textId="7C9F0E91">
            <w:pPr>
              <w:pStyle w:val="TabelleFlietext3"/>
              <w:spacing w:before="60" w:after="60"/>
            </w:pPr>
            <w:r>
              <w:t xml:space="preserve">Designation of the found part number (in the national language of the seller, if not available the local designation of the seller).  </w:t>
            </w:r>
          </w:p>
          <w:p w:rsidRPr="00C20AEF" w:rsidR="00B26468" w:rsidP="00B26468" w:rsidRDefault="00B26468" w14:paraId="343173AA" w14:textId="4FE78E83">
            <w:pPr>
              <w:pStyle w:val="TabelleFlietext3"/>
              <w:spacing w:before="60" w:after="60"/>
            </w:pPr>
            <w:r>
              <w:t xml:space="preserve">If the found part is included in the </w:t>
            </w:r>
            <w:proofErr w:type="spellStart"/>
            <w:r>
              <w:t>DeadStock</w:t>
            </w:r>
            <w:proofErr w:type="spellEnd"/>
            <w:r>
              <w:t xml:space="preserve"> assortment of the potential seller, an icon </w:t>
            </w:r>
            <w:r>
              <w:rPr>
                <w:highlight w:val="magenta"/>
              </w:rPr>
              <w:t>with a tooltip with a standard text (</w:t>
            </w:r>
            <w:proofErr w:type="spellStart"/>
            <w:r>
              <w:rPr>
                <w:highlight w:val="magenta"/>
              </w:rPr>
              <w:t>PGuard</w:t>
            </w:r>
            <w:proofErr w:type="spellEnd"/>
            <w:r>
              <w:rPr>
                <w:highlight w:val="magenta"/>
              </w:rPr>
              <w:t>)</w:t>
            </w:r>
            <w:r>
              <w:t xml:space="preserve"> will be displayed if the user has </w:t>
            </w:r>
            <w:proofErr w:type="spellStart"/>
            <w:r>
              <w:t>DeadStock</w:t>
            </w:r>
            <w:proofErr w:type="spellEnd"/>
            <w:r>
              <w:t xml:space="preserve"> rights or has the role of market or admin controller: </w:t>
            </w:r>
          </w:p>
          <w:p w:rsidRPr="00C20AEF" w:rsidR="00B26468" w:rsidP="00B26468" w:rsidRDefault="00B26468" w14:paraId="00D63164" w14:textId="688E07AC">
            <w:pPr>
              <w:pStyle w:val="TabelleFlietext3"/>
              <w:spacing w:before="60" w:after="60"/>
            </w:pPr>
            <w:r>
              <w:rPr>
                <w:noProof/>
              </w:rPr>
              <w:drawing>
                <wp:inline distT="0" distB="0" distL="0" distR="0" wp14:anchorId="2BC950A4" wp14:editId="6527606B">
                  <wp:extent cx="152400" cy="152400"/>
                  <wp:effectExtent l="0" t="0" r="0" b="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Pr="00C20AEF" w:rsidR="00B26468" w:rsidP="00B26468" w:rsidRDefault="00B26468" w14:paraId="41364480" w14:textId="5149B90E">
            <w:pPr>
              <w:pStyle w:val="TabelleFlietext3"/>
              <w:spacing w:before="60" w:after="60"/>
            </w:pPr>
            <w:r>
              <w:t xml:space="preserve">If a </w:t>
            </w:r>
            <w:proofErr w:type="spellStart"/>
            <w:r>
              <w:t>DeadStock</w:t>
            </w:r>
            <w:proofErr w:type="spellEnd"/>
            <w:r>
              <w:t xml:space="preserve"> note is available for the found part number, the </w:t>
            </w:r>
            <w:proofErr w:type="spellStart"/>
            <w:r>
              <w:rPr>
                <w:highlight w:val="magenta"/>
              </w:rPr>
              <w:t>DeadStock</w:t>
            </w:r>
            <w:proofErr w:type="spellEnd"/>
            <w:r>
              <w:rPr>
                <w:highlight w:val="magenta"/>
              </w:rPr>
              <w:t xml:space="preserve"> note of the potential seller is </w:t>
            </w:r>
            <w:proofErr w:type="spellStart"/>
            <w:r>
              <w:rPr>
                <w:highlight w:val="magenta"/>
              </w:rPr>
              <w:t>displayed</w:t>
            </w:r>
            <w:r>
              <w:t>in</w:t>
            </w:r>
            <w:proofErr w:type="spellEnd"/>
            <w:r>
              <w:t xml:space="preserve"> addition to </w:t>
            </w:r>
            <w:r>
              <w:rPr>
                <w:highlight w:val="magenta"/>
              </w:rPr>
              <w:t>the standard text in the tooltip (only for third-party companies)</w:t>
            </w:r>
            <w:r>
              <w:t>.</w:t>
            </w:r>
          </w:p>
        </w:tc>
      </w:tr>
      <w:tr w:rsidRPr="00C20AEF" w:rsidR="00B26468" w:rsidTr="00715EF7" w14:paraId="70BC35F5" w14:textId="77777777">
        <w:trPr>
          <w:gridAfter w:val="1"/>
          <w:wAfter w:w="31" w:type="pct"/>
        </w:trPr>
        <w:tc>
          <w:tcPr>
            <w:tcW w:w="835" w:type="pct"/>
          </w:tcPr>
          <w:p w:rsidRPr="00C20AEF" w:rsidR="00B26468" w:rsidP="00B26468" w:rsidRDefault="00B26468" w14:paraId="582C2D8E" w14:textId="63627AF3">
            <w:pPr>
              <w:pStyle w:val="TabelleFlietext3"/>
              <w:spacing w:before="60" w:after="60"/>
            </w:pPr>
            <w:r>
              <w:t>Number of potential sellers</w:t>
            </w:r>
          </w:p>
        </w:tc>
        <w:tc>
          <w:tcPr>
            <w:tcW w:w="791" w:type="pct"/>
            <w:gridSpan w:val="2"/>
          </w:tcPr>
          <w:p w:rsidRPr="00C20AEF" w:rsidR="00B26468" w:rsidP="00B26468" w:rsidRDefault="00B26468" w14:paraId="31DC73D5" w14:textId="5F8E215A">
            <w:pPr>
              <w:pStyle w:val="TabelleFlietext3"/>
              <w:spacing w:before="60" w:after="60"/>
            </w:pPr>
            <w:r>
              <w:t>Numeric</w:t>
            </w:r>
          </w:p>
        </w:tc>
        <w:tc>
          <w:tcPr>
            <w:tcW w:w="1652" w:type="pct"/>
            <w:gridSpan w:val="2"/>
          </w:tcPr>
          <w:p w:rsidRPr="00C812A0" w:rsidR="00C812A0" w:rsidP="00B26468" w:rsidRDefault="00C812A0" w14:paraId="22A687D8" w14:textId="77777777">
            <w:pPr>
              <w:pStyle w:val="TabelleFlietext3"/>
              <w:spacing w:before="60" w:after="60"/>
            </w:pPr>
            <w:r>
              <w:rPr>
                <w:highlight w:val="magenta"/>
              </w:rPr>
              <w:t>Total of all farms found (i.e. incl. own farms, WHS, GTC and non-D2D farms)</w:t>
            </w:r>
          </w:p>
          <w:p w:rsidRPr="00C20AEF" w:rsidR="00B26468" w:rsidP="00C812A0" w:rsidRDefault="00B26468" w14:paraId="715484A6" w14:textId="2BAC93BF">
            <w:pPr>
              <w:pStyle w:val="TabelleFlietext3"/>
              <w:spacing w:before="60" w:after="60"/>
              <w:ind w:left="0"/>
            </w:pPr>
            <w:r>
              <w:t>If the quantity is 0, the value is displayed in bold, red letters</w:t>
            </w:r>
          </w:p>
        </w:tc>
        <w:tc>
          <w:tcPr>
            <w:tcW w:w="1691" w:type="pct"/>
            <w:gridSpan w:val="2"/>
          </w:tcPr>
          <w:p w:rsidRPr="00C20AEF" w:rsidR="00B26468" w:rsidP="00B26468" w:rsidRDefault="00B26468" w14:paraId="2129BD68" w14:textId="77777777">
            <w:pPr>
              <w:pStyle w:val="TabelleFlietext3"/>
              <w:spacing w:before="60" w:after="60"/>
            </w:pPr>
            <w:r>
              <w:t xml:space="preserve">6-digit company number of the seller. </w:t>
            </w:r>
          </w:p>
          <w:p w:rsidRPr="00C20AEF" w:rsidR="00B26468" w:rsidP="00B26468" w:rsidRDefault="00B26468" w14:paraId="5271BF14" w14:textId="6092D38F">
            <w:pPr>
              <w:pStyle w:val="TabelleFlietext3"/>
              <w:spacing w:before="60" w:after="60"/>
            </w:pPr>
            <w:r>
              <w:t xml:space="preserve">Incl. icon for either entered site, own sites, preferred supplier or problematic supplier </w:t>
            </w:r>
            <w:r>
              <w:rPr>
                <w:strike/>
              </w:rPr>
              <w:t>or site not participating in D2D process</w:t>
            </w:r>
            <w:r>
              <w:t xml:space="preserve"> (but not central sites (GLC, WHS, GTC).</w:t>
            </w:r>
          </w:p>
        </w:tc>
      </w:tr>
      <w:tr w:rsidRPr="00C20AEF" w:rsidR="00B26468" w:rsidTr="00715EF7" w14:paraId="4C92D427" w14:textId="59EEB239">
        <w:trPr>
          <w:gridAfter w:val="1"/>
          <w:wAfter w:w="31" w:type="pct"/>
        </w:trPr>
        <w:tc>
          <w:tcPr>
            <w:tcW w:w="835" w:type="pct"/>
          </w:tcPr>
          <w:p w:rsidRPr="00C20AEF" w:rsidR="00B26468" w:rsidP="00B26468" w:rsidRDefault="00B26468" w14:paraId="3244979C" w14:textId="78F85EB3">
            <w:pPr>
              <w:pStyle w:val="TabelleFlietext3"/>
              <w:spacing w:before="60" w:after="60"/>
            </w:pPr>
            <w:r>
              <w:t>Country</w:t>
            </w:r>
          </w:p>
        </w:tc>
        <w:tc>
          <w:tcPr>
            <w:tcW w:w="791" w:type="pct"/>
            <w:gridSpan w:val="2"/>
          </w:tcPr>
          <w:p w:rsidRPr="00C20AEF" w:rsidR="00B26468" w:rsidP="00B26468" w:rsidRDefault="00B26468" w14:paraId="0C78FFB6" w14:textId="4454BED7">
            <w:pPr>
              <w:pStyle w:val="TabelleFlietext3"/>
              <w:spacing w:before="60" w:after="60"/>
            </w:pPr>
            <w:r>
              <w:t>Text</w:t>
            </w:r>
          </w:p>
        </w:tc>
        <w:tc>
          <w:tcPr>
            <w:tcW w:w="1652" w:type="pct"/>
            <w:gridSpan w:val="2"/>
          </w:tcPr>
          <w:p w:rsidRPr="00C20AEF" w:rsidR="00B26468" w:rsidP="00B26468" w:rsidRDefault="00B26468" w14:paraId="477AC98C" w14:textId="36EB3DED">
            <w:pPr>
              <w:pStyle w:val="TabelleFlietext3"/>
              <w:spacing w:before="60" w:after="60"/>
            </w:pPr>
            <w:r>
              <w:t>-</w:t>
            </w:r>
          </w:p>
        </w:tc>
        <w:tc>
          <w:tcPr>
            <w:tcW w:w="1691" w:type="pct"/>
            <w:gridSpan w:val="2"/>
          </w:tcPr>
          <w:p w:rsidRPr="00C20AEF" w:rsidR="00B26468" w:rsidP="00B26468" w:rsidRDefault="00B26468" w14:paraId="353818BD" w14:textId="76CB31C2">
            <w:pPr>
              <w:pStyle w:val="TabelleFlietext3"/>
              <w:spacing w:before="60" w:after="60"/>
              <w:rPr>
                <w:b/>
              </w:rPr>
            </w:pPr>
            <w:r>
              <w:t>Country of the potential seller</w:t>
            </w:r>
          </w:p>
        </w:tc>
      </w:tr>
      <w:tr w:rsidRPr="00C20AEF" w:rsidR="00B26468" w:rsidTr="00715EF7" w14:paraId="52C19929" w14:textId="79917FE8">
        <w:trPr>
          <w:gridAfter w:val="1"/>
          <w:wAfter w:w="31" w:type="pct"/>
        </w:trPr>
        <w:tc>
          <w:tcPr>
            <w:tcW w:w="835" w:type="pct"/>
          </w:tcPr>
          <w:p w:rsidRPr="00C20AEF" w:rsidR="00B26468" w:rsidP="00B26468" w:rsidRDefault="00B26468" w14:paraId="16499CB8" w14:textId="77777777">
            <w:pPr>
              <w:pStyle w:val="TabelleFlietext3"/>
              <w:spacing w:before="60" w:after="60"/>
            </w:pPr>
            <w:r>
              <w:t>Operating info</w:t>
            </w:r>
          </w:p>
        </w:tc>
        <w:tc>
          <w:tcPr>
            <w:tcW w:w="791" w:type="pct"/>
            <w:gridSpan w:val="2"/>
          </w:tcPr>
          <w:p w:rsidRPr="00C20AEF" w:rsidR="00B26468" w:rsidP="00B26468" w:rsidRDefault="00B26468" w14:paraId="210E0F2B" w14:textId="77777777">
            <w:pPr>
              <w:pStyle w:val="TabelleFlietext3"/>
              <w:spacing w:before="60" w:after="60"/>
            </w:pPr>
            <w:r>
              <w:t>Text</w:t>
            </w:r>
          </w:p>
        </w:tc>
        <w:tc>
          <w:tcPr>
            <w:tcW w:w="1652" w:type="pct"/>
            <w:gridSpan w:val="2"/>
          </w:tcPr>
          <w:p w:rsidRPr="00C20AEF" w:rsidR="00B26468" w:rsidP="00B26468" w:rsidRDefault="00B26468" w14:paraId="3368B3AC" w14:textId="6C38FD21">
            <w:pPr>
              <w:pStyle w:val="TabelleFlietext3"/>
              <w:keepNext/>
              <w:spacing w:before="60" w:after="60"/>
            </w:pPr>
            <w:r>
              <w:t>-</w:t>
            </w:r>
          </w:p>
        </w:tc>
        <w:tc>
          <w:tcPr>
            <w:tcW w:w="1691" w:type="pct"/>
            <w:gridSpan w:val="2"/>
          </w:tcPr>
          <w:p w:rsidRPr="00C20AEF" w:rsidR="00B26468" w:rsidP="00B26468" w:rsidRDefault="00B26468" w14:paraId="40D060BD" w14:textId="112518B3">
            <w:pPr>
              <w:pStyle w:val="TabelleFlietext3"/>
              <w:keepNext/>
              <w:spacing w:before="60" w:after="60"/>
            </w:pPr>
            <w:r>
              <w:t>Zip code and city of the potential seller</w:t>
            </w:r>
          </w:p>
          <w:p w:rsidRPr="00C20AEF" w:rsidR="00B26468" w:rsidP="00B26468" w:rsidRDefault="00B26468" w14:paraId="5DE4ED2D" w14:textId="1A11CBB0">
            <w:pPr>
              <w:pStyle w:val="TabelleFlietext3"/>
              <w:keepNext/>
              <w:spacing w:before="60" w:after="60"/>
            </w:pPr>
            <w:r>
              <w:t>Tooltip: Name of the potential seller</w:t>
            </w:r>
          </w:p>
        </w:tc>
      </w:tr>
      <w:tr w:rsidRPr="00C20AEF" w:rsidR="00B26468" w:rsidTr="00715EF7" w14:paraId="11E14DB9" w14:textId="326BC7F7">
        <w:trPr>
          <w:gridAfter w:val="1"/>
          <w:wAfter w:w="31" w:type="pct"/>
        </w:trPr>
        <w:tc>
          <w:tcPr>
            <w:tcW w:w="835" w:type="pct"/>
          </w:tcPr>
          <w:p w:rsidRPr="00C20AEF" w:rsidR="00B26468" w:rsidP="00B26468" w:rsidRDefault="00B26468" w14:paraId="681DA544" w14:textId="77777777">
            <w:pPr>
              <w:pStyle w:val="TabelleFlietext3"/>
              <w:spacing w:before="60" w:after="60"/>
            </w:pPr>
            <w:r>
              <w:t>Late pickup</w:t>
            </w:r>
          </w:p>
        </w:tc>
        <w:tc>
          <w:tcPr>
            <w:tcW w:w="791" w:type="pct"/>
            <w:gridSpan w:val="2"/>
          </w:tcPr>
          <w:p w:rsidRPr="00C20AEF" w:rsidR="00B26468" w:rsidP="00B26468" w:rsidRDefault="00B26468" w14:paraId="545A06B5" w14:textId="5F5AD087">
            <w:pPr>
              <w:pStyle w:val="TabelleFlietext3"/>
              <w:spacing w:before="60" w:after="60"/>
            </w:pPr>
            <w:r>
              <w:t>Text</w:t>
            </w:r>
          </w:p>
        </w:tc>
        <w:tc>
          <w:tcPr>
            <w:tcW w:w="1652" w:type="pct"/>
            <w:gridSpan w:val="2"/>
          </w:tcPr>
          <w:p w:rsidRPr="00C20AEF" w:rsidR="00B26468" w:rsidP="00B26468" w:rsidRDefault="00B26468" w14:paraId="1CC021E7" w14:textId="6C45199C">
            <w:pPr>
              <w:pStyle w:val="TabelleFlietext3"/>
              <w:keepNext/>
              <w:spacing w:before="60" w:after="60"/>
            </w:pPr>
            <w:r>
              <w:t>-</w:t>
            </w:r>
          </w:p>
        </w:tc>
        <w:tc>
          <w:tcPr>
            <w:tcW w:w="1691" w:type="pct"/>
            <w:gridSpan w:val="2"/>
          </w:tcPr>
          <w:p w:rsidRPr="00C20AEF" w:rsidR="00B26468" w:rsidP="00B26468" w:rsidRDefault="00B26468" w14:paraId="34BB195C" w14:textId="5BE3ECBD">
            <w:pPr>
              <w:pStyle w:val="TabelleFlietext3"/>
              <w:keepNext/>
              <w:spacing w:before="60" w:after="60"/>
            </w:pPr>
            <w:r>
              <w:t>If late collection from the potential seller is possible, the time is displayed</w:t>
            </w:r>
          </w:p>
          <w:p w:rsidRPr="00C20AEF" w:rsidR="00B26468" w:rsidP="00B26468" w:rsidRDefault="00B26468" w14:paraId="6BE328CB" w14:textId="3DDD926B">
            <w:pPr>
              <w:pStyle w:val="TabelleFlietext3"/>
              <w:keepNext/>
              <w:spacing w:before="60" w:after="60"/>
            </w:pPr>
            <w:r>
              <w:t>Only filled for retail operations participating in the D2D process, otherwise empty</w:t>
            </w:r>
          </w:p>
        </w:tc>
      </w:tr>
      <w:tr w:rsidRPr="00C20AEF" w:rsidR="00B26468" w:rsidTr="00715EF7" w14:paraId="1B485FD6" w14:textId="04A0DA54">
        <w:trPr>
          <w:gridAfter w:val="1"/>
          <w:wAfter w:w="31" w:type="pct"/>
        </w:trPr>
        <w:tc>
          <w:tcPr>
            <w:tcW w:w="835" w:type="pct"/>
          </w:tcPr>
          <w:p w:rsidRPr="00C20AEF" w:rsidR="00B26468" w:rsidP="00B26468" w:rsidRDefault="00B26468" w14:paraId="0B6F6B88" w14:textId="77777777">
            <w:pPr>
              <w:pStyle w:val="TabelleFlietext3"/>
              <w:spacing w:before="60" w:after="60"/>
            </w:pPr>
            <w:r>
              <w:t>Distance</w:t>
            </w:r>
          </w:p>
        </w:tc>
        <w:tc>
          <w:tcPr>
            <w:tcW w:w="791" w:type="pct"/>
            <w:gridSpan w:val="2"/>
          </w:tcPr>
          <w:p w:rsidRPr="00C20AEF" w:rsidR="00B26468" w:rsidP="00B26468" w:rsidRDefault="00B26468" w14:paraId="4C7CF229" w14:textId="77777777">
            <w:pPr>
              <w:pStyle w:val="TabelleFlietext3"/>
              <w:spacing w:before="60" w:after="60"/>
            </w:pPr>
            <w:r>
              <w:t>Text</w:t>
            </w:r>
          </w:p>
        </w:tc>
        <w:tc>
          <w:tcPr>
            <w:tcW w:w="1652" w:type="pct"/>
            <w:gridSpan w:val="2"/>
          </w:tcPr>
          <w:p w:rsidRPr="00C20AEF" w:rsidR="00B26468" w:rsidP="00B26468" w:rsidRDefault="00B26468" w14:paraId="7062D9BF" w14:textId="31641D76">
            <w:pPr>
              <w:pStyle w:val="TabelleFlietext3"/>
              <w:keepNext/>
              <w:spacing w:before="60" w:after="60"/>
            </w:pPr>
            <w:r>
              <w:t>-</w:t>
            </w:r>
          </w:p>
        </w:tc>
        <w:tc>
          <w:tcPr>
            <w:tcW w:w="1691" w:type="pct"/>
            <w:gridSpan w:val="2"/>
          </w:tcPr>
          <w:p w:rsidRPr="00C20AEF" w:rsidR="00B26468" w:rsidP="00B26468" w:rsidRDefault="00B26468" w14:paraId="29E46F41" w14:textId="79DCFA33">
            <w:pPr>
              <w:pStyle w:val="TabelleFlietext3"/>
              <w:keepNext/>
              <w:spacing w:before="60" w:after="60"/>
            </w:pPr>
            <w:r>
              <w:t>Distance to potential seller from GPS calculation in kilometers</w:t>
            </w:r>
          </w:p>
        </w:tc>
      </w:tr>
      <w:tr w:rsidRPr="00C20AEF" w:rsidR="00B26468" w:rsidTr="00715EF7" w14:paraId="67BB35C3" w14:textId="3B8CE6EE">
        <w:trPr>
          <w:gridAfter w:val="1"/>
          <w:wAfter w:w="31" w:type="pct"/>
        </w:trPr>
        <w:tc>
          <w:tcPr>
            <w:tcW w:w="835" w:type="pct"/>
          </w:tcPr>
          <w:p w:rsidRPr="00C20AEF" w:rsidR="00B26468" w:rsidP="00B26468" w:rsidRDefault="00B26468" w14:paraId="42915A5A" w14:textId="77777777">
            <w:pPr>
              <w:pStyle w:val="TabelleFlietext3"/>
              <w:spacing w:before="60" w:after="60"/>
            </w:pPr>
            <w:r>
              <w:t>Quantity searched</w:t>
            </w:r>
          </w:p>
        </w:tc>
        <w:tc>
          <w:tcPr>
            <w:tcW w:w="791" w:type="pct"/>
            <w:gridSpan w:val="2"/>
          </w:tcPr>
          <w:p w:rsidRPr="00C20AEF" w:rsidR="00B26468" w:rsidP="00B26468" w:rsidRDefault="00B26468" w14:paraId="5D43FEB8" w14:textId="473E5C5C">
            <w:pPr>
              <w:pStyle w:val="TabelleFlietext3"/>
              <w:spacing w:before="60" w:after="60"/>
            </w:pPr>
            <w:r>
              <w:t>Numeric, Integer</w:t>
            </w:r>
          </w:p>
        </w:tc>
        <w:tc>
          <w:tcPr>
            <w:tcW w:w="1652" w:type="pct"/>
            <w:gridSpan w:val="2"/>
          </w:tcPr>
          <w:p w:rsidRPr="00C20AEF" w:rsidR="00B26468" w:rsidP="00B26468" w:rsidRDefault="00B26468" w14:paraId="148FB263" w14:textId="08A6EEAF">
            <w:pPr>
              <w:pStyle w:val="TabelleFlietext3"/>
              <w:keepNext/>
              <w:spacing w:before="60" w:after="60"/>
            </w:pPr>
            <w:r>
              <w:t>Quantity requested</w:t>
            </w:r>
          </w:p>
        </w:tc>
        <w:tc>
          <w:tcPr>
            <w:tcW w:w="1691" w:type="pct"/>
            <w:gridSpan w:val="2"/>
          </w:tcPr>
          <w:p w:rsidRPr="00C20AEF" w:rsidR="00B26468" w:rsidP="00B26468" w:rsidRDefault="00B26468" w14:paraId="27841BE5" w14:textId="0C010BA6">
            <w:pPr>
              <w:pStyle w:val="TabelleFlietext3"/>
              <w:keepNext/>
              <w:spacing w:before="60" w:after="60"/>
            </w:pPr>
            <w:r>
              <w:t>Quantity requested</w:t>
            </w:r>
          </w:p>
        </w:tc>
      </w:tr>
      <w:tr w:rsidRPr="00C20AEF" w:rsidR="00B26468" w:rsidTr="00715EF7" w14:paraId="2DF5D978" w14:textId="122ED518">
        <w:trPr>
          <w:gridAfter w:val="1"/>
          <w:wAfter w:w="31" w:type="pct"/>
        </w:trPr>
        <w:tc>
          <w:tcPr>
            <w:tcW w:w="835" w:type="pct"/>
          </w:tcPr>
          <w:p w:rsidRPr="00C20AEF" w:rsidR="00B26468" w:rsidP="00B26468" w:rsidRDefault="00B26468" w14:paraId="140A63B7" w14:textId="77777777">
            <w:pPr>
              <w:pStyle w:val="TabelleFlietext3"/>
              <w:spacing w:before="60" w:after="60"/>
            </w:pPr>
            <w:r>
              <w:t>Quantity found</w:t>
            </w:r>
          </w:p>
        </w:tc>
        <w:tc>
          <w:tcPr>
            <w:tcW w:w="791" w:type="pct"/>
            <w:gridSpan w:val="2"/>
          </w:tcPr>
          <w:p w:rsidRPr="00C20AEF" w:rsidR="00B26468" w:rsidP="00B26468" w:rsidRDefault="00B26468" w14:paraId="6DA03034" w14:textId="2ABE3F3F">
            <w:pPr>
              <w:pStyle w:val="TabelleFlietext3"/>
              <w:spacing w:before="60" w:after="60"/>
            </w:pPr>
            <w:r>
              <w:t>Numeric, Integer</w:t>
            </w:r>
          </w:p>
        </w:tc>
        <w:tc>
          <w:tcPr>
            <w:tcW w:w="1652" w:type="pct"/>
            <w:gridSpan w:val="2"/>
          </w:tcPr>
          <w:p w:rsidRPr="00C20AEF" w:rsidR="00FA2AE0" w:rsidP="00FA2AE0" w:rsidRDefault="00B26468" w14:paraId="00D6FAFD" w14:textId="335426D9">
            <w:pPr>
              <w:pStyle w:val="TabelleFlietext3"/>
              <w:spacing w:before="60" w:after="60"/>
              <w:rPr>
                <w:szCs w:val="22"/>
              </w:rPr>
            </w:pPr>
            <w:r>
              <w:t>Quantity found summed across all farms (regardless of whether it is a potential seller)</w:t>
            </w:r>
          </w:p>
          <w:p w:rsidRPr="00C20AEF" w:rsidR="00B26468" w:rsidP="00FA2AE0" w:rsidRDefault="00B26468" w14:paraId="35663B18" w14:textId="027D7A4E">
            <w:pPr>
              <w:pStyle w:val="TabelleFlietext3"/>
              <w:keepNext/>
              <w:spacing w:before="60" w:after="60"/>
              <w:ind w:left="0"/>
            </w:pPr>
            <w:r>
              <w:t>If the quantity is 0, the value is displayed in bold, red letters</w:t>
            </w:r>
          </w:p>
        </w:tc>
        <w:tc>
          <w:tcPr>
            <w:tcW w:w="1691" w:type="pct"/>
            <w:gridSpan w:val="2"/>
          </w:tcPr>
          <w:p w:rsidRPr="00C20AEF" w:rsidR="00B26468" w:rsidP="00B26468" w:rsidRDefault="00B26468" w14:paraId="29B1B656" w14:textId="04600444">
            <w:pPr>
              <w:pStyle w:val="TabelleFlietext3"/>
              <w:keepNext/>
              <w:spacing w:before="60" w:after="60"/>
            </w:pPr>
            <w:r>
              <w:t>Found available quantity at potential seller (physical inventory at own operations, available inventory at all others)</w:t>
            </w:r>
          </w:p>
        </w:tc>
      </w:tr>
      <w:tr w:rsidRPr="00C20AEF" w:rsidR="00B26468" w:rsidTr="00715EF7" w14:paraId="2B4A0555" w14:textId="77777777">
        <w:trPr>
          <w:gridAfter w:val="1"/>
          <w:wAfter w:w="31" w:type="pct"/>
        </w:trPr>
        <w:tc>
          <w:tcPr>
            <w:tcW w:w="835" w:type="pct"/>
          </w:tcPr>
          <w:p w:rsidRPr="00C20AEF" w:rsidR="00B26468" w:rsidP="00B26468" w:rsidRDefault="00B26468" w14:paraId="4C49F460" w14:textId="6CD64940">
            <w:pPr>
              <w:pStyle w:val="TabelleFlietext3"/>
              <w:spacing w:before="60" w:after="60"/>
            </w:pPr>
            <w:r>
              <w:lastRenderedPageBreak/>
              <w:t>Min. D2D value</w:t>
            </w:r>
          </w:p>
        </w:tc>
        <w:tc>
          <w:tcPr>
            <w:tcW w:w="791" w:type="pct"/>
            <w:gridSpan w:val="2"/>
          </w:tcPr>
          <w:p w:rsidRPr="00C20AEF" w:rsidR="00B26468" w:rsidP="00B26468" w:rsidRDefault="00B26468" w14:paraId="4C30DA1F" w14:textId="38C8C6BF">
            <w:pPr>
              <w:pStyle w:val="TabelleFlietext3"/>
              <w:spacing w:before="60" w:after="60"/>
            </w:pPr>
            <w:r>
              <w:t>Price format</w:t>
            </w:r>
          </w:p>
        </w:tc>
        <w:tc>
          <w:tcPr>
            <w:tcW w:w="1652" w:type="pct"/>
            <w:gridSpan w:val="2"/>
          </w:tcPr>
          <w:p w:rsidRPr="00C20AEF" w:rsidR="00B26468" w:rsidP="00B26468" w:rsidRDefault="00B26468" w14:paraId="092CA989" w14:textId="5C5725CE">
            <w:pPr>
              <w:pStyle w:val="TabelleFlietext3"/>
              <w:keepNext/>
              <w:spacing w:before="60" w:after="60"/>
            </w:pPr>
            <w:r>
              <w:t xml:space="preserve">Smallest D2D value of all potential sellers and own operations (see also </w:t>
            </w:r>
            <w:r w:rsidRPr="00C20AEF">
              <w:fldChar w:fldCharType="begin"/>
            </w:r>
            <w:r w:rsidRPr="00C20AEF">
              <w:instrText xml:space="preserve"> REF FKT_GUI_415 \h  \* MERGEFORMAT </w:instrText>
            </w:r>
            <w:r w:rsidRPr="00C20AEF">
              <w:fldChar w:fldCharType="separate"/>
            </w:r>
            <w:proofErr w:type="spellStart"/>
            <w:r w:rsidRPr="00C20AEF" w:rsidR="000D3A2D">
              <w:t>Anforderung</w:t>
            </w:r>
            <w:proofErr w:type="spellEnd"/>
            <w:r w:rsidRPr="00C20AEF" w:rsidR="000D3A2D">
              <w:t>: FKT-GUI-415</w:t>
            </w:r>
            <w:r w:rsidRPr="00C20AEF">
              <w:fldChar w:fldCharType="end"/>
            </w:r>
            <w:r>
              <w:t xml:space="preserve">) </w:t>
            </w:r>
          </w:p>
        </w:tc>
        <w:tc>
          <w:tcPr>
            <w:tcW w:w="1691" w:type="pct"/>
            <w:gridSpan w:val="2"/>
          </w:tcPr>
          <w:p w:rsidRPr="00C20AEF" w:rsidR="00B26468" w:rsidP="00B26468" w:rsidRDefault="00B26468" w14:paraId="1170B12F" w14:textId="1D1A505B">
            <w:pPr>
              <w:pStyle w:val="TabelleFlietext3"/>
              <w:keepNext/>
              <w:spacing w:before="60" w:after="60"/>
              <w:rPr>
                <w:szCs w:val="22"/>
              </w:rPr>
            </w:pPr>
            <w:r>
              <w:t>-</w:t>
            </w:r>
          </w:p>
        </w:tc>
      </w:tr>
      <w:tr w:rsidRPr="00C20AEF" w:rsidR="00B26468" w:rsidTr="00715EF7" w14:paraId="7F3638A8" w14:textId="77777777">
        <w:trPr>
          <w:gridAfter w:val="1"/>
          <w:wAfter w:w="31" w:type="pct"/>
        </w:trPr>
        <w:tc>
          <w:tcPr>
            <w:tcW w:w="835" w:type="pct"/>
          </w:tcPr>
          <w:p w:rsidRPr="00C20AEF" w:rsidR="00B26468" w:rsidP="00B26468" w:rsidRDefault="00B26468" w14:paraId="799435CB" w14:textId="6850C110">
            <w:pPr>
              <w:pStyle w:val="TabelleFlietext3"/>
              <w:spacing w:before="60" w:after="60"/>
            </w:pPr>
            <w:r>
              <w:t>Max. D2D value</w:t>
            </w:r>
          </w:p>
        </w:tc>
        <w:tc>
          <w:tcPr>
            <w:tcW w:w="791" w:type="pct"/>
            <w:gridSpan w:val="2"/>
          </w:tcPr>
          <w:p w:rsidRPr="00C20AEF" w:rsidR="00B26468" w:rsidP="00B26468" w:rsidRDefault="00B26468" w14:paraId="45E0957F" w14:textId="097D6D4C">
            <w:pPr>
              <w:pStyle w:val="TabelleFlietext3"/>
              <w:spacing w:before="60" w:after="60"/>
            </w:pPr>
            <w:r>
              <w:t>Price format</w:t>
            </w:r>
          </w:p>
        </w:tc>
        <w:tc>
          <w:tcPr>
            <w:tcW w:w="1652" w:type="pct"/>
            <w:gridSpan w:val="2"/>
          </w:tcPr>
          <w:p w:rsidRPr="00C20AEF" w:rsidR="00B26468" w:rsidP="00B26468" w:rsidRDefault="00B26468" w14:paraId="53D40094" w14:textId="3688F8D4">
            <w:pPr>
              <w:pStyle w:val="TabelleFlietext3"/>
              <w:keepNext/>
              <w:spacing w:before="60" w:after="60"/>
            </w:pPr>
            <w:r>
              <w:t xml:space="preserve">Largest D2D value of all potential sellers and own operations (see also </w:t>
            </w:r>
            <w:r w:rsidRPr="00C20AEF">
              <w:fldChar w:fldCharType="begin"/>
            </w:r>
            <w:r w:rsidRPr="00C20AEF">
              <w:instrText xml:space="preserve"> REF FKT_GUI_415 \h  \* MERGEFORMAT </w:instrText>
            </w:r>
            <w:r w:rsidRPr="00C20AEF">
              <w:fldChar w:fldCharType="separate"/>
            </w:r>
            <w:proofErr w:type="spellStart"/>
            <w:r w:rsidRPr="00C20AEF" w:rsidR="000D3A2D">
              <w:t>Anforderung</w:t>
            </w:r>
            <w:proofErr w:type="spellEnd"/>
            <w:r w:rsidRPr="00C20AEF" w:rsidR="000D3A2D">
              <w:t>: FKT-GUI-415</w:t>
            </w:r>
            <w:r w:rsidRPr="00C20AEF">
              <w:fldChar w:fldCharType="end"/>
            </w:r>
            <w:r>
              <w:t>)</w:t>
            </w:r>
          </w:p>
        </w:tc>
        <w:tc>
          <w:tcPr>
            <w:tcW w:w="1691" w:type="pct"/>
            <w:gridSpan w:val="2"/>
          </w:tcPr>
          <w:p w:rsidRPr="00C20AEF" w:rsidR="00B26468" w:rsidP="00B26468" w:rsidRDefault="00B26468" w14:paraId="072706A2" w14:textId="1589723A">
            <w:pPr>
              <w:pStyle w:val="TabelleFlietext3"/>
              <w:keepNext/>
              <w:spacing w:before="60" w:after="60"/>
              <w:rPr>
                <w:szCs w:val="22"/>
              </w:rPr>
            </w:pPr>
            <w:r>
              <w:t>-</w:t>
            </w:r>
          </w:p>
        </w:tc>
      </w:tr>
      <w:tr w:rsidRPr="00C20AEF" w:rsidR="00B26468" w:rsidTr="00715EF7" w14:paraId="29572199" w14:textId="21ACD90F">
        <w:trPr>
          <w:gridAfter w:val="1"/>
          <w:wAfter w:w="31" w:type="pct"/>
        </w:trPr>
        <w:tc>
          <w:tcPr>
            <w:tcW w:w="835" w:type="pct"/>
          </w:tcPr>
          <w:p w:rsidRPr="00C20AEF" w:rsidR="00B26468" w:rsidP="00B26468" w:rsidRDefault="00B26468" w14:paraId="4BA48A96" w14:textId="3B4CBF05">
            <w:pPr>
              <w:pStyle w:val="TabelleFlietext3"/>
              <w:spacing w:before="60" w:after="60"/>
            </w:pPr>
            <w:r>
              <w:t>D2D value</w:t>
            </w:r>
          </w:p>
        </w:tc>
        <w:tc>
          <w:tcPr>
            <w:tcW w:w="791" w:type="pct"/>
            <w:gridSpan w:val="2"/>
          </w:tcPr>
          <w:p w:rsidRPr="00C20AEF" w:rsidR="00B26468" w:rsidP="00B26468" w:rsidRDefault="00B26468" w14:paraId="02658CF7" w14:textId="77777777">
            <w:pPr>
              <w:pStyle w:val="TabelleFlietext3"/>
              <w:spacing w:before="60" w:after="60"/>
            </w:pPr>
            <w:r>
              <w:t>Price format</w:t>
            </w:r>
          </w:p>
        </w:tc>
        <w:tc>
          <w:tcPr>
            <w:tcW w:w="1652" w:type="pct"/>
            <w:gridSpan w:val="2"/>
          </w:tcPr>
          <w:p w:rsidRPr="00C20AEF" w:rsidR="00B26468" w:rsidP="00B26468" w:rsidRDefault="00B26468" w14:paraId="0CDD857F" w14:textId="2A096D9F">
            <w:pPr>
              <w:pStyle w:val="TabelleFlietext3"/>
              <w:keepNext/>
              <w:spacing w:before="60" w:after="60"/>
            </w:pPr>
            <w:r>
              <w:t>-</w:t>
            </w:r>
          </w:p>
        </w:tc>
        <w:tc>
          <w:tcPr>
            <w:tcW w:w="1691" w:type="pct"/>
            <w:gridSpan w:val="2"/>
          </w:tcPr>
          <w:p w:rsidRPr="00C20AEF" w:rsidR="00B26468" w:rsidP="00B26468" w:rsidRDefault="00B26468" w14:paraId="46BF464D" w14:textId="0DF89B01">
            <w:pPr>
              <w:pStyle w:val="TabelleFlietext3"/>
              <w:keepNext/>
              <w:spacing w:before="60" w:after="60"/>
              <w:rPr>
                <w:szCs w:val="22"/>
              </w:rPr>
            </w:pPr>
            <w:r>
              <w:t>((VKP or BLP - BEFORE discount rate according to RG) x quantity sought) + D2D handling margin</w:t>
            </w:r>
          </w:p>
          <w:p w:rsidRPr="00C20AEF" w:rsidR="00B26468" w:rsidP="00B26468" w:rsidRDefault="00B26468" w14:paraId="7EF5680F" w14:textId="77777777">
            <w:pPr>
              <w:pStyle w:val="TabelleFlietext3"/>
              <w:keepNext/>
              <w:spacing w:before="60" w:after="60"/>
              <w:rPr>
                <w:szCs w:val="22"/>
              </w:rPr>
            </w:pPr>
            <w:r>
              <w:t>Only filled for retail operations participating in the D2D process, otherwise empty</w:t>
            </w:r>
          </w:p>
          <w:p w:rsidRPr="00C20AEF" w:rsidR="00DD6804" w:rsidP="00B26468" w:rsidRDefault="00DD6804" w14:paraId="7F0FE9CA" w14:textId="5A262331">
            <w:pPr>
              <w:pStyle w:val="TabelleFlietext3"/>
              <w:keepNext/>
              <w:spacing w:before="60" w:after="60"/>
            </w:pPr>
            <w:r>
              <w:t>Also filled for own operations</w:t>
            </w:r>
          </w:p>
        </w:tc>
      </w:tr>
      <w:tr w:rsidRPr="00C20AEF" w:rsidR="00B26468" w:rsidTr="00715EF7" w14:paraId="423F8DB3" w14:textId="2088E651">
        <w:trPr>
          <w:gridAfter w:val="1"/>
          <w:wAfter w:w="31" w:type="pct"/>
        </w:trPr>
        <w:tc>
          <w:tcPr>
            <w:tcW w:w="835" w:type="pct"/>
          </w:tcPr>
          <w:p w:rsidRPr="00C20AEF" w:rsidR="00B26468" w:rsidP="00B26468" w:rsidRDefault="00B26468" w14:paraId="0EB0A77E" w14:textId="76A51A29">
            <w:pPr>
              <w:pStyle w:val="TabelleFlietext3"/>
              <w:spacing w:before="60" w:after="60"/>
            </w:pPr>
            <w:r>
              <w:t>EK Value (VOR)</w:t>
            </w:r>
          </w:p>
        </w:tc>
        <w:tc>
          <w:tcPr>
            <w:tcW w:w="791" w:type="pct"/>
            <w:gridSpan w:val="2"/>
          </w:tcPr>
          <w:p w:rsidRPr="00C20AEF" w:rsidR="00B26468" w:rsidP="00B26468" w:rsidRDefault="00B26468" w14:paraId="2A164ADA" w14:textId="77777777">
            <w:pPr>
              <w:pStyle w:val="TabelleFlietext3"/>
              <w:spacing w:before="60" w:after="60"/>
            </w:pPr>
            <w:r>
              <w:t>Price format</w:t>
            </w:r>
          </w:p>
        </w:tc>
        <w:tc>
          <w:tcPr>
            <w:tcW w:w="1652" w:type="pct"/>
            <w:gridSpan w:val="2"/>
          </w:tcPr>
          <w:p w:rsidRPr="00C20AEF" w:rsidR="00B26468" w:rsidP="00B26468" w:rsidRDefault="00B26468" w14:paraId="123CD18B" w14:textId="3AF48893">
            <w:pPr>
              <w:pStyle w:val="TabelleFlietext3"/>
              <w:keepNext/>
              <w:spacing w:before="60" w:after="60"/>
            </w:pPr>
            <w:r>
              <w:t>-</w:t>
            </w:r>
          </w:p>
        </w:tc>
        <w:tc>
          <w:tcPr>
            <w:tcW w:w="1691" w:type="pct"/>
            <w:gridSpan w:val="2"/>
          </w:tcPr>
          <w:p w:rsidRPr="00C20AEF" w:rsidR="00B26468" w:rsidP="00B26468" w:rsidRDefault="00B26468" w14:paraId="3471641B" w14:textId="77777777">
            <w:pPr>
              <w:pStyle w:val="TabelleFlietext3"/>
              <w:keepNext/>
              <w:spacing w:before="60" w:after="60"/>
              <w:rPr>
                <w:szCs w:val="22"/>
              </w:rPr>
            </w:pPr>
            <w:r>
              <w:t>(BLP - BEFORE discount rate as per RG) x quantity sought</w:t>
            </w:r>
          </w:p>
          <w:p w:rsidRPr="00C20AEF" w:rsidR="00B26468" w:rsidP="00B26468" w:rsidRDefault="00B26468" w14:paraId="6E958623" w14:textId="77777777">
            <w:pPr>
              <w:pStyle w:val="TabelleFlietext3"/>
              <w:keepNext/>
              <w:spacing w:before="60" w:after="60"/>
              <w:rPr>
                <w:szCs w:val="22"/>
              </w:rPr>
            </w:pPr>
            <w:r>
              <w:t>Only filled for retail operations participating in the D2D process, otherwise empty</w:t>
            </w:r>
          </w:p>
          <w:p w:rsidRPr="00C20AEF" w:rsidR="00DD6804" w:rsidP="00B26468" w:rsidRDefault="00DD6804" w14:paraId="3EF87589" w14:textId="19356BAE">
            <w:pPr>
              <w:pStyle w:val="TabelleFlietext3"/>
              <w:keepNext/>
              <w:spacing w:before="60" w:after="60"/>
            </w:pPr>
            <w:r>
              <w:t>Also filled for own operations</w:t>
            </w:r>
          </w:p>
        </w:tc>
      </w:tr>
      <w:tr w:rsidRPr="00C20AEF" w:rsidR="00B26468" w:rsidTr="00715EF7" w14:paraId="3D289CC1" w14:textId="5CC1E6E1">
        <w:trPr>
          <w:gridAfter w:val="1"/>
          <w:wAfter w:w="31" w:type="pct"/>
        </w:trPr>
        <w:tc>
          <w:tcPr>
            <w:tcW w:w="835" w:type="pct"/>
          </w:tcPr>
          <w:p w:rsidRPr="00C20AEF" w:rsidR="00B26468" w:rsidP="00B26468" w:rsidRDefault="00B26468" w14:paraId="1B2BDB74" w14:textId="77777777">
            <w:pPr>
              <w:pStyle w:val="TabelleFlietext3"/>
              <w:spacing w:before="60" w:after="60"/>
            </w:pPr>
            <w:r>
              <w:t>Weight</w:t>
            </w:r>
          </w:p>
        </w:tc>
        <w:tc>
          <w:tcPr>
            <w:tcW w:w="791" w:type="pct"/>
            <w:gridSpan w:val="2"/>
          </w:tcPr>
          <w:p w:rsidRPr="00C20AEF" w:rsidR="00B26468" w:rsidP="00B26468" w:rsidRDefault="00B26468" w14:paraId="7C8EB94B" w14:textId="77777777">
            <w:pPr>
              <w:pStyle w:val="TabelleFlietext3"/>
              <w:spacing w:before="60" w:after="60"/>
            </w:pPr>
            <w:r>
              <w:t>Weight format</w:t>
            </w:r>
          </w:p>
        </w:tc>
        <w:tc>
          <w:tcPr>
            <w:tcW w:w="1652" w:type="pct"/>
            <w:gridSpan w:val="2"/>
          </w:tcPr>
          <w:p w:rsidRPr="00C20AEF" w:rsidR="00B26468" w:rsidP="00B26468" w:rsidRDefault="00B26468" w14:paraId="0A676F61" w14:textId="66C5A2ED">
            <w:pPr>
              <w:pStyle w:val="TabelleFlietext3"/>
              <w:keepNext/>
              <w:spacing w:before="60" w:after="60"/>
            </w:pPr>
            <w:r>
              <w:t>-</w:t>
            </w:r>
          </w:p>
        </w:tc>
        <w:tc>
          <w:tcPr>
            <w:tcW w:w="1691" w:type="pct"/>
            <w:gridSpan w:val="2"/>
          </w:tcPr>
          <w:p w:rsidRPr="00C20AEF" w:rsidR="00B26468" w:rsidP="00B26468" w:rsidRDefault="00B26468" w14:paraId="14B2B227" w14:textId="77777777">
            <w:pPr>
              <w:pStyle w:val="TabelleFlietext3"/>
              <w:keepNext/>
              <w:spacing w:before="60" w:after="60"/>
              <w:rPr>
                <w:szCs w:val="22"/>
              </w:rPr>
            </w:pPr>
            <w:r>
              <w:t>Net weight according to PRIMUS x quantity sought</w:t>
            </w:r>
          </w:p>
          <w:p w:rsidRPr="00C20AEF" w:rsidR="00B26468" w:rsidP="00B26468" w:rsidRDefault="00B26468" w14:paraId="15C324FA" w14:textId="5D9614E4">
            <w:pPr>
              <w:pStyle w:val="TabelleFlietext3"/>
              <w:keepNext/>
              <w:spacing w:before="60" w:after="60"/>
            </w:pPr>
            <w:r>
              <w:t>If there is no weight specification (=0), the value is displayed in bold, red font</w:t>
            </w:r>
          </w:p>
        </w:tc>
      </w:tr>
      <w:tr w:rsidRPr="00C20AEF" w:rsidR="00B26468" w:rsidTr="00715EF7" w14:paraId="21E66FD0" w14:textId="77777777">
        <w:tc>
          <w:tcPr>
            <w:tcW w:w="840" w:type="pct"/>
            <w:gridSpan w:val="2"/>
          </w:tcPr>
          <w:p w:rsidRPr="00C20AEF" w:rsidR="00B26468" w:rsidP="00B26468" w:rsidRDefault="00B26468" w14:paraId="57124EC4" w14:textId="77777777">
            <w:pPr>
              <w:pStyle w:val="TabelleFlietext3"/>
              <w:spacing w:before="60" w:after="60"/>
            </w:pPr>
            <w:r>
              <w:t>PRE-order</w:t>
            </w:r>
          </w:p>
        </w:tc>
        <w:tc>
          <w:tcPr>
            <w:tcW w:w="796" w:type="pct"/>
            <w:gridSpan w:val="2"/>
          </w:tcPr>
          <w:p w:rsidRPr="00C20AEF" w:rsidR="00B26468" w:rsidP="00B26468" w:rsidRDefault="00B26468" w14:paraId="7464897F" w14:textId="77777777">
            <w:pPr>
              <w:pStyle w:val="TabelleFlietext3"/>
              <w:spacing w:before="60" w:after="60"/>
            </w:pPr>
            <w:r>
              <w:t>Checkbox</w:t>
            </w:r>
          </w:p>
        </w:tc>
        <w:tc>
          <w:tcPr>
            <w:tcW w:w="1662" w:type="pct"/>
            <w:gridSpan w:val="2"/>
          </w:tcPr>
          <w:p w:rsidRPr="00C20AEF" w:rsidR="00B26468" w:rsidP="00B26468" w:rsidRDefault="00B26468" w14:paraId="4FFBB43D" w14:textId="77777777">
            <w:pPr>
              <w:pStyle w:val="TabelleFlietext3"/>
              <w:spacing w:before="60" w:after="60"/>
            </w:pPr>
            <w:r>
              <w:t>Editable. Marks whether the part is intended for a VOR order</w:t>
            </w:r>
          </w:p>
        </w:tc>
        <w:tc>
          <w:tcPr>
            <w:tcW w:w="1702" w:type="pct"/>
            <w:gridSpan w:val="2"/>
          </w:tcPr>
          <w:p w:rsidRPr="00C20AEF" w:rsidR="00B26468" w:rsidP="00B26468" w:rsidRDefault="00B26468" w14:paraId="063E5F9B" w14:textId="77777777">
            <w:pPr>
              <w:pStyle w:val="TabelleFlietext3"/>
              <w:spacing w:before="60" w:after="60"/>
            </w:pPr>
            <w:r>
              <w:t>-</w:t>
            </w:r>
          </w:p>
        </w:tc>
      </w:tr>
      <w:tr w:rsidRPr="00C20AEF" w:rsidR="00B26468" w:rsidTr="00715EF7" w14:paraId="1BFE425A" w14:textId="77777777">
        <w:trPr>
          <w:gridAfter w:val="1"/>
          <w:wAfter w:w="31" w:type="pct"/>
        </w:trPr>
        <w:tc>
          <w:tcPr>
            <w:tcW w:w="835" w:type="pct"/>
          </w:tcPr>
          <w:p w:rsidRPr="00C20AEF" w:rsidR="00B26468" w:rsidP="00B26468" w:rsidRDefault="00B26468" w14:paraId="62DC08E3" w14:textId="77777777">
            <w:pPr>
              <w:pStyle w:val="TabelleFlietext3"/>
              <w:spacing w:before="60" w:after="60"/>
            </w:pPr>
            <w:r>
              <w:t>Part number found (memory format)</w:t>
            </w:r>
          </w:p>
        </w:tc>
        <w:tc>
          <w:tcPr>
            <w:tcW w:w="791" w:type="pct"/>
            <w:gridSpan w:val="2"/>
          </w:tcPr>
          <w:p w:rsidRPr="00C20AEF" w:rsidR="00B26468" w:rsidP="00B26468" w:rsidRDefault="00B26468" w14:paraId="2E4DDAB0" w14:textId="77777777">
            <w:pPr>
              <w:pStyle w:val="TabelleFlietext3"/>
              <w:spacing w:before="60" w:after="60"/>
            </w:pPr>
            <w:r>
              <w:t>Memory format</w:t>
            </w:r>
          </w:p>
        </w:tc>
        <w:tc>
          <w:tcPr>
            <w:tcW w:w="1652" w:type="pct"/>
            <w:gridSpan w:val="2"/>
          </w:tcPr>
          <w:p w:rsidRPr="00C20AEF" w:rsidR="00B26468" w:rsidP="00B26468" w:rsidRDefault="00B26468" w14:paraId="7BCB4CD4" w14:textId="4AEF53A8">
            <w:pPr>
              <w:pStyle w:val="TabelleFlietext3"/>
              <w:spacing w:before="60" w:after="60"/>
            </w:pPr>
            <w:r>
              <w:t>-</w:t>
            </w:r>
          </w:p>
        </w:tc>
        <w:tc>
          <w:tcPr>
            <w:tcW w:w="1691" w:type="pct"/>
            <w:gridSpan w:val="2"/>
          </w:tcPr>
          <w:p w:rsidRPr="00C20AEF" w:rsidR="00B26468" w:rsidP="00B26468" w:rsidRDefault="00F31163" w14:paraId="414F5860" w14:textId="1C956EFF">
            <w:pPr>
              <w:pStyle w:val="TabelleFlietext3"/>
              <w:spacing w:before="60" w:after="60"/>
            </w:pPr>
            <w:r>
              <w:rPr>
                <w:highlight w:val="magenta"/>
              </w:rPr>
              <w:t>Display of the found part number in the memory format (hidden by default, but if explicitly selected by the user, it remains displayed)</w:t>
            </w:r>
          </w:p>
        </w:tc>
      </w:tr>
    </w:tbl>
    <w:p w:rsidRPr="00C20AEF" w:rsidR="00234020" w:rsidP="00491BA0" w:rsidRDefault="00E1510B" w14:paraId="07A9D190" w14:textId="39F17800">
      <w:pPr>
        <w:pStyle w:val="Beschriftung"/>
      </w:pPr>
      <w:bookmarkStart w:name="_Toc98411836" w:id="447"/>
      <w:r>
        <w:rPr>
          <w:highlight w:val="magenta"/>
        </w:rPr>
        <w:t xml:space="preserve">Table </w:t>
      </w:r>
      <w:r w:rsidRPr="005E5A73" w:rsidR="008F2353">
        <w:rPr>
          <w:highlight w:val="magenta"/>
        </w:rPr>
        <w:fldChar w:fldCharType="begin"/>
      </w:r>
      <w:r w:rsidRPr="005E5A73" w:rsidR="008F2353">
        <w:rPr>
          <w:highlight w:val="magenta"/>
        </w:rPr>
        <w:instrText xml:space="preserve"> STYLEREF 1 \s </w:instrText>
      </w:r>
      <w:r w:rsidRPr="005E5A73" w:rsidR="008F2353">
        <w:rPr>
          <w:highlight w:val="magenta"/>
        </w:rPr>
        <w:fldChar w:fldCharType="separate"/>
      </w:r>
      <w:r w:rsidR="000D3A2D">
        <w:rPr>
          <w:highlight w:val="magenta"/>
        </w:rPr>
        <w:t>4</w:t>
      </w:r>
      <w:r w:rsidRPr="005E5A73" w:rsidR="008F2353">
        <w:rPr>
          <w:highlight w:val="magenta"/>
        </w:rPr>
        <w:fldChar w:fldCharType="end"/>
      </w:r>
      <w:r>
        <w:rPr>
          <w:highlight w:val="magenta"/>
        </w:rPr>
        <w:noBreakHyphen/>
      </w:r>
      <w:r w:rsidRPr="005E5A73" w:rsidR="008F2353">
        <w:rPr>
          <w:highlight w:val="magenta"/>
        </w:rPr>
        <w:fldChar w:fldCharType="begin"/>
      </w:r>
      <w:r w:rsidRPr="005E5A73" w:rsidR="008F2353">
        <w:rPr>
          <w:highlight w:val="magenta"/>
        </w:rPr>
        <w:instrText xml:space="preserve"> SEQ Tabelle \* ARABIC \s 1 </w:instrText>
      </w:r>
      <w:r w:rsidRPr="005E5A73" w:rsidR="008F2353">
        <w:rPr>
          <w:highlight w:val="magenta"/>
        </w:rPr>
        <w:fldChar w:fldCharType="separate"/>
      </w:r>
      <w:r w:rsidR="000D3A2D">
        <w:rPr>
          <w:highlight w:val="magenta"/>
        </w:rPr>
        <w:t>32</w:t>
      </w:r>
      <w:r w:rsidRPr="005E5A73" w:rsidR="008F2353">
        <w:rPr>
          <w:highlight w:val="magenta"/>
        </w:rPr>
        <w:fldChar w:fldCharType="end"/>
      </w:r>
      <w:r>
        <w:rPr>
          <w:highlight w:val="magenta"/>
        </w:rPr>
        <w:t xml:space="preserve"> - Panel part search: Columns search result D2D</w:t>
      </w:r>
      <w:bookmarkEnd w:id="447"/>
    </w:p>
    <w:p w:rsidRPr="00C20AEF" w:rsidR="007A7B6A" w:rsidP="007A7B6A" w:rsidRDefault="007A7B6A" w14:paraId="50959EB0" w14:textId="69BA5CB1">
      <w:pPr>
        <w:pStyle w:val="Anforderungsnummer"/>
      </w:pPr>
      <w:bookmarkStart w:name="_Toc252787628" w:id="448"/>
      <w:bookmarkStart w:name="_Toc255461167" w:id="449"/>
      <w:bookmarkStart w:name="_Ref255996948" w:id="450"/>
      <w:bookmarkStart w:name="_Ref265828152" w:id="451"/>
      <w:bookmarkStart w:name="_Ref294079766" w:id="452"/>
      <w:bookmarkStart w:name="_Ref509321851" w:id="453"/>
      <w:r>
        <w:t>Requirement: FKT-GUI-370</w:t>
      </w:r>
    </w:p>
    <w:p w:rsidRPr="00C20AEF" w:rsidR="007A7B6A" w:rsidP="007A7B6A" w:rsidRDefault="007A7B6A" w14:paraId="3253B6B9" w14:textId="03F4D234">
      <w:pPr>
        <w:pStyle w:val="Anforderungstext"/>
      </w:pPr>
      <w:r>
        <w:t xml:space="preserve">The result display grouped by part numbers is hierarchically structured in a table. The header consists of general information about the searched part number, the detail lines below contain the search results. The detail lines can be expanded or collapsed as required (analogous to </w:t>
      </w:r>
      <w:proofErr w:type="spellStart"/>
      <w:r>
        <w:t>DeadStock</w:t>
      </w:r>
      <w:proofErr w:type="spellEnd"/>
      <w:r>
        <w:t xml:space="preserve"> / price/supplier optimized view). The results table is not sortable, the columns are movable.</w:t>
      </w:r>
    </w:p>
    <w:p w:rsidRPr="00C20AEF" w:rsidR="00DA580E" w:rsidP="00DA580E" w:rsidRDefault="00DA580E" w14:paraId="160C51CB" w14:textId="2AE6E4C0">
      <w:pPr>
        <w:pStyle w:val="Anforderungsnummer"/>
      </w:pPr>
      <w:r>
        <w:t>Requirement: FKT-GUI-371</w:t>
      </w:r>
    </w:p>
    <w:p w:rsidRPr="00C20AEF" w:rsidR="00DA580E" w:rsidP="00DA580E" w:rsidRDefault="00DA580E" w14:paraId="71AAA000" w14:textId="31201E25">
      <w:pPr>
        <w:pStyle w:val="Anforderungstext"/>
      </w:pPr>
      <w:r>
        <w:t>If only one part number is searched for, the detail lines are expanded in the result display. If several part numbers are searched for (multiple search), then only the header lines are displayed in the results display, the details can be expanded by the user if required. Exception: The search returns a positive result only for one part number, then this result is displayed expanded.</w:t>
      </w:r>
    </w:p>
    <w:p w:rsidRPr="00C20AEF" w:rsidR="00475998" w:rsidP="00475998" w:rsidRDefault="00475998" w14:paraId="0716E8E2" w14:textId="0495812A">
      <w:pPr>
        <w:pStyle w:val="Anforderungsnummer"/>
      </w:pPr>
      <w:r>
        <w:t>Requirement: FKT-GUI-372</w:t>
      </w:r>
    </w:p>
    <w:p w:rsidRPr="00C20AEF" w:rsidR="00DA580E" w:rsidP="00475998" w:rsidRDefault="00475998" w14:paraId="32B99EC2" w14:textId="43F53537">
      <w:pPr>
        <w:pStyle w:val="Anforderungstext"/>
      </w:pPr>
      <w:r>
        <w:t>The detail rows can be expanded and collapsed using the plus/minus icon in the first column.</w:t>
      </w:r>
    </w:p>
    <w:p w:rsidRPr="00C20AEF" w:rsidR="0005321A" w:rsidP="0005321A" w:rsidRDefault="0005321A" w14:paraId="646F6615" w14:textId="09F881AB">
      <w:pPr>
        <w:pStyle w:val="Anforderungsnummer"/>
      </w:pPr>
      <w:r>
        <w:lastRenderedPageBreak/>
        <w:t>Requirement: FKT-GUI-373</w:t>
      </w:r>
    </w:p>
    <w:p w:rsidRPr="00C20AEF" w:rsidR="0005321A" w:rsidP="0005321A" w:rsidRDefault="0005321A" w14:paraId="5A5405CD" w14:textId="1DF480DA">
      <w:pPr>
        <w:pStyle w:val="Anforderungstext"/>
      </w:pPr>
      <w:r>
        <w:t>The detail lines can be expanded and collapsed by double-clicking on the header line.</w:t>
      </w:r>
    </w:p>
    <w:p w:rsidRPr="00C20AEF" w:rsidR="0029445D" w:rsidP="0029445D" w:rsidRDefault="0029445D" w14:paraId="0AD9A7D0" w14:textId="555A319A">
      <w:pPr>
        <w:pStyle w:val="Anforderungsnummer"/>
      </w:pPr>
      <w:r>
        <w:t>Requirement: FKT-GUI-374</w:t>
      </w:r>
    </w:p>
    <w:p w:rsidRPr="00C20AEF" w:rsidR="0029445D" w:rsidP="0029445D" w:rsidRDefault="0029445D" w14:paraId="5BF616E8" w14:textId="2904ECF4">
      <w:pPr>
        <w:pStyle w:val="Anforderungstext"/>
      </w:pPr>
      <w:r>
        <w:t>The detail lines can be completely expanded or collapsed using menu items in the context menu (right mouse button):</w:t>
      </w:r>
    </w:p>
    <w:p w:rsidRPr="00C20AEF" w:rsidR="0029445D" w:rsidP="00E834B8" w:rsidRDefault="0029445D" w14:paraId="5AAC8F5E" w14:textId="4B5B1C4E">
      <w:pPr>
        <w:pStyle w:val="Anforderungstext"/>
        <w:numPr>
          <w:ilvl w:val="0"/>
          <w:numId w:val="42"/>
        </w:numPr>
      </w:pPr>
      <w:r>
        <w:t xml:space="preserve">Are all detail lines collapsed: Menu item to show all detail lines </w:t>
      </w:r>
      <w:r>
        <w:rPr>
          <w:noProof/>
        </w:rPr>
        <w:drawing>
          <wp:inline distT="0" distB="0" distL="0" distR="0" wp14:anchorId="06630E25" wp14:editId="32E98D08">
            <wp:extent cx="2475865" cy="586740"/>
            <wp:effectExtent l="0" t="0" r="0" b="0"/>
            <wp:docPr id="108" name="Grafi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75865" cy="586740"/>
                    </a:xfrm>
                    <a:prstGeom prst="rect">
                      <a:avLst/>
                    </a:prstGeom>
                    <a:noFill/>
                    <a:ln>
                      <a:noFill/>
                    </a:ln>
                  </pic:spPr>
                </pic:pic>
              </a:graphicData>
            </a:graphic>
          </wp:inline>
        </w:drawing>
      </w:r>
    </w:p>
    <w:p w:rsidRPr="00C20AEF" w:rsidR="0029445D" w:rsidP="00E834B8" w:rsidRDefault="0029445D" w14:paraId="1B9643D1" w14:textId="7B276F51">
      <w:pPr>
        <w:pStyle w:val="Anforderungstext"/>
        <w:numPr>
          <w:ilvl w:val="0"/>
          <w:numId w:val="42"/>
        </w:numPr>
      </w:pPr>
      <w:r>
        <w:t xml:space="preserve">Are all detail lines expanded: Menu item to hide all detail lines </w:t>
      </w:r>
      <w:r>
        <w:rPr>
          <w:noProof/>
        </w:rPr>
        <w:drawing>
          <wp:inline distT="0" distB="0" distL="0" distR="0" wp14:anchorId="64CE274D" wp14:editId="45FCB468">
            <wp:extent cx="2700020" cy="655320"/>
            <wp:effectExtent l="0" t="0" r="0"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00020" cy="655320"/>
                    </a:xfrm>
                    <a:prstGeom prst="rect">
                      <a:avLst/>
                    </a:prstGeom>
                    <a:noFill/>
                    <a:ln>
                      <a:noFill/>
                    </a:ln>
                  </pic:spPr>
                </pic:pic>
              </a:graphicData>
            </a:graphic>
          </wp:inline>
        </w:drawing>
      </w:r>
    </w:p>
    <w:p w:rsidRPr="00C20AEF" w:rsidR="0029445D" w:rsidP="00E834B8" w:rsidRDefault="0029445D" w14:paraId="7F6273DC" w14:textId="63F23F41">
      <w:pPr>
        <w:pStyle w:val="Anforderungstext"/>
        <w:numPr>
          <w:ilvl w:val="0"/>
          <w:numId w:val="42"/>
        </w:numPr>
      </w:pPr>
      <w:r>
        <w:t xml:space="preserve">Are there expanded and collapsed detail lines: Menu item for showing or hiding all detail lines </w:t>
      </w:r>
      <w:r>
        <w:rPr>
          <w:noProof/>
        </w:rPr>
        <w:drawing>
          <wp:inline distT="0" distB="0" distL="0" distR="0" wp14:anchorId="4427BE54" wp14:editId="50172B05">
            <wp:extent cx="2449830" cy="87122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49830" cy="871220"/>
                    </a:xfrm>
                    <a:prstGeom prst="rect">
                      <a:avLst/>
                    </a:prstGeom>
                    <a:noFill/>
                    <a:ln>
                      <a:noFill/>
                    </a:ln>
                  </pic:spPr>
                </pic:pic>
              </a:graphicData>
            </a:graphic>
          </wp:inline>
        </w:drawing>
      </w:r>
    </w:p>
    <w:p w:rsidRPr="00C20AEF" w:rsidR="001E39FA" w:rsidP="001E39FA" w:rsidRDefault="001E39FA" w14:paraId="058C41DD" w14:textId="199B2089">
      <w:pPr>
        <w:pStyle w:val="Anforderungsnummer"/>
      </w:pPr>
      <w:r>
        <w:t>Requirement: FKT-GUI-375</w:t>
      </w:r>
    </w:p>
    <w:p w:rsidRPr="00C20AEF" w:rsidR="001E39FA" w:rsidP="001E39FA" w:rsidRDefault="001E39FA" w14:paraId="70C7682A" w14:textId="24F5AEAA">
      <w:pPr>
        <w:pStyle w:val="Anforderungstext"/>
      </w:pPr>
      <w:r>
        <w:t>The order of the search results (headers) is as follows:</w:t>
      </w:r>
    </w:p>
    <w:p w:rsidRPr="00C20AEF" w:rsidR="001E39FA" w:rsidP="00E834B8" w:rsidRDefault="00742F52" w14:paraId="25182B91" w14:textId="62FBDFD8">
      <w:pPr>
        <w:pStyle w:val="Anforderungstext"/>
        <w:numPr>
          <w:ilvl w:val="0"/>
          <w:numId w:val="36"/>
        </w:numPr>
      </w:pPr>
      <w:r>
        <w:t xml:space="preserve">Part numbers (sorted by memory format) for which there is no search result. There are no detail lines in this case. The result in the columns "Quantity found" and "Number of potential sellers" is zero. </w:t>
      </w:r>
    </w:p>
    <w:p w:rsidRPr="00C20AEF" w:rsidR="00142F9F" w:rsidP="00142F9F" w:rsidRDefault="00142F9F" w14:paraId="73C74366" w14:textId="2289CE9A">
      <w:pPr>
        <w:pStyle w:val="Anforderungstext"/>
        <w:numPr>
          <w:ilvl w:val="0"/>
          <w:numId w:val="36"/>
        </w:numPr>
      </w:pPr>
      <w:r>
        <w:t xml:space="preserve">Part numbers (sorted by memory format) for which there is a positive search result. </w:t>
      </w:r>
    </w:p>
    <w:p w:rsidRPr="00C20AEF" w:rsidR="00561C61" w:rsidP="00561C61" w:rsidRDefault="00561C61" w14:paraId="552FA64E" w14:textId="2240DDAA">
      <w:pPr>
        <w:pStyle w:val="Anforderungsnummer"/>
      </w:pPr>
      <w:bookmarkStart w:name="_Hlk89091391" w:id="454"/>
      <w:r>
        <w:t>Requirement: FKT-GUI-376</w:t>
      </w:r>
    </w:p>
    <w:bookmarkEnd w:id="454"/>
    <w:p w:rsidRPr="00C20AEF" w:rsidR="00561C61" w:rsidP="00561C61" w:rsidRDefault="00561C61" w14:paraId="200BCF56" w14:textId="07A179EE">
      <w:pPr>
        <w:pStyle w:val="Anforderungstext"/>
        <w:ind w:left="644"/>
      </w:pPr>
      <w:r>
        <w:t>The display order of the plants of the found search results (search result per searched part number) is as follows:</w:t>
      </w:r>
    </w:p>
    <w:p w:rsidRPr="00C20AEF" w:rsidR="00561C61" w:rsidP="00E834B8" w:rsidRDefault="00692DB5" w14:paraId="3AEDF07C" w14:textId="70EB3834">
      <w:pPr>
        <w:pStyle w:val="Anforderungstext"/>
        <w:numPr>
          <w:ilvl w:val="0"/>
          <w:numId w:val="44"/>
        </w:numPr>
      </w:pPr>
      <w:r>
        <w:t>Entered operation (if available)</w:t>
      </w:r>
    </w:p>
    <w:p w:rsidRPr="00C20AEF" w:rsidR="00561C61" w:rsidP="00E834B8" w:rsidRDefault="00692DB5" w14:paraId="4B8329B6" w14:textId="5AA53296">
      <w:pPr>
        <w:pStyle w:val="Anforderungstext"/>
        <w:numPr>
          <w:ilvl w:val="0"/>
          <w:numId w:val="44"/>
        </w:numPr>
      </w:pPr>
      <w:r>
        <w:t>Own operations (if any)</w:t>
      </w:r>
    </w:p>
    <w:p w:rsidRPr="00C20AEF" w:rsidR="00561C61" w:rsidP="00E834B8" w:rsidRDefault="00561C61" w14:paraId="24E98DCE" w14:textId="50C93DB5">
      <w:pPr>
        <w:pStyle w:val="Anforderungstext"/>
        <w:numPr>
          <w:ilvl w:val="0"/>
          <w:numId w:val="44"/>
        </w:numPr>
      </w:pPr>
      <w:r>
        <w:t xml:space="preserve">Wholesale operations </w:t>
      </w:r>
    </w:p>
    <w:p w:rsidRPr="00C20AEF" w:rsidR="00561C61" w:rsidP="00E834B8" w:rsidRDefault="00561C61" w14:paraId="10AB6A1D" w14:textId="53513387">
      <w:pPr>
        <w:pStyle w:val="Anforderungstext"/>
        <w:numPr>
          <w:ilvl w:val="0"/>
          <w:numId w:val="44"/>
        </w:numPr>
      </w:pPr>
      <w:r>
        <w:t xml:space="preserve">Retail operations </w:t>
      </w:r>
    </w:p>
    <w:p w:rsidRPr="00C20AEF" w:rsidR="0070620E" w:rsidP="0070620E" w:rsidRDefault="0070620E" w14:paraId="72B4AEAA" w14:textId="522CFA6F">
      <w:pPr>
        <w:pStyle w:val="Anforderungsnummer"/>
      </w:pPr>
      <w:r>
        <w:t xml:space="preserve">Requirement: </w:t>
      </w:r>
      <w:bookmarkStart w:name="_Hlk40344457" w:id="455"/>
      <w:r>
        <w:t>FKT-GUI-377</w:t>
      </w:r>
      <w:bookmarkEnd w:id="455"/>
    </w:p>
    <w:p w:rsidRPr="00C20AEF" w:rsidR="0070620E" w:rsidP="0070620E" w:rsidRDefault="0070620E" w14:paraId="5BBECC1F" w14:textId="66A6B191">
      <w:pPr>
        <w:pStyle w:val="Anforderungstext"/>
      </w:pPr>
      <w:r>
        <w:t>The display order of wholesale locations found (per part number searched) when searching for wholesale inventory is as follows:</w:t>
      </w:r>
    </w:p>
    <w:p w:rsidRPr="00C20AEF" w:rsidR="0070620E" w:rsidP="00E834B8" w:rsidRDefault="0070620E" w14:paraId="189DAF70" w14:textId="4B573E44">
      <w:pPr>
        <w:pStyle w:val="Anforderungstext"/>
        <w:numPr>
          <w:ilvl w:val="0"/>
          <w:numId w:val="38"/>
        </w:numPr>
      </w:pPr>
      <w:r>
        <w:t>GLC</w:t>
      </w:r>
    </w:p>
    <w:p w:rsidRPr="00C20AEF" w:rsidR="0070620E" w:rsidP="00E834B8" w:rsidRDefault="0070620E" w14:paraId="67874461" w14:textId="1DB91778">
      <w:pPr>
        <w:pStyle w:val="Anforderungstext"/>
        <w:numPr>
          <w:ilvl w:val="0"/>
          <w:numId w:val="38"/>
        </w:numPr>
        <w:rPr>
          <w:strike/>
        </w:rPr>
      </w:pPr>
      <w:proofErr w:type="spellStart"/>
      <w:r>
        <w:rPr>
          <w:strike/>
        </w:rPr>
        <w:t>EastHub</w:t>
      </w:r>
      <w:proofErr w:type="spellEnd"/>
      <w:r w:rsidRPr="00C20AEF" w:rsidR="00635FCE">
        <w:rPr>
          <w:rStyle w:val="Funotenzeichen"/>
          <w:strike/>
        </w:rPr>
        <w:footnoteReference w:id="47"/>
      </w:r>
    </w:p>
    <w:p w:rsidRPr="00C20AEF" w:rsidR="0070620E" w:rsidP="00E834B8" w:rsidRDefault="0070620E" w14:paraId="6CFC884C" w14:textId="729D15B8">
      <w:pPr>
        <w:pStyle w:val="Anforderungstext"/>
        <w:numPr>
          <w:ilvl w:val="0"/>
          <w:numId w:val="38"/>
        </w:numPr>
      </w:pPr>
      <w:r>
        <w:t>MBUSI: Always displayed when stock is present</w:t>
      </w:r>
    </w:p>
    <w:p w:rsidRPr="00C20AEF" w:rsidR="00DE222B" w:rsidP="00E834B8" w:rsidRDefault="00DE222B" w14:paraId="323DF445" w14:textId="0F572B22">
      <w:pPr>
        <w:pStyle w:val="Anforderungstext"/>
        <w:numPr>
          <w:ilvl w:val="0"/>
          <w:numId w:val="38"/>
        </w:numPr>
      </w:pPr>
      <w:proofErr w:type="spellStart"/>
      <w:r>
        <w:t>Evobus</w:t>
      </w:r>
      <w:proofErr w:type="spellEnd"/>
      <w:r>
        <w:t xml:space="preserve"> Ulm: </w:t>
      </w:r>
      <w:bookmarkStart w:name="_Hlk40344599" w:id="456"/>
      <w:r>
        <w:t>Always displayed if stock is present (stock is displayed if present, regardless of the brand of the searched part)</w:t>
      </w:r>
      <w:bookmarkEnd w:id="456"/>
      <w:r>
        <w:t xml:space="preserve"> </w:t>
      </w:r>
    </w:p>
    <w:p w:rsidRPr="00C20AEF" w:rsidR="0070620E" w:rsidP="007A50BB" w:rsidRDefault="00972D83" w14:paraId="1363B21D" w14:textId="3CA49126">
      <w:pPr>
        <w:pStyle w:val="Anforderungstext"/>
        <w:numPr>
          <w:ilvl w:val="0"/>
          <w:numId w:val="38"/>
        </w:numPr>
      </w:pPr>
      <w:r>
        <w:lastRenderedPageBreak/>
        <w:t xml:space="preserve">WHS (multi-level or facing locations, analogous to inventory information): For the country of the entered site number, all WHS levels to be displayed are determined from WHS_MULTI_LEVELS and sorted. If not available, then "Facing Locations": Sorted by company number in ascending order </w:t>
      </w:r>
    </w:p>
    <w:p w:rsidRPr="00C20AEF" w:rsidR="000636A1" w:rsidP="00E834B8" w:rsidRDefault="000636A1" w14:paraId="38BE49FD" w14:textId="610609FB">
      <w:pPr>
        <w:pStyle w:val="Anforderungstext"/>
        <w:numPr>
          <w:ilvl w:val="0"/>
          <w:numId w:val="38"/>
        </w:numPr>
      </w:pPr>
      <w:r>
        <w:t>MB GTC Ltd</w:t>
      </w:r>
    </w:p>
    <w:p w:rsidRPr="00C20AEF" w:rsidR="00AC7A50" w:rsidP="00AC7A50" w:rsidRDefault="00AC7A50" w14:paraId="545C319A" w14:textId="50B06461">
      <w:pPr>
        <w:pStyle w:val="Anforderungsnummer"/>
      </w:pPr>
      <w:r>
        <w:t>Requirement: FKT-GUI-378</w:t>
      </w:r>
    </w:p>
    <w:p w:rsidRPr="00C20AEF" w:rsidR="00AC7A50" w:rsidP="00AC7A50" w:rsidRDefault="00AC7A50" w14:paraId="6FE7B370" w14:textId="399322AA">
      <w:pPr>
        <w:pStyle w:val="Anforderungstext"/>
      </w:pPr>
      <w:r>
        <w:t>The site number entered will have the following effect on which Facing Locations are displayed when searching for wholesale inventory:</w:t>
      </w:r>
    </w:p>
    <w:p w:rsidRPr="00C20AEF" w:rsidR="00AC7A50" w:rsidP="00E834B8" w:rsidRDefault="00AC7A50" w14:paraId="26DBCF5E" w14:textId="59877A3C">
      <w:pPr>
        <w:pStyle w:val="Anforderungstext"/>
        <w:numPr>
          <w:ilvl w:val="0"/>
          <w:numId w:val="40"/>
        </w:numPr>
      </w:pPr>
      <w:r>
        <w:t>Valid company number: For the country of operation, the multi-level wholesale locations are identified. If there is no entry: The facing location is determined on the basis of the facility number and the stocks of the facing location or all other wholesale locations in the same country are determined and displayed.</w:t>
      </w:r>
    </w:p>
    <w:p w:rsidRPr="00C20AEF" w:rsidR="00AC7A50" w:rsidP="00E834B8" w:rsidRDefault="00AC7A50" w14:paraId="59AF1067" w14:textId="3A7AB8A8">
      <w:pPr>
        <w:pStyle w:val="Anforderungstext"/>
        <w:numPr>
          <w:ilvl w:val="0"/>
          <w:numId w:val="40"/>
        </w:numPr>
      </w:pPr>
      <w:r>
        <w:t>Invalid company number: The multi-level wholesale locations are determined for the selected country. If there is no entry: The facing location cannot be determined exactly, which is why the inventories of all wholesale locations in the selected country (country of operation selection) are determined and displayed (analogous to inventory information).</w:t>
      </w:r>
    </w:p>
    <w:p w:rsidRPr="00C20AEF" w:rsidR="00AC7A50" w:rsidP="00E834B8" w:rsidRDefault="00AC7A50" w14:paraId="35E2AEE4" w14:textId="110AE505">
      <w:pPr>
        <w:pStyle w:val="Anforderungstext"/>
        <w:numPr>
          <w:ilvl w:val="0"/>
          <w:numId w:val="40"/>
        </w:numPr>
      </w:pPr>
      <w:r>
        <w:t>No company number: The inventories of all wholesale locations are determined and displayed.</w:t>
      </w:r>
    </w:p>
    <w:p w:rsidRPr="00C20AEF" w:rsidR="00561C61" w:rsidP="00561C61" w:rsidRDefault="00561C61" w14:paraId="36CE1C73" w14:textId="6F971D5B">
      <w:pPr>
        <w:pStyle w:val="Anforderungsnummer"/>
      </w:pPr>
      <w:r>
        <w:t>Requirement: FKT-GUI-379</w:t>
      </w:r>
    </w:p>
    <w:p w:rsidRPr="00C20AEF" w:rsidR="00561C61" w:rsidP="00561C61" w:rsidRDefault="00561C61" w14:paraId="1C262FF0" w14:textId="77777777">
      <w:pPr>
        <w:pStyle w:val="Anforderungstext"/>
        <w:ind w:left="644"/>
      </w:pPr>
      <w:r>
        <w:t>The determination and display of retail stocks depends on the selection of search criteria as well as on the authorization:</w:t>
      </w:r>
    </w:p>
    <w:p w:rsidRPr="00C20AEF" w:rsidR="00561C61" w:rsidP="00E834B8" w:rsidRDefault="00561C61" w14:paraId="0009BA98" w14:textId="182F0185">
      <w:pPr>
        <w:pStyle w:val="Anforderungstext"/>
        <w:numPr>
          <w:ilvl w:val="0"/>
          <w:numId w:val="43"/>
        </w:numPr>
      </w:pPr>
      <w:r>
        <w:t>Admin Controller: The display of retail stocks is not limited, the selection of the search criteria is decisive (e.g. D2D search criterion country = "</w:t>
      </w:r>
      <w:r>
        <w:rPr>
          <w:b/>
        </w:rPr>
        <w:t>All</w:t>
      </w:r>
      <w:r>
        <w:t xml:space="preserve">", company selection not relevant: the positive search results from </w:t>
      </w:r>
      <w:r>
        <w:rPr>
          <w:b/>
        </w:rPr>
        <w:t>all</w:t>
      </w:r>
      <w:r>
        <w:t xml:space="preserve"> countries are displayed)</w:t>
      </w:r>
    </w:p>
    <w:p w:rsidRPr="00C20AEF" w:rsidR="00561C61" w:rsidP="00E834B8" w:rsidRDefault="00561C61" w14:paraId="104819BC" w14:textId="6AAFB594">
      <w:pPr>
        <w:pStyle w:val="Anforderungstext"/>
        <w:numPr>
          <w:ilvl w:val="0"/>
          <w:numId w:val="43"/>
        </w:numPr>
      </w:pPr>
      <w:proofErr w:type="spellStart"/>
      <w:r>
        <w:t>MarketController</w:t>
      </w:r>
      <w:proofErr w:type="spellEnd"/>
      <w:r>
        <w:t xml:space="preserve">, </w:t>
      </w:r>
      <w:proofErr w:type="spellStart"/>
      <w:r>
        <w:t>RetailAdmin</w:t>
      </w:r>
      <w:proofErr w:type="spellEnd"/>
      <w:r>
        <w:t xml:space="preserve">, </w:t>
      </w:r>
      <w:proofErr w:type="spellStart"/>
      <w:r>
        <w:t>RetailerDefault</w:t>
      </w:r>
      <w:proofErr w:type="spellEnd"/>
      <w:r>
        <w:t>: Only retail stocks that are from the same country as the selected (although possibly invalid) site are determined and displayed. Even if the authorization would be more far-reaching (would include several countries). Thus, cross-country D2D orders are prevented (e.g. D2D search criterion LC Region = "Hannover", site selection = 1 / Germany: only the positive search results from Germany within the LC Region Hannover are displayed)</w:t>
      </w:r>
    </w:p>
    <w:p w:rsidRPr="00C20AEF" w:rsidR="00561C61" w:rsidP="00561C61" w:rsidRDefault="00561C61" w14:paraId="391003D6" w14:textId="749BC3F3">
      <w:pPr>
        <w:pStyle w:val="Anforderungsnummer"/>
      </w:pPr>
      <w:r>
        <w:t>Requirement: FKT-GUI-380</w:t>
      </w:r>
    </w:p>
    <w:p w:rsidRPr="00C20AEF" w:rsidR="00561C61" w:rsidP="00561C61" w:rsidRDefault="00561C61" w14:paraId="366FF543" w14:textId="6FC736D1">
      <w:pPr>
        <w:pStyle w:val="Anforderungstext"/>
      </w:pPr>
      <w:r>
        <w:t>The retail locations found are grouped as follows (per part number searched):</w:t>
      </w:r>
    </w:p>
    <w:p w:rsidRPr="00C20AEF" w:rsidR="00561C61" w:rsidP="00E834B8" w:rsidRDefault="00561C61" w14:paraId="0020EEC6" w14:textId="42E4BA3D">
      <w:pPr>
        <w:pStyle w:val="Anforderungstext"/>
        <w:numPr>
          <w:ilvl w:val="0"/>
          <w:numId w:val="41"/>
        </w:numPr>
      </w:pPr>
      <w:r>
        <w:t>All retail operations participating in the D2D process</w:t>
      </w:r>
    </w:p>
    <w:p w:rsidRPr="00C20AEF" w:rsidR="00561C61" w:rsidP="00E834B8" w:rsidRDefault="00561C61" w14:paraId="13C2E4BF" w14:textId="5BC99AB6">
      <w:pPr>
        <w:pStyle w:val="Anforderungstext"/>
        <w:numPr>
          <w:ilvl w:val="0"/>
          <w:numId w:val="41"/>
        </w:numPr>
      </w:pPr>
      <w:r>
        <w:t>All retail operations that do not participate in the D2D process</w:t>
      </w:r>
    </w:p>
    <w:p w:rsidRPr="00C20AEF" w:rsidR="00561C61" w:rsidP="00561C61" w:rsidRDefault="00561C61" w14:paraId="5CAB2C76" w14:textId="0E31851F">
      <w:pPr>
        <w:pStyle w:val="Anforderungsnummer"/>
      </w:pPr>
      <w:r>
        <w:t>Requirement: FKT-GUI-381</w:t>
      </w:r>
    </w:p>
    <w:p w:rsidRPr="00C20AEF" w:rsidR="009C5AE1" w:rsidP="004414E3" w:rsidRDefault="009C5AE1" w14:paraId="2F45C32A" w14:textId="751EA7BF">
      <w:pPr>
        <w:pStyle w:val="Anforderungstext"/>
      </w:pPr>
      <w:r>
        <w:t>Further sorting per searched part number:</w:t>
      </w:r>
    </w:p>
    <w:p w:rsidRPr="00C20AEF" w:rsidR="004414E3" w:rsidP="004414E3" w:rsidRDefault="004414E3" w14:paraId="0E55E9BF" w14:textId="488EF47A">
      <w:pPr>
        <w:pStyle w:val="Anforderungstext"/>
      </w:pPr>
      <w:r>
        <w:t>All retail operations not participating in the D2D process are sorted/grouped by probability of delivery (as no D2D prices are available here). For companies participating in the D2D process, the user can choose between sorting/grouping by delivery probability and price (ascending or descending).</w:t>
      </w:r>
    </w:p>
    <w:p w:rsidRPr="00C20AEF" w:rsidR="00561C61" w:rsidP="00561C61" w:rsidRDefault="004414E3" w14:paraId="213DD899" w14:textId="7E2E9789">
      <w:pPr>
        <w:pStyle w:val="Anforderungstext"/>
      </w:pPr>
      <w:r>
        <w:t>Sorting/grouping by delivery probability is done according to the following rules:</w:t>
      </w:r>
    </w:p>
    <w:p w:rsidRPr="00C20AEF" w:rsidR="00561C61" w:rsidP="00E834B8" w:rsidRDefault="00A435DD" w14:paraId="65FBD99F" w14:textId="0FC556D6">
      <w:pPr>
        <w:pStyle w:val="Anforderungstext"/>
        <w:numPr>
          <w:ilvl w:val="0"/>
          <w:numId w:val="45"/>
        </w:numPr>
      </w:pPr>
      <w:r>
        <w:t>Potential sellers with distance &lt;= PREF_SUPPLIER_DISTANCE km, sorted by distance in ascending order. If the distance is the same, ascending by company no.</w:t>
      </w:r>
    </w:p>
    <w:p w:rsidRPr="00C20AEF" w:rsidR="00790A66" w:rsidP="00E834B8" w:rsidRDefault="00A435DD" w14:paraId="624736D3" w14:textId="71D6E4D9">
      <w:pPr>
        <w:pStyle w:val="Anforderungstext"/>
        <w:numPr>
          <w:ilvl w:val="0"/>
          <w:numId w:val="45"/>
        </w:numPr>
      </w:pPr>
      <w:r>
        <w:t xml:space="preserve">Potential sellers where the part number is included in the </w:t>
      </w:r>
      <w:proofErr w:type="spellStart"/>
      <w:r>
        <w:t>DeadStock</w:t>
      </w:r>
      <w:proofErr w:type="spellEnd"/>
      <w:r>
        <w:t xml:space="preserve"> assortment, sorted by distance in ascending order (distance &gt; PREF_SUPPLIER_DISTANCE km). If the distance is the same, ascending by company no.</w:t>
      </w:r>
    </w:p>
    <w:p w:rsidRPr="00C20AEF" w:rsidR="00790A66" w:rsidP="00E834B8" w:rsidRDefault="00790A66" w14:paraId="1DB5F0BA" w14:textId="35410758">
      <w:pPr>
        <w:pStyle w:val="Anforderungstext"/>
        <w:numPr>
          <w:ilvl w:val="0"/>
          <w:numId w:val="45"/>
        </w:numPr>
      </w:pPr>
      <w:r>
        <w:t xml:space="preserve">All other potential sellers sorted by </w:t>
      </w:r>
    </w:p>
    <w:p w:rsidRPr="00C20AEF" w:rsidR="00790A66" w:rsidP="00E834B8" w:rsidRDefault="00790A66" w14:paraId="16C6BAC1" w14:textId="54540FF4">
      <w:pPr>
        <w:pStyle w:val="Anforderungstext"/>
        <w:numPr>
          <w:ilvl w:val="1"/>
          <w:numId w:val="45"/>
        </w:numPr>
      </w:pPr>
      <w:r>
        <w:lastRenderedPageBreak/>
        <w:t>Available stock descending</w:t>
      </w:r>
    </w:p>
    <w:p w:rsidRPr="00C20AEF" w:rsidR="00790A66" w:rsidP="00E834B8" w:rsidRDefault="003E78F2" w14:paraId="68C4789D" w14:textId="18DC25BC">
      <w:pPr>
        <w:pStyle w:val="Anforderungstext"/>
        <w:numPr>
          <w:ilvl w:val="1"/>
          <w:numId w:val="45"/>
        </w:numPr>
      </w:pPr>
      <w:r>
        <w:t>Date of last receipt (local partial master) ascending (if the field is empty this corresponds to the latest date)</w:t>
      </w:r>
    </w:p>
    <w:p w:rsidRPr="00C20AEF" w:rsidR="003E78F2" w:rsidP="00E834B8" w:rsidRDefault="003E78F2" w14:paraId="449F4795" w14:textId="2D5955A3">
      <w:pPr>
        <w:pStyle w:val="Anforderungstext"/>
        <w:numPr>
          <w:ilvl w:val="1"/>
          <w:numId w:val="45"/>
        </w:numPr>
      </w:pPr>
      <w:r>
        <w:t>Date of last retirement (local partial master) ascending (if the field is empty, this corresponds to the oldest date)</w:t>
      </w:r>
    </w:p>
    <w:p w:rsidRPr="00C20AEF" w:rsidR="003E78F2" w:rsidP="00E834B8" w:rsidRDefault="003E78F2" w14:paraId="1F102B90" w14:textId="63B4A954">
      <w:pPr>
        <w:pStyle w:val="Anforderungstext"/>
        <w:numPr>
          <w:ilvl w:val="1"/>
          <w:numId w:val="45"/>
        </w:numPr>
      </w:pPr>
      <w:r>
        <w:t>Creation date (local sub-master) in ascending order (if the field is empty, this corresponds to the most recent date), if date of last acquisition and date of last retirement are empty</w:t>
      </w:r>
    </w:p>
    <w:p w:rsidRPr="00C20AEF" w:rsidR="00DC4DEF" w:rsidP="00E834B8" w:rsidRDefault="00DC4DEF" w14:paraId="07CF7AA6" w14:textId="118B68ED">
      <w:pPr>
        <w:pStyle w:val="Anforderungstext"/>
        <w:numPr>
          <w:ilvl w:val="1"/>
          <w:numId w:val="45"/>
        </w:numPr>
      </w:pPr>
      <w:r>
        <w:t>Distance ascending</w:t>
      </w:r>
    </w:p>
    <w:p w:rsidRPr="00C20AEF" w:rsidR="000655C0" w:rsidP="000655C0" w:rsidRDefault="000655C0" w14:paraId="295CC45E" w14:textId="5DA7947B">
      <w:pPr>
        <w:pStyle w:val="Anforderungstext"/>
      </w:pPr>
      <w:r>
        <w:t>If the sorting "Price ascending" or "Price descending" is selected, the farms (participating in the D2D process) are displayed sorted by the D2D value in ascending or descending order. In both cases, if the value is the same, it is sorted in descending order according to the available stock.</w:t>
      </w:r>
    </w:p>
    <w:p w:rsidRPr="00C20AEF" w:rsidR="00BD3747" w:rsidP="000655C0" w:rsidRDefault="00BD3747" w14:paraId="00F80B2E" w14:textId="65FF8AD9">
      <w:pPr>
        <w:pStyle w:val="Anforderungstext"/>
      </w:pPr>
      <w:r>
        <w:t>Generally, the distance is displayed as a whole number, rounded commercially. The sorting should also already work with the integer, commercially rounded value. Otherwise, the sorting is no longer comprehensible for the user in case of integer equal distance.</w:t>
      </w:r>
    </w:p>
    <w:p w:rsidRPr="00C20AEF" w:rsidR="00822B2F" w:rsidP="00822B2F" w:rsidRDefault="00822B2F" w14:paraId="410D11CA" w14:textId="636FB9C9">
      <w:pPr>
        <w:pStyle w:val="Anforderungsnummer"/>
      </w:pPr>
      <w:r>
        <w:t>Requirement: FKT-GUI-382</w:t>
      </w:r>
    </w:p>
    <w:p w:rsidRPr="00C20AEF" w:rsidR="00AE5BF1" w:rsidP="001D547C" w:rsidRDefault="00DF2AFE" w14:paraId="1CB9852C" w14:textId="4479A229">
      <w:pPr>
        <w:pStyle w:val="Anforderungstext"/>
      </w:pPr>
      <w:r>
        <w:t xml:space="preserve">The checkbox "D2D order" is editable (header and detail level) only if </w:t>
      </w:r>
    </w:p>
    <w:p w:rsidRPr="00C20AEF" w:rsidR="00AE5BF1" w:rsidP="00E834B8" w:rsidRDefault="00DF2AFE" w14:paraId="74B66B14" w14:textId="1ADA06A7">
      <w:pPr>
        <w:pStyle w:val="Anforderungstext"/>
        <w:numPr>
          <w:ilvl w:val="0"/>
          <w:numId w:val="61"/>
        </w:numPr>
      </w:pPr>
      <w:r>
        <w:t xml:space="preserve">the user has the authorization for D2D ordering for the entered operation and </w:t>
      </w:r>
    </w:p>
    <w:p w:rsidRPr="00C20AEF" w:rsidR="00AE5BF1" w:rsidP="00E834B8" w:rsidRDefault="00AE5BF1" w14:paraId="5F6169B5" w14:textId="248A87C7">
      <w:pPr>
        <w:pStyle w:val="Anforderungstext"/>
        <w:numPr>
          <w:ilvl w:val="0"/>
          <w:numId w:val="61"/>
        </w:numPr>
      </w:pPr>
      <w:r>
        <w:t xml:space="preserve">if the found part may be ordered via D2D (see D2D assortment in chapter </w:t>
      </w:r>
      <w:r w:rsidRPr="00C20AEF">
        <w:fldChar w:fldCharType="begin"/>
      </w:r>
      <w:r w:rsidRPr="00C20AEF">
        <w:instrText xml:space="preserve"> REF _Ref18657573 \r \h </w:instrText>
      </w:r>
      <w:r w:rsidR="00C20AEF">
        <w:instrText xml:space="preserve"> \* MERGEFORMAT </w:instrText>
      </w:r>
      <w:r w:rsidRPr="00C20AEF">
        <w:fldChar w:fldCharType="separate"/>
      </w:r>
      <w:r w:rsidR="000D3A2D">
        <w:t>1.1.13</w:t>
      </w:r>
      <w:r w:rsidRPr="00C20AEF">
        <w:fldChar w:fldCharType="end"/>
      </w:r>
      <w:r>
        <w:t>) and</w:t>
      </w:r>
    </w:p>
    <w:p w:rsidRPr="00C20AEF" w:rsidR="00A77236" w:rsidP="00A77236" w:rsidRDefault="00324AD5" w14:paraId="3F55291A" w14:textId="7D2150AB">
      <w:pPr>
        <w:pStyle w:val="Anforderungstext"/>
        <w:numPr>
          <w:ilvl w:val="0"/>
          <w:numId w:val="61"/>
        </w:numPr>
      </w:pPr>
      <w:r>
        <w:t xml:space="preserve">if there is at least one positive search result at a retail operation that is not one of the company's own operations and that participates in the D2D process. In this case the checkbox is also selected automatically </w:t>
      </w:r>
    </w:p>
    <w:p w:rsidRPr="00C20AEF" w:rsidR="00855DC0" w:rsidP="00855DC0" w:rsidRDefault="00855DC0" w14:paraId="2A96A570" w14:textId="70BE77D4">
      <w:pPr>
        <w:pStyle w:val="Anforderungsnummer"/>
      </w:pPr>
      <w:r>
        <w:t>Requirement: FKT-GUI-383</w:t>
      </w:r>
    </w:p>
    <w:p w:rsidRPr="00C20AEF" w:rsidR="00855DC0" w:rsidP="00855DC0" w:rsidRDefault="00855DC0" w14:paraId="10D3570E" w14:textId="229192C4">
      <w:pPr>
        <w:pStyle w:val="Anforderungstext"/>
      </w:pPr>
      <w:r>
        <w:t>The "D2D Order" checkbox at the header level reflects the selection state at the detail level:</w:t>
      </w:r>
    </w:p>
    <w:p w:rsidRPr="00C20AEF" w:rsidR="00855DC0" w:rsidP="00E834B8" w:rsidRDefault="00855DC0" w14:paraId="4926187C" w14:textId="1C3542F2">
      <w:pPr>
        <w:pStyle w:val="Anforderungstext"/>
        <w:numPr>
          <w:ilvl w:val="0"/>
          <w:numId w:val="37"/>
        </w:numPr>
      </w:pPr>
      <w:r>
        <w:t>White without hook: No selection at detailed level (e.g. only positive search results in own plants and/or central locations)</w:t>
      </w:r>
    </w:p>
    <w:p w:rsidRPr="00C20AEF" w:rsidR="00855DC0" w:rsidP="00E834B8" w:rsidRDefault="00855DC0" w14:paraId="011CBD32" w14:textId="259C6442">
      <w:pPr>
        <w:pStyle w:val="Anforderungstext"/>
        <w:numPr>
          <w:ilvl w:val="0"/>
          <w:numId w:val="37"/>
        </w:numPr>
      </w:pPr>
      <w:r>
        <w:t xml:space="preserve">Gray with hook: At least one selection on detail level, but not all detail lines selected or selectable (e.g. at least one positive search result on </w:t>
      </w:r>
      <w:proofErr w:type="spellStart"/>
      <w:r>
        <w:t>retai</w:t>
      </w:r>
      <w:proofErr w:type="spellEnd"/>
      <w:r>
        <w:t xml:space="preserve"> level, but also positive search results for central locations)</w:t>
      </w:r>
    </w:p>
    <w:p w:rsidRPr="00C20AEF" w:rsidR="00855DC0" w:rsidP="00E834B8" w:rsidRDefault="00855DC0" w14:paraId="30C83259" w14:textId="7BBEEF32">
      <w:pPr>
        <w:pStyle w:val="Anforderungstext"/>
        <w:numPr>
          <w:ilvl w:val="0"/>
          <w:numId w:val="37"/>
        </w:numPr>
      </w:pPr>
      <w:r>
        <w:t xml:space="preserve">White with hook: All detail lines are selected (and therefore selectable) (only positive search results on </w:t>
      </w:r>
      <w:proofErr w:type="spellStart"/>
      <w:r>
        <w:t>retai</w:t>
      </w:r>
      <w:proofErr w:type="spellEnd"/>
      <w:r>
        <w:t xml:space="preserve"> level)</w:t>
      </w:r>
    </w:p>
    <w:p w:rsidRPr="00C20AEF" w:rsidR="005101D0" w:rsidP="005101D0" w:rsidRDefault="005101D0" w14:paraId="0BB40F55" w14:textId="099BF50C">
      <w:pPr>
        <w:pStyle w:val="Anforderungstext"/>
      </w:pPr>
      <w:r>
        <w:t>If the selection is made using the checkbox at header level, all editable checkboxes at detail level are selected or deselected.</w:t>
      </w:r>
    </w:p>
    <w:p w:rsidRPr="00C20AEF" w:rsidR="004B5B45" w:rsidP="004B5B45" w:rsidRDefault="004B5B45" w14:paraId="12D95652" w14:textId="508EB25B">
      <w:pPr>
        <w:pStyle w:val="Anforderungsnummer"/>
      </w:pPr>
      <w:r>
        <w:rPr>
          <w:highlight w:val="magenta"/>
        </w:rPr>
        <w:t>Requirement: FKT-GUI-384</w:t>
      </w:r>
    </w:p>
    <w:p w:rsidRPr="00C20AEF" w:rsidR="004B5B45" w:rsidP="004B5B45" w:rsidRDefault="004B5B45" w14:paraId="5773DC5A" w14:textId="352954DF">
      <w:pPr>
        <w:pStyle w:val="Anforderungstext"/>
      </w:pPr>
      <w:r>
        <w:t xml:space="preserve">The checkbox "D2D order" can be marked analog to the filters in the dialog SICOS / Controlling LC / VOR order times by dragging with pressed mouse button. All selectable checkboxes in the selected area will then be selected or deselected. </w:t>
      </w:r>
      <w:r>
        <w:rPr>
          <w:highlight w:val="magenta"/>
        </w:rPr>
        <w:t>After selecting/deselecting, the user is asked by message if he wants to accept it.</w:t>
      </w:r>
      <w:r>
        <w:t xml:space="preserve"> This handling is also carried over into the </w:t>
      </w:r>
      <w:proofErr w:type="spellStart"/>
      <w:r>
        <w:t>DeadStock</w:t>
      </w:r>
      <w:proofErr w:type="spellEnd"/>
      <w:r>
        <w:t xml:space="preserve"> process (all three tabs).</w:t>
      </w:r>
    </w:p>
    <w:p w:rsidRPr="00C20AEF" w:rsidR="005E12B4" w:rsidP="005E12B4" w:rsidRDefault="005E12B4" w14:paraId="30CE0EB5" w14:textId="0D7A6899">
      <w:pPr>
        <w:pStyle w:val="Anforderungsnummer"/>
      </w:pPr>
      <w:bookmarkStart w:name="_Hlk38627834" w:id="457"/>
      <w:r>
        <w:t>Requirement: FKT-GUI-385</w:t>
      </w:r>
    </w:p>
    <w:bookmarkEnd w:id="457"/>
    <w:p w:rsidRPr="00C20AEF" w:rsidR="005E12B4" w:rsidP="005E12B4" w:rsidRDefault="005E12B4" w14:paraId="6C171296" w14:textId="4BDD0CDD">
      <w:pPr>
        <w:pStyle w:val="Anforderungstext"/>
      </w:pPr>
      <w:r>
        <w:t>The checkbox "BEFORE order" (available only on header level) is inactive (not editable) in the following cases:</w:t>
      </w:r>
    </w:p>
    <w:p w:rsidRPr="00C20AEF" w:rsidR="00FF3FA2" w:rsidP="00E834B8" w:rsidRDefault="002A39CD" w14:paraId="4E481A6F" w14:textId="55B3AA82">
      <w:pPr>
        <w:pStyle w:val="Anforderungstext"/>
        <w:numPr>
          <w:ilvl w:val="0"/>
          <w:numId w:val="37"/>
        </w:numPr>
      </w:pPr>
      <w:r>
        <w:t>An incorrect part number (no valid part number format) was entered</w:t>
      </w:r>
    </w:p>
    <w:p w:rsidRPr="00C20AEF" w:rsidR="00B9280B" w:rsidP="00E834B8" w:rsidRDefault="00B9280B" w14:paraId="3E4B2F96" w14:textId="0101FC68">
      <w:pPr>
        <w:pStyle w:val="Anforderungstext"/>
        <w:numPr>
          <w:ilvl w:val="0"/>
          <w:numId w:val="37"/>
        </w:numPr>
      </w:pPr>
      <w:r>
        <w:t>Searched part number is a wildcard part number</w:t>
      </w:r>
    </w:p>
    <w:p w:rsidRPr="00C20AEF" w:rsidR="002A39CD" w:rsidP="00E834B8" w:rsidRDefault="002A39CD" w14:paraId="443CD302" w14:textId="73DD965B">
      <w:pPr>
        <w:pStyle w:val="Anforderungstext"/>
        <w:numPr>
          <w:ilvl w:val="0"/>
          <w:numId w:val="37"/>
        </w:numPr>
      </w:pPr>
      <w:r>
        <w:t xml:space="preserve">This is an </w:t>
      </w:r>
      <w:proofErr w:type="spellStart"/>
      <w:r>
        <w:t>Evobus</w:t>
      </w:r>
      <w:proofErr w:type="spellEnd"/>
      <w:r>
        <w:t xml:space="preserve"> part number</w:t>
      </w:r>
    </w:p>
    <w:p w:rsidRPr="00C20AEF" w:rsidR="00A71D8E" w:rsidP="00E834B8" w:rsidRDefault="00A71D8E" w14:paraId="6DD7C5BE" w14:textId="64BB0D46">
      <w:pPr>
        <w:pStyle w:val="Anforderungstext"/>
        <w:numPr>
          <w:ilvl w:val="0"/>
          <w:numId w:val="37"/>
        </w:numPr>
      </w:pPr>
      <w:r>
        <w:t>No or no valid company number was entered</w:t>
      </w:r>
    </w:p>
    <w:p w:rsidRPr="00C20AEF" w:rsidR="002A39CD" w:rsidP="00E834B8" w:rsidRDefault="00E137E7" w14:paraId="486D1C83" w14:textId="79C7CCA0">
      <w:pPr>
        <w:pStyle w:val="Anforderungstext"/>
        <w:numPr>
          <w:ilvl w:val="0"/>
          <w:numId w:val="37"/>
        </w:numPr>
      </w:pPr>
      <w:r>
        <w:lastRenderedPageBreak/>
        <w:t xml:space="preserve">There is no authorization for VOR ordering (neither an authorization for </w:t>
      </w:r>
      <w:proofErr w:type="spellStart"/>
      <w:r>
        <w:t>StarOrder</w:t>
      </w:r>
      <w:proofErr w:type="spellEnd"/>
      <w:r>
        <w:t xml:space="preserve"> nor for </w:t>
      </w:r>
      <w:proofErr w:type="spellStart"/>
      <w:r>
        <w:t>StarOrderPlus</w:t>
      </w:r>
      <w:proofErr w:type="spellEnd"/>
      <w:r>
        <w:t xml:space="preserve">) </w:t>
      </w:r>
    </w:p>
    <w:p w:rsidRPr="00C20AEF" w:rsidR="00214CF2" w:rsidP="00214CF2" w:rsidRDefault="00214CF2" w14:paraId="63246007" w14:textId="0451BF36">
      <w:pPr>
        <w:pStyle w:val="Anforderungstext"/>
      </w:pPr>
      <w:bookmarkStart w:name="_Hlk16077621" w:id="458"/>
      <w:r>
        <w:t>In all other cases the checkbox "BEFORE order" is active (editable) but not automatically selected</w:t>
      </w:r>
      <w:bookmarkEnd w:id="458"/>
      <w:r>
        <w:t>.</w:t>
      </w:r>
    </w:p>
    <w:p w:rsidRPr="00C20AEF" w:rsidR="00BA1F3D" w:rsidP="00BA1F3D" w:rsidRDefault="00BA1F3D" w14:paraId="4409A1E3" w14:textId="33EDC576">
      <w:pPr>
        <w:pStyle w:val="Anforderungsnummer"/>
      </w:pPr>
      <w:r>
        <w:t>Requirement: FKT-GUI-416</w:t>
      </w:r>
    </w:p>
    <w:p w:rsidRPr="00C20AEF" w:rsidR="00BA1F3D" w:rsidP="00BA1F3D" w:rsidRDefault="00BA1F3D" w14:paraId="4F211AB0" w14:textId="772AD2D8">
      <w:pPr>
        <w:pStyle w:val="Anforderungstext"/>
      </w:pPr>
      <w:r>
        <w:t>The checkboxes "BEFORE order" and "D2D order" must not be selected for a part number at the same time. If the user selects the "BEFORE order" checkbox, all selected "D2D order" checkboxes for this part number will be deselected. If the user selects one of the checkboxes for "D2D order", the checkbox "BEFORE order" is deselected for this part number.</w:t>
      </w:r>
    </w:p>
    <w:p w:rsidRPr="00C20AEF" w:rsidR="00DE1935" w:rsidP="00DE1935" w:rsidRDefault="00DE1935" w14:paraId="12F8EB98" w14:textId="46F55586">
      <w:pPr>
        <w:pStyle w:val="Anforderungsnummer"/>
      </w:pPr>
      <w:r>
        <w:rPr>
          <w:highlight w:val="magenta"/>
        </w:rPr>
        <w:t>Requirement: FKT-GUI-386</w:t>
      </w:r>
    </w:p>
    <w:p w:rsidRPr="00C20AEF" w:rsidR="00DE1935" w:rsidP="00035669" w:rsidRDefault="00131AE6" w14:paraId="13DCF18F" w14:textId="5EB0ABEE">
      <w:pPr>
        <w:pStyle w:val="Anforderungstext"/>
      </w:pPr>
      <w:r>
        <w:rPr>
          <w:highlight w:val="magenta"/>
        </w:rPr>
        <w:t>If a part number is not orderable via D2D (e.g. a dangerous goods part - see KT-GUI-369) or</w:t>
      </w:r>
      <w:r>
        <w:t xml:space="preserve"> a potential vendor does not participate in the D2D process, the following icon is displayed in the +/- column: </w:t>
      </w:r>
      <w:r>
        <w:rPr>
          <w:noProof/>
        </w:rPr>
        <w:drawing>
          <wp:inline distT="0" distB="0" distL="0" distR="0" wp14:anchorId="6CD0FDF4" wp14:editId="2CC1A12F">
            <wp:extent cx="171450" cy="171450"/>
            <wp:effectExtent l="0" t="0" r="0" b="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A tooltip clarifies the information. The tooltip also contains the contact information of the contact person </w:t>
      </w:r>
      <w:proofErr w:type="spellStart"/>
      <w:r>
        <w:t>Stox</w:t>
      </w:r>
      <w:proofErr w:type="spellEnd"/>
      <w:r>
        <w:t xml:space="preserve"> or stock information (name, phone number, </w:t>
      </w:r>
      <w:proofErr w:type="spellStart"/>
      <w:r>
        <w:t>eMail</w:t>
      </w:r>
      <w:proofErr w:type="spellEnd"/>
      <w:r>
        <w:t xml:space="preserve"> address) if available, otherwise that of the site from the site data. In this case, no prices will be displayed.</w:t>
      </w:r>
    </w:p>
    <w:p w:rsidRPr="00C20AEF" w:rsidR="0077356D" w:rsidP="0077356D" w:rsidRDefault="0077356D" w14:paraId="253DD146" w14:textId="1CF2B032">
      <w:pPr>
        <w:pStyle w:val="Anforderungsnummer"/>
      </w:pPr>
      <w:r>
        <w:t>Requirement: FKT-GUI-387</w:t>
      </w:r>
    </w:p>
    <w:p w:rsidRPr="00C20AEF" w:rsidR="00F94B3A" w:rsidP="00874139" w:rsidRDefault="0077356D" w14:paraId="5166D378" w14:textId="0666EE6C">
      <w:pPr>
        <w:pStyle w:val="Anforderungstext"/>
      </w:pPr>
      <w:r>
        <w:t xml:space="preserve">A positive search result can only be achieved if the available stock is &gt;= the searched quantity. The definitions for available inventory and D2D assortment are detailed in chapters </w:t>
      </w:r>
      <w:r w:rsidRPr="00C20AEF" w:rsidR="00AE7A47">
        <w:fldChar w:fldCharType="begin"/>
      </w:r>
      <w:r w:rsidRPr="00C20AEF" w:rsidR="00AE7A47">
        <w:instrText xml:space="preserve"> REF _Ref18654880 \r \h </w:instrText>
      </w:r>
      <w:r w:rsidRPr="00C20AEF" w:rsidR="002833DE">
        <w:instrText xml:space="preserve"> \* MERGEFORMAT </w:instrText>
      </w:r>
      <w:r w:rsidRPr="00C20AEF" w:rsidR="00AE7A47">
        <w:fldChar w:fldCharType="separate"/>
      </w:r>
      <w:r w:rsidR="000D3A2D">
        <w:t>1.1.13</w:t>
      </w:r>
      <w:r w:rsidRPr="00C20AEF" w:rsidR="00AE7A47">
        <w:fldChar w:fldCharType="end"/>
      </w:r>
      <w:r>
        <w:t xml:space="preserve"> and </w:t>
      </w:r>
      <w:r w:rsidRPr="00C20AEF" w:rsidR="00AE7A47">
        <w:fldChar w:fldCharType="begin"/>
      </w:r>
      <w:r w:rsidRPr="00C20AEF" w:rsidR="00AE7A47">
        <w:instrText xml:space="preserve"> REF _Ref18654883 \r \h </w:instrText>
      </w:r>
      <w:r w:rsidRPr="00C20AEF" w:rsidR="002833DE">
        <w:instrText xml:space="preserve"> \* MERGEFORMAT </w:instrText>
      </w:r>
      <w:r w:rsidRPr="00C20AEF" w:rsidR="00AE7A47">
        <w:fldChar w:fldCharType="separate"/>
      </w:r>
      <w:r w:rsidR="000D3A2D">
        <w:t>1.1.14</w:t>
      </w:r>
      <w:r w:rsidRPr="00C20AEF" w:rsidR="00AE7A47">
        <w:fldChar w:fldCharType="end"/>
      </w:r>
      <w:r>
        <w:t xml:space="preserve"> .</w:t>
      </w:r>
    </w:p>
    <w:p w:rsidRPr="00C20AEF" w:rsidR="00841BA2" w:rsidP="00841BA2" w:rsidRDefault="00841BA2" w14:paraId="438278AF" w14:textId="0D8CF4DA">
      <w:pPr>
        <w:pStyle w:val="Anforderungsnummer"/>
      </w:pPr>
      <w:r>
        <w:t>Requirement: FKT-GUI-388</w:t>
      </w:r>
    </w:p>
    <w:p w:rsidRPr="00C20AEF" w:rsidR="00F94B3A" w:rsidP="00F94B3A" w:rsidRDefault="00F94B3A" w14:paraId="010F3874" w14:textId="77777777">
      <w:pPr>
        <w:pStyle w:val="Anforderungstext"/>
      </w:pPr>
      <w:r>
        <w:t>The VOR order button becomes active if at least one checkbox in the "VOR order" column has been selected and the authorization for VOR orders for the selected site exists. When the button is clicked, a question dialog appears asking if the user wants to create a VOR order for the selected part numbers:</w:t>
      </w:r>
    </w:p>
    <w:p w:rsidRPr="00C20AEF" w:rsidR="00F94B3A" w:rsidP="00F94B3A" w:rsidRDefault="00F94B3A" w14:paraId="3FF574CF" w14:textId="1E1E716C">
      <w:pPr>
        <w:pStyle w:val="Anforderungstext"/>
      </w:pPr>
      <w:r>
        <w:t xml:space="preserve">Yes - All resulting searched part numbers will be removed from the part search or multiple search and the search result. A jump into </w:t>
      </w:r>
      <w:proofErr w:type="spellStart"/>
      <w:r>
        <w:t>StarOrder</w:t>
      </w:r>
      <w:proofErr w:type="spellEnd"/>
      <w:r>
        <w:t>/</w:t>
      </w:r>
      <w:proofErr w:type="spellStart"/>
      <w:r>
        <w:t>StarOrderPlus</w:t>
      </w:r>
      <w:proofErr w:type="spellEnd"/>
      <w:r>
        <w:t xml:space="preserve"> (depending on the configuration of the ordering facility, analogous to VOR button in DIMS) for the selected, found part numbers (in input format), the selected facility (breakdown in facing location) and the quantity searched for. In the case of a multiple search, BHW and sales order number are also transferred to the target system. If there are still open processes in </w:t>
      </w:r>
      <w:proofErr w:type="spellStart"/>
      <w:r>
        <w:t>StarOrder</w:t>
      </w:r>
      <w:proofErr w:type="spellEnd"/>
      <w:r>
        <w:t>/</w:t>
      </w:r>
      <w:proofErr w:type="spellStart"/>
      <w:r>
        <w:t>StarOrderPlus</w:t>
      </w:r>
      <w:proofErr w:type="spellEnd"/>
      <w:r>
        <w:t xml:space="preserve">, they will be overwritten (the user will be made aware of this beforehand in an info dialog). If several different sales order numbers are contained (after cleaning up multiple existing part numbers), the jump is aborted and an error message including a listing of the sales order numbers appears. (Background: In </w:t>
      </w:r>
      <w:proofErr w:type="spellStart"/>
      <w:r>
        <w:t>StarOrder</w:t>
      </w:r>
      <w:proofErr w:type="spellEnd"/>
      <w:r>
        <w:t>/</w:t>
      </w:r>
      <w:proofErr w:type="spellStart"/>
      <w:r>
        <w:t>StarOrderPlus</w:t>
      </w:r>
      <w:proofErr w:type="spellEnd"/>
      <w:r>
        <w:t>, only one sales order number can be processed per order)</w:t>
      </w:r>
    </w:p>
    <w:p w:rsidRPr="00C20AEF" w:rsidR="00F1359A" w:rsidP="00F1359A" w:rsidRDefault="00F1359A" w14:paraId="3B668175" w14:textId="3BA1D802">
      <w:pPr>
        <w:pStyle w:val="Anforderungstext"/>
      </w:pPr>
      <w:r>
        <w:t>If more than one customer number is determined for the selected part numbers (parts have different brands), then the jump is performed for one (any) of these customer numbers. The target system (SO/SOP) ensures that the order is split according to the customer number.</w:t>
      </w:r>
      <w:r w:rsidRPr="00C20AEF">
        <w:rPr>
          <w:rStyle w:val="Funotenzeichen"/>
        </w:rPr>
        <w:footnoteReference w:id="48"/>
      </w:r>
    </w:p>
    <w:p w:rsidRPr="00C20AEF" w:rsidR="00F94B3A" w:rsidP="00F94B3A" w:rsidRDefault="00F94B3A" w14:paraId="468F0BA8" w14:textId="31C5D885">
      <w:pPr>
        <w:pStyle w:val="Anforderungstext"/>
      </w:pPr>
      <w:r>
        <w:t>No - The dialog closes, no further actions, everything remains as before</w:t>
      </w:r>
    </w:p>
    <w:p w:rsidRPr="00C20AEF" w:rsidR="00F94B3A" w:rsidP="00F94B3A" w:rsidRDefault="00F94B3A" w14:paraId="78BF04E5" w14:textId="77777777">
      <w:pPr>
        <w:pStyle w:val="Anforderungstext"/>
      </w:pPr>
      <w:r>
        <w:t>A tooltip can be stored for the button.</w:t>
      </w:r>
    </w:p>
    <w:p w:rsidRPr="00C20AEF" w:rsidR="00F94B3A" w:rsidP="00F94B3A" w:rsidRDefault="00F94B3A" w14:paraId="532BAF5D" w14:textId="3293AE8F">
      <w:pPr>
        <w:pStyle w:val="Anforderungsnummer"/>
      </w:pPr>
      <w:bookmarkStart w:name="_Hlk21336130" w:id="459"/>
      <w:r>
        <w:t>Requirement: FKT-GUI-389</w:t>
      </w:r>
      <w:bookmarkEnd w:id="459"/>
    </w:p>
    <w:p w:rsidRPr="00C20AEF" w:rsidR="00F94B3A" w:rsidP="00F94B3A" w:rsidRDefault="00F94B3A" w14:paraId="4DF36B76" w14:textId="77777777">
      <w:pPr>
        <w:pStyle w:val="Anforderungstext"/>
      </w:pPr>
      <w:r>
        <w:t>The button D2D order becomes active if at least one checkbox in the column "D2D order" was selected and the authorization for D2D orders for the selected company is available. When the button is clicked, a question dialog appears asking if the user wants to start a D2D order for the selected part numbers:</w:t>
      </w:r>
    </w:p>
    <w:p w:rsidRPr="00C20AEF" w:rsidR="004044EA" w:rsidP="00F94B3A" w:rsidRDefault="00F94B3A" w14:paraId="38401E46" w14:textId="3619609B">
      <w:pPr>
        <w:pStyle w:val="Anforderungstext"/>
      </w:pPr>
      <w:r>
        <w:t xml:space="preserve">Yes - All resulting searched part numbers will be removed from the part search or multiple search and the search result. The D2D order is created. The next consecutive order numbers will be assigned (same number range as </w:t>
      </w:r>
      <w:proofErr w:type="spellStart"/>
      <w:r>
        <w:t>DeadStock</w:t>
      </w:r>
      <w:proofErr w:type="spellEnd"/>
      <w:r>
        <w:t xml:space="preserve"> orders). This and the part number searched for are communicated to the user in an info dialog (for further tracking in the order overview). </w:t>
      </w:r>
    </w:p>
    <w:p w:rsidRPr="00C20AEF" w:rsidR="00F94B3A" w:rsidP="00F94B3A" w:rsidRDefault="00D2315E" w14:paraId="0E6E5E32" w14:textId="102DDEC7">
      <w:pPr>
        <w:pStyle w:val="Anforderungstext"/>
      </w:pPr>
      <w:r>
        <w:lastRenderedPageBreak/>
        <w:t xml:space="preserve">Only one part number can be requested per order (searched part number) per potential seller. If more than one part number (alternatives/wildcard) is selected for a potential vendor, the user is informed about it with an error dialog, the part numbers and potential vendors are listed in it. The user is prompted to adjust his selection accordingly. The order process is canceled. </w:t>
      </w:r>
    </w:p>
    <w:p w:rsidRPr="00C20AEF" w:rsidR="00F94B3A" w:rsidP="00F94B3A" w:rsidRDefault="00F94B3A" w14:paraId="3B204CDA" w14:textId="2B9F6B9A">
      <w:pPr>
        <w:pStyle w:val="Anforderungstext"/>
      </w:pPr>
      <w:r>
        <w:t>No - The dialog closes, no further actions, everything remains as before</w:t>
      </w:r>
    </w:p>
    <w:p w:rsidRPr="00C20AEF" w:rsidR="00F94B3A" w:rsidP="00F94B3A" w:rsidRDefault="00F94B3A" w14:paraId="613112DF" w14:textId="77777777">
      <w:pPr>
        <w:pStyle w:val="Anforderungstext"/>
      </w:pPr>
      <w:r>
        <w:t>A tooltip can be stored for the button.</w:t>
      </w:r>
    </w:p>
    <w:p w:rsidRPr="00C20AEF" w:rsidR="00D2315E" w:rsidP="00327C55" w:rsidRDefault="00F94B3A" w14:paraId="53F46773" w14:textId="55B4E48C">
      <w:pPr>
        <w:pStyle w:val="Anforderungstext"/>
      </w:pPr>
      <w:bookmarkStart w:name="_Hlk21336151" w:id="460"/>
      <w:r>
        <w:t>If a D2D order is already running (status CREATED and STARTED) for a searched part number (in case of wildcard search comparison to the entered part number, e.g. N0000*) for which the D2D order is to be started, an info message is displayed to the user that a new D2D order is not possible. No further D2D order will be started for these parts. They will be removed from the part search or multiple search and the search result.</w:t>
      </w:r>
      <w:bookmarkEnd w:id="460"/>
    </w:p>
    <w:p w:rsidRPr="00C20AEF" w:rsidR="00B24AD7" w:rsidP="00327C55" w:rsidRDefault="00B24AD7" w14:paraId="34CA96B4" w14:textId="55605B00">
      <w:pPr>
        <w:pStyle w:val="Anforderungstext"/>
      </w:pPr>
      <w:r>
        <w:t>Example 1:</w:t>
      </w:r>
    </w:p>
    <w:p w:rsidRPr="00C20AEF" w:rsidR="00B24AD7" w:rsidP="00327C55" w:rsidRDefault="00B24AD7" w14:paraId="39979818" w14:textId="7D84A8B8">
      <w:pPr>
        <w:pStyle w:val="Anforderungstext"/>
      </w:pPr>
      <w:r>
        <w:t xml:space="preserve">Searched part number N0000* </w:t>
      </w:r>
      <w:r>
        <w:rPr>
          <w:rFonts w:ascii="Wingdings" w:hAnsi="Wingdings" w:eastAsia="Wingdings" w:cs="Wingdings"/>
        </w:rPr>
        <w:t>à</w:t>
      </w:r>
      <w:r>
        <w:t xml:space="preserve"> Order possible with all combinations found</w:t>
      </w:r>
    </w:p>
    <w:tbl>
      <w:tblPr>
        <w:tblStyle w:val="Tabellenraster"/>
        <w:tblW w:w="0" w:type="auto"/>
        <w:tblInd w:w="284" w:type="dxa"/>
        <w:tblLook w:val="04A0" w:firstRow="1" w:lastRow="0" w:firstColumn="1" w:lastColumn="0" w:noHBand="0" w:noVBand="1"/>
      </w:tblPr>
      <w:tblGrid>
        <w:gridCol w:w="1984"/>
        <w:gridCol w:w="2127"/>
        <w:gridCol w:w="1984"/>
      </w:tblGrid>
      <w:tr w:rsidRPr="00C20AEF" w:rsidR="00B24AD7" w:rsidTr="00B24AD7" w14:paraId="519FFA1F" w14:textId="77777777">
        <w:trPr>
          <w:cnfStyle w:val="100000000000" w:firstRow="1" w:lastRow="0" w:firstColumn="0" w:lastColumn="0" w:oddVBand="0" w:evenVBand="0" w:oddHBand="0" w:evenHBand="0" w:firstRowFirstColumn="0" w:firstRowLastColumn="0" w:lastRowFirstColumn="0" w:lastRowLastColumn="0"/>
        </w:trPr>
        <w:tc>
          <w:tcPr>
            <w:tcW w:w="1984" w:type="dxa"/>
          </w:tcPr>
          <w:p w:rsidRPr="00C20AEF" w:rsidR="00B24AD7" w:rsidP="00B24AD7" w:rsidRDefault="00B24AD7" w14:paraId="76A7C877" w14:textId="76CE9992">
            <w:pPr>
              <w:pStyle w:val="Anforderungstext"/>
              <w:pBdr>
                <w:left w:val="none" w:color="auto" w:sz="0" w:space="0"/>
              </w:pBdr>
              <w:ind w:left="0"/>
              <w:jc w:val="center"/>
            </w:pPr>
            <w:r>
              <w:t>D2D checkbox</w:t>
            </w:r>
          </w:p>
        </w:tc>
        <w:tc>
          <w:tcPr>
            <w:tcW w:w="2127" w:type="dxa"/>
          </w:tcPr>
          <w:p w:rsidRPr="00C20AEF" w:rsidR="00B24AD7" w:rsidP="00B24AD7" w:rsidRDefault="00B24AD7" w14:paraId="1DC286E0" w14:textId="2EA9B98E">
            <w:pPr>
              <w:pStyle w:val="Anforderungstext"/>
              <w:pBdr>
                <w:left w:val="none" w:color="auto" w:sz="0" w:space="0"/>
              </w:pBdr>
              <w:ind w:left="0"/>
              <w:jc w:val="center"/>
            </w:pPr>
            <w:r>
              <w:t>Found part number</w:t>
            </w:r>
          </w:p>
        </w:tc>
        <w:tc>
          <w:tcPr>
            <w:tcW w:w="1984" w:type="dxa"/>
          </w:tcPr>
          <w:p w:rsidRPr="00C20AEF" w:rsidR="00B24AD7" w:rsidP="00B24AD7" w:rsidRDefault="00B24AD7" w14:paraId="4ABD0CC7" w14:textId="77777777">
            <w:pPr>
              <w:pStyle w:val="Anforderungstext"/>
              <w:pBdr>
                <w:left w:val="none" w:color="auto" w:sz="0" w:space="0"/>
              </w:pBdr>
              <w:ind w:left="0"/>
              <w:jc w:val="center"/>
            </w:pPr>
            <w:r>
              <w:t>Supplier</w:t>
            </w:r>
          </w:p>
        </w:tc>
      </w:tr>
      <w:tr w:rsidRPr="00C20AEF" w:rsidR="00B24AD7" w:rsidTr="00B24AD7" w14:paraId="150359EC" w14:textId="77777777">
        <w:tc>
          <w:tcPr>
            <w:tcW w:w="1984" w:type="dxa"/>
          </w:tcPr>
          <w:p w:rsidRPr="00C20AEF" w:rsidR="00B24AD7" w:rsidP="00B24AD7" w:rsidRDefault="00B24AD7" w14:paraId="014B4A36" w14:textId="1CC2DFFB">
            <w:pPr>
              <w:pStyle w:val="Anforderungstext"/>
              <w:pBdr>
                <w:left w:val="none" w:color="auto" w:sz="0" w:space="0"/>
              </w:pBdr>
              <w:ind w:left="0"/>
              <w:jc w:val="center"/>
            </w:pPr>
            <w:r>
              <w:t>X</w:t>
            </w:r>
          </w:p>
        </w:tc>
        <w:tc>
          <w:tcPr>
            <w:tcW w:w="2127" w:type="dxa"/>
          </w:tcPr>
          <w:p w:rsidRPr="00C20AEF" w:rsidR="00B24AD7" w:rsidP="00B24AD7" w:rsidRDefault="00B24AD7" w14:paraId="406AB004" w14:textId="5D807E57">
            <w:pPr>
              <w:pStyle w:val="Anforderungstext"/>
              <w:pBdr>
                <w:left w:val="none" w:color="auto" w:sz="0" w:space="0"/>
              </w:pBdr>
              <w:ind w:left="0"/>
              <w:jc w:val="center"/>
            </w:pPr>
            <w:r>
              <w:t>N00007</w:t>
            </w:r>
          </w:p>
        </w:tc>
        <w:tc>
          <w:tcPr>
            <w:tcW w:w="1984" w:type="dxa"/>
          </w:tcPr>
          <w:p w:rsidRPr="00C20AEF" w:rsidR="00B24AD7" w:rsidP="00B24AD7" w:rsidRDefault="00B24AD7" w14:paraId="57EF5E59" w14:textId="77777777">
            <w:pPr>
              <w:pStyle w:val="Anforderungstext"/>
              <w:pBdr>
                <w:left w:val="none" w:color="auto" w:sz="0" w:space="0"/>
              </w:pBdr>
              <w:ind w:left="0"/>
              <w:jc w:val="center"/>
            </w:pPr>
            <w:r>
              <w:t>Seller 1</w:t>
            </w:r>
          </w:p>
        </w:tc>
      </w:tr>
      <w:tr w:rsidRPr="00C20AEF" w:rsidR="00B24AD7" w:rsidTr="00B24AD7" w14:paraId="66A36D38" w14:textId="77777777">
        <w:tc>
          <w:tcPr>
            <w:tcW w:w="1984" w:type="dxa"/>
          </w:tcPr>
          <w:p w:rsidRPr="00C20AEF" w:rsidR="00B24AD7" w:rsidP="00B24AD7" w:rsidRDefault="00B24AD7" w14:paraId="3C9D6131" w14:textId="3A62CD3A">
            <w:pPr>
              <w:pStyle w:val="Anforderungstext"/>
              <w:pBdr>
                <w:left w:val="none" w:color="auto" w:sz="0" w:space="0"/>
              </w:pBdr>
              <w:ind w:left="0"/>
              <w:jc w:val="center"/>
            </w:pPr>
            <w:r>
              <w:t>X</w:t>
            </w:r>
          </w:p>
        </w:tc>
        <w:tc>
          <w:tcPr>
            <w:tcW w:w="2127" w:type="dxa"/>
          </w:tcPr>
          <w:p w:rsidRPr="00C20AEF" w:rsidR="00B24AD7" w:rsidP="00B24AD7" w:rsidRDefault="00B24AD7" w14:paraId="7CA65FF3" w14:textId="038396F1">
            <w:pPr>
              <w:pStyle w:val="Anforderungstext"/>
              <w:pBdr>
                <w:left w:val="none" w:color="auto" w:sz="0" w:space="0"/>
              </w:pBdr>
              <w:ind w:left="0"/>
              <w:jc w:val="center"/>
            </w:pPr>
            <w:r>
              <w:t>N00007</w:t>
            </w:r>
          </w:p>
        </w:tc>
        <w:tc>
          <w:tcPr>
            <w:tcW w:w="1984" w:type="dxa"/>
          </w:tcPr>
          <w:p w:rsidRPr="00C20AEF" w:rsidR="00B24AD7" w:rsidP="00B24AD7" w:rsidRDefault="00B24AD7" w14:paraId="15BBF49A" w14:textId="77777777">
            <w:pPr>
              <w:pStyle w:val="Anforderungstext"/>
              <w:pBdr>
                <w:left w:val="none" w:color="auto" w:sz="0" w:space="0"/>
              </w:pBdr>
              <w:ind w:left="0"/>
              <w:jc w:val="center"/>
            </w:pPr>
            <w:r>
              <w:t>Seller 2</w:t>
            </w:r>
          </w:p>
        </w:tc>
      </w:tr>
      <w:tr w:rsidRPr="00C20AEF" w:rsidR="00B24AD7" w:rsidTr="00B24AD7" w14:paraId="35DA5699" w14:textId="77777777">
        <w:tc>
          <w:tcPr>
            <w:tcW w:w="1984" w:type="dxa"/>
          </w:tcPr>
          <w:p w:rsidRPr="00C20AEF" w:rsidR="00B24AD7" w:rsidP="00B24AD7" w:rsidRDefault="00B24AD7" w14:paraId="1117DD7D" w14:textId="36726890">
            <w:pPr>
              <w:pStyle w:val="Anforderungstext"/>
              <w:pBdr>
                <w:left w:val="none" w:color="auto" w:sz="0" w:space="0"/>
              </w:pBdr>
              <w:ind w:left="0"/>
              <w:jc w:val="center"/>
            </w:pPr>
            <w:r>
              <w:t>X</w:t>
            </w:r>
          </w:p>
        </w:tc>
        <w:tc>
          <w:tcPr>
            <w:tcW w:w="2127" w:type="dxa"/>
          </w:tcPr>
          <w:p w:rsidRPr="00C20AEF" w:rsidR="00B24AD7" w:rsidP="00B24AD7" w:rsidRDefault="00B24AD7" w14:paraId="5B98ABE5" w14:textId="30291521">
            <w:pPr>
              <w:pStyle w:val="Anforderungstext"/>
              <w:pBdr>
                <w:left w:val="none" w:color="auto" w:sz="0" w:space="0"/>
              </w:pBdr>
              <w:ind w:left="0"/>
              <w:jc w:val="center"/>
            </w:pPr>
            <w:r>
              <w:t>N00007</w:t>
            </w:r>
          </w:p>
        </w:tc>
        <w:tc>
          <w:tcPr>
            <w:tcW w:w="1984" w:type="dxa"/>
          </w:tcPr>
          <w:p w:rsidRPr="00C20AEF" w:rsidR="00B24AD7" w:rsidP="00B24AD7" w:rsidRDefault="00B24AD7" w14:paraId="0B0765D5" w14:textId="65C53DB2">
            <w:pPr>
              <w:pStyle w:val="Anforderungstext"/>
              <w:pBdr>
                <w:left w:val="none" w:color="auto" w:sz="0" w:space="0"/>
              </w:pBdr>
              <w:ind w:left="0"/>
              <w:jc w:val="center"/>
            </w:pPr>
            <w:r>
              <w:t>Seller 3</w:t>
            </w:r>
          </w:p>
        </w:tc>
      </w:tr>
      <w:tr w:rsidRPr="00C20AEF" w:rsidR="00B24AD7" w:rsidTr="00B24AD7" w14:paraId="5696C75C" w14:textId="77777777">
        <w:tc>
          <w:tcPr>
            <w:tcW w:w="1984" w:type="dxa"/>
          </w:tcPr>
          <w:p w:rsidRPr="00C20AEF" w:rsidR="00B24AD7" w:rsidP="00B24AD7" w:rsidRDefault="00B24AD7" w14:paraId="173A6260" w14:textId="13D30EA0">
            <w:pPr>
              <w:pStyle w:val="Anforderungstext"/>
              <w:pBdr>
                <w:left w:val="none" w:color="auto" w:sz="0" w:space="0"/>
              </w:pBdr>
              <w:ind w:left="0"/>
              <w:jc w:val="center"/>
            </w:pPr>
            <w:r>
              <w:t>X</w:t>
            </w:r>
          </w:p>
        </w:tc>
        <w:tc>
          <w:tcPr>
            <w:tcW w:w="2127" w:type="dxa"/>
          </w:tcPr>
          <w:p w:rsidRPr="00C20AEF" w:rsidR="00B24AD7" w:rsidP="00B24AD7" w:rsidRDefault="00B24AD7" w14:paraId="35DCC69C" w14:textId="47E4D948">
            <w:pPr>
              <w:pStyle w:val="Anforderungstext"/>
              <w:pBdr>
                <w:left w:val="none" w:color="auto" w:sz="0" w:space="0"/>
              </w:pBdr>
              <w:ind w:left="0"/>
              <w:jc w:val="center"/>
            </w:pPr>
            <w:r>
              <w:t>N00008</w:t>
            </w:r>
          </w:p>
        </w:tc>
        <w:tc>
          <w:tcPr>
            <w:tcW w:w="1984" w:type="dxa"/>
          </w:tcPr>
          <w:p w:rsidRPr="00C20AEF" w:rsidR="00B24AD7" w:rsidP="00B24AD7" w:rsidRDefault="00B24AD7" w14:paraId="71BC0EF5" w14:textId="70392D44">
            <w:pPr>
              <w:pStyle w:val="Anforderungstext"/>
              <w:pBdr>
                <w:left w:val="none" w:color="auto" w:sz="0" w:space="0"/>
              </w:pBdr>
              <w:ind w:left="0"/>
              <w:jc w:val="center"/>
            </w:pPr>
            <w:r>
              <w:t>Seller 4</w:t>
            </w:r>
          </w:p>
        </w:tc>
      </w:tr>
      <w:tr w:rsidRPr="00C20AEF" w:rsidR="00B24AD7" w:rsidTr="00B24AD7" w14:paraId="331EB734" w14:textId="77777777">
        <w:tc>
          <w:tcPr>
            <w:tcW w:w="1984" w:type="dxa"/>
          </w:tcPr>
          <w:p w:rsidRPr="00C20AEF" w:rsidR="00B24AD7" w:rsidP="00B24AD7" w:rsidRDefault="00B24AD7" w14:paraId="3962E4D0" w14:textId="0DB4D073">
            <w:pPr>
              <w:pStyle w:val="Anforderungstext"/>
              <w:pBdr>
                <w:left w:val="none" w:color="auto" w:sz="0" w:space="0"/>
              </w:pBdr>
              <w:ind w:left="0"/>
              <w:jc w:val="center"/>
            </w:pPr>
            <w:r>
              <w:t>X</w:t>
            </w:r>
          </w:p>
        </w:tc>
        <w:tc>
          <w:tcPr>
            <w:tcW w:w="2127" w:type="dxa"/>
          </w:tcPr>
          <w:p w:rsidRPr="00C20AEF" w:rsidR="00B24AD7" w:rsidP="00B24AD7" w:rsidRDefault="00B24AD7" w14:paraId="21F0C27A" w14:textId="09C2E3FE">
            <w:pPr>
              <w:pStyle w:val="Anforderungstext"/>
              <w:pBdr>
                <w:left w:val="none" w:color="auto" w:sz="0" w:space="0"/>
              </w:pBdr>
              <w:ind w:left="0"/>
              <w:jc w:val="center"/>
            </w:pPr>
            <w:r>
              <w:t>N00008</w:t>
            </w:r>
          </w:p>
        </w:tc>
        <w:tc>
          <w:tcPr>
            <w:tcW w:w="1984" w:type="dxa"/>
          </w:tcPr>
          <w:p w:rsidRPr="00C20AEF" w:rsidR="00B24AD7" w:rsidP="00B24AD7" w:rsidRDefault="00B24AD7" w14:paraId="2C617DAA" w14:textId="40DC0481">
            <w:pPr>
              <w:pStyle w:val="Anforderungstext"/>
              <w:pBdr>
                <w:left w:val="none" w:color="auto" w:sz="0" w:space="0"/>
              </w:pBdr>
              <w:ind w:left="0"/>
              <w:jc w:val="center"/>
            </w:pPr>
            <w:r>
              <w:t>Seller 5</w:t>
            </w:r>
          </w:p>
        </w:tc>
      </w:tr>
      <w:tr w:rsidRPr="00C20AEF" w:rsidR="00B24AD7" w:rsidTr="00B24AD7" w14:paraId="463D923E" w14:textId="77777777">
        <w:tc>
          <w:tcPr>
            <w:tcW w:w="1984" w:type="dxa"/>
          </w:tcPr>
          <w:p w:rsidRPr="00C20AEF" w:rsidR="00B24AD7" w:rsidP="00B24AD7" w:rsidRDefault="00B24AD7" w14:paraId="38C03A92" w14:textId="1EA14B3A">
            <w:pPr>
              <w:pStyle w:val="Anforderungstext"/>
              <w:pBdr>
                <w:left w:val="none" w:color="auto" w:sz="0" w:space="0"/>
              </w:pBdr>
              <w:ind w:left="0"/>
              <w:jc w:val="center"/>
            </w:pPr>
            <w:r>
              <w:t>X</w:t>
            </w:r>
          </w:p>
        </w:tc>
        <w:tc>
          <w:tcPr>
            <w:tcW w:w="2127" w:type="dxa"/>
          </w:tcPr>
          <w:p w:rsidRPr="00C20AEF" w:rsidR="00B24AD7" w:rsidP="00B24AD7" w:rsidRDefault="00B24AD7" w14:paraId="4193B726" w14:textId="43202931">
            <w:pPr>
              <w:pStyle w:val="Anforderungstext"/>
              <w:pBdr>
                <w:left w:val="none" w:color="auto" w:sz="0" w:space="0"/>
              </w:pBdr>
              <w:ind w:left="0"/>
              <w:jc w:val="center"/>
            </w:pPr>
            <w:r>
              <w:t>N00008</w:t>
            </w:r>
          </w:p>
        </w:tc>
        <w:tc>
          <w:tcPr>
            <w:tcW w:w="1984" w:type="dxa"/>
          </w:tcPr>
          <w:p w:rsidRPr="00C20AEF" w:rsidR="00B24AD7" w:rsidP="00B24AD7" w:rsidRDefault="00B24AD7" w14:paraId="5AE60AEA" w14:textId="269E9C70">
            <w:pPr>
              <w:pStyle w:val="Anforderungstext"/>
              <w:pBdr>
                <w:left w:val="none" w:color="auto" w:sz="0" w:space="0"/>
              </w:pBdr>
              <w:ind w:left="0"/>
              <w:jc w:val="center"/>
            </w:pPr>
            <w:r>
              <w:t>Seller 6</w:t>
            </w:r>
          </w:p>
        </w:tc>
      </w:tr>
    </w:tbl>
    <w:p w:rsidRPr="00C20AEF" w:rsidR="00B24AD7" w:rsidP="00B24AD7" w:rsidRDefault="00B24AD7" w14:paraId="6B1A6D2E" w14:textId="77777777">
      <w:pPr>
        <w:pStyle w:val="Anforderungstext"/>
      </w:pPr>
    </w:p>
    <w:p w:rsidRPr="00C20AEF" w:rsidR="00B24AD7" w:rsidP="00B24AD7" w:rsidRDefault="00B24AD7" w14:paraId="2FBA0D25" w14:textId="4F7DAE28">
      <w:pPr>
        <w:pStyle w:val="Anforderungstext"/>
      </w:pPr>
      <w:r>
        <w:t>Example 2:</w:t>
      </w:r>
    </w:p>
    <w:p w:rsidRPr="00C20AEF" w:rsidR="00B24AD7" w:rsidP="00B24AD7" w:rsidRDefault="00B24AD7" w14:paraId="0F971405" w14:textId="5D5A862D">
      <w:pPr>
        <w:pStyle w:val="Anforderungstext"/>
      </w:pPr>
      <w:r>
        <w:t xml:space="preserve">Searched part number N0000* </w:t>
      </w:r>
      <w:r>
        <w:rPr>
          <w:rFonts w:ascii="Wingdings" w:hAnsi="Wingdings" w:eastAsia="Wingdings" w:cs="Wingdings"/>
        </w:rPr>
        <w:t>à</w:t>
      </w:r>
      <w:r>
        <w:t xml:space="preserve"> Order only possible if each seller is selected only once (see example combination)</w:t>
      </w:r>
    </w:p>
    <w:tbl>
      <w:tblPr>
        <w:tblStyle w:val="Tabellenraster"/>
        <w:tblW w:w="0" w:type="auto"/>
        <w:tblInd w:w="284" w:type="dxa"/>
        <w:tblLook w:val="04A0" w:firstRow="1" w:lastRow="0" w:firstColumn="1" w:lastColumn="0" w:noHBand="0" w:noVBand="1"/>
      </w:tblPr>
      <w:tblGrid>
        <w:gridCol w:w="1984"/>
        <w:gridCol w:w="2127"/>
        <w:gridCol w:w="1984"/>
      </w:tblGrid>
      <w:tr w:rsidRPr="00C20AEF" w:rsidR="00B24AD7" w:rsidTr="00B24AD7" w14:paraId="48CFBDED" w14:textId="77777777">
        <w:trPr>
          <w:cnfStyle w:val="100000000000" w:firstRow="1" w:lastRow="0" w:firstColumn="0" w:lastColumn="0" w:oddVBand="0" w:evenVBand="0" w:oddHBand="0" w:evenHBand="0" w:firstRowFirstColumn="0" w:firstRowLastColumn="0" w:lastRowFirstColumn="0" w:lastRowLastColumn="0"/>
        </w:trPr>
        <w:tc>
          <w:tcPr>
            <w:tcW w:w="1984" w:type="dxa"/>
          </w:tcPr>
          <w:p w:rsidRPr="00C20AEF" w:rsidR="00B24AD7" w:rsidP="00B24AD7" w:rsidRDefault="00B24AD7" w14:paraId="31E7B38C" w14:textId="17171F85">
            <w:pPr>
              <w:pStyle w:val="Anforderungstext"/>
              <w:pBdr>
                <w:left w:val="none" w:color="auto" w:sz="0" w:space="0"/>
              </w:pBdr>
              <w:ind w:left="0"/>
              <w:jc w:val="center"/>
            </w:pPr>
            <w:r>
              <w:t>D2D checkbox</w:t>
            </w:r>
          </w:p>
        </w:tc>
        <w:tc>
          <w:tcPr>
            <w:tcW w:w="2127" w:type="dxa"/>
          </w:tcPr>
          <w:p w:rsidRPr="00C20AEF" w:rsidR="00B24AD7" w:rsidP="00B24AD7" w:rsidRDefault="00B24AD7" w14:paraId="20DFD063" w14:textId="77777777">
            <w:pPr>
              <w:pStyle w:val="Anforderungstext"/>
              <w:pBdr>
                <w:left w:val="none" w:color="auto" w:sz="0" w:space="0"/>
              </w:pBdr>
              <w:ind w:left="0"/>
              <w:jc w:val="center"/>
            </w:pPr>
            <w:r>
              <w:t>Found part number</w:t>
            </w:r>
          </w:p>
        </w:tc>
        <w:tc>
          <w:tcPr>
            <w:tcW w:w="1984" w:type="dxa"/>
          </w:tcPr>
          <w:p w:rsidRPr="00C20AEF" w:rsidR="00B24AD7" w:rsidP="00B24AD7" w:rsidRDefault="00B24AD7" w14:paraId="454A273A" w14:textId="77777777">
            <w:pPr>
              <w:pStyle w:val="Anforderungstext"/>
              <w:pBdr>
                <w:left w:val="none" w:color="auto" w:sz="0" w:space="0"/>
              </w:pBdr>
              <w:ind w:left="0"/>
              <w:jc w:val="center"/>
            </w:pPr>
            <w:r>
              <w:t>Supplier</w:t>
            </w:r>
          </w:p>
        </w:tc>
      </w:tr>
      <w:tr w:rsidRPr="00C20AEF" w:rsidR="00B24AD7" w:rsidTr="00B24AD7" w14:paraId="72F29566" w14:textId="77777777">
        <w:tc>
          <w:tcPr>
            <w:tcW w:w="1984" w:type="dxa"/>
          </w:tcPr>
          <w:p w:rsidRPr="00C20AEF" w:rsidR="00B24AD7" w:rsidP="00B24AD7" w:rsidRDefault="00B24AD7" w14:paraId="64B60F7A" w14:textId="49F10058">
            <w:pPr>
              <w:pStyle w:val="Anforderungstext"/>
              <w:pBdr>
                <w:left w:val="none" w:color="auto" w:sz="0" w:space="0"/>
              </w:pBdr>
              <w:ind w:left="0"/>
              <w:jc w:val="center"/>
            </w:pPr>
            <w:r>
              <w:rPr>
                <w:color w:val="4F81BD" w:themeColor="accent1"/>
              </w:rPr>
              <w:t>X</w:t>
            </w:r>
          </w:p>
        </w:tc>
        <w:tc>
          <w:tcPr>
            <w:tcW w:w="2127" w:type="dxa"/>
          </w:tcPr>
          <w:p w:rsidRPr="00C20AEF" w:rsidR="00B24AD7" w:rsidP="00B24AD7" w:rsidRDefault="00B24AD7" w14:paraId="377CA81E" w14:textId="77777777">
            <w:pPr>
              <w:pStyle w:val="Anforderungstext"/>
              <w:pBdr>
                <w:left w:val="none" w:color="auto" w:sz="0" w:space="0"/>
              </w:pBdr>
              <w:ind w:left="0"/>
              <w:jc w:val="center"/>
            </w:pPr>
            <w:r>
              <w:t>N00007</w:t>
            </w:r>
          </w:p>
        </w:tc>
        <w:tc>
          <w:tcPr>
            <w:tcW w:w="1984" w:type="dxa"/>
          </w:tcPr>
          <w:p w:rsidRPr="00C20AEF" w:rsidR="00B24AD7" w:rsidP="00B24AD7" w:rsidRDefault="00B24AD7" w14:paraId="444A56D9" w14:textId="77777777">
            <w:pPr>
              <w:pStyle w:val="Anforderungstext"/>
              <w:pBdr>
                <w:left w:val="none" w:color="auto" w:sz="0" w:space="0"/>
              </w:pBdr>
              <w:ind w:left="0"/>
              <w:jc w:val="center"/>
            </w:pPr>
            <w:r>
              <w:rPr>
                <w:color w:val="4F81BD" w:themeColor="accent1"/>
              </w:rPr>
              <w:t>Seller 1</w:t>
            </w:r>
          </w:p>
        </w:tc>
      </w:tr>
      <w:tr w:rsidRPr="00C20AEF" w:rsidR="00B24AD7" w:rsidTr="00B24AD7" w14:paraId="0C443A39" w14:textId="77777777">
        <w:tc>
          <w:tcPr>
            <w:tcW w:w="1984" w:type="dxa"/>
          </w:tcPr>
          <w:p w:rsidRPr="00C20AEF" w:rsidR="00B24AD7" w:rsidP="00B24AD7" w:rsidRDefault="00B24AD7" w14:paraId="5F5A70B3" w14:textId="6161FAE2">
            <w:pPr>
              <w:pStyle w:val="Anforderungstext"/>
              <w:pBdr>
                <w:left w:val="none" w:color="auto" w:sz="0" w:space="0"/>
              </w:pBdr>
              <w:ind w:left="0"/>
              <w:jc w:val="center"/>
            </w:pPr>
          </w:p>
        </w:tc>
        <w:tc>
          <w:tcPr>
            <w:tcW w:w="2127" w:type="dxa"/>
          </w:tcPr>
          <w:p w:rsidRPr="00C20AEF" w:rsidR="00B24AD7" w:rsidP="00B24AD7" w:rsidRDefault="00B24AD7" w14:paraId="2BA26C9A" w14:textId="77777777">
            <w:pPr>
              <w:pStyle w:val="Anforderungstext"/>
              <w:pBdr>
                <w:left w:val="none" w:color="auto" w:sz="0" w:space="0"/>
              </w:pBdr>
              <w:ind w:left="0"/>
              <w:jc w:val="center"/>
            </w:pPr>
            <w:r>
              <w:t>N00007</w:t>
            </w:r>
          </w:p>
        </w:tc>
        <w:tc>
          <w:tcPr>
            <w:tcW w:w="1984" w:type="dxa"/>
          </w:tcPr>
          <w:p w:rsidRPr="00C20AEF" w:rsidR="00B24AD7" w:rsidP="00B24AD7" w:rsidRDefault="00B24AD7" w14:paraId="112D272A" w14:textId="77777777">
            <w:pPr>
              <w:pStyle w:val="Anforderungstext"/>
              <w:pBdr>
                <w:left w:val="none" w:color="auto" w:sz="0" w:space="0"/>
              </w:pBdr>
              <w:ind w:left="0"/>
              <w:jc w:val="center"/>
            </w:pPr>
            <w:r>
              <w:rPr>
                <w:color w:val="F79646" w:themeColor="accent6"/>
              </w:rPr>
              <w:t>Seller 2</w:t>
            </w:r>
          </w:p>
        </w:tc>
      </w:tr>
      <w:tr w:rsidRPr="00C20AEF" w:rsidR="00B24AD7" w:rsidTr="00B24AD7" w14:paraId="787E1A5C" w14:textId="77777777">
        <w:tc>
          <w:tcPr>
            <w:tcW w:w="1984" w:type="dxa"/>
          </w:tcPr>
          <w:p w:rsidRPr="00C20AEF" w:rsidR="00B24AD7" w:rsidP="00B24AD7" w:rsidRDefault="00B24AD7" w14:paraId="307A4685" w14:textId="3DDAFCD1">
            <w:pPr>
              <w:pStyle w:val="Anforderungstext"/>
              <w:pBdr>
                <w:left w:val="none" w:color="auto" w:sz="0" w:space="0"/>
              </w:pBdr>
              <w:ind w:left="0"/>
              <w:jc w:val="center"/>
            </w:pPr>
          </w:p>
        </w:tc>
        <w:tc>
          <w:tcPr>
            <w:tcW w:w="2127" w:type="dxa"/>
          </w:tcPr>
          <w:p w:rsidRPr="00C20AEF" w:rsidR="00B24AD7" w:rsidP="00B24AD7" w:rsidRDefault="00B24AD7" w14:paraId="5DF01D6D" w14:textId="77777777">
            <w:pPr>
              <w:pStyle w:val="Anforderungstext"/>
              <w:pBdr>
                <w:left w:val="none" w:color="auto" w:sz="0" w:space="0"/>
              </w:pBdr>
              <w:ind w:left="0"/>
              <w:jc w:val="center"/>
            </w:pPr>
            <w:r>
              <w:t>N00007</w:t>
            </w:r>
          </w:p>
        </w:tc>
        <w:tc>
          <w:tcPr>
            <w:tcW w:w="1984" w:type="dxa"/>
          </w:tcPr>
          <w:p w:rsidRPr="00C20AEF" w:rsidR="00B24AD7" w:rsidP="00B24AD7" w:rsidRDefault="00B24AD7" w14:paraId="5FA5D8E1" w14:textId="77777777">
            <w:pPr>
              <w:pStyle w:val="Anforderungstext"/>
              <w:pBdr>
                <w:left w:val="none" w:color="auto" w:sz="0" w:space="0"/>
              </w:pBdr>
              <w:ind w:left="0"/>
              <w:jc w:val="center"/>
            </w:pPr>
            <w:r>
              <w:rPr>
                <w:color w:val="76923C" w:themeColor="accent3" w:themeShade="BF"/>
              </w:rPr>
              <w:t>Seller 3</w:t>
            </w:r>
          </w:p>
        </w:tc>
      </w:tr>
      <w:tr w:rsidRPr="00C20AEF" w:rsidR="00B24AD7" w:rsidTr="00B24AD7" w14:paraId="3ADDF2F7" w14:textId="77777777">
        <w:tc>
          <w:tcPr>
            <w:tcW w:w="1984" w:type="dxa"/>
          </w:tcPr>
          <w:p w:rsidRPr="00C20AEF" w:rsidR="00B24AD7" w:rsidP="00B24AD7" w:rsidRDefault="00B24AD7" w14:paraId="18C62779" w14:textId="06E29782">
            <w:pPr>
              <w:pStyle w:val="Anforderungstext"/>
              <w:pBdr>
                <w:left w:val="none" w:color="auto" w:sz="0" w:space="0"/>
              </w:pBdr>
              <w:ind w:left="0"/>
              <w:jc w:val="center"/>
            </w:pPr>
          </w:p>
        </w:tc>
        <w:tc>
          <w:tcPr>
            <w:tcW w:w="2127" w:type="dxa"/>
          </w:tcPr>
          <w:p w:rsidRPr="00C20AEF" w:rsidR="00B24AD7" w:rsidP="00B24AD7" w:rsidRDefault="00B24AD7" w14:paraId="04E4FDBD" w14:textId="77777777">
            <w:pPr>
              <w:pStyle w:val="Anforderungstext"/>
              <w:pBdr>
                <w:left w:val="none" w:color="auto" w:sz="0" w:space="0"/>
              </w:pBdr>
              <w:ind w:left="0"/>
              <w:jc w:val="center"/>
            </w:pPr>
            <w:r>
              <w:t>N00008</w:t>
            </w:r>
          </w:p>
        </w:tc>
        <w:tc>
          <w:tcPr>
            <w:tcW w:w="1984" w:type="dxa"/>
          </w:tcPr>
          <w:p w:rsidRPr="00C20AEF" w:rsidR="00B24AD7" w:rsidP="00B24AD7" w:rsidRDefault="00B24AD7" w14:paraId="5FE6F8A6" w14:textId="2A6BC199">
            <w:pPr>
              <w:pStyle w:val="Anforderungstext"/>
              <w:pBdr>
                <w:left w:val="none" w:color="auto" w:sz="0" w:space="0"/>
              </w:pBdr>
              <w:ind w:left="0"/>
              <w:jc w:val="center"/>
            </w:pPr>
            <w:r>
              <w:rPr>
                <w:color w:val="4F81BD" w:themeColor="accent1"/>
              </w:rPr>
              <w:t>Seller 1</w:t>
            </w:r>
          </w:p>
        </w:tc>
      </w:tr>
      <w:tr w:rsidRPr="00C20AEF" w:rsidR="00B24AD7" w:rsidTr="00B24AD7" w14:paraId="154D1D66" w14:textId="77777777">
        <w:tc>
          <w:tcPr>
            <w:tcW w:w="1984" w:type="dxa"/>
          </w:tcPr>
          <w:p w:rsidRPr="00C20AEF" w:rsidR="00B24AD7" w:rsidP="00B24AD7" w:rsidRDefault="00B24AD7" w14:paraId="6FBEAE77" w14:textId="77777777">
            <w:pPr>
              <w:pStyle w:val="Anforderungstext"/>
              <w:pBdr>
                <w:left w:val="none" w:color="auto" w:sz="0" w:space="0"/>
              </w:pBdr>
              <w:ind w:left="0"/>
              <w:jc w:val="center"/>
            </w:pPr>
            <w:r>
              <w:rPr>
                <w:color w:val="F79646" w:themeColor="accent6"/>
              </w:rPr>
              <w:t>X</w:t>
            </w:r>
          </w:p>
        </w:tc>
        <w:tc>
          <w:tcPr>
            <w:tcW w:w="2127" w:type="dxa"/>
          </w:tcPr>
          <w:p w:rsidRPr="00C20AEF" w:rsidR="00B24AD7" w:rsidP="00B24AD7" w:rsidRDefault="00B24AD7" w14:paraId="0138090A" w14:textId="77777777">
            <w:pPr>
              <w:pStyle w:val="Anforderungstext"/>
              <w:pBdr>
                <w:left w:val="none" w:color="auto" w:sz="0" w:space="0"/>
              </w:pBdr>
              <w:ind w:left="0"/>
              <w:jc w:val="center"/>
            </w:pPr>
            <w:r>
              <w:t>N00008</w:t>
            </w:r>
          </w:p>
        </w:tc>
        <w:tc>
          <w:tcPr>
            <w:tcW w:w="1984" w:type="dxa"/>
          </w:tcPr>
          <w:p w:rsidRPr="00C20AEF" w:rsidR="00B24AD7" w:rsidP="00B24AD7" w:rsidRDefault="00B24AD7" w14:paraId="5DBF7735" w14:textId="1D120AB5">
            <w:pPr>
              <w:pStyle w:val="Anforderungstext"/>
              <w:pBdr>
                <w:left w:val="none" w:color="auto" w:sz="0" w:space="0"/>
              </w:pBdr>
              <w:ind w:left="0"/>
              <w:jc w:val="center"/>
            </w:pPr>
            <w:r>
              <w:rPr>
                <w:color w:val="F79646" w:themeColor="accent6"/>
              </w:rPr>
              <w:t>Seller 2</w:t>
            </w:r>
          </w:p>
        </w:tc>
      </w:tr>
      <w:tr w:rsidRPr="00C20AEF" w:rsidR="00B24AD7" w:rsidTr="00B24AD7" w14:paraId="16AB8313" w14:textId="77777777">
        <w:tc>
          <w:tcPr>
            <w:tcW w:w="1984" w:type="dxa"/>
          </w:tcPr>
          <w:p w:rsidRPr="00C20AEF" w:rsidR="00B24AD7" w:rsidP="00B24AD7" w:rsidRDefault="00B24AD7" w14:paraId="4A6D9BA2" w14:textId="77777777">
            <w:pPr>
              <w:pStyle w:val="Anforderungstext"/>
              <w:pBdr>
                <w:left w:val="none" w:color="auto" w:sz="0" w:space="0"/>
              </w:pBdr>
              <w:ind w:left="0"/>
              <w:jc w:val="center"/>
            </w:pPr>
            <w:r>
              <w:rPr>
                <w:color w:val="76923C" w:themeColor="accent3" w:themeShade="BF"/>
              </w:rPr>
              <w:t>X</w:t>
            </w:r>
          </w:p>
        </w:tc>
        <w:tc>
          <w:tcPr>
            <w:tcW w:w="2127" w:type="dxa"/>
          </w:tcPr>
          <w:p w:rsidRPr="00C20AEF" w:rsidR="00B24AD7" w:rsidP="00B24AD7" w:rsidRDefault="00B24AD7" w14:paraId="69F87DED" w14:textId="77777777">
            <w:pPr>
              <w:pStyle w:val="Anforderungstext"/>
              <w:pBdr>
                <w:left w:val="none" w:color="auto" w:sz="0" w:space="0"/>
              </w:pBdr>
              <w:ind w:left="0"/>
              <w:jc w:val="center"/>
            </w:pPr>
            <w:r>
              <w:t>N00008</w:t>
            </w:r>
          </w:p>
        </w:tc>
        <w:tc>
          <w:tcPr>
            <w:tcW w:w="1984" w:type="dxa"/>
          </w:tcPr>
          <w:p w:rsidRPr="00C20AEF" w:rsidR="00B24AD7" w:rsidP="00B24AD7" w:rsidRDefault="00B24AD7" w14:paraId="7D03D266" w14:textId="004DD45E">
            <w:pPr>
              <w:pStyle w:val="Anforderungstext"/>
              <w:pBdr>
                <w:left w:val="none" w:color="auto" w:sz="0" w:space="0"/>
              </w:pBdr>
              <w:ind w:left="0"/>
              <w:jc w:val="center"/>
            </w:pPr>
            <w:r>
              <w:rPr>
                <w:color w:val="76923C" w:themeColor="accent3" w:themeShade="BF"/>
              </w:rPr>
              <w:t>Seller 3</w:t>
            </w:r>
          </w:p>
        </w:tc>
      </w:tr>
    </w:tbl>
    <w:p w:rsidRPr="00C20AEF" w:rsidR="00B24AD7" w:rsidP="00B90E07" w:rsidRDefault="00B24AD7" w14:paraId="1DF83595" w14:textId="35E45678"/>
    <w:p w:rsidRPr="00C20AEF" w:rsidR="00F94B3A" w:rsidP="00F94B3A" w:rsidRDefault="00F94B3A" w14:paraId="5385F49B" w14:textId="564ADB1C">
      <w:pPr>
        <w:pStyle w:val="Anforderungsnummer"/>
      </w:pPr>
      <w:r>
        <w:t xml:space="preserve">Requirement: </w:t>
      </w:r>
      <w:bookmarkStart w:name="FKT_GUI_390" w:id="461"/>
      <w:r>
        <w:t>FKT-GUI-390</w:t>
      </w:r>
      <w:bookmarkEnd w:id="461"/>
    </w:p>
    <w:p w:rsidRPr="00C20AEF" w:rsidR="00F94B3A" w:rsidP="00F94B3A" w:rsidRDefault="00F94B3A" w14:paraId="5505B274" w14:textId="77777777">
      <w:pPr>
        <w:pStyle w:val="Anforderungstext"/>
      </w:pPr>
      <w:r>
        <w:t xml:space="preserve">If the D2D order is started outside the parameterized opening hours of the country, the user will be notified in an error dialog: </w:t>
      </w:r>
    </w:p>
    <w:p w:rsidRPr="00C20AEF" w:rsidR="00F94B3A" w:rsidP="00F94B3A" w:rsidRDefault="00F94B3A" w14:paraId="569BE54E" w14:textId="6D304A05">
      <w:pPr>
        <w:pStyle w:val="Anforderungstext"/>
      </w:pPr>
      <w:r>
        <w:t>Attention: Your order request is outside the business hours stored in the system ([x] to [y] hours). Processing by the seller is possible on [date, time] at the earliest. Do you want to start the order request?"</w:t>
      </w:r>
    </w:p>
    <w:p w:rsidRPr="00C20AEF" w:rsidR="00F94B3A" w:rsidP="00F94B3A" w:rsidRDefault="00F94B3A" w14:paraId="35B8C105" w14:textId="48151E18">
      <w:pPr>
        <w:pStyle w:val="Anforderungstext"/>
      </w:pPr>
      <w:r>
        <w:t xml:space="preserve">Yes - The D2D order will be initiated as described, but will only start from the specified opening time.  </w:t>
      </w:r>
    </w:p>
    <w:p w:rsidRPr="00C20AEF" w:rsidR="00DB0873" w:rsidP="00F94B3A" w:rsidRDefault="00F94B3A" w14:paraId="7B458224" w14:textId="11E0E018">
      <w:pPr>
        <w:pStyle w:val="Anforderungstext"/>
      </w:pPr>
      <w:r>
        <w:t>No - The dialog closes, no further actions, everything remains as before</w:t>
      </w:r>
    </w:p>
    <w:p w:rsidRPr="00C20AEF" w:rsidR="005D30C3" w:rsidP="005D30C3" w:rsidRDefault="005D30C3" w14:paraId="55256962" w14:textId="5ADAF861">
      <w:pPr>
        <w:pStyle w:val="Anforderungsnummer"/>
      </w:pPr>
      <w:r>
        <w:lastRenderedPageBreak/>
        <w:t>Requirement: FKT-GUI-391</w:t>
      </w:r>
    </w:p>
    <w:p w:rsidRPr="00C20AEF" w:rsidR="005D30C3" w:rsidP="005D30C3" w:rsidRDefault="005D30C3" w14:paraId="1748B569" w14:textId="6A6B68B9">
      <w:pPr>
        <w:pStyle w:val="Anforderungstext"/>
      </w:pPr>
      <w:r>
        <w:t xml:space="preserve">If a found part is included in the </w:t>
      </w:r>
      <w:proofErr w:type="spellStart"/>
      <w:r>
        <w:t>DeadStock</w:t>
      </w:r>
      <w:proofErr w:type="spellEnd"/>
      <w:r>
        <w:t xml:space="preserve"> assortment of the potential seller, this is indicated by an icon in the Designation column: </w:t>
      </w:r>
      <w:r>
        <w:rPr>
          <w:noProof/>
        </w:rPr>
        <w:drawing>
          <wp:inline distT="0" distB="0" distL="0" distR="0" wp14:anchorId="01199891" wp14:editId="0CB55FCE">
            <wp:extent cx="152400" cy="152400"/>
            <wp:effectExtent l="0" t="0" r="0" b="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In this case, the menu item Transfer to </w:t>
      </w:r>
      <w:proofErr w:type="spellStart"/>
      <w:r>
        <w:t>DeadStock</w:t>
      </w:r>
      <w:proofErr w:type="spellEnd"/>
      <w:r>
        <w:t xml:space="preserve"> shopping cart is available in the context menu of this line (right mouse button), provided that the user has the authorization for </w:t>
      </w:r>
      <w:proofErr w:type="spellStart"/>
      <w:r>
        <w:t>DeadStock</w:t>
      </w:r>
      <w:proofErr w:type="spellEnd"/>
      <w:r>
        <w:t xml:space="preserve"> (Places </w:t>
      </w:r>
      <w:proofErr w:type="spellStart"/>
      <w:r>
        <w:t>listDS</w:t>
      </w:r>
      <w:proofErr w:type="spellEnd"/>
      <w:r>
        <w:t xml:space="preserve"> filled) and for placing </w:t>
      </w:r>
      <w:proofErr w:type="spellStart"/>
      <w:r>
        <w:t>DeadStock</w:t>
      </w:r>
      <w:proofErr w:type="spellEnd"/>
      <w:r>
        <w:t xml:space="preserve"> orders for the site selected in the site selection and the selected site is enabled for the </w:t>
      </w:r>
      <w:proofErr w:type="spellStart"/>
      <w:r>
        <w:t>DeadStock</w:t>
      </w:r>
      <w:proofErr w:type="spellEnd"/>
      <w:r>
        <w:t xml:space="preserve"> process. It does not matter if the potential vendor is also active for the D2D process. Multiple selection of such cells is possible, then all selected parts will be added to the </w:t>
      </w:r>
      <w:proofErr w:type="spellStart"/>
      <w:r>
        <w:t>DeadStock</w:t>
      </w:r>
      <w:proofErr w:type="spellEnd"/>
      <w:r>
        <w:t xml:space="preserve"> shopping cart. When clicking on the menu item, a question dialog appears asking whether the marked part numbers should be transferred to the </w:t>
      </w:r>
      <w:proofErr w:type="spellStart"/>
      <w:r>
        <w:t>DeadStock</w:t>
      </w:r>
      <w:proofErr w:type="spellEnd"/>
      <w:r>
        <w:t xml:space="preserve"> shopping cart and deleted from the D2D parts search (incl. multiple search dialog):</w:t>
      </w:r>
    </w:p>
    <w:p w:rsidRPr="00C20AEF" w:rsidR="005D30C3" w:rsidP="005D30C3" w:rsidRDefault="005D30C3" w14:paraId="5B644AB2" w14:textId="182548C9">
      <w:pPr>
        <w:pStyle w:val="Anforderungstext"/>
      </w:pPr>
      <w:r>
        <w:t xml:space="preserve">Yes - All resulting searched part numbers will be removed from the part search or multiple search and the search result. A jump is made to the shopping cart tab with the selected, found part numbers and sellers.  The part numbers/sellers are added to the shopping cart, existing data in the </w:t>
      </w:r>
      <w:proofErr w:type="spellStart"/>
      <w:r>
        <w:t>DeadStock</w:t>
      </w:r>
      <w:proofErr w:type="spellEnd"/>
      <w:r>
        <w:t xml:space="preserve"> shopping cart is retained.</w:t>
      </w:r>
    </w:p>
    <w:p w:rsidRPr="00C20AEF" w:rsidR="005D30C3" w:rsidP="005D30C3" w:rsidRDefault="005D30C3" w14:paraId="46AF7B99" w14:textId="0ACD451D">
      <w:pPr>
        <w:pStyle w:val="Anforderungstext"/>
      </w:pPr>
      <w:r>
        <w:t>No - The dialog closes, no further actions, everything remains as before</w:t>
      </w:r>
    </w:p>
    <w:p w:rsidRPr="00C20AEF" w:rsidR="00DF2AFE" w:rsidP="00DF2AFE" w:rsidRDefault="00DF2AFE" w14:paraId="3500575B" w14:textId="34C7EA0D">
      <w:pPr>
        <w:pStyle w:val="Anforderungsnummer"/>
      </w:pPr>
      <w:r>
        <w:t>Requirement: FKT-GUI-392</w:t>
      </w:r>
    </w:p>
    <w:p w:rsidRPr="00C20AEF" w:rsidR="00DF2AFE" w:rsidP="00DF2AFE" w:rsidRDefault="00DF2AFE" w14:paraId="58267F62" w14:textId="51635044">
      <w:pPr>
        <w:pStyle w:val="Anforderungstext"/>
      </w:pPr>
      <w:r>
        <w:t>The following potential suppliers will be excluded from the search:</w:t>
      </w:r>
    </w:p>
    <w:p w:rsidRPr="00C20AEF" w:rsidR="00987802" w:rsidP="002833DE" w:rsidRDefault="00987802" w14:paraId="29C32986" w14:textId="29DA839E">
      <w:pPr>
        <w:pStyle w:val="Anforderungstext"/>
        <w:numPr>
          <w:ilvl w:val="0"/>
          <w:numId w:val="37"/>
        </w:numPr>
        <w:rPr>
          <w:strike/>
        </w:rPr>
      </w:pPr>
      <w:r>
        <w:t>The potential supplier has rejected a request for this part number in the REJECT_BLOCKING_TIME period (see FKT-D2D-LIEF-5) (status = "Rejected")</w:t>
      </w:r>
    </w:p>
    <w:p w:rsidRPr="00C20AEF" w:rsidR="00322C69" w:rsidP="00322C69" w:rsidRDefault="00906E83" w14:paraId="561FA0D3" w14:textId="5F0BB2ED">
      <w:pPr>
        <w:pStyle w:val="Anforderungstext"/>
        <w:numPr>
          <w:ilvl w:val="0"/>
          <w:numId w:val="37"/>
        </w:numPr>
      </w:pPr>
      <w:r>
        <w:t>For users of one of the retail roles: Establishments that are excluded as potential sellers (via exclusion table).</w:t>
      </w:r>
    </w:p>
    <w:p w:rsidRPr="00C20AEF" w:rsidR="00322C69" w:rsidP="00322C69" w:rsidRDefault="00322C69" w14:paraId="28C2311E" w14:textId="6D496B0A">
      <w:pPr>
        <w:pStyle w:val="Anforderungsnummer"/>
      </w:pPr>
      <w:r>
        <w:t>Requirement: FKT-GUI-417</w:t>
      </w:r>
    </w:p>
    <w:p w:rsidRPr="00C20AEF" w:rsidR="00AF19A0" w:rsidP="00322C69" w:rsidRDefault="00322C69" w14:paraId="5E9DE1A5" w14:textId="72E7B459">
      <w:pPr>
        <w:pStyle w:val="Anforderungstext"/>
      </w:pPr>
      <w:r>
        <w:t>The following constellations in the result are highlighted by an orange (CI color) cell color (only relevant for result rows where a D2D order is possible):</w:t>
      </w:r>
    </w:p>
    <w:p w:rsidRPr="00C20AEF" w:rsidR="00322C69" w:rsidP="00957E58" w:rsidRDefault="009736E3" w14:paraId="68E377B9" w14:textId="41BB53A2">
      <w:pPr>
        <w:pStyle w:val="Anforderungstext"/>
        <w:numPr>
          <w:ilvl w:val="0"/>
          <w:numId w:val="70"/>
        </w:numPr>
      </w:pPr>
      <w:r>
        <w:t xml:space="preserve">Same part number found with different searched part numbers (e.g. A + B searched, and C found with both) </w:t>
      </w:r>
      <w:r>
        <w:rPr>
          <w:rFonts w:ascii="Wingdings" w:hAnsi="Wingdings" w:eastAsia="Wingdings" w:cs="Wingdings"/>
        </w:rPr>
        <w:t>à</w:t>
      </w:r>
      <w:r>
        <w:t xml:space="preserve"> Cell TNR found highlighted orange</w:t>
      </w:r>
    </w:p>
    <w:p w:rsidRPr="00C20AEF" w:rsidR="009736E3" w:rsidP="00957E58" w:rsidRDefault="009736E3" w14:paraId="73AE5A31" w14:textId="01A7CC7F">
      <w:pPr>
        <w:pStyle w:val="Anforderungstext"/>
        <w:numPr>
          <w:ilvl w:val="0"/>
          <w:numId w:val="70"/>
        </w:numPr>
      </w:pPr>
      <w:r>
        <w:t xml:space="preserve">Same supplier found with different searched part numbers (e.g. A + B searched, A + B etc. found at supplier 4711) </w:t>
      </w:r>
      <w:r>
        <w:rPr>
          <w:rFonts w:ascii="Wingdings" w:hAnsi="Wingdings" w:eastAsia="Wingdings" w:cs="Wingdings"/>
        </w:rPr>
        <w:t>à</w:t>
      </w:r>
      <w:r>
        <w:t xml:space="preserve"> Cell seller highlighted orange</w:t>
      </w:r>
    </w:p>
    <w:p w:rsidRPr="00C20AEF" w:rsidR="009736E3" w:rsidP="00957E58" w:rsidRDefault="009736E3" w14:paraId="75494A16" w14:textId="01EEE4DD">
      <w:pPr>
        <w:pStyle w:val="Anforderungstext"/>
        <w:numPr>
          <w:ilvl w:val="0"/>
          <w:numId w:val="70"/>
        </w:numPr>
      </w:pPr>
      <w:r>
        <w:t xml:space="preserve">Same part number &amp; same supplier found with different searched part numbers (e.g. A + B searched, and C found with supplier 4711 with both) </w:t>
      </w:r>
      <w:r>
        <w:rPr>
          <w:rFonts w:ascii="Wingdings" w:hAnsi="Wingdings" w:eastAsia="Wingdings" w:cs="Wingdings"/>
        </w:rPr>
        <w:t>à</w:t>
      </w:r>
      <w:r>
        <w:t xml:space="preserve"> Cell TNR found and seller highlighted orange</w:t>
      </w:r>
    </w:p>
    <w:p w:rsidRPr="0050109B" w:rsidR="00234020" w:rsidP="00234020" w:rsidRDefault="00234020" w14:paraId="18D932EB" w14:textId="35958B35">
      <w:pPr>
        <w:pStyle w:val="berschrift2"/>
        <w:rPr>
          <w:highlight w:val="magenta"/>
        </w:rPr>
      </w:pPr>
      <w:bookmarkStart w:name="_Ref21340917" w:id="462"/>
      <w:bookmarkStart w:name="_Toc98411957" w:id="463"/>
      <w:r>
        <w:rPr>
          <w:highlight w:val="magenta"/>
        </w:rPr>
        <w:t>Shopping cart</w:t>
      </w:r>
      <w:bookmarkEnd w:id="448"/>
      <w:bookmarkEnd w:id="449"/>
      <w:bookmarkEnd w:id="450"/>
      <w:bookmarkEnd w:id="451"/>
      <w:bookmarkEnd w:id="452"/>
      <w:bookmarkEnd w:id="453"/>
      <w:bookmarkEnd w:id="462"/>
      <w:bookmarkEnd w:id="463"/>
    </w:p>
    <w:p w:rsidRPr="00C20AEF" w:rsidR="00234020" w:rsidP="00234020" w:rsidRDefault="00234020" w14:paraId="5F831E49" w14:textId="77777777">
      <w:pPr>
        <w:pStyle w:val="Textkrper"/>
      </w:pPr>
      <w:r>
        <w:t xml:space="preserve">The main panel </w:t>
      </w:r>
      <w:r>
        <w:rPr>
          <w:i/>
        </w:rPr>
        <w:t>Shopping Cart</w:t>
      </w:r>
      <w:r>
        <w:t xml:space="preserve"> offers the user the possibility to order the parts he/she put into the shopping cart. Here the user can "complete" the order by selecting the shipping method, correcting any quantities and entering the order instructions.</w:t>
      </w:r>
    </w:p>
    <w:p w:rsidRPr="00C20AEF" w:rsidR="00033218" w:rsidP="00234020" w:rsidRDefault="00033218" w14:paraId="442DCA35" w14:textId="77777777">
      <w:pPr>
        <w:pStyle w:val="Textkrper"/>
      </w:pPr>
      <w:r>
        <w:rPr>
          <w:b/>
        </w:rPr>
        <w:t>Notice:</w:t>
      </w:r>
      <w:r>
        <w:t xml:space="preserve"> There is a separate shopping cart for each site and (logistics bus) user - i.e. if two different users are authorized for the same site, they both have their own shopping cart for this site. As long as an order is still in the shopping cart (i.e. has not yet been ordered), the two users do not "see" the orders in each other's shopping carts. Both can independently search for parts and add them to "their" shopping cart to the same "buyer operation".</w:t>
      </w:r>
    </w:p>
    <w:p w:rsidRPr="00C20AEF" w:rsidR="00A6477B" w:rsidP="00A6477B" w:rsidRDefault="00A6477B" w14:paraId="2BB33E7A" w14:textId="77777777">
      <w:pPr>
        <w:pStyle w:val="Anforderungsnummer"/>
      </w:pPr>
      <w:r>
        <w:t>Requirement: FKT-GUI-156</w:t>
      </w:r>
    </w:p>
    <w:p w:rsidRPr="00C20AEF" w:rsidR="00A6477B" w:rsidP="00A6477B" w:rsidRDefault="00A6477B" w14:paraId="1670A564" w14:textId="603E1F2A">
      <w:pPr>
        <w:pStyle w:val="Anforderungstext"/>
      </w:pPr>
      <w:r>
        <w:t>For each successfully ordered item, a reservation for the ordered quantity is entered at the seller (in the "STOX_PARTS" table) (the order quantity is added to the reserved quantity). Furthermore, the reservation is additionally stored in the table "STOX_RESERVATIONS" (this allows the reservation to be "resolved" again at a later time by a batch process).</w:t>
      </w:r>
    </w:p>
    <w:p w:rsidRPr="00C20AEF" w:rsidR="00A6477B" w:rsidP="00234020" w:rsidRDefault="00A6477B" w14:paraId="7A85A359" w14:textId="77777777">
      <w:pPr>
        <w:pStyle w:val="Textkrper"/>
      </w:pPr>
    </w:p>
    <w:p w:rsidRPr="00C20AEF" w:rsidR="00234020" w:rsidP="00234020" w:rsidRDefault="00234020" w14:paraId="73D88C1C" w14:textId="77777777">
      <w:pPr>
        <w:pStyle w:val="Anforderungsnummer"/>
      </w:pPr>
      <w:r>
        <w:lastRenderedPageBreak/>
        <w:t>Requirement: FKT-GUI-157</w:t>
      </w:r>
    </w:p>
    <w:p w:rsidRPr="00C20AEF" w:rsidR="00234020" w:rsidP="00234020" w:rsidRDefault="00234020" w14:paraId="5583F4E6" w14:textId="4A3E8AB7">
      <w:pPr>
        <w:pStyle w:val="Anforderungstext"/>
      </w:pPr>
      <w:r>
        <w:t xml:space="preserve">The main </w:t>
      </w:r>
      <w:r>
        <w:rPr>
          <w:i/>
        </w:rPr>
        <w:t>Shopping Cart</w:t>
      </w:r>
      <w:r>
        <w:t xml:space="preserve"> panel can be seen and read by all roles (for the farms assigned to them). Users in the </w:t>
      </w:r>
      <w:r>
        <w:rPr>
          <w:rStyle w:val="Fett"/>
          <w:b w:val="0"/>
          <w:i/>
        </w:rPr>
        <w:t>Retailer</w:t>
      </w:r>
      <w:r>
        <w:rPr>
          <w:rStyle w:val="Fett"/>
          <w:b w:val="0"/>
        </w:rPr>
        <w:t xml:space="preserve">, </w:t>
      </w:r>
      <w:proofErr w:type="spellStart"/>
      <w:r>
        <w:rPr>
          <w:rStyle w:val="Fett"/>
          <w:b w:val="0"/>
          <w:i/>
        </w:rPr>
        <w:t>Retaileradmin</w:t>
      </w:r>
      <w:proofErr w:type="spellEnd"/>
      <w:r>
        <w:rPr>
          <w:rStyle w:val="Fett"/>
          <w:b w:val="0"/>
        </w:rPr>
        <w:t xml:space="preserve"> , and </w:t>
      </w:r>
      <w:r>
        <w:rPr>
          <w:rStyle w:val="Fett"/>
          <w:b w:val="0"/>
          <w:i/>
        </w:rPr>
        <w:t>Admin Controller</w:t>
      </w:r>
      <w:r>
        <w:rPr>
          <w:rStyle w:val="Fett"/>
          <w:b w:val="0"/>
        </w:rPr>
        <w:t xml:space="preserve"> </w:t>
      </w:r>
      <w:r>
        <w:t xml:space="preserve">roles are </w:t>
      </w:r>
      <w:r>
        <w:rPr>
          <w:rStyle w:val="Fett"/>
          <w:b w:val="0"/>
        </w:rPr>
        <w:t>also allowed to order the shopping cart for their sites</w:t>
      </w:r>
      <w:r>
        <w:t xml:space="preserve">. For all other roles the </w:t>
      </w:r>
      <w:r>
        <w:rPr>
          <w:i/>
        </w:rPr>
        <w:t>Order</w:t>
      </w:r>
      <w:r>
        <w:t xml:space="preserve"> button is disabled.</w:t>
      </w:r>
    </w:p>
    <w:p w:rsidRPr="00C20AEF" w:rsidR="00234020" w:rsidP="00234020" w:rsidRDefault="00234020" w14:paraId="4256F698" w14:textId="77777777">
      <w:pPr>
        <w:pStyle w:val="Textkrper"/>
      </w:pPr>
    </w:p>
    <w:p w:rsidRPr="00C20AEF" w:rsidR="00234020" w:rsidP="00234020" w:rsidRDefault="009C33EB" w14:paraId="1D3EF34C" w14:textId="77777777">
      <w:pPr>
        <w:pStyle w:val="Textkrper"/>
        <w:keepNext/>
      </w:pPr>
      <w:r>
        <w:rPr>
          <w:noProof/>
        </w:rPr>
        <w:drawing>
          <wp:inline distT="0" distB="0" distL="0" distR="0" wp14:anchorId="5BE8CEEB" wp14:editId="0D56F899">
            <wp:extent cx="5926455" cy="4451350"/>
            <wp:effectExtent l="19050" t="0" r="0" b="0"/>
            <wp:docPr id="61" name="Bild 6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01"/>
                    <pic:cNvPicPr>
                      <a:picLocks noChangeAspect="1" noChangeArrowheads="1"/>
                    </pic:cNvPicPr>
                  </pic:nvPicPr>
                  <pic:blipFill>
                    <a:blip r:embed="rId83"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C20AEF" w:rsidR="00234020" w:rsidP="00234020" w:rsidRDefault="00234020" w14:paraId="1308686E" w14:textId="6F3C380C">
      <w:pPr>
        <w:pStyle w:val="Beschriftung"/>
      </w:pPr>
      <w:bookmarkStart w:name="_Toc252787677" w:id="464"/>
      <w:bookmarkStart w:name="_Toc255401665" w:id="465"/>
      <w:bookmarkStart w:name="_Toc98411880" w:id="466"/>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13</w:t>
      </w:r>
      <w:r>
        <w:fldChar w:fldCharType="end"/>
      </w:r>
      <w:r>
        <w:t xml:space="preserve"> - Shopping cart panel</w:t>
      </w:r>
      <w:bookmarkEnd w:id="464"/>
      <w:bookmarkEnd w:id="465"/>
      <w:bookmarkEnd w:id="466"/>
    </w:p>
    <w:p w:rsidRPr="00C20AEF" w:rsidR="00234020" w:rsidP="00234020" w:rsidRDefault="00234020" w14:paraId="449AF1D1" w14:textId="77777777">
      <w:pPr>
        <w:pStyle w:val="SchnelllesetextbergeordneteAussage1"/>
      </w:pPr>
      <w:r>
        <w:t>Operation selection</w:t>
      </w:r>
    </w:p>
    <w:p w:rsidRPr="00C20AEF" w:rsidR="00234020" w:rsidP="00234020" w:rsidRDefault="00234020" w14:paraId="073BBF10" w14:textId="77777777">
      <w:pPr>
        <w:pStyle w:val="Anforderungsnummer"/>
      </w:pPr>
      <w:r>
        <w:t>Requirement: FKT-GUI-158</w:t>
      </w:r>
    </w:p>
    <w:p w:rsidRPr="00C20AEF" w:rsidR="00234020" w:rsidP="00234020" w:rsidRDefault="00234020" w14:paraId="1A1D7E04" w14:textId="77777777">
      <w:pPr>
        <w:pStyle w:val="Anforderungstext"/>
      </w:pPr>
      <w:r>
        <w:t>The system must provide the input fields Country (combo box) and Site (text field, max. 6 digits, numeric).</w:t>
      </w:r>
    </w:p>
    <w:p w:rsidRPr="00C20AEF" w:rsidR="0034307A" w:rsidP="0034307A" w:rsidRDefault="0034307A" w14:paraId="78781194" w14:textId="77777777">
      <w:pPr>
        <w:pStyle w:val="Textkrper"/>
      </w:pPr>
    </w:p>
    <w:p w:rsidRPr="00C20AEF" w:rsidR="00234020" w:rsidP="00234020" w:rsidRDefault="00234020" w14:paraId="31474876" w14:textId="77777777">
      <w:pPr>
        <w:pStyle w:val="Anforderungsnummer"/>
      </w:pPr>
      <w:r>
        <w:t>Requirement: FKT-GUI-159</w:t>
      </w:r>
    </w:p>
    <w:p w:rsidRPr="00C20AEF" w:rsidR="00234020" w:rsidP="00234020" w:rsidRDefault="00234020" w14:paraId="16B3ADB6" w14:textId="77777777">
      <w:pPr>
        <w:pStyle w:val="Anforderungstext"/>
      </w:pPr>
      <w:r>
        <w:t xml:space="preserve">If the user confirms his entry in the Farm number field by pressing </w:t>
      </w:r>
      <w:r>
        <w:rPr>
          <w:i/>
        </w:rPr>
        <w:t>Enter</w:t>
      </w:r>
      <w:r>
        <w:t>, the active farm is set and the shopping cart is loaded.</w:t>
      </w:r>
    </w:p>
    <w:p w:rsidRPr="00C20AEF" w:rsidR="0034307A" w:rsidP="0034307A" w:rsidRDefault="0034307A" w14:paraId="061BE69A" w14:textId="77777777">
      <w:pPr>
        <w:pStyle w:val="Textkrper"/>
      </w:pPr>
    </w:p>
    <w:p w:rsidRPr="00C20AEF" w:rsidR="00234020" w:rsidP="00234020" w:rsidRDefault="00234020" w14:paraId="776A605C" w14:textId="77777777">
      <w:pPr>
        <w:pStyle w:val="Anforderungsnummer"/>
      </w:pPr>
      <w:r>
        <w:t>Requirement: FKT-GUI-160</w:t>
      </w:r>
    </w:p>
    <w:p w:rsidRPr="00C20AEF" w:rsidR="00234020" w:rsidP="00234020" w:rsidRDefault="00234020" w14:paraId="46FF8F06" w14:textId="348A4426">
      <w:pPr>
        <w:pStyle w:val="Anforderungstext"/>
      </w:pPr>
      <w:r>
        <w:t xml:space="preserve">When you click the </w:t>
      </w:r>
      <w:r>
        <w:rPr>
          <w:i/>
        </w:rPr>
        <w:t>Load</w:t>
      </w:r>
      <w:r>
        <w:t xml:space="preserve"> button, the system must set the active mode. The requirements defined at </w:t>
      </w:r>
      <w:r w:rsidRPr="00C20AEF" w:rsidR="00A9316A">
        <w:fldChar w:fldCharType="begin"/>
      </w:r>
      <w:r w:rsidRPr="00C20AEF" w:rsidR="00A9316A">
        <w:instrText xml:space="preserve"> REF _Ref253734448 \r \h  \* MERGEFORMAT </w:instrText>
      </w:r>
      <w:r w:rsidRPr="00C20AEF" w:rsidR="00A9316A">
        <w:fldChar w:fldCharType="separate"/>
      </w:r>
      <w:r w:rsidR="000D3A2D">
        <w:t>4.2.1</w:t>
      </w:r>
      <w:r w:rsidRPr="00C20AEF" w:rsidR="00A9316A">
        <w:fldChar w:fldCharType="end"/>
      </w:r>
      <w:r>
        <w:t xml:space="preserve"> apply here. </w:t>
      </w:r>
    </w:p>
    <w:p w:rsidRPr="00C20AEF" w:rsidR="0034307A" w:rsidP="0034307A" w:rsidRDefault="0034307A" w14:paraId="551EBEB5" w14:textId="77777777">
      <w:pPr>
        <w:pStyle w:val="Textkrper"/>
      </w:pPr>
    </w:p>
    <w:p w:rsidRPr="00C20AEF" w:rsidR="00234020" w:rsidP="00234020" w:rsidRDefault="00234020" w14:paraId="17870451" w14:textId="77777777">
      <w:pPr>
        <w:pStyle w:val="Anforderungsnummer"/>
      </w:pPr>
      <w:r>
        <w:lastRenderedPageBreak/>
        <w:t>Requirement: FKT-GUI-161</w:t>
      </w:r>
    </w:p>
    <w:p w:rsidRPr="00C20AEF" w:rsidR="00234020" w:rsidP="00234020" w:rsidRDefault="00234020" w14:paraId="31BD53BF" w14:textId="77777777">
      <w:pPr>
        <w:pStyle w:val="Anforderungstext"/>
      </w:pPr>
      <w:r>
        <w:t xml:space="preserve">When you click the </w:t>
      </w:r>
      <w:r>
        <w:rPr>
          <w:i/>
        </w:rPr>
        <w:t>Load</w:t>
      </w:r>
      <w:r>
        <w:t xml:space="preserve"> button, the system must load the shopping cart after successfully setting the operation.</w:t>
      </w:r>
    </w:p>
    <w:p w:rsidRPr="00C20AEF" w:rsidR="00234020" w:rsidP="00234020" w:rsidRDefault="00234020" w14:paraId="47428254" w14:textId="77777777">
      <w:pPr>
        <w:pStyle w:val="SchnelllesetextbergeordneteAussage1"/>
      </w:pPr>
      <w:r>
        <w:t>Shopping cart</w:t>
      </w:r>
    </w:p>
    <w:p w:rsidRPr="00C20AEF" w:rsidR="00234020" w:rsidP="00234020" w:rsidRDefault="00234020" w14:paraId="5D8EB657" w14:textId="77777777">
      <w:pPr>
        <w:pStyle w:val="Anforderungsnummer"/>
      </w:pPr>
      <w:bookmarkStart w:name="_Hlk89176844" w:id="467"/>
      <w:r>
        <w:t>Requirement: FKT-GUI-162</w:t>
      </w:r>
    </w:p>
    <w:p w:rsidR="00234020" w:rsidP="00234020" w:rsidRDefault="00234020" w14:paraId="46F6220A" w14:textId="020A5C5B">
      <w:pPr>
        <w:pStyle w:val="Anforderungstext"/>
      </w:pPr>
      <w:r>
        <w:t xml:space="preserve">The system must display the shopping cart in a </w:t>
      </w:r>
      <w:proofErr w:type="spellStart"/>
      <w:r>
        <w:t>treetable</w:t>
      </w:r>
      <w:proofErr w:type="spellEnd"/>
      <w:r>
        <w:t>. The shopping cart is sorted in ascending order by plant number and then by part number in the sort format.</w:t>
      </w:r>
    </w:p>
    <w:bookmarkEnd w:id="467"/>
    <w:p w:rsidRPr="00C20AEF" w:rsidR="0034307A" w:rsidP="0034307A" w:rsidRDefault="0034307A" w14:paraId="6B84ABD4" w14:textId="77777777">
      <w:pPr>
        <w:pStyle w:val="Textkrper"/>
      </w:pPr>
    </w:p>
    <w:p w:rsidRPr="00C20AEF" w:rsidR="00234020" w:rsidP="00234020" w:rsidRDefault="00234020" w14:paraId="5BC0C7D2" w14:textId="77777777">
      <w:pPr>
        <w:pStyle w:val="Anforderungsnummer"/>
      </w:pPr>
      <w:r>
        <w:t>Requirement: FKT-GUI-163</w:t>
      </w:r>
    </w:p>
    <w:p w:rsidRPr="00C20AEF" w:rsidR="00234020" w:rsidP="00234020" w:rsidRDefault="00234020" w14:paraId="0DBE9B09" w14:textId="77777777">
      <w:pPr>
        <w:pStyle w:val="Anforderungstext"/>
      </w:pPr>
      <w:r>
        <w:t>The system must display one main branch per vendor with the following values:</w:t>
      </w:r>
    </w:p>
    <w:p w:rsidRPr="00C20AEF" w:rsidR="0034307A" w:rsidP="0034307A" w:rsidRDefault="0034307A" w14:paraId="644E5048" w14:textId="77777777">
      <w:pPr>
        <w:pStyle w:val="Textkrper"/>
      </w:pPr>
    </w:p>
    <w:tbl>
      <w:tblPr>
        <w:tblW w:w="5000" w:type="pct"/>
        <w:tblBorders>
          <w:top w:val="single" w:color="E20074" w:sz="18" w:space="0"/>
          <w:insideH w:val="single" w:color="auto" w:sz="4" w:space="0"/>
        </w:tblBorders>
        <w:tblLook w:val="01E0" w:firstRow="1" w:lastRow="1" w:firstColumn="1" w:lastColumn="1" w:noHBand="0" w:noVBand="0"/>
      </w:tblPr>
      <w:tblGrid>
        <w:gridCol w:w="1687"/>
        <w:gridCol w:w="1124"/>
        <w:gridCol w:w="1784"/>
        <w:gridCol w:w="4753"/>
      </w:tblGrid>
      <w:tr w:rsidRPr="00C20AEF" w:rsidR="00234020" w:rsidTr="00234020" w14:paraId="5AFB2C24" w14:textId="77777777">
        <w:trPr>
          <w:tblHeader/>
        </w:trPr>
        <w:tc>
          <w:tcPr>
            <w:tcW w:w="903" w:type="pct"/>
            <w:tcBorders>
              <w:top w:val="single" w:color="E20074" w:sz="18" w:space="0"/>
              <w:bottom w:val="single" w:color="auto" w:sz="4" w:space="0"/>
            </w:tcBorders>
            <w:shd w:val="clear" w:color="auto" w:fill="E0E0E0"/>
          </w:tcPr>
          <w:p w:rsidRPr="00C20AEF" w:rsidR="00234020" w:rsidP="00234020" w:rsidRDefault="00234020" w14:paraId="2B6AB3D9" w14:textId="77777777">
            <w:pPr>
              <w:pStyle w:val="TableHeading"/>
              <w:keepNext w:val="0"/>
              <w:rPr>
                <w:rStyle w:val="Fett"/>
                <w:b/>
                <w:bCs/>
              </w:rPr>
            </w:pPr>
            <w:r>
              <w:rPr>
                <w:rStyle w:val="Fett"/>
                <w:b/>
              </w:rPr>
              <w:t>Column</w:t>
            </w:r>
          </w:p>
        </w:tc>
        <w:tc>
          <w:tcPr>
            <w:tcW w:w="601" w:type="pct"/>
            <w:tcBorders>
              <w:top w:val="single" w:color="E20074" w:sz="18" w:space="0"/>
              <w:bottom w:val="single" w:color="auto" w:sz="4" w:space="0"/>
            </w:tcBorders>
            <w:shd w:val="clear" w:color="auto" w:fill="E0E0E0"/>
          </w:tcPr>
          <w:p w:rsidRPr="00C20AEF" w:rsidR="00234020" w:rsidP="00234020" w:rsidRDefault="00234020" w14:paraId="37824F91" w14:textId="77777777">
            <w:pPr>
              <w:pStyle w:val="TableHeading"/>
              <w:keepNext w:val="0"/>
              <w:rPr>
                <w:rStyle w:val="Fett"/>
                <w:b/>
                <w:bCs/>
              </w:rPr>
            </w:pPr>
            <w:r>
              <w:rPr>
                <w:rStyle w:val="Fett"/>
                <w:b/>
              </w:rPr>
              <w:t>Editable</w:t>
            </w:r>
          </w:p>
        </w:tc>
        <w:tc>
          <w:tcPr>
            <w:tcW w:w="954" w:type="pct"/>
            <w:tcBorders>
              <w:top w:val="single" w:color="E20074" w:sz="18" w:space="0"/>
              <w:bottom w:val="single" w:color="auto" w:sz="4" w:space="0"/>
            </w:tcBorders>
            <w:shd w:val="clear" w:color="auto" w:fill="E0E0E0"/>
          </w:tcPr>
          <w:p w:rsidRPr="00C20AEF" w:rsidR="00234020" w:rsidP="00234020" w:rsidRDefault="00234020" w14:paraId="1D334F4F" w14:textId="77777777">
            <w:pPr>
              <w:pStyle w:val="TableHeading"/>
              <w:keepNext w:val="0"/>
              <w:rPr>
                <w:rStyle w:val="Fett"/>
                <w:b/>
                <w:bCs/>
              </w:rPr>
            </w:pPr>
            <w:r>
              <w:rPr>
                <w:rStyle w:val="Fett"/>
                <w:b/>
              </w:rPr>
              <w:t>Format</w:t>
            </w:r>
          </w:p>
        </w:tc>
        <w:tc>
          <w:tcPr>
            <w:tcW w:w="2542" w:type="pct"/>
            <w:tcBorders>
              <w:top w:val="single" w:color="E20074" w:sz="18" w:space="0"/>
              <w:bottom w:val="single" w:color="auto" w:sz="4" w:space="0"/>
            </w:tcBorders>
            <w:shd w:val="clear" w:color="auto" w:fill="E0E0E0"/>
          </w:tcPr>
          <w:p w:rsidRPr="00C20AEF" w:rsidR="00234020" w:rsidP="00234020" w:rsidRDefault="00234020" w14:paraId="5476572D" w14:textId="77777777">
            <w:pPr>
              <w:pStyle w:val="TableHeading"/>
              <w:keepNext w:val="0"/>
              <w:rPr>
                <w:rStyle w:val="Fett"/>
                <w:b/>
                <w:bCs/>
              </w:rPr>
            </w:pPr>
            <w:r>
              <w:rPr>
                <w:rStyle w:val="Fett"/>
                <w:b/>
              </w:rPr>
              <w:t>Display</w:t>
            </w:r>
          </w:p>
        </w:tc>
      </w:tr>
      <w:tr w:rsidRPr="00C20AEF" w:rsidR="00234020" w:rsidTr="00234020" w14:paraId="518FC99E" w14:textId="77777777">
        <w:tc>
          <w:tcPr>
            <w:tcW w:w="903" w:type="pct"/>
            <w:tcBorders>
              <w:top w:val="single" w:color="auto" w:sz="4" w:space="0"/>
            </w:tcBorders>
          </w:tcPr>
          <w:p w:rsidRPr="00C20AEF" w:rsidR="00234020" w:rsidP="00234020" w:rsidRDefault="005A29DD" w14:paraId="70D95643" w14:textId="77777777">
            <w:pPr>
              <w:pStyle w:val="TabelleFlietext3"/>
              <w:spacing w:before="60" w:after="60"/>
            </w:pPr>
            <w:r>
              <w:t>Seller</w:t>
            </w:r>
          </w:p>
        </w:tc>
        <w:tc>
          <w:tcPr>
            <w:tcW w:w="601" w:type="pct"/>
            <w:tcBorders>
              <w:top w:val="single" w:color="auto" w:sz="4" w:space="0"/>
            </w:tcBorders>
          </w:tcPr>
          <w:p w:rsidRPr="00C20AEF" w:rsidR="00234020" w:rsidP="00234020" w:rsidRDefault="00234020" w14:paraId="5CCF4BD6" w14:textId="77777777">
            <w:pPr>
              <w:pStyle w:val="TabelleFlietext3"/>
              <w:spacing w:before="60" w:after="60"/>
              <w:jc w:val="center"/>
            </w:pPr>
          </w:p>
        </w:tc>
        <w:tc>
          <w:tcPr>
            <w:tcW w:w="954" w:type="pct"/>
            <w:tcBorders>
              <w:top w:val="single" w:color="auto" w:sz="4" w:space="0"/>
            </w:tcBorders>
          </w:tcPr>
          <w:p w:rsidRPr="00C20AEF" w:rsidR="00234020" w:rsidP="00234020" w:rsidRDefault="00234020" w14:paraId="179D488E" w14:textId="77777777">
            <w:pPr>
              <w:pStyle w:val="TabelleFlietext3"/>
              <w:spacing w:before="60" w:after="60"/>
            </w:pPr>
            <w:r>
              <w:t>6-digit company no. and country as text</w:t>
            </w:r>
          </w:p>
        </w:tc>
        <w:tc>
          <w:tcPr>
            <w:tcW w:w="2542" w:type="pct"/>
            <w:tcBorders>
              <w:top w:val="single" w:color="auto" w:sz="4" w:space="0"/>
            </w:tcBorders>
          </w:tcPr>
          <w:p w:rsidRPr="00C20AEF" w:rsidR="00A055C3" w:rsidP="00234020" w:rsidRDefault="00234020" w14:paraId="07F53413" w14:textId="77777777">
            <w:pPr>
              <w:pStyle w:val="TabelleFlietext3"/>
              <w:spacing w:before="60" w:after="60"/>
            </w:pPr>
            <w:r>
              <w:t xml:space="preserve">Company number and country. </w:t>
            </w:r>
          </w:p>
          <w:p w:rsidRPr="00C20AEF" w:rsidR="00234020" w:rsidP="00234020" w:rsidRDefault="00A055C3" w14:paraId="64DB7120" w14:textId="77777777">
            <w:pPr>
              <w:pStyle w:val="TabelleFlietext3"/>
              <w:spacing w:before="60" w:after="60"/>
            </w:pPr>
            <w:r>
              <w:t>Icon preferred or. problematic operation.</w:t>
            </w:r>
          </w:p>
        </w:tc>
      </w:tr>
      <w:tr w:rsidRPr="00C20AEF" w:rsidR="00234020" w:rsidTr="00234020" w14:paraId="7FBB1597" w14:textId="77777777">
        <w:tc>
          <w:tcPr>
            <w:tcW w:w="903" w:type="pct"/>
          </w:tcPr>
          <w:p w:rsidRPr="00C20AEF" w:rsidR="00234020" w:rsidP="00234020" w:rsidRDefault="00234020" w14:paraId="143688F2" w14:textId="77777777">
            <w:pPr>
              <w:pStyle w:val="TabelleFlietext3"/>
              <w:spacing w:before="60" w:after="60"/>
            </w:pPr>
            <w:r>
              <w:t>Location</w:t>
            </w:r>
          </w:p>
        </w:tc>
        <w:tc>
          <w:tcPr>
            <w:tcW w:w="601" w:type="pct"/>
          </w:tcPr>
          <w:p w:rsidRPr="00C20AEF" w:rsidR="00234020" w:rsidP="00234020" w:rsidRDefault="00234020" w14:paraId="0B305787" w14:textId="77777777">
            <w:pPr>
              <w:pStyle w:val="TabelleFlietext3"/>
              <w:spacing w:before="60" w:after="60"/>
              <w:jc w:val="center"/>
            </w:pPr>
          </w:p>
        </w:tc>
        <w:tc>
          <w:tcPr>
            <w:tcW w:w="954" w:type="pct"/>
          </w:tcPr>
          <w:p w:rsidRPr="00C20AEF" w:rsidR="00234020" w:rsidP="00234020" w:rsidRDefault="00234020" w14:paraId="589A7E94" w14:textId="77777777">
            <w:pPr>
              <w:pStyle w:val="TabelleFlietext3"/>
              <w:spacing w:before="60" w:after="60"/>
            </w:pPr>
            <w:r>
              <w:t>-</w:t>
            </w:r>
          </w:p>
        </w:tc>
        <w:tc>
          <w:tcPr>
            <w:tcW w:w="2542" w:type="pct"/>
          </w:tcPr>
          <w:p w:rsidRPr="00C20AEF" w:rsidR="00234020" w:rsidP="00234020" w:rsidRDefault="00234020" w14:paraId="39F6D7DF" w14:textId="77777777">
            <w:pPr>
              <w:pStyle w:val="TabelleFlietext3"/>
              <w:spacing w:before="60" w:after="60"/>
            </w:pPr>
            <w:r>
              <w:t>Zip code and city.</w:t>
            </w:r>
          </w:p>
          <w:p w:rsidRPr="00C20AEF" w:rsidR="00234020" w:rsidP="00234020" w:rsidRDefault="00234020" w14:paraId="4DC45343" w14:textId="77777777">
            <w:pPr>
              <w:pStyle w:val="TabelleFlietext3"/>
              <w:spacing w:before="60" w:after="60"/>
            </w:pPr>
          </w:p>
        </w:tc>
      </w:tr>
      <w:tr w:rsidRPr="00C20AEF" w:rsidR="00234020" w:rsidTr="00234020" w14:paraId="0BAA3124" w14:textId="77777777">
        <w:tc>
          <w:tcPr>
            <w:tcW w:w="903" w:type="pct"/>
          </w:tcPr>
          <w:p w:rsidRPr="00C20AEF" w:rsidR="00234020" w:rsidP="00234020" w:rsidRDefault="004F390C" w14:paraId="47384368" w14:textId="77777777">
            <w:pPr>
              <w:pStyle w:val="TabelleFlietext3"/>
              <w:spacing w:before="60" w:after="60"/>
            </w:pPr>
            <w:r>
              <w:t>Special order note</w:t>
            </w:r>
          </w:p>
        </w:tc>
        <w:tc>
          <w:tcPr>
            <w:tcW w:w="601" w:type="pct"/>
          </w:tcPr>
          <w:p w:rsidRPr="00C20AEF" w:rsidR="00234020" w:rsidP="00234020" w:rsidRDefault="004F390C" w14:paraId="547EC8DE" w14:textId="77777777">
            <w:pPr>
              <w:pStyle w:val="TabelleFlietext3"/>
              <w:spacing w:before="60" w:after="60"/>
              <w:jc w:val="center"/>
            </w:pPr>
            <w:r>
              <w:t>X</w:t>
            </w:r>
          </w:p>
        </w:tc>
        <w:tc>
          <w:tcPr>
            <w:tcW w:w="954" w:type="pct"/>
          </w:tcPr>
          <w:p w:rsidRPr="00C20AEF" w:rsidR="00234020" w:rsidP="00234020" w:rsidRDefault="004F390C" w14:paraId="1EECCF8E" w14:textId="77777777">
            <w:pPr>
              <w:pStyle w:val="TabelleFlietext3"/>
              <w:spacing w:before="60" w:after="60"/>
            </w:pPr>
            <w:r>
              <w:t>Text field</w:t>
            </w:r>
          </w:p>
        </w:tc>
        <w:tc>
          <w:tcPr>
            <w:tcW w:w="2542" w:type="pct"/>
          </w:tcPr>
          <w:p w:rsidRPr="00C20AEF" w:rsidR="00234020" w:rsidP="00234020" w:rsidRDefault="0095155A" w14:paraId="7DE34B6E" w14:textId="77777777">
            <w:pPr>
              <w:pStyle w:val="TabelleFlietext3"/>
              <w:spacing w:before="60" w:after="60"/>
            </w:pPr>
            <w:r>
              <w:t>First XX characters of the special order note to the order/order.</w:t>
            </w:r>
          </w:p>
          <w:p w:rsidRPr="00C20AEF" w:rsidR="0095155A" w:rsidP="00234020" w:rsidRDefault="0095155A" w14:paraId="13D1BACB" w14:textId="77777777">
            <w:pPr>
              <w:pStyle w:val="TabelleFlietext3"/>
              <w:spacing w:before="60" w:after="60"/>
            </w:pPr>
            <w:r>
              <w:t>Icon for opening an input dialog.</w:t>
            </w:r>
          </w:p>
          <w:p w:rsidRPr="00C20AEF" w:rsidR="0095155A" w:rsidP="00234020" w:rsidRDefault="0095155A" w14:paraId="6FF7ACB9" w14:textId="77777777">
            <w:pPr>
              <w:pStyle w:val="TabelleFlietext3"/>
              <w:spacing w:before="60" w:after="60"/>
            </w:pPr>
            <w:r>
              <w:t>The complete hint is displayed as a tooltip.</w:t>
            </w:r>
          </w:p>
        </w:tc>
      </w:tr>
      <w:tr w:rsidRPr="00C20AEF" w:rsidR="00234020" w:rsidTr="00234020" w14:paraId="0E0357CA" w14:textId="77777777">
        <w:tc>
          <w:tcPr>
            <w:tcW w:w="903" w:type="pct"/>
          </w:tcPr>
          <w:p w:rsidRPr="00C20AEF" w:rsidR="00234020" w:rsidP="00234020" w:rsidRDefault="00234020" w14:paraId="1B2BF657" w14:textId="77777777">
            <w:pPr>
              <w:pStyle w:val="TabelleFlietext3"/>
              <w:spacing w:before="60" w:after="60"/>
            </w:pPr>
            <w:r>
              <w:t>Shipping method</w:t>
            </w:r>
          </w:p>
        </w:tc>
        <w:tc>
          <w:tcPr>
            <w:tcW w:w="601" w:type="pct"/>
          </w:tcPr>
          <w:p w:rsidRPr="00C20AEF" w:rsidR="00234020" w:rsidP="00234020" w:rsidRDefault="00F10062" w14:paraId="00962D4B" w14:textId="77777777">
            <w:pPr>
              <w:pStyle w:val="TabelleFlietext3"/>
              <w:spacing w:before="60" w:after="60"/>
              <w:jc w:val="center"/>
            </w:pPr>
            <w:r>
              <w:t>X</w:t>
            </w:r>
          </w:p>
        </w:tc>
        <w:tc>
          <w:tcPr>
            <w:tcW w:w="954" w:type="pct"/>
          </w:tcPr>
          <w:p w:rsidRPr="00C20AEF" w:rsidR="00234020" w:rsidP="00234020" w:rsidRDefault="00234020" w14:paraId="1C5446E1" w14:textId="77777777">
            <w:pPr>
              <w:pStyle w:val="TabelleFlietext3"/>
              <w:spacing w:before="60" w:after="60"/>
            </w:pPr>
            <w:r>
              <w:t>Combo box</w:t>
            </w:r>
          </w:p>
        </w:tc>
        <w:tc>
          <w:tcPr>
            <w:tcW w:w="2542" w:type="pct"/>
          </w:tcPr>
          <w:p w:rsidRPr="00C20AEF" w:rsidR="00234020" w:rsidP="00234020" w:rsidRDefault="00234020" w14:paraId="682FD4CB" w14:textId="5E68D6FD">
            <w:pPr>
              <w:pStyle w:val="TabelleFlietext3"/>
              <w:spacing w:before="60" w:after="60"/>
            </w:pPr>
            <w:r>
              <w:t>Postal service provider of the seller. When a service provider is selected the costs incurred before. Duration and the remark displayed as a tooltip.</w:t>
            </w:r>
          </w:p>
        </w:tc>
      </w:tr>
      <w:tr w:rsidRPr="00C20AEF" w:rsidR="00234020" w:rsidTr="00234020" w14:paraId="75682F53" w14:textId="77777777">
        <w:tc>
          <w:tcPr>
            <w:tcW w:w="903" w:type="pct"/>
          </w:tcPr>
          <w:p w:rsidRPr="00C20AEF" w:rsidR="00234020" w:rsidP="00234020" w:rsidRDefault="00244DCE" w14:paraId="314B88B2" w14:textId="594C1AFA">
            <w:pPr>
              <w:pStyle w:val="TabelleFlietext3"/>
              <w:spacing w:before="60" w:after="60"/>
            </w:pPr>
            <w:proofErr w:type="spellStart"/>
            <w:r>
              <w:t>DeadStock</w:t>
            </w:r>
            <w:proofErr w:type="spellEnd"/>
            <w:r>
              <w:t xml:space="preserve"> order value (order)</w:t>
            </w:r>
          </w:p>
        </w:tc>
        <w:tc>
          <w:tcPr>
            <w:tcW w:w="601" w:type="pct"/>
          </w:tcPr>
          <w:p w:rsidRPr="00C20AEF" w:rsidR="00234020" w:rsidP="00234020" w:rsidRDefault="00234020" w14:paraId="39C7E3DD" w14:textId="77777777">
            <w:pPr>
              <w:pStyle w:val="TabelleFlietext3"/>
              <w:spacing w:before="60" w:after="60"/>
              <w:jc w:val="center"/>
            </w:pPr>
          </w:p>
        </w:tc>
        <w:tc>
          <w:tcPr>
            <w:tcW w:w="954" w:type="pct"/>
          </w:tcPr>
          <w:p w:rsidRPr="00C20AEF" w:rsidR="00234020" w:rsidP="00234020" w:rsidRDefault="00234020" w14:paraId="447D6EE6" w14:textId="77777777">
            <w:pPr>
              <w:pStyle w:val="TabelleFlietext3"/>
              <w:spacing w:before="60" w:after="60"/>
            </w:pPr>
            <w:r>
              <w:t>Price format</w:t>
            </w:r>
          </w:p>
        </w:tc>
        <w:tc>
          <w:tcPr>
            <w:tcW w:w="2542" w:type="pct"/>
          </w:tcPr>
          <w:p w:rsidRPr="00C20AEF" w:rsidR="00234020" w:rsidP="00234020" w:rsidRDefault="00BE49AC" w14:paraId="1B1450B0" w14:textId="55D373C2">
            <w:pPr>
              <w:pStyle w:val="TabelleFlietext3"/>
              <w:spacing w:before="60" w:after="60"/>
            </w:pPr>
            <w:r>
              <w:t xml:space="preserve">Sum of all parts in the shopping cart with this seller based on </w:t>
            </w:r>
            <w:proofErr w:type="spellStart"/>
            <w:r>
              <w:t>DeadStock</w:t>
            </w:r>
            <w:proofErr w:type="spellEnd"/>
            <w:r>
              <w:t xml:space="preserve"> price times quantity searched ("parts to order").</w:t>
            </w:r>
          </w:p>
        </w:tc>
      </w:tr>
      <w:tr w:rsidRPr="00C20AEF" w:rsidR="00234020" w:rsidTr="00234020" w14:paraId="7FA27476" w14:textId="77777777">
        <w:tc>
          <w:tcPr>
            <w:tcW w:w="903" w:type="pct"/>
          </w:tcPr>
          <w:p w:rsidRPr="00C20AEF" w:rsidR="00234020" w:rsidP="00234020" w:rsidRDefault="00234020" w14:paraId="38EC769E" w14:textId="77777777">
            <w:pPr>
              <w:pStyle w:val="TabelleFlietext3"/>
              <w:spacing w:before="60" w:after="60"/>
            </w:pPr>
            <w:r>
              <w:t>Weight (order)</w:t>
            </w:r>
          </w:p>
        </w:tc>
        <w:tc>
          <w:tcPr>
            <w:tcW w:w="601" w:type="pct"/>
          </w:tcPr>
          <w:p w:rsidRPr="00C20AEF" w:rsidR="00234020" w:rsidP="00234020" w:rsidRDefault="00234020" w14:paraId="628F61CA" w14:textId="77777777">
            <w:pPr>
              <w:pStyle w:val="TabelleFlietext3"/>
              <w:spacing w:before="60" w:after="60"/>
              <w:jc w:val="center"/>
            </w:pPr>
          </w:p>
        </w:tc>
        <w:tc>
          <w:tcPr>
            <w:tcW w:w="954" w:type="pct"/>
          </w:tcPr>
          <w:p w:rsidRPr="00C20AEF" w:rsidR="00234020" w:rsidP="00234020" w:rsidRDefault="00234020" w14:paraId="31A76CC8" w14:textId="77777777">
            <w:pPr>
              <w:pStyle w:val="TabelleFlietext3"/>
              <w:spacing w:before="60" w:after="60"/>
            </w:pPr>
            <w:r>
              <w:t>Weight format</w:t>
            </w:r>
          </w:p>
        </w:tc>
        <w:tc>
          <w:tcPr>
            <w:tcW w:w="2542" w:type="pct"/>
          </w:tcPr>
          <w:p w:rsidRPr="00C20AEF" w:rsidR="00234020" w:rsidP="00234020" w:rsidRDefault="00234020" w14:paraId="7F050BCB" w14:textId="77777777">
            <w:pPr>
              <w:pStyle w:val="TabelleFlietext3"/>
              <w:keepNext/>
              <w:spacing w:before="60" w:after="60"/>
            </w:pPr>
            <w:r>
              <w:t>Net total weight of all parts assigned to this seller (of the order).</w:t>
            </w:r>
          </w:p>
        </w:tc>
      </w:tr>
      <w:tr w:rsidRPr="00C20AEF" w:rsidR="00F55DB2" w:rsidTr="00234020" w14:paraId="2CB69C08" w14:textId="77777777">
        <w:tc>
          <w:tcPr>
            <w:tcW w:w="903" w:type="pct"/>
          </w:tcPr>
          <w:p w:rsidRPr="00C20AEF" w:rsidR="00F55DB2" w:rsidP="00234020" w:rsidRDefault="00F55DB2" w14:paraId="165ACDAD" w14:textId="77777777">
            <w:pPr>
              <w:pStyle w:val="TabelleFlietext3"/>
              <w:spacing w:before="60" w:after="60"/>
            </w:pPr>
            <w:r>
              <w:t>Delete</w:t>
            </w:r>
          </w:p>
        </w:tc>
        <w:tc>
          <w:tcPr>
            <w:tcW w:w="601" w:type="pct"/>
          </w:tcPr>
          <w:p w:rsidRPr="00C20AEF" w:rsidR="00F55DB2" w:rsidP="00234020" w:rsidRDefault="00F55DB2" w14:paraId="34913499" w14:textId="77777777">
            <w:pPr>
              <w:pStyle w:val="TabelleFlietext3"/>
              <w:spacing w:before="60" w:after="60"/>
              <w:jc w:val="center"/>
            </w:pPr>
            <w:r>
              <w:t>(X)</w:t>
            </w:r>
          </w:p>
        </w:tc>
        <w:tc>
          <w:tcPr>
            <w:tcW w:w="954" w:type="pct"/>
          </w:tcPr>
          <w:p w:rsidRPr="00C20AEF" w:rsidR="00F55DB2" w:rsidP="00234020" w:rsidRDefault="00F55DB2" w14:paraId="419BA7C0" w14:textId="77777777">
            <w:pPr>
              <w:pStyle w:val="TabelleFlietext3"/>
              <w:spacing w:before="60" w:after="60"/>
            </w:pPr>
            <w:r>
              <w:t>Icon</w:t>
            </w:r>
          </w:p>
        </w:tc>
        <w:tc>
          <w:tcPr>
            <w:tcW w:w="2542" w:type="pct"/>
          </w:tcPr>
          <w:p w:rsidRPr="00C20AEF" w:rsidR="00F55DB2" w:rsidP="00234020" w:rsidRDefault="00F55DB2" w14:paraId="0B7F463F" w14:textId="770C89C3">
            <w:pPr>
              <w:pStyle w:val="TabelleFlietext3"/>
              <w:keepNext/>
              <w:spacing w:before="60" w:after="60"/>
            </w:pPr>
            <w:r>
              <w:t>Icon + tooltip. Deletes all items (parts) assigned to this seller.</w:t>
            </w:r>
          </w:p>
        </w:tc>
      </w:tr>
      <w:tr w:rsidRPr="00C20AEF" w:rsidR="00234020" w:rsidTr="00234020" w14:paraId="46284BD1" w14:textId="77777777">
        <w:tc>
          <w:tcPr>
            <w:tcW w:w="903" w:type="pct"/>
          </w:tcPr>
          <w:p w:rsidRPr="00C20AEF" w:rsidR="00234020" w:rsidP="00234020" w:rsidRDefault="00234020" w14:paraId="748C9AC5" w14:textId="77777777">
            <w:pPr>
              <w:pStyle w:val="TabelleFlietext3"/>
              <w:spacing w:before="60" w:after="60"/>
            </w:pPr>
            <w:r>
              <w:t>Order</w:t>
            </w:r>
          </w:p>
        </w:tc>
        <w:tc>
          <w:tcPr>
            <w:tcW w:w="601" w:type="pct"/>
          </w:tcPr>
          <w:p w:rsidRPr="00C20AEF" w:rsidR="00234020" w:rsidP="00234020" w:rsidRDefault="00234020" w14:paraId="511A7CCA" w14:textId="77777777">
            <w:pPr>
              <w:pStyle w:val="TabelleFlietext3"/>
              <w:spacing w:before="60" w:after="60"/>
              <w:jc w:val="center"/>
            </w:pPr>
            <w:r>
              <w:t>(X)</w:t>
            </w:r>
          </w:p>
        </w:tc>
        <w:tc>
          <w:tcPr>
            <w:tcW w:w="954" w:type="pct"/>
          </w:tcPr>
          <w:p w:rsidRPr="00C20AEF" w:rsidR="00234020" w:rsidP="00234020" w:rsidRDefault="00F55DB2" w14:paraId="003229BA" w14:textId="77777777">
            <w:pPr>
              <w:pStyle w:val="TabelleFlietext3"/>
              <w:spacing w:before="60" w:after="60"/>
            </w:pPr>
            <w:r>
              <w:t>Checkbox</w:t>
            </w:r>
          </w:p>
        </w:tc>
        <w:tc>
          <w:tcPr>
            <w:tcW w:w="2542" w:type="pct"/>
          </w:tcPr>
          <w:p w:rsidRPr="00C20AEF" w:rsidR="00234020" w:rsidP="00234020" w:rsidRDefault="00F55DB2" w14:paraId="1F777DF8" w14:textId="77777777">
            <w:pPr>
              <w:pStyle w:val="TabelleFlietext3"/>
              <w:keepNext/>
              <w:spacing w:before="60" w:after="60"/>
            </w:pPr>
            <w:r>
              <w:t>Checkbox. If selected, then all items (parts) assigned to this seller will be ordered.</w:t>
            </w:r>
          </w:p>
        </w:tc>
      </w:tr>
    </w:tbl>
    <w:p w:rsidRPr="00C20AEF" w:rsidR="00234020" w:rsidP="00234020" w:rsidRDefault="00234020" w14:paraId="12F1660C" w14:textId="1C1AF048">
      <w:pPr>
        <w:pStyle w:val="Beschriftung"/>
      </w:pPr>
      <w:bookmarkStart w:name="_Toc98411837" w:id="468"/>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33</w:t>
      </w:r>
      <w:r>
        <w:fldChar w:fldCharType="end"/>
      </w:r>
      <w:r>
        <w:t xml:space="preserve"> - Shopping cart: Elements of the main branch</w:t>
      </w:r>
      <w:bookmarkEnd w:id="468"/>
    </w:p>
    <w:p w:rsidRPr="00C20AEF" w:rsidR="00234020" w:rsidP="00234020" w:rsidRDefault="00234020" w14:paraId="51E49B06" w14:textId="77777777">
      <w:pPr>
        <w:pStyle w:val="Anforderungsnummer"/>
      </w:pPr>
      <w:r>
        <w:t>Requirement: FKT-GUI-164</w:t>
      </w:r>
    </w:p>
    <w:p w:rsidRPr="00C20AEF" w:rsidR="00234020" w:rsidP="00234020" w:rsidRDefault="00234020" w14:paraId="4A1C05A7" w14:textId="77777777">
      <w:pPr>
        <w:pStyle w:val="Anforderungstext"/>
      </w:pPr>
      <w:r>
        <w:t>The system must display a sub-branch below a main branch (seller) for each part number with the following values:</w:t>
      </w:r>
    </w:p>
    <w:p w:rsidRPr="00C20AEF" w:rsidR="0034307A" w:rsidP="0034307A" w:rsidRDefault="0034307A" w14:paraId="3011B4A8" w14:textId="77777777">
      <w:pPr>
        <w:pStyle w:val="Textkrper"/>
      </w:pPr>
    </w:p>
    <w:tbl>
      <w:tblPr>
        <w:tblW w:w="5000" w:type="pct"/>
        <w:tblBorders>
          <w:top w:val="single" w:color="E20074" w:sz="18" w:space="0"/>
          <w:insideH w:val="single" w:color="auto" w:sz="4" w:space="0"/>
        </w:tblBorders>
        <w:tblLook w:val="01E0" w:firstRow="1" w:lastRow="1" w:firstColumn="1" w:lastColumn="1" w:noHBand="0" w:noVBand="0"/>
      </w:tblPr>
      <w:tblGrid>
        <w:gridCol w:w="1807"/>
        <w:gridCol w:w="1232"/>
        <w:gridCol w:w="1771"/>
        <w:gridCol w:w="4538"/>
      </w:tblGrid>
      <w:tr w:rsidRPr="00C20AEF" w:rsidR="00234020" w:rsidTr="00F55DB2" w14:paraId="653BBC6D" w14:textId="77777777">
        <w:trPr>
          <w:tblHeader/>
        </w:trPr>
        <w:tc>
          <w:tcPr>
            <w:tcW w:w="967" w:type="pct"/>
            <w:tcBorders>
              <w:top w:val="single" w:color="E20074" w:sz="18" w:space="0"/>
              <w:bottom w:val="single" w:color="auto" w:sz="4" w:space="0"/>
            </w:tcBorders>
            <w:shd w:val="clear" w:color="auto" w:fill="E0E0E0"/>
          </w:tcPr>
          <w:p w:rsidRPr="00C20AEF" w:rsidR="00234020" w:rsidP="00234020" w:rsidRDefault="00234020" w14:paraId="324C5478" w14:textId="77777777">
            <w:pPr>
              <w:pStyle w:val="TableHeading"/>
              <w:keepNext w:val="0"/>
              <w:rPr>
                <w:rStyle w:val="Fett"/>
                <w:b/>
                <w:bCs/>
              </w:rPr>
            </w:pPr>
            <w:r>
              <w:rPr>
                <w:rStyle w:val="Fett"/>
                <w:b/>
              </w:rPr>
              <w:t>Column</w:t>
            </w:r>
          </w:p>
        </w:tc>
        <w:tc>
          <w:tcPr>
            <w:tcW w:w="659" w:type="pct"/>
            <w:tcBorders>
              <w:top w:val="single" w:color="E20074" w:sz="18" w:space="0"/>
              <w:bottom w:val="single" w:color="auto" w:sz="4" w:space="0"/>
            </w:tcBorders>
            <w:shd w:val="clear" w:color="auto" w:fill="E0E0E0"/>
          </w:tcPr>
          <w:p w:rsidRPr="00C20AEF" w:rsidR="00234020" w:rsidP="00234020" w:rsidRDefault="00234020" w14:paraId="3551455A" w14:textId="77777777">
            <w:pPr>
              <w:pStyle w:val="TableHeading"/>
              <w:keepNext w:val="0"/>
              <w:rPr>
                <w:rStyle w:val="Fett"/>
                <w:b/>
                <w:bCs/>
              </w:rPr>
            </w:pPr>
            <w:r>
              <w:rPr>
                <w:rStyle w:val="Fett"/>
                <w:b/>
              </w:rPr>
              <w:t>Editable</w:t>
            </w:r>
          </w:p>
        </w:tc>
        <w:tc>
          <w:tcPr>
            <w:tcW w:w="947" w:type="pct"/>
            <w:tcBorders>
              <w:top w:val="single" w:color="E20074" w:sz="18" w:space="0"/>
              <w:bottom w:val="single" w:color="auto" w:sz="4" w:space="0"/>
            </w:tcBorders>
            <w:shd w:val="clear" w:color="auto" w:fill="E0E0E0"/>
          </w:tcPr>
          <w:p w:rsidRPr="00C20AEF" w:rsidR="00234020" w:rsidP="00234020" w:rsidRDefault="00234020" w14:paraId="09DE6BA9" w14:textId="77777777">
            <w:pPr>
              <w:pStyle w:val="TableHeading"/>
              <w:keepNext w:val="0"/>
              <w:rPr>
                <w:rStyle w:val="Fett"/>
                <w:b/>
                <w:bCs/>
              </w:rPr>
            </w:pPr>
            <w:r>
              <w:rPr>
                <w:rStyle w:val="Fett"/>
                <w:b/>
              </w:rPr>
              <w:t>Format</w:t>
            </w:r>
          </w:p>
        </w:tc>
        <w:tc>
          <w:tcPr>
            <w:tcW w:w="2428" w:type="pct"/>
            <w:tcBorders>
              <w:top w:val="single" w:color="E20074" w:sz="18" w:space="0"/>
              <w:bottom w:val="single" w:color="auto" w:sz="4" w:space="0"/>
            </w:tcBorders>
            <w:shd w:val="clear" w:color="auto" w:fill="E0E0E0"/>
          </w:tcPr>
          <w:p w:rsidRPr="00C20AEF" w:rsidR="00234020" w:rsidP="00234020" w:rsidRDefault="00234020" w14:paraId="34D4DD54" w14:textId="77777777">
            <w:pPr>
              <w:pStyle w:val="TableHeading"/>
              <w:keepNext w:val="0"/>
              <w:rPr>
                <w:rStyle w:val="Fett"/>
                <w:b/>
                <w:bCs/>
              </w:rPr>
            </w:pPr>
            <w:r>
              <w:rPr>
                <w:rStyle w:val="Fett"/>
                <w:b/>
              </w:rPr>
              <w:t>Display</w:t>
            </w:r>
          </w:p>
        </w:tc>
      </w:tr>
      <w:tr w:rsidRPr="00C20AEF" w:rsidR="00234020" w:rsidTr="00F55DB2" w14:paraId="2100196B" w14:textId="77777777">
        <w:tc>
          <w:tcPr>
            <w:tcW w:w="967" w:type="pct"/>
          </w:tcPr>
          <w:p w:rsidRPr="00C20AEF" w:rsidR="00234020" w:rsidP="00234020" w:rsidRDefault="00234020" w14:paraId="3FB8846E" w14:textId="77777777">
            <w:pPr>
              <w:pStyle w:val="TabelleFlietext3"/>
              <w:spacing w:before="60" w:after="60"/>
            </w:pPr>
            <w:r>
              <w:t>Part number found</w:t>
            </w:r>
          </w:p>
        </w:tc>
        <w:tc>
          <w:tcPr>
            <w:tcW w:w="659" w:type="pct"/>
          </w:tcPr>
          <w:p w:rsidRPr="00C20AEF" w:rsidR="00234020" w:rsidP="00234020" w:rsidRDefault="00234020" w14:paraId="24BD39D8" w14:textId="77777777">
            <w:pPr>
              <w:pStyle w:val="TabelleFlietext3"/>
              <w:spacing w:before="60" w:after="60"/>
              <w:jc w:val="center"/>
            </w:pPr>
          </w:p>
        </w:tc>
        <w:tc>
          <w:tcPr>
            <w:tcW w:w="947" w:type="pct"/>
          </w:tcPr>
          <w:p w:rsidRPr="00C20AEF" w:rsidR="00234020" w:rsidP="00234020" w:rsidRDefault="00234020" w14:paraId="0A60CAB2" w14:textId="77777777">
            <w:pPr>
              <w:pStyle w:val="TabelleFlietext3"/>
              <w:spacing w:before="60" w:after="60"/>
            </w:pPr>
            <w:r>
              <w:t>Print format</w:t>
            </w:r>
          </w:p>
        </w:tc>
        <w:tc>
          <w:tcPr>
            <w:tcW w:w="2428" w:type="pct"/>
          </w:tcPr>
          <w:p w:rsidRPr="00C20AEF" w:rsidR="00234020" w:rsidP="00234020" w:rsidRDefault="00234020" w14:paraId="3E4CBD1F" w14:textId="77777777">
            <w:pPr>
              <w:pStyle w:val="TabelleFlietext3"/>
              <w:spacing w:before="60" w:after="60"/>
            </w:pPr>
            <w:r>
              <w:t>Found part number.</w:t>
            </w:r>
          </w:p>
        </w:tc>
      </w:tr>
      <w:tr w:rsidRPr="00C20AEF" w:rsidR="00234020" w:rsidTr="00F55DB2" w14:paraId="570AF483" w14:textId="77777777">
        <w:tc>
          <w:tcPr>
            <w:tcW w:w="967" w:type="pct"/>
            <w:tcBorders>
              <w:top w:val="single" w:color="auto" w:sz="4" w:space="0"/>
            </w:tcBorders>
          </w:tcPr>
          <w:p w:rsidRPr="00C20AEF" w:rsidR="00234020" w:rsidP="00234020" w:rsidRDefault="00234020" w14:paraId="1BDBD878" w14:textId="77777777">
            <w:pPr>
              <w:pStyle w:val="TabelleFlietext3"/>
              <w:spacing w:before="60" w:after="60"/>
            </w:pPr>
            <w:r>
              <w:lastRenderedPageBreak/>
              <w:t>BHW</w:t>
            </w:r>
          </w:p>
        </w:tc>
        <w:tc>
          <w:tcPr>
            <w:tcW w:w="659" w:type="pct"/>
            <w:tcBorders>
              <w:top w:val="single" w:color="auto" w:sz="4" w:space="0"/>
            </w:tcBorders>
          </w:tcPr>
          <w:p w:rsidRPr="00C20AEF" w:rsidR="00234020" w:rsidP="00234020" w:rsidRDefault="00F10062" w14:paraId="5C0C28B7" w14:textId="77777777">
            <w:pPr>
              <w:pStyle w:val="TabelleFlietext3"/>
              <w:spacing w:before="60" w:after="60"/>
              <w:jc w:val="center"/>
            </w:pPr>
            <w:r>
              <w:t>X</w:t>
            </w:r>
          </w:p>
        </w:tc>
        <w:tc>
          <w:tcPr>
            <w:tcW w:w="947" w:type="pct"/>
            <w:tcBorders>
              <w:top w:val="single" w:color="auto" w:sz="4" w:space="0"/>
            </w:tcBorders>
          </w:tcPr>
          <w:p w:rsidRPr="00C20AEF" w:rsidR="00234020" w:rsidP="00234020" w:rsidRDefault="00234020" w14:paraId="5982EC5D" w14:textId="77777777">
            <w:pPr>
              <w:pStyle w:val="TabelleFlietext3"/>
              <w:spacing w:before="60" w:after="60"/>
            </w:pPr>
            <w:r>
              <w:t>-</w:t>
            </w:r>
          </w:p>
        </w:tc>
        <w:tc>
          <w:tcPr>
            <w:tcW w:w="2428" w:type="pct"/>
            <w:tcBorders>
              <w:top w:val="single" w:color="auto" w:sz="4" w:space="0"/>
            </w:tcBorders>
          </w:tcPr>
          <w:p w:rsidRPr="00C20AEF" w:rsidR="00F55DB2" w:rsidP="00F55DB2" w:rsidRDefault="00234020" w14:paraId="0EB29D9B" w14:textId="77777777">
            <w:pPr>
              <w:pStyle w:val="TabelleFlietext3"/>
              <w:spacing w:before="60" w:after="60"/>
            </w:pPr>
            <w:r>
              <w:t>Order note for the position (Incl. Icon + Tooltip).</w:t>
            </w:r>
          </w:p>
          <w:p w:rsidRPr="00C20AEF" w:rsidR="00234020" w:rsidP="00234020" w:rsidRDefault="00234020" w14:paraId="7554F369" w14:textId="77777777">
            <w:pPr>
              <w:pStyle w:val="TabelleFlietext3"/>
              <w:spacing w:before="60" w:after="60"/>
            </w:pPr>
          </w:p>
        </w:tc>
      </w:tr>
      <w:tr w:rsidRPr="00C20AEF" w:rsidR="00234020" w:rsidTr="00F55DB2" w14:paraId="700A8271" w14:textId="77777777">
        <w:tc>
          <w:tcPr>
            <w:tcW w:w="967" w:type="pct"/>
          </w:tcPr>
          <w:p w:rsidRPr="00C20AEF" w:rsidR="00234020" w:rsidP="00234020" w:rsidRDefault="00234020" w14:paraId="5A5318AF" w14:textId="77777777">
            <w:pPr>
              <w:pStyle w:val="TabelleFlietext3"/>
              <w:spacing w:before="60" w:after="60"/>
            </w:pPr>
            <w:r>
              <w:t>Quantity searched</w:t>
            </w:r>
          </w:p>
        </w:tc>
        <w:tc>
          <w:tcPr>
            <w:tcW w:w="659" w:type="pct"/>
          </w:tcPr>
          <w:p w:rsidRPr="00C20AEF" w:rsidR="00234020" w:rsidP="00234020" w:rsidRDefault="00F10062" w14:paraId="40E6DC46" w14:textId="77777777">
            <w:pPr>
              <w:pStyle w:val="TabelleFlietext3"/>
              <w:spacing w:before="60" w:after="60"/>
              <w:jc w:val="center"/>
            </w:pPr>
            <w:r>
              <w:t>X</w:t>
            </w:r>
          </w:p>
        </w:tc>
        <w:tc>
          <w:tcPr>
            <w:tcW w:w="947" w:type="pct"/>
          </w:tcPr>
          <w:p w:rsidRPr="00C20AEF" w:rsidR="00234020" w:rsidP="00234020" w:rsidRDefault="00234020" w14:paraId="739D3614" w14:textId="77777777">
            <w:pPr>
              <w:pStyle w:val="TabelleFlietext3"/>
              <w:spacing w:before="60" w:after="60"/>
            </w:pPr>
            <w:r>
              <w:t>Numeric. Integer</w:t>
            </w:r>
          </w:p>
        </w:tc>
        <w:tc>
          <w:tcPr>
            <w:tcW w:w="2428" w:type="pct"/>
          </w:tcPr>
          <w:p w:rsidRPr="00C20AEF" w:rsidR="00234020" w:rsidP="00234020" w:rsidRDefault="00234020" w14:paraId="7130967F" w14:textId="77777777">
            <w:pPr>
              <w:pStyle w:val="TabelleFlietext3"/>
              <w:spacing w:before="60" w:after="60"/>
            </w:pPr>
            <w:r>
              <w:t>Quantity sought.  Editable via a text field. Enter a numeric value between 0 and the found quantity.</w:t>
            </w:r>
          </w:p>
        </w:tc>
      </w:tr>
      <w:tr w:rsidRPr="00C20AEF" w:rsidR="00234020" w:rsidTr="00F55DB2" w14:paraId="0D0BC7FD" w14:textId="77777777">
        <w:tc>
          <w:tcPr>
            <w:tcW w:w="967" w:type="pct"/>
          </w:tcPr>
          <w:p w:rsidRPr="00C20AEF" w:rsidR="00234020" w:rsidP="00234020" w:rsidRDefault="00234020" w14:paraId="5E3B1013" w14:textId="77777777">
            <w:pPr>
              <w:pStyle w:val="TabelleFlietext3"/>
              <w:spacing w:before="60" w:after="60"/>
            </w:pPr>
            <w:r>
              <w:t>Quantity found</w:t>
            </w:r>
          </w:p>
        </w:tc>
        <w:tc>
          <w:tcPr>
            <w:tcW w:w="659" w:type="pct"/>
          </w:tcPr>
          <w:p w:rsidRPr="00C20AEF" w:rsidR="00234020" w:rsidP="00234020" w:rsidRDefault="00234020" w14:paraId="1AE49FD1" w14:textId="77777777">
            <w:pPr>
              <w:pStyle w:val="TabelleFlietext3"/>
              <w:spacing w:before="60" w:after="60"/>
              <w:jc w:val="center"/>
            </w:pPr>
          </w:p>
        </w:tc>
        <w:tc>
          <w:tcPr>
            <w:tcW w:w="947" w:type="pct"/>
          </w:tcPr>
          <w:p w:rsidRPr="00C20AEF" w:rsidR="00234020" w:rsidP="00234020" w:rsidRDefault="00234020" w14:paraId="4FD3D284" w14:textId="77777777">
            <w:pPr>
              <w:pStyle w:val="TabelleFlietext3"/>
              <w:spacing w:before="60" w:after="60"/>
            </w:pPr>
            <w:r>
              <w:t>Numeric. Integer</w:t>
            </w:r>
          </w:p>
        </w:tc>
        <w:tc>
          <w:tcPr>
            <w:tcW w:w="2428" w:type="pct"/>
          </w:tcPr>
          <w:p w:rsidRPr="00C20AEF" w:rsidR="00234020" w:rsidP="00234020" w:rsidRDefault="00234020" w14:paraId="0C3FF7A2" w14:textId="55B5AAF9">
            <w:pPr>
              <w:pStyle w:val="TabelleFlietext3"/>
              <w:spacing w:before="60" w:after="60"/>
            </w:pPr>
            <w:r>
              <w:t xml:space="preserve">Quantity found at the seller (current </w:t>
            </w:r>
            <w:proofErr w:type="spellStart"/>
            <w:r>
              <w:t>DeadStock</w:t>
            </w:r>
            <w:proofErr w:type="spellEnd"/>
            <w:r>
              <w:t xml:space="preserve"> inventory, see also </w:t>
            </w:r>
            <w:r w:rsidRPr="00C20AEF" w:rsidR="004414E3">
              <w:fldChar w:fldCharType="begin"/>
            </w:r>
            <w:r w:rsidRPr="00C20AEF" w:rsidR="004414E3">
              <w:instrText xml:space="preserve"> REF FKT_SUCH_3 \h  \* MERGEFORMAT </w:instrText>
            </w:r>
            <w:r w:rsidRPr="00C20AEF" w:rsidR="004414E3">
              <w:fldChar w:fldCharType="separate"/>
            </w:r>
            <w:proofErr w:type="spellStart"/>
            <w:r w:rsidRPr="00C50A59" w:rsidR="000D3A2D">
              <w:t>Anforderung</w:t>
            </w:r>
            <w:proofErr w:type="spellEnd"/>
            <w:r w:rsidRPr="00C50A59" w:rsidR="000D3A2D">
              <w:t>: FKT-SUCH-3</w:t>
            </w:r>
            <w:r w:rsidRPr="00C20AEF" w:rsidR="004414E3">
              <w:fldChar w:fldCharType="end"/>
            </w:r>
            <w:r>
              <w:t>).</w:t>
            </w:r>
          </w:p>
        </w:tc>
      </w:tr>
      <w:tr w:rsidRPr="00C20AEF" w:rsidR="00234020" w:rsidTr="00F55DB2" w14:paraId="08EB977A" w14:textId="77777777">
        <w:tc>
          <w:tcPr>
            <w:tcW w:w="967" w:type="pct"/>
          </w:tcPr>
          <w:p w:rsidRPr="00C20AEF" w:rsidR="00234020" w:rsidP="00234020" w:rsidRDefault="00244DCE" w14:paraId="1803E8FD" w14:textId="57D574B6">
            <w:pPr>
              <w:pStyle w:val="TabelleFlietext3"/>
              <w:spacing w:before="60" w:after="60"/>
            </w:pPr>
            <w:proofErr w:type="spellStart"/>
            <w:r>
              <w:t>DeadStock</w:t>
            </w:r>
            <w:proofErr w:type="spellEnd"/>
            <w:r>
              <w:t xml:space="preserve"> order value (Pos)</w:t>
            </w:r>
          </w:p>
        </w:tc>
        <w:tc>
          <w:tcPr>
            <w:tcW w:w="659" w:type="pct"/>
          </w:tcPr>
          <w:p w:rsidRPr="00C20AEF" w:rsidR="00234020" w:rsidP="00234020" w:rsidRDefault="00234020" w14:paraId="690DEE9A" w14:textId="77777777">
            <w:pPr>
              <w:pStyle w:val="TabelleFlietext3"/>
              <w:spacing w:before="60" w:after="60"/>
              <w:jc w:val="center"/>
            </w:pPr>
          </w:p>
        </w:tc>
        <w:tc>
          <w:tcPr>
            <w:tcW w:w="947" w:type="pct"/>
          </w:tcPr>
          <w:p w:rsidRPr="00C20AEF" w:rsidR="00234020" w:rsidP="00234020" w:rsidRDefault="00234020" w14:paraId="568768BB" w14:textId="77777777">
            <w:pPr>
              <w:pStyle w:val="TabelleFlietext3"/>
              <w:spacing w:before="60" w:after="60"/>
            </w:pPr>
            <w:r>
              <w:t>Price format</w:t>
            </w:r>
          </w:p>
        </w:tc>
        <w:tc>
          <w:tcPr>
            <w:tcW w:w="2428" w:type="pct"/>
          </w:tcPr>
          <w:p w:rsidRPr="00C20AEF" w:rsidR="00234020" w:rsidP="00234020" w:rsidRDefault="00244DCE" w14:paraId="23C99F28" w14:textId="553CCFDC">
            <w:pPr>
              <w:pStyle w:val="TabelleFlietext3"/>
              <w:spacing w:before="60" w:after="60"/>
            </w:pPr>
            <w:proofErr w:type="spellStart"/>
            <w:r>
              <w:t>DeadStock</w:t>
            </w:r>
            <w:proofErr w:type="spellEnd"/>
            <w:r>
              <w:t xml:space="preserve"> unit price * Quantity wanted.</w:t>
            </w:r>
          </w:p>
        </w:tc>
      </w:tr>
      <w:tr w:rsidRPr="00C20AEF" w:rsidR="00234020" w:rsidTr="00F55DB2" w14:paraId="2A60F8E5" w14:textId="77777777">
        <w:tc>
          <w:tcPr>
            <w:tcW w:w="967" w:type="pct"/>
          </w:tcPr>
          <w:p w:rsidRPr="00C20AEF" w:rsidR="00234020" w:rsidP="00234020" w:rsidRDefault="00234020" w14:paraId="511EE3E8" w14:textId="77777777">
            <w:pPr>
              <w:pStyle w:val="TabelleFlietext3"/>
              <w:spacing w:before="60" w:after="60"/>
            </w:pPr>
            <w:r>
              <w:t>Weight (Pos)</w:t>
            </w:r>
          </w:p>
        </w:tc>
        <w:tc>
          <w:tcPr>
            <w:tcW w:w="659" w:type="pct"/>
          </w:tcPr>
          <w:p w:rsidRPr="00C20AEF" w:rsidR="00234020" w:rsidP="00234020" w:rsidRDefault="00234020" w14:paraId="291A2B27" w14:textId="77777777">
            <w:pPr>
              <w:pStyle w:val="TabelleFlietext3"/>
              <w:spacing w:before="60" w:after="60"/>
              <w:jc w:val="center"/>
            </w:pPr>
          </w:p>
        </w:tc>
        <w:tc>
          <w:tcPr>
            <w:tcW w:w="947" w:type="pct"/>
          </w:tcPr>
          <w:p w:rsidRPr="00C20AEF" w:rsidR="00234020" w:rsidP="00234020" w:rsidRDefault="00234020" w14:paraId="6BF631E9" w14:textId="77777777">
            <w:pPr>
              <w:pStyle w:val="TabelleFlietext3"/>
              <w:spacing w:before="60" w:after="60"/>
            </w:pPr>
            <w:r>
              <w:t>Weight format</w:t>
            </w:r>
          </w:p>
        </w:tc>
        <w:tc>
          <w:tcPr>
            <w:tcW w:w="2428" w:type="pct"/>
          </w:tcPr>
          <w:p w:rsidRPr="00C20AEF" w:rsidR="00234020" w:rsidP="00234020" w:rsidRDefault="00234020" w14:paraId="5EE5A111" w14:textId="77777777">
            <w:pPr>
              <w:pStyle w:val="TabelleFlietext3"/>
              <w:spacing w:before="60" w:after="60"/>
            </w:pPr>
            <w:r>
              <w:t>Quantity sought * Net individual weight.</w:t>
            </w:r>
          </w:p>
        </w:tc>
      </w:tr>
      <w:tr w:rsidRPr="00C20AEF" w:rsidR="00F55DB2" w:rsidTr="00F55DB2" w14:paraId="25216077" w14:textId="77777777">
        <w:tc>
          <w:tcPr>
            <w:tcW w:w="967" w:type="pct"/>
          </w:tcPr>
          <w:p w:rsidRPr="00C20AEF" w:rsidR="00F55DB2" w:rsidP="006862A6" w:rsidRDefault="00F55DB2" w14:paraId="65393C5C" w14:textId="77777777">
            <w:pPr>
              <w:pStyle w:val="TabelleFlietext3"/>
              <w:spacing w:before="60" w:after="60"/>
            </w:pPr>
            <w:r>
              <w:t>Delete</w:t>
            </w:r>
          </w:p>
        </w:tc>
        <w:tc>
          <w:tcPr>
            <w:tcW w:w="659" w:type="pct"/>
          </w:tcPr>
          <w:p w:rsidRPr="00C20AEF" w:rsidR="00F55DB2" w:rsidP="006862A6" w:rsidRDefault="00F55DB2" w14:paraId="5FCD8716" w14:textId="77777777">
            <w:pPr>
              <w:pStyle w:val="TabelleFlietext3"/>
              <w:spacing w:before="60" w:after="60"/>
              <w:jc w:val="center"/>
            </w:pPr>
            <w:r>
              <w:t>(X)</w:t>
            </w:r>
          </w:p>
        </w:tc>
        <w:tc>
          <w:tcPr>
            <w:tcW w:w="947" w:type="pct"/>
          </w:tcPr>
          <w:p w:rsidRPr="00C20AEF" w:rsidR="00F55DB2" w:rsidP="006862A6" w:rsidRDefault="00F55DB2" w14:paraId="6AC445E2" w14:textId="77777777">
            <w:pPr>
              <w:pStyle w:val="TabelleFlietext3"/>
              <w:spacing w:before="60" w:after="60"/>
            </w:pPr>
            <w:r>
              <w:t>Icon</w:t>
            </w:r>
          </w:p>
        </w:tc>
        <w:tc>
          <w:tcPr>
            <w:tcW w:w="2428" w:type="pct"/>
          </w:tcPr>
          <w:p w:rsidRPr="00C20AEF" w:rsidR="00F55DB2" w:rsidP="006862A6" w:rsidRDefault="00F55DB2" w14:paraId="06B9E8B7" w14:textId="77777777">
            <w:pPr>
              <w:pStyle w:val="TabelleFlietext3"/>
              <w:spacing w:before="60" w:after="60"/>
            </w:pPr>
            <w:r>
              <w:t>Icon + tooltip. Deletes the position.</w:t>
            </w:r>
          </w:p>
        </w:tc>
      </w:tr>
      <w:tr w:rsidRPr="00C20AEF" w:rsidR="00F55DB2" w:rsidTr="00F55DB2" w14:paraId="5B34FC2D" w14:textId="77777777">
        <w:tc>
          <w:tcPr>
            <w:tcW w:w="967" w:type="pct"/>
          </w:tcPr>
          <w:p w:rsidRPr="00C20AEF" w:rsidR="00F55DB2" w:rsidP="00234020" w:rsidRDefault="00F55DB2" w14:paraId="0C7E809D" w14:textId="77777777">
            <w:pPr>
              <w:pStyle w:val="TabelleFlietext3"/>
              <w:spacing w:before="60" w:after="60"/>
            </w:pPr>
            <w:r>
              <w:t>Order</w:t>
            </w:r>
          </w:p>
        </w:tc>
        <w:tc>
          <w:tcPr>
            <w:tcW w:w="659" w:type="pct"/>
          </w:tcPr>
          <w:p w:rsidRPr="00C20AEF" w:rsidR="00F55DB2" w:rsidP="00234020" w:rsidRDefault="00F55DB2" w14:paraId="6C18B02B" w14:textId="77777777">
            <w:pPr>
              <w:pStyle w:val="TabelleFlietext3"/>
              <w:spacing w:before="60" w:after="60"/>
              <w:jc w:val="center"/>
            </w:pPr>
            <w:r>
              <w:t>(X)</w:t>
            </w:r>
          </w:p>
        </w:tc>
        <w:tc>
          <w:tcPr>
            <w:tcW w:w="947" w:type="pct"/>
          </w:tcPr>
          <w:p w:rsidRPr="00C20AEF" w:rsidR="00F55DB2" w:rsidP="00234020" w:rsidRDefault="00F55DB2" w14:paraId="0A2B571D" w14:textId="77777777">
            <w:pPr>
              <w:pStyle w:val="TabelleFlietext3"/>
              <w:spacing w:before="60" w:after="60"/>
            </w:pPr>
            <w:r>
              <w:t>Checkbox</w:t>
            </w:r>
          </w:p>
        </w:tc>
        <w:tc>
          <w:tcPr>
            <w:tcW w:w="2428" w:type="pct"/>
          </w:tcPr>
          <w:p w:rsidRPr="00C20AEF" w:rsidR="00F55DB2" w:rsidP="00234020" w:rsidRDefault="00F55DB2" w14:paraId="3BB99FD2" w14:textId="77777777">
            <w:pPr>
              <w:pStyle w:val="TabelleFlietext3"/>
              <w:spacing w:before="60" w:after="60"/>
            </w:pPr>
            <w:r>
              <w:t>Checkbox. If selected, then this position is ordered.</w:t>
            </w:r>
          </w:p>
        </w:tc>
      </w:tr>
    </w:tbl>
    <w:p w:rsidRPr="00C20AEF" w:rsidR="00F55DB2" w:rsidP="00234020" w:rsidRDefault="00F55DB2" w14:paraId="1ABB2FBA" w14:textId="77777777">
      <w:pPr>
        <w:pStyle w:val="Beschriftung"/>
      </w:pPr>
    </w:p>
    <w:p w:rsidRPr="00C20AEF" w:rsidR="00234020" w:rsidP="00234020" w:rsidRDefault="00234020" w14:paraId="1A22C332" w14:textId="43FAE186">
      <w:pPr>
        <w:pStyle w:val="Beschriftung"/>
      </w:pPr>
      <w:bookmarkStart w:name="_Toc98411838" w:id="469"/>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34</w:t>
      </w:r>
      <w:r>
        <w:fldChar w:fldCharType="end"/>
      </w:r>
      <w:r>
        <w:t xml:space="preserve"> - Shopping cart: Elements of the sub-branch</w:t>
      </w:r>
      <w:bookmarkEnd w:id="469"/>
    </w:p>
    <w:p w:rsidRPr="00C20AEF" w:rsidR="00234020" w:rsidP="00234020" w:rsidRDefault="00234020" w14:paraId="42A719B9" w14:textId="77777777">
      <w:pPr>
        <w:pStyle w:val="Anforderungsnummer"/>
      </w:pPr>
      <w:r>
        <w:rPr>
          <w:highlight w:val="magenta"/>
        </w:rPr>
        <w:t>Requirement: FKT-GUI-165</w:t>
      </w:r>
    </w:p>
    <w:p w:rsidRPr="00C20AEF" w:rsidR="00234020" w:rsidP="00234020" w:rsidRDefault="00234020" w14:paraId="1F92AFC4" w14:textId="492C7203">
      <w:pPr>
        <w:pStyle w:val="Anforderungstext"/>
      </w:pPr>
      <w:r>
        <w:t xml:space="preserve">The </w:t>
      </w:r>
      <w:r>
        <w:rPr>
          <w:i/>
        </w:rPr>
        <w:t>Shipping Type</w:t>
      </w:r>
      <w:r>
        <w:t xml:space="preserve"> field of each main branch must be editable. </w:t>
      </w:r>
      <w:r>
        <w:rPr>
          <w:highlight w:val="magenta"/>
        </w:rPr>
        <w:t>It is highlighted in yellow (before selecting a transport service provider) and the field says "Please select ...". When hovering over the cell, a tooltip appears with the text "Please select a transportation provider by clicking in the cell."</w:t>
      </w:r>
      <w:r>
        <w:t xml:space="preserve"> The user can select the desired transport service provider from a combo box. The combo box is filled with the transport service providers available at the seller. When a user selects a transport service provider, a tooltip displays the costs, duration, and comments stored by the seller). </w:t>
      </w:r>
    </w:p>
    <w:p w:rsidRPr="00C20AEF" w:rsidR="0034307A" w:rsidP="0034307A" w:rsidRDefault="0034307A" w14:paraId="596DB8B6" w14:textId="77777777">
      <w:pPr>
        <w:pStyle w:val="Textkrper"/>
      </w:pPr>
    </w:p>
    <w:p w:rsidRPr="00C20AEF" w:rsidR="00234020" w:rsidP="00234020" w:rsidRDefault="00234020" w14:paraId="6153F508" w14:textId="77777777">
      <w:pPr>
        <w:pStyle w:val="Anforderungsnummer"/>
      </w:pPr>
      <w:r>
        <w:rPr>
          <w:highlight w:val="magenta"/>
        </w:rPr>
        <w:t>Requirement: FKT-GUI-166</w:t>
      </w:r>
    </w:p>
    <w:p w:rsidRPr="00C20AEF" w:rsidR="00DF304E" w:rsidP="00DF304E" w:rsidRDefault="00234020" w14:paraId="6CEC28B8" w14:textId="1827C88A">
      <w:pPr>
        <w:pStyle w:val="Anforderungstext"/>
      </w:pPr>
      <w:r>
        <w:t xml:space="preserve">The </w:t>
      </w:r>
      <w:r>
        <w:rPr>
          <w:i/>
        </w:rPr>
        <w:t xml:space="preserve">BHW </w:t>
      </w:r>
      <w:r>
        <w:t xml:space="preserve">field of each sub-branch must be editable. The user can fill in the </w:t>
      </w:r>
      <w:proofErr w:type="spellStart"/>
      <w:r>
        <w:t>orderer</w:t>
      </w:r>
      <w:proofErr w:type="spellEnd"/>
      <w:r>
        <w:t xml:space="preserve"> note for an order item (part) in a text field here. Automatic shortening to 71 characters (max. customer order number and BHW from multiple search, separated by semicolon).  The width of the field does </w:t>
      </w:r>
      <w:r>
        <w:rPr>
          <w:b/>
        </w:rPr>
        <w:t>not</w:t>
      </w:r>
      <w:r>
        <w:t xml:space="preserve"> automatically adjust based on the entered character length.  </w:t>
      </w:r>
    </w:p>
    <w:p w:rsidR="009C7112" w:rsidP="00DF304E" w:rsidRDefault="00DF304E" w14:paraId="3AE2FB80" w14:textId="50317164">
      <w:pPr>
        <w:pStyle w:val="Anforderungstext"/>
      </w:pPr>
      <w:r>
        <w:t xml:space="preserve">The user can use the context menu to apply a stored BHW to the remaining positions of </w:t>
      </w:r>
      <w:r>
        <w:rPr>
          <w:highlight w:val="magenta"/>
        </w:rPr>
        <w:t>the main branch</w:t>
      </w:r>
      <w:r>
        <w:t xml:space="preserve"> .</w:t>
      </w:r>
    </w:p>
    <w:p w:rsidRPr="00E31615" w:rsidR="00E31615" w:rsidP="00E31615" w:rsidRDefault="00E31615" w14:paraId="375EA8EB" w14:textId="6AA8F925">
      <w:pPr>
        <w:pStyle w:val="Anforderungstext"/>
        <w:rPr>
          <w:highlight w:val="magenta"/>
        </w:rPr>
      </w:pPr>
      <w:r>
        <w:rPr>
          <w:highlight w:val="magenta"/>
        </w:rPr>
        <w:t>If after the input of a BWH the input field is left or the BWH is taken over on the remaining positions the store button is activated automatically.</w:t>
      </w:r>
    </w:p>
    <w:p w:rsidRPr="00C20AEF" w:rsidR="00E31615" w:rsidP="00E31615" w:rsidRDefault="00E31615" w14:paraId="1CB84EFA" w14:textId="3150B864">
      <w:pPr>
        <w:pStyle w:val="Anforderungstext"/>
      </w:pPr>
      <w:r>
        <w:rPr>
          <w:highlight w:val="magenta"/>
        </w:rPr>
        <w:t>If the change is not saved, the user is notified by a message when loading the main panels, changing applications or closing the logistics bus.</w:t>
      </w:r>
    </w:p>
    <w:p w:rsidRPr="00C20AEF" w:rsidR="00234020" w:rsidP="004F390C" w:rsidRDefault="00234020" w14:paraId="30D743A1" w14:textId="77777777">
      <w:pPr>
        <w:pStyle w:val="Textkrper"/>
      </w:pPr>
    </w:p>
    <w:p w:rsidRPr="00C20AEF" w:rsidR="004F390C" w:rsidP="004F390C" w:rsidRDefault="004F390C" w14:paraId="4D4A4111" w14:textId="77777777">
      <w:pPr>
        <w:pStyle w:val="Anforderungsnummer"/>
      </w:pPr>
      <w:r>
        <w:t>Requirement: FKT-GUI-167</w:t>
      </w:r>
    </w:p>
    <w:p w:rsidRPr="00C20AEF" w:rsidR="0095155A" w:rsidP="004F390C" w:rsidRDefault="004F390C" w14:paraId="34AF1141" w14:textId="2FFA571B">
      <w:pPr>
        <w:pStyle w:val="Anforderungstext"/>
      </w:pPr>
      <w:r>
        <w:t xml:space="preserve">The </w:t>
      </w:r>
      <w:r>
        <w:rPr>
          <w:i/>
        </w:rPr>
        <w:t xml:space="preserve">Special Order Note </w:t>
      </w:r>
      <w:r>
        <w:t xml:space="preserve">field of each main branch must be editable. </w:t>
      </w:r>
    </w:p>
    <w:p w:rsidRPr="00C20AEF" w:rsidR="004F390C" w:rsidP="004F390C" w:rsidRDefault="0095155A" w14:paraId="3B35A98E" w14:textId="77777777">
      <w:pPr>
        <w:pStyle w:val="Anforderungstext"/>
      </w:pPr>
      <w:r>
        <w:t>The user clicks on the icon/button and a simple modal dialog opens (</w:t>
      </w:r>
      <w:proofErr w:type="spellStart"/>
      <w:r>
        <w:t>textarea</w:t>
      </w:r>
      <w:proofErr w:type="spellEnd"/>
      <w:r>
        <w:t xml:space="preserve"> and Save and Discard button). There the user can fill the special order note for an order. Automatic limitation to 1000 characters.  The width of the field does </w:t>
      </w:r>
      <w:r>
        <w:rPr>
          <w:b/>
        </w:rPr>
        <w:t>not</w:t>
      </w:r>
      <w:r>
        <w:t xml:space="preserve"> automatically adjust based on the entered character length. </w:t>
      </w:r>
    </w:p>
    <w:p w:rsidRPr="00C20AEF" w:rsidR="0014385A" w:rsidP="004F390C" w:rsidRDefault="0014385A" w14:paraId="14B6763E" w14:textId="77777777">
      <w:pPr>
        <w:pStyle w:val="Textkrper"/>
      </w:pPr>
    </w:p>
    <w:p w:rsidRPr="00C20AEF" w:rsidR="00234020" w:rsidP="00234020" w:rsidRDefault="00234020" w14:paraId="36E2F134" w14:textId="77777777">
      <w:pPr>
        <w:pStyle w:val="Anforderungsnummer"/>
      </w:pPr>
      <w:r>
        <w:rPr>
          <w:highlight w:val="magenta"/>
        </w:rPr>
        <w:t>Requirement: FKT-GUI-168</w:t>
      </w:r>
    </w:p>
    <w:p w:rsidR="00234020" w:rsidP="00234020" w:rsidRDefault="00234020" w14:paraId="3B4C3913" w14:textId="6AA940BB">
      <w:pPr>
        <w:pStyle w:val="Anforderungstext"/>
      </w:pPr>
      <w:r>
        <w:t xml:space="preserve">The column </w:t>
      </w:r>
      <w:r>
        <w:rPr>
          <w:i/>
        </w:rPr>
        <w:t>Quantity searched</w:t>
      </w:r>
      <w:r>
        <w:t xml:space="preserve"> must be editable. The user can enter numerical values in a text field </w:t>
      </w:r>
      <w:r>
        <w:rPr>
          <w:highlight w:val="magenta"/>
        </w:rPr>
        <w:t>up to the maximum</w:t>
      </w:r>
      <w:r>
        <w:t xml:space="preserve"> amount </w:t>
      </w:r>
      <w:r>
        <w:rPr>
          <w:i/>
        </w:rPr>
        <w:t xml:space="preserve">found </w:t>
      </w:r>
      <w:r>
        <w:t xml:space="preserve">. </w:t>
      </w:r>
      <w:bookmarkStart w:name="_Hlk89157575" w:id="470"/>
      <w:r>
        <w:rPr>
          <w:highlight w:val="magenta"/>
        </w:rPr>
        <w:t>It is not possible to enter values &lt; 0.</w:t>
      </w:r>
      <w:bookmarkEnd w:id="470"/>
    </w:p>
    <w:p w:rsidRPr="000F45BA" w:rsidR="007855B7" w:rsidP="007855B7" w:rsidRDefault="007855B7" w14:paraId="1DDB89BF" w14:textId="77777777">
      <w:pPr>
        <w:pStyle w:val="Anforderungstext"/>
        <w:rPr>
          <w:highlight w:val="magenta"/>
        </w:rPr>
      </w:pPr>
      <w:r>
        <w:rPr>
          <w:highlight w:val="magenta"/>
        </w:rPr>
        <w:t>If a user changes the searched quantity to 0, this part number will be used in case of</w:t>
      </w:r>
    </w:p>
    <w:p w:rsidRPr="000F45BA" w:rsidR="007855B7" w:rsidP="000F45BA" w:rsidRDefault="007855B7" w14:paraId="0A401B63" w14:textId="7CBDFBF3">
      <w:pPr>
        <w:pStyle w:val="Anforderungstext"/>
        <w:numPr>
          <w:ilvl w:val="0"/>
          <w:numId w:val="76"/>
        </w:numPr>
        <w:rPr>
          <w:highlight w:val="magenta"/>
        </w:rPr>
      </w:pPr>
      <w:r>
        <w:rPr>
          <w:highlight w:val="magenta"/>
        </w:rPr>
        <w:lastRenderedPageBreak/>
        <w:t>an order via the shopping cart is not ordered (no notification message is displayed).</w:t>
      </w:r>
    </w:p>
    <w:p w:rsidRPr="000F45BA" w:rsidR="007855B7" w:rsidP="000F45BA" w:rsidRDefault="007855B7" w14:paraId="586764E1" w14:textId="7E8C8674">
      <w:pPr>
        <w:pStyle w:val="Anforderungstext"/>
        <w:numPr>
          <w:ilvl w:val="0"/>
          <w:numId w:val="76"/>
        </w:numPr>
        <w:rPr>
          <w:highlight w:val="magenta"/>
        </w:rPr>
      </w:pPr>
      <w:r>
        <w:rPr>
          <w:highlight w:val="magenta"/>
        </w:rPr>
        <w:t>the data will be removed from the shopping cart after clicking the "Save" button (no message will be displayed).</w:t>
      </w:r>
    </w:p>
    <w:p w:rsidRPr="000F45BA" w:rsidR="007855B7" w:rsidP="000F45BA" w:rsidRDefault="007855B7" w14:paraId="1195E342" w14:textId="2AA3FF4E">
      <w:pPr>
        <w:pStyle w:val="Anforderungstext"/>
        <w:numPr>
          <w:ilvl w:val="0"/>
          <w:numId w:val="76"/>
        </w:numPr>
        <w:rPr>
          <w:highlight w:val="magenta"/>
        </w:rPr>
      </w:pPr>
      <w:r>
        <w:rPr>
          <w:highlight w:val="magenta"/>
        </w:rPr>
        <w:t>of a click on the button "Load" and subsequent confirmation of saving removed from the shopping cart.</w:t>
      </w:r>
    </w:p>
    <w:p w:rsidRPr="000F45BA" w:rsidR="007855B7" w:rsidP="007855B7" w:rsidRDefault="007855B7" w14:paraId="21E93F78" w14:textId="52102A5E">
      <w:pPr>
        <w:pStyle w:val="Anforderungstext"/>
        <w:rPr>
          <w:highlight w:val="magenta"/>
        </w:rPr>
      </w:pPr>
      <w:r>
        <w:rPr>
          <w:highlight w:val="magenta"/>
        </w:rPr>
        <w:t>If a user changes the searched quantity to a value greater than the found quantity, the user is notified of this by an error message when leaving the cell. After confirming the message, the system automatically resets the original quantity searched for.</w:t>
      </w:r>
    </w:p>
    <w:p w:rsidRPr="000F45BA" w:rsidR="007855B7" w:rsidP="000F45BA" w:rsidRDefault="007855B7" w14:paraId="2A0FBA9F" w14:textId="19E8EEF0">
      <w:pPr>
        <w:pStyle w:val="Anforderungstext"/>
        <w:rPr>
          <w:highlight w:val="magenta"/>
        </w:rPr>
      </w:pPr>
      <w:r>
        <w:rPr>
          <w:highlight w:val="magenta"/>
        </w:rPr>
        <w:t>After making a change and leaving the cell, the save button will automatically become active. If the change is not saved, the user is notified by a message when loading the main panels</w:t>
      </w:r>
    </w:p>
    <w:p w:rsidRPr="00C20AEF" w:rsidR="0034307A" w:rsidP="0034307A" w:rsidRDefault="0034307A" w14:paraId="763657EE" w14:textId="77777777">
      <w:pPr>
        <w:pStyle w:val="Textkrper"/>
      </w:pPr>
    </w:p>
    <w:p w:rsidRPr="00C20AEF" w:rsidR="00234020" w:rsidP="00234020" w:rsidRDefault="00234020" w14:paraId="1DD830FC" w14:textId="77777777">
      <w:pPr>
        <w:pStyle w:val="Anforderungsnummer"/>
      </w:pPr>
      <w:r>
        <w:t>Requirement: FKT-GUI-169</w:t>
      </w:r>
    </w:p>
    <w:p w:rsidRPr="00C20AEF" w:rsidR="00234020" w:rsidP="00234020" w:rsidRDefault="0012276D" w14:paraId="09DC0034" w14:textId="296ADBC9">
      <w:pPr>
        <w:pStyle w:val="Anforderungstext"/>
      </w:pPr>
      <w:r>
        <w:t xml:space="preserve">The system shall automatically update the </w:t>
      </w:r>
      <w:proofErr w:type="spellStart"/>
      <w:r>
        <w:t>DeadStock</w:t>
      </w:r>
      <w:proofErr w:type="spellEnd"/>
      <w:r>
        <w:t xml:space="preserve"> order value of the item when the user changes and confirms the value in the </w:t>
      </w:r>
      <w:r>
        <w:rPr>
          <w:i/>
        </w:rPr>
        <w:t>Quantity Wanted</w:t>
      </w:r>
      <w:r>
        <w:t xml:space="preserve"> column. In addition, the order value of the associated main branch must be updated.</w:t>
      </w:r>
    </w:p>
    <w:p w:rsidRPr="00C20AEF" w:rsidR="0034307A" w:rsidP="0034307A" w:rsidRDefault="0034307A" w14:paraId="58007766" w14:textId="77777777">
      <w:pPr>
        <w:pStyle w:val="Textkrper"/>
      </w:pPr>
    </w:p>
    <w:p w:rsidRPr="00C20AEF" w:rsidR="00234020" w:rsidP="00234020" w:rsidRDefault="00234020" w14:paraId="24F159D9" w14:textId="77777777">
      <w:pPr>
        <w:pStyle w:val="Anforderungsnummer"/>
      </w:pPr>
      <w:r>
        <w:t>Requirement: FKT-GUI-170</w:t>
      </w:r>
    </w:p>
    <w:p w:rsidRPr="00C20AEF" w:rsidR="00234020" w:rsidP="00234020" w:rsidRDefault="00234020" w14:paraId="5A10B2D8" w14:textId="25CD7003">
      <w:pPr>
        <w:pStyle w:val="Anforderungstext"/>
      </w:pPr>
      <w:r>
        <w:t xml:space="preserve">The system must automatically update the weight of the item when the user changes and confirms the value in the </w:t>
      </w:r>
      <w:r>
        <w:rPr>
          <w:i/>
        </w:rPr>
        <w:t>Quantity searched</w:t>
      </w:r>
      <w:r>
        <w:t xml:space="preserve"> column. In addition, the total weight of the associated main branch must be updated.</w:t>
      </w:r>
    </w:p>
    <w:p w:rsidRPr="00C20AEF" w:rsidR="0034307A" w:rsidP="0034307A" w:rsidRDefault="0034307A" w14:paraId="4DAA0094" w14:textId="77777777">
      <w:pPr>
        <w:pStyle w:val="Textkrper"/>
      </w:pPr>
    </w:p>
    <w:p w:rsidRPr="00C20AEF" w:rsidR="00234020" w:rsidP="00234020" w:rsidRDefault="00234020" w14:paraId="0DE50E20" w14:textId="77777777">
      <w:pPr>
        <w:pStyle w:val="Anforderungsnummer"/>
      </w:pPr>
      <w:r>
        <w:rPr>
          <w:highlight w:val="magenta"/>
        </w:rPr>
        <w:t>Requirement: FKT-GUI-171</w:t>
      </w:r>
    </w:p>
    <w:p w:rsidRPr="00C20AEF" w:rsidR="00415A07" w:rsidP="00234020" w:rsidRDefault="00234020" w14:paraId="275BABBB" w14:textId="5D9360F5">
      <w:pPr>
        <w:pStyle w:val="Anforderungstext"/>
      </w:pPr>
      <w:r>
        <w:t xml:space="preserve">When clicking </w:t>
      </w:r>
      <w:proofErr w:type="spellStart"/>
      <w:r>
        <w:t>the</w:t>
      </w:r>
      <w:r>
        <w:rPr>
          <w:i/>
        </w:rPr>
        <w:t>Order</w:t>
      </w:r>
      <w:proofErr w:type="spellEnd"/>
      <w:r>
        <w:t xml:space="preserve">  </w:t>
      </w:r>
      <w:r>
        <w:rPr>
          <w:highlight w:val="magenta"/>
        </w:rPr>
        <w:t>button</w:t>
      </w:r>
      <w:r>
        <w:t xml:space="preserve"> ,</w:t>
      </w:r>
      <w:r>
        <w:rPr>
          <w:highlight w:val="magenta"/>
        </w:rPr>
        <w:t xml:space="preserve">the system </w:t>
      </w:r>
      <w:proofErr w:type="spellStart"/>
      <w:r>
        <w:rPr>
          <w:highlight w:val="magenta"/>
        </w:rPr>
        <w:t>must</w:t>
      </w:r>
      <w:r>
        <w:t>send</w:t>
      </w:r>
      <w:proofErr w:type="spellEnd"/>
      <w:r>
        <w:t xml:space="preserve"> the order </w:t>
      </w:r>
      <w:proofErr w:type="spellStart"/>
      <w:r>
        <w:t>for</w:t>
      </w:r>
      <w:r>
        <w:rPr>
          <w:highlight w:val="magenta"/>
        </w:rPr>
        <w:t>all</w:t>
      </w:r>
      <w:proofErr w:type="spellEnd"/>
      <w:r>
        <w:rPr>
          <w:highlight w:val="magenta"/>
        </w:rPr>
        <w:t xml:space="preserve"> main branches where the checkbox is active</w:t>
      </w:r>
      <w:r>
        <w:rPr>
          <w:color w:val="000000"/>
        </w:rPr>
        <w:t xml:space="preserve"> </w:t>
      </w:r>
      <w:r>
        <w:t xml:space="preserve">. Before that, however, the order must be checked for completeness. Once it is complete, the user must confirm in a popup that they actually want to submit the order. If it is not complete, the user receives a message indicating which entries are still missing. </w:t>
      </w:r>
    </w:p>
    <w:p w:rsidRPr="00C20AEF" w:rsidR="00234020" w:rsidP="00234020" w:rsidRDefault="00415A07" w14:paraId="02D7F111" w14:textId="77777777">
      <w:pPr>
        <w:pStyle w:val="Anforderungstext"/>
      </w:pPr>
      <w:r>
        <w:t>When creating the order, an order number is generated, the delivery quantity is set equal to the order quantity and the item status is set to unprocessed.</w:t>
      </w:r>
    </w:p>
    <w:p w:rsidR="00FB0C1F" w:rsidP="00234020" w:rsidRDefault="00FB0C1F" w14:paraId="3147BB45" w14:textId="3E26B928">
      <w:pPr>
        <w:pStyle w:val="Anforderungstext"/>
      </w:pPr>
      <w:r>
        <w:t>Furthermore, the system must remove the successfully ordered main branch from the shopping cart.</w:t>
      </w:r>
    </w:p>
    <w:p w:rsidRPr="00785095" w:rsidR="00785095" w:rsidP="00785095" w:rsidRDefault="00785095" w14:paraId="3A38A5D7" w14:textId="556F56D3">
      <w:pPr>
        <w:pStyle w:val="Anforderungstext"/>
      </w:pPr>
      <w:r>
        <w:rPr>
          <w:highlight w:val="magenta"/>
        </w:rPr>
        <w:t>The Order button is active only if the checkbox of at least one main branch is selected. After ordering, the checkboxes of all main and sub-branches are active.</w:t>
      </w:r>
    </w:p>
    <w:p w:rsidRPr="00C20AEF" w:rsidR="0034307A" w:rsidP="0034307A" w:rsidRDefault="0034307A" w14:paraId="27E81259" w14:textId="77777777">
      <w:pPr>
        <w:pStyle w:val="Textkrper"/>
      </w:pPr>
    </w:p>
    <w:p w:rsidRPr="00C20AEF" w:rsidR="002264A7" w:rsidP="002264A7" w:rsidRDefault="002264A7" w14:paraId="0D14A75E" w14:textId="77777777">
      <w:pPr>
        <w:pStyle w:val="Anforderungsnummer"/>
      </w:pPr>
      <w:r>
        <w:rPr>
          <w:highlight w:val="magenta"/>
        </w:rPr>
        <w:t>Requirement: FKT-GUI-172</w:t>
      </w:r>
    </w:p>
    <w:p w:rsidRPr="00C20AEF" w:rsidR="002264A7" w:rsidP="002264A7" w:rsidRDefault="002264A7" w14:paraId="6C657C1D" w14:textId="393BFB56">
      <w:pPr>
        <w:pStyle w:val="Anforderungstext"/>
      </w:pPr>
      <w:r>
        <w:t xml:space="preserve">Before sending the order, the stocks of the parts to be ordered must be checked again. If the stock has decreased in the meantime (e.g. due to a new reservation in STOX) and there is not enough stock left, an error message with the corresponding part number will be displayed to the user. </w:t>
      </w:r>
      <w:r>
        <w:rPr>
          <w:highlight w:val="magenta"/>
        </w:rPr>
        <w:t>The complete sub-branch of these part numbers is displayed in dark red font and the cell "Quantity available" now shows the new available quantity (which max. can be ordered).</w:t>
      </w:r>
    </w:p>
    <w:p w:rsidRPr="00C20AEF" w:rsidR="002264A7" w:rsidP="0034307A" w:rsidRDefault="002264A7" w14:paraId="0C5762DE" w14:textId="77777777">
      <w:pPr>
        <w:pStyle w:val="Textkrper"/>
      </w:pPr>
    </w:p>
    <w:p w:rsidRPr="00C20AEF" w:rsidR="00497A63" w:rsidP="00497A63" w:rsidRDefault="00497A63" w14:paraId="0F789BB8" w14:textId="77777777">
      <w:pPr>
        <w:pStyle w:val="Anforderungsnummer"/>
      </w:pPr>
      <w:r>
        <w:rPr>
          <w:highlight w:val="magenta"/>
        </w:rPr>
        <w:t>Requirement: FKT-GUI-173</w:t>
      </w:r>
    </w:p>
    <w:p w:rsidRPr="00C20AEF" w:rsidR="00497A63" w:rsidP="006862A6" w:rsidRDefault="00497A63" w14:paraId="20FA96BF" w14:textId="4E5817F3">
      <w:pPr>
        <w:pStyle w:val="Anforderungstext"/>
        <w:widowControl w:val="0"/>
      </w:pPr>
      <w:r>
        <w:t>If an order is sent successfully, the system must show the user an info about it in the status bar including the order number and send an email to the seller</w:t>
      </w:r>
      <w:r w:rsidRPr="00C20AEF">
        <w:rPr>
          <w:rStyle w:val="Funotenzeichen"/>
        </w:rPr>
        <w:footnoteReference w:id="49"/>
      </w:r>
      <w:r>
        <w:t xml:space="preserve"> . The email notifies the seller that there is a new order in STOX (details about email sending in chapter </w:t>
      </w:r>
      <w:r w:rsidRPr="00C20AEF" w:rsidR="00A9316A">
        <w:fldChar w:fldCharType="begin"/>
      </w:r>
      <w:r w:rsidRPr="00C20AEF" w:rsidR="00A9316A">
        <w:instrText xml:space="preserve"> REF _Ref258830101 \r \h  \* MERGEFORMAT </w:instrText>
      </w:r>
      <w:r w:rsidRPr="00C20AEF" w:rsidR="00A9316A">
        <w:fldChar w:fldCharType="separate"/>
      </w:r>
      <w:r w:rsidR="000D3A2D">
        <w:t>1.1.8.2</w:t>
      </w:r>
      <w:r w:rsidRPr="00C20AEF" w:rsidR="00A9316A">
        <w:fldChar w:fldCharType="end"/>
      </w:r>
      <w:r>
        <w:t>).</w:t>
      </w:r>
    </w:p>
    <w:p w:rsidRPr="00C20AEF" w:rsidR="00497A63" w:rsidP="0034307A" w:rsidRDefault="00497A63" w14:paraId="6C39302D" w14:textId="77777777">
      <w:pPr>
        <w:pStyle w:val="Textkrper"/>
      </w:pPr>
    </w:p>
    <w:p w:rsidRPr="00C20AEF" w:rsidR="00BE49AC" w:rsidP="00BE49AC" w:rsidRDefault="00BE49AC" w14:paraId="68FA2A0D" w14:textId="77777777">
      <w:pPr>
        <w:pStyle w:val="Anforderungsnummer"/>
      </w:pPr>
      <w:r>
        <w:t>Requirement: FKT-GUI-174</w:t>
      </w:r>
    </w:p>
    <w:p w:rsidRPr="00C20AEF" w:rsidR="00BE49AC" w:rsidP="00BE49AC" w:rsidRDefault="00BE49AC" w14:paraId="602C30BA" w14:textId="77777777">
      <w:pPr>
        <w:pStyle w:val="Anforderungstext"/>
      </w:pPr>
      <w:r>
        <w:t xml:space="preserve">An order is considered incomplete if no transport service provider has been selected and/or all items in the </w:t>
      </w:r>
      <w:r>
        <w:rPr>
          <w:i/>
        </w:rPr>
        <w:t>Quantity searched</w:t>
      </w:r>
      <w:r>
        <w:t xml:space="preserve"> column have been set to 0.</w:t>
      </w:r>
    </w:p>
    <w:p w:rsidRPr="00C20AEF" w:rsidR="00BE49AC" w:rsidP="00BE49AC" w:rsidRDefault="00BE49AC" w14:paraId="1A564104" w14:textId="77777777">
      <w:pPr>
        <w:pStyle w:val="Textkrper"/>
      </w:pPr>
    </w:p>
    <w:p w:rsidRPr="00C20AEF" w:rsidR="00234020" w:rsidP="00234020" w:rsidRDefault="00234020" w14:paraId="7A08EA13" w14:textId="77777777">
      <w:pPr>
        <w:pStyle w:val="Anforderungsnummer"/>
      </w:pPr>
      <w:r>
        <w:rPr>
          <w:highlight w:val="magenta"/>
        </w:rPr>
        <w:t>Requirement: FKT-GUI-175</w:t>
      </w:r>
    </w:p>
    <w:p w:rsidRPr="0050109B" w:rsidR="0050109B" w:rsidP="0050109B" w:rsidRDefault="0050109B" w14:paraId="4A4DEE3B" w14:textId="091E012F">
      <w:pPr>
        <w:pStyle w:val="Anforderungstext"/>
        <w:rPr>
          <w:highlight w:val="magenta"/>
        </w:rPr>
      </w:pPr>
      <w:r>
        <w:rPr>
          <w:highlight w:val="magenta"/>
        </w:rPr>
        <w:t>When double-clicking the Delete main branch field/icon, the system must delete the main branch with all its positions. The system must ask the user by message whether he wants to delete the main branch or not.</w:t>
      </w:r>
    </w:p>
    <w:p w:rsidR="0050109B" w:rsidP="0050109B" w:rsidRDefault="0050109B" w14:paraId="5D73DC6E" w14:textId="2AB93164">
      <w:pPr>
        <w:pStyle w:val="Anforderungstext"/>
      </w:pPr>
      <w:r>
        <w:rPr>
          <w:highlight w:val="magenta"/>
        </w:rPr>
        <w:t>The deletion must be confirmed by clicking the "Save" button for it to take effect.</w:t>
      </w:r>
    </w:p>
    <w:p w:rsidRPr="00C20AEF" w:rsidR="00234020" w:rsidP="00234020" w:rsidRDefault="00234020" w14:paraId="4308E0E0" w14:textId="64E5C2ED">
      <w:pPr>
        <w:pStyle w:val="Anforderungstext"/>
      </w:pPr>
      <w:r>
        <w:t xml:space="preserve">When clicking the </w:t>
      </w:r>
      <w:r>
        <w:rPr>
          <w:i/>
        </w:rPr>
        <w:t>Delete</w:t>
      </w:r>
      <w:r>
        <w:t xml:space="preserve"> sub-branch field/icon, the system must delete the item (part). If the sub-branch is the last of the associated main branch, it must also be deleted.</w:t>
      </w:r>
    </w:p>
    <w:p w:rsidRPr="00C20AEF" w:rsidR="0034307A" w:rsidP="0034307A" w:rsidRDefault="0034307A" w14:paraId="46A7C286" w14:textId="77777777">
      <w:pPr>
        <w:pStyle w:val="Textkrper"/>
      </w:pPr>
    </w:p>
    <w:p w:rsidRPr="00C20AEF" w:rsidR="008435B8" w:rsidP="008435B8" w:rsidRDefault="008435B8" w14:paraId="2CDE5DA8" w14:textId="77777777">
      <w:pPr>
        <w:pStyle w:val="Anforderungsnummer"/>
      </w:pPr>
      <w:r>
        <w:t>Requirement: FKT-GUI-176</w:t>
      </w:r>
    </w:p>
    <w:p w:rsidRPr="00C20AEF" w:rsidR="008435B8" w:rsidP="008435B8" w:rsidRDefault="008435B8" w14:paraId="69BBBABD" w14:textId="77777777">
      <w:pPr>
        <w:pStyle w:val="Anforderungstext"/>
      </w:pPr>
      <w:r>
        <w:t xml:space="preserve">When you click on the </w:t>
      </w:r>
      <w:r>
        <w:rPr>
          <w:i/>
        </w:rPr>
        <w:t>Delete shopping cart</w:t>
      </w:r>
      <w:r>
        <w:t xml:space="preserve"> button, the system must delete the shopping cart for active operation (also in the database) (after prompting via popup). </w:t>
      </w:r>
    </w:p>
    <w:p w:rsidRPr="00C20AEF" w:rsidR="008435B8" w:rsidP="0034307A" w:rsidRDefault="008435B8" w14:paraId="61F7D427" w14:textId="77777777">
      <w:pPr>
        <w:pStyle w:val="Textkrper"/>
      </w:pPr>
    </w:p>
    <w:p w:rsidRPr="00C20AEF" w:rsidR="0089236A" w:rsidP="0089236A" w:rsidRDefault="0089236A" w14:paraId="7B92C0CB" w14:textId="77777777">
      <w:pPr>
        <w:pStyle w:val="Anforderungsnummer"/>
      </w:pPr>
      <w:r>
        <w:t>Requirement: FKT-GUI-177</w:t>
      </w:r>
    </w:p>
    <w:p w:rsidRPr="00C20AEF" w:rsidR="0089236A" w:rsidP="0089236A" w:rsidRDefault="0089236A" w14:paraId="47FB29C6" w14:textId="7F99060F">
      <w:pPr>
        <w:pStyle w:val="Anforderungstext"/>
      </w:pPr>
      <w:r>
        <w:t xml:space="preserve">Double-clicking on a cell with a site number jumps to the Site </w:t>
      </w:r>
      <w:r>
        <w:rPr>
          <w:i/>
        </w:rPr>
        <w:t>Data</w:t>
      </w:r>
      <w:r>
        <w:t xml:space="preserve"> panel (chapter </w:t>
      </w:r>
      <w:r w:rsidRPr="00C20AEF" w:rsidR="00A9316A">
        <w:fldChar w:fldCharType="begin"/>
      </w:r>
      <w:r w:rsidRPr="00C20AEF" w:rsidR="00A9316A">
        <w:instrText xml:space="preserve"> REF _Ref258914730 \r \h  \* MERGEFORMAT </w:instrText>
      </w:r>
      <w:r w:rsidRPr="00C20AEF" w:rsidR="00A9316A">
        <w:fldChar w:fldCharType="separate"/>
      </w:r>
      <w:r w:rsidR="000D3A2D">
        <w:t>4.8</w:t>
      </w:r>
      <w:r w:rsidRPr="00C20AEF" w:rsidR="00A9316A">
        <w:fldChar w:fldCharType="end"/>
      </w:r>
      <w:r>
        <w:t xml:space="preserve">) and fills the Site and Country fields there with the values of the underlying row. </w:t>
      </w:r>
    </w:p>
    <w:p w:rsidRPr="00C20AEF" w:rsidR="0089236A" w:rsidP="0089236A" w:rsidRDefault="0089236A" w14:paraId="097E7EDA" w14:textId="77777777">
      <w:pPr>
        <w:pStyle w:val="Textkrper"/>
      </w:pPr>
    </w:p>
    <w:p w:rsidRPr="00C20AEF" w:rsidR="0089236A" w:rsidP="0089236A" w:rsidRDefault="0089236A" w14:paraId="54D53694" w14:textId="77777777">
      <w:pPr>
        <w:pStyle w:val="Anforderungsnummer"/>
      </w:pPr>
      <w:r>
        <w:rPr>
          <w:highlight w:val="magenta"/>
        </w:rPr>
        <w:t>Requirement: FKT-GUI-178</w:t>
      </w:r>
    </w:p>
    <w:p w:rsidR="0089236A" w:rsidP="0089236A" w:rsidRDefault="0089236A" w14:paraId="129BAD40" w14:textId="6326018C">
      <w:pPr>
        <w:pStyle w:val="Anforderungstext"/>
      </w:pPr>
      <w:r>
        <w:t xml:space="preserve">If the user double-clicks on a </w:t>
      </w:r>
      <w:r>
        <w:rPr>
          <w:i/>
        </w:rPr>
        <w:t>part number</w:t>
      </w:r>
      <w:r>
        <w:t xml:space="preserve">, the system jumps to the main </w:t>
      </w:r>
      <w:r>
        <w:rPr>
          <w:i/>
        </w:rPr>
        <w:t>Part Master</w:t>
      </w:r>
      <w:r>
        <w:t xml:space="preserve"> panel and updates the panel for the combination of operation (own operation) and found part number.</w:t>
      </w:r>
    </w:p>
    <w:p w:rsidRPr="0050109B" w:rsidR="0050109B" w:rsidP="0050109B" w:rsidRDefault="0050109B" w14:paraId="5D9E6346" w14:textId="4C88B92D">
      <w:pPr>
        <w:pStyle w:val="Anforderungstext"/>
        <w:rPr>
          <w:highlight w:val="magenta"/>
        </w:rPr>
      </w:pPr>
      <w:r>
        <w:rPr>
          <w:highlight w:val="magenta"/>
        </w:rPr>
        <w:t>If a note from the seller is stored for a part number, this is also referred to in the shopping cart panel via an "</w:t>
      </w:r>
      <w:proofErr w:type="spellStart"/>
      <w:r>
        <w:rPr>
          <w:highlight w:val="magenta"/>
        </w:rPr>
        <w:t>i</w:t>
      </w:r>
      <w:proofErr w:type="spellEnd"/>
      <w:r>
        <w:rPr>
          <w:highlight w:val="magenta"/>
        </w:rPr>
        <w:t xml:space="preserve"> icon".</w:t>
      </w:r>
    </w:p>
    <w:p w:rsidRPr="00C20AEF" w:rsidR="0050109B" w:rsidP="0050109B" w:rsidRDefault="0050109B" w14:paraId="441643C2" w14:textId="20535FA8">
      <w:pPr>
        <w:pStyle w:val="Anforderungstext"/>
      </w:pPr>
      <w:r>
        <w:rPr>
          <w:highlight w:val="magenta"/>
        </w:rPr>
        <w:t>If you move the mouse cursor over the "</w:t>
      </w:r>
      <w:proofErr w:type="spellStart"/>
      <w:r>
        <w:rPr>
          <w:highlight w:val="magenta"/>
        </w:rPr>
        <w:t>i</w:t>
      </w:r>
      <w:proofErr w:type="spellEnd"/>
      <w:r>
        <w:rPr>
          <w:highlight w:val="magenta"/>
        </w:rPr>
        <w:t>-Icon", the tooltip will display the note from the Parts Master panel.</w:t>
      </w:r>
    </w:p>
    <w:p w:rsidRPr="00C20AEF" w:rsidR="0089236A" w:rsidP="0034307A" w:rsidRDefault="0089236A" w14:paraId="79522FC9" w14:textId="77777777">
      <w:pPr>
        <w:pStyle w:val="Textkrper"/>
      </w:pPr>
    </w:p>
    <w:p w:rsidRPr="00C20AEF" w:rsidR="00234020" w:rsidP="00234020" w:rsidRDefault="00234020" w14:paraId="6100336B" w14:textId="77777777">
      <w:pPr>
        <w:pStyle w:val="Anforderungsnummer"/>
      </w:pPr>
      <w:r>
        <w:t>Requirement: FKT-GUI-179</w:t>
      </w:r>
    </w:p>
    <w:p w:rsidRPr="00C20AEF" w:rsidR="00234020" w:rsidP="00234020" w:rsidRDefault="00234020" w14:paraId="5FC18462" w14:textId="77777777">
      <w:pPr>
        <w:pStyle w:val="Anforderungstext"/>
      </w:pPr>
      <w:r>
        <w:t xml:space="preserve">When you click the </w:t>
      </w:r>
      <w:r>
        <w:rPr>
          <w:i/>
        </w:rPr>
        <w:t>Save Shopping Cart</w:t>
      </w:r>
      <w:r>
        <w:t xml:space="preserve"> button, the system must save the changes to the entire shopping cart in the database. </w:t>
      </w:r>
    </w:p>
    <w:p w:rsidRPr="00C20AEF" w:rsidR="0034307A" w:rsidP="0034307A" w:rsidRDefault="0034307A" w14:paraId="1E008EC0" w14:textId="77777777">
      <w:pPr>
        <w:pStyle w:val="Textkrper"/>
      </w:pPr>
    </w:p>
    <w:p w:rsidRPr="00C20AEF" w:rsidR="009A4903" w:rsidP="009A4903" w:rsidRDefault="009A4903" w14:paraId="16712BDA" w14:textId="77777777">
      <w:pPr>
        <w:pStyle w:val="Anforderungsnummer"/>
      </w:pPr>
      <w:r>
        <w:t>Requirement: FKT-GUI-180</w:t>
      </w:r>
    </w:p>
    <w:p w:rsidRPr="00C20AEF" w:rsidR="009A4903" w:rsidP="009A4903" w:rsidRDefault="009A4903" w14:paraId="0EAC0458" w14:textId="77777777">
      <w:pPr>
        <w:pStyle w:val="Anforderungstext"/>
      </w:pPr>
      <w:r>
        <w:t>The system must automatically save the entire shopping cart in the database after the following actions:</w:t>
      </w:r>
    </w:p>
    <w:p w:rsidRPr="00C20AEF" w:rsidR="009A4903" w:rsidP="00FB50C2" w:rsidRDefault="009A4903" w14:paraId="782F55A5" w14:textId="77777777">
      <w:pPr>
        <w:pStyle w:val="Anforderungstext"/>
        <w:numPr>
          <w:ilvl w:val="0"/>
          <w:numId w:val="10"/>
        </w:numPr>
      </w:pPr>
      <w:r>
        <w:t>Adding a part</w:t>
      </w:r>
    </w:p>
    <w:p w:rsidRPr="00C20AEF" w:rsidR="009C7112" w:rsidP="00FB50C2" w:rsidRDefault="009A4903" w14:paraId="4AF58530" w14:textId="77777777">
      <w:pPr>
        <w:pStyle w:val="Anforderungstext"/>
        <w:numPr>
          <w:ilvl w:val="0"/>
          <w:numId w:val="10"/>
        </w:numPr>
      </w:pPr>
      <w:r>
        <w:t>Sending an order</w:t>
      </w:r>
    </w:p>
    <w:p w:rsidRPr="00C20AEF" w:rsidR="009A4903" w:rsidP="00FB50C2" w:rsidRDefault="009C7112" w14:paraId="48037228" w14:textId="77777777">
      <w:pPr>
        <w:pStyle w:val="Anforderungstext"/>
        <w:numPr>
          <w:ilvl w:val="0"/>
          <w:numId w:val="10"/>
        </w:numPr>
      </w:pPr>
      <w:r>
        <w:t>Click on the Save button</w:t>
      </w:r>
    </w:p>
    <w:p w:rsidRPr="00C20AEF" w:rsidR="0034307A" w:rsidP="0034307A" w:rsidRDefault="0034307A" w14:paraId="473F3BB4" w14:textId="77777777">
      <w:pPr>
        <w:pStyle w:val="Textkrper"/>
      </w:pPr>
    </w:p>
    <w:p w:rsidRPr="00C20AEF" w:rsidR="00AC21C6" w:rsidP="00AC21C6" w:rsidRDefault="00AC21C6" w14:paraId="5FE233B1" w14:textId="77777777">
      <w:pPr>
        <w:pStyle w:val="Anforderungsnummer"/>
      </w:pPr>
      <w:r>
        <w:rPr>
          <w:highlight w:val="magenta"/>
        </w:rPr>
        <w:lastRenderedPageBreak/>
        <w:t>Requirement: FKT-GUI-181</w:t>
      </w:r>
    </w:p>
    <w:p w:rsidRPr="00C20AEF" w:rsidR="00AC21C6" w:rsidP="00AC21C6" w:rsidRDefault="00AC21C6" w14:paraId="03E5FC33" w14:textId="1B1780FD">
      <w:pPr>
        <w:pStyle w:val="Anforderungstext"/>
      </w:pPr>
      <w:r>
        <w:t xml:space="preserve">If the user has unsaved changes </w:t>
      </w:r>
      <w:r>
        <w:rPr>
          <w:highlight w:val="magenta"/>
        </w:rPr>
        <w:t>and reloads the main tab</w:t>
      </w:r>
      <w:r>
        <w:t xml:space="preserve"> or changes the main tab </w:t>
      </w:r>
      <w:r>
        <w:rPr>
          <w:highlight w:val="magenta"/>
        </w:rPr>
        <w:t>or application</w:t>
      </w:r>
      <w:r>
        <w:t xml:space="preserve"> (or logs off the logistics bus), the system must ask the user if he wants to save the changes, discard them or do nothing (popup).</w:t>
      </w:r>
    </w:p>
    <w:p w:rsidRPr="00C20AEF" w:rsidR="00763668" w:rsidP="00763668" w:rsidRDefault="00763668" w14:paraId="2908DD69" w14:textId="77777777">
      <w:pPr>
        <w:pStyle w:val="Textkrper"/>
      </w:pPr>
    </w:p>
    <w:p w:rsidRPr="00C20AEF" w:rsidR="00763668" w:rsidP="00763668" w:rsidRDefault="00763668" w14:paraId="5422D76A" w14:textId="77777777">
      <w:pPr>
        <w:pStyle w:val="Anforderungsnummer"/>
      </w:pPr>
      <w:r>
        <w:t>Requirement: FKT-GUI-182</w:t>
      </w:r>
    </w:p>
    <w:p w:rsidRPr="00C20AEF" w:rsidR="00763668" w:rsidP="00763668" w:rsidRDefault="00763668" w14:paraId="57AEE848" w14:textId="77777777">
      <w:pPr>
        <w:pStyle w:val="Anforderungstext"/>
      </w:pPr>
      <w:r>
        <w:t xml:space="preserve">The system must display in a </w:t>
      </w:r>
      <w:proofErr w:type="spellStart"/>
      <w:r>
        <w:t>textarea</w:t>
      </w:r>
      <w:proofErr w:type="spellEnd"/>
      <w:r>
        <w:t xml:space="preserve"> the shipping notice of the currently selected seller</w:t>
      </w:r>
      <w:r w:rsidRPr="00C20AEF" w:rsidR="006862A6">
        <w:rPr>
          <w:rStyle w:val="Funotenzeichen"/>
        </w:rPr>
        <w:footnoteReference w:id="50"/>
      </w:r>
      <w:r>
        <w:t>.</w:t>
      </w:r>
    </w:p>
    <w:p w:rsidRPr="00C20AEF" w:rsidR="00763668" w:rsidP="00763668" w:rsidRDefault="00763668" w14:paraId="6C11E5C6" w14:textId="77777777">
      <w:pPr>
        <w:pStyle w:val="Textkrper"/>
      </w:pPr>
    </w:p>
    <w:p w:rsidRPr="00C20AEF" w:rsidR="002B6B01" w:rsidP="002B6B01" w:rsidRDefault="002B6B01" w14:paraId="05A8D20C" w14:textId="77777777">
      <w:pPr>
        <w:pStyle w:val="Anforderungsnummer"/>
      </w:pPr>
      <w:r>
        <w:t>Requirement: FKT-GUI-183</w:t>
      </w:r>
    </w:p>
    <w:p w:rsidRPr="00C20AEF" w:rsidR="002B6B01" w:rsidP="002B6B01" w:rsidRDefault="002B6B01" w14:paraId="388EC63D" w14:textId="77777777">
      <w:pPr>
        <w:pStyle w:val="Anforderungstext"/>
      </w:pPr>
      <w:r>
        <w:t xml:space="preserve">The system must display a note in a </w:t>
      </w:r>
      <w:proofErr w:type="spellStart"/>
      <w:r>
        <w:t>textarea</w:t>
      </w:r>
      <w:proofErr w:type="spellEnd"/>
      <w:r>
        <w:t xml:space="preserve"> that unordered shopping carts are deleted nightly (maintenance of the text via PGUARD).</w:t>
      </w:r>
    </w:p>
    <w:p w:rsidRPr="00C20AEF" w:rsidR="002B6B01" w:rsidP="00763668" w:rsidRDefault="002B6B01" w14:paraId="5857EE9F" w14:textId="77777777">
      <w:pPr>
        <w:pStyle w:val="Textkrper"/>
      </w:pPr>
    </w:p>
    <w:p w:rsidRPr="00C20AEF" w:rsidR="00234020" w:rsidP="00234020" w:rsidRDefault="00234020" w14:paraId="406A2925" w14:textId="77777777">
      <w:pPr>
        <w:pStyle w:val="SchnelllesetextbergeordneteAussage1"/>
      </w:pPr>
      <w:r>
        <w:t>Button overview</w:t>
      </w:r>
    </w:p>
    <w:p w:rsidRPr="00C20AEF" w:rsidR="00234020" w:rsidP="00234020" w:rsidRDefault="00234020" w14:paraId="43B9530C" w14:textId="77777777">
      <w:pPr>
        <w:pStyle w:val="Textkrper"/>
      </w:pPr>
      <w:r>
        <w:t xml:space="preserve">The following buttons are available in the </w:t>
      </w:r>
      <w:r>
        <w:rPr>
          <w:i/>
        </w:rPr>
        <w:t>Shopping Cart</w:t>
      </w:r>
      <w:r>
        <w:t xml:space="preserve"> panel:</w:t>
      </w:r>
    </w:p>
    <w:tbl>
      <w:tblPr>
        <w:tblW w:w="4277" w:type="pct"/>
        <w:tblBorders>
          <w:top w:val="single" w:color="E20074" w:sz="18" w:space="0"/>
          <w:insideH w:val="single" w:color="auto" w:sz="4" w:space="0"/>
        </w:tblBorders>
        <w:tblLayout w:type="fixed"/>
        <w:tblLook w:val="01E0" w:firstRow="1" w:lastRow="1" w:firstColumn="1" w:lastColumn="1" w:noHBand="0" w:noVBand="0"/>
      </w:tblPr>
      <w:tblGrid>
        <w:gridCol w:w="2083"/>
        <w:gridCol w:w="1019"/>
        <w:gridCol w:w="11"/>
        <w:gridCol w:w="4872"/>
        <w:gridCol w:w="11"/>
      </w:tblGrid>
      <w:tr w:rsidRPr="00C20AEF" w:rsidR="00234020" w:rsidTr="00676351" w14:paraId="2BFF59A7" w14:textId="77777777">
        <w:trPr>
          <w:tblHeader/>
        </w:trPr>
        <w:tc>
          <w:tcPr>
            <w:tcW w:w="2130" w:type="dxa"/>
            <w:tcBorders>
              <w:top w:val="single" w:color="E20074" w:sz="18" w:space="0"/>
              <w:bottom w:val="single" w:color="auto" w:sz="4" w:space="0"/>
            </w:tcBorders>
            <w:shd w:val="clear" w:color="auto" w:fill="E0E0E0"/>
          </w:tcPr>
          <w:p w:rsidRPr="00C20AEF" w:rsidR="00234020" w:rsidP="00234020" w:rsidRDefault="00234020" w14:paraId="37B3CEB3" w14:textId="77777777">
            <w:pPr>
              <w:pStyle w:val="TableHeading"/>
              <w:rPr>
                <w:rStyle w:val="Fett"/>
                <w:b/>
                <w:bCs/>
              </w:rPr>
            </w:pPr>
            <w:r>
              <w:rPr>
                <w:rStyle w:val="Fett"/>
                <w:b/>
              </w:rPr>
              <w:t>Button</w:t>
            </w:r>
          </w:p>
        </w:tc>
        <w:tc>
          <w:tcPr>
            <w:tcW w:w="1050" w:type="dxa"/>
            <w:gridSpan w:val="2"/>
            <w:tcBorders>
              <w:top w:val="single" w:color="E20074" w:sz="18" w:space="0"/>
              <w:bottom w:val="single" w:color="auto" w:sz="4" w:space="0"/>
            </w:tcBorders>
            <w:shd w:val="clear" w:color="auto" w:fill="E0E0E0"/>
          </w:tcPr>
          <w:p w:rsidRPr="00C20AEF" w:rsidR="00234020" w:rsidP="00234020" w:rsidRDefault="00234020" w14:paraId="080D6C9E" w14:textId="77777777">
            <w:pPr>
              <w:pStyle w:val="TableHeading"/>
              <w:rPr>
                <w:rStyle w:val="Fett"/>
                <w:b/>
                <w:bCs/>
              </w:rPr>
            </w:pPr>
            <w:r>
              <w:rPr>
                <w:rStyle w:val="Fett"/>
                <w:b/>
              </w:rPr>
              <w:t>Symbol</w:t>
            </w:r>
          </w:p>
        </w:tc>
        <w:tc>
          <w:tcPr>
            <w:tcW w:w="5001" w:type="dxa"/>
            <w:gridSpan w:val="2"/>
            <w:tcBorders>
              <w:top w:val="single" w:color="E20074" w:sz="18" w:space="0"/>
              <w:bottom w:val="single" w:color="auto" w:sz="4" w:space="0"/>
            </w:tcBorders>
            <w:shd w:val="clear" w:color="auto" w:fill="E0E0E0"/>
          </w:tcPr>
          <w:p w:rsidRPr="00C20AEF" w:rsidR="00234020" w:rsidP="00234020" w:rsidRDefault="00234020" w14:paraId="060C96BC" w14:textId="77777777">
            <w:pPr>
              <w:pStyle w:val="TableHeading"/>
              <w:rPr>
                <w:rStyle w:val="Fett"/>
                <w:b/>
                <w:bCs/>
              </w:rPr>
            </w:pPr>
            <w:r>
              <w:rPr>
                <w:rStyle w:val="Fett"/>
                <w:b/>
              </w:rPr>
              <w:t>Function</w:t>
            </w:r>
          </w:p>
        </w:tc>
      </w:tr>
      <w:tr w:rsidRPr="00C20AEF" w:rsidR="00234020" w:rsidTr="00676351" w14:paraId="72CBA13C" w14:textId="77777777">
        <w:trPr>
          <w:gridAfter w:val="1"/>
          <w:wAfter w:w="11" w:type="dxa"/>
        </w:trPr>
        <w:tc>
          <w:tcPr>
            <w:tcW w:w="2130" w:type="dxa"/>
            <w:tcBorders>
              <w:top w:val="single" w:color="auto" w:sz="4" w:space="0"/>
            </w:tcBorders>
          </w:tcPr>
          <w:p w:rsidRPr="00C20AEF" w:rsidR="00234020" w:rsidP="00234020" w:rsidRDefault="00234020" w14:paraId="7E1F2DB6" w14:textId="77777777">
            <w:pPr>
              <w:pStyle w:val="TabelleFlietext3"/>
              <w:keepNext/>
              <w:spacing w:before="60" w:after="60"/>
            </w:pPr>
            <w:r>
              <w:t>Load shopping cart</w:t>
            </w:r>
          </w:p>
        </w:tc>
        <w:tc>
          <w:tcPr>
            <w:tcW w:w="1039" w:type="dxa"/>
            <w:tcBorders>
              <w:top w:val="single" w:color="auto" w:sz="4" w:space="0"/>
            </w:tcBorders>
            <w:vAlign w:val="center"/>
          </w:tcPr>
          <w:p w:rsidRPr="00C20AEF" w:rsidR="00234020" w:rsidP="00234020" w:rsidRDefault="009C33EB" w14:paraId="0D299B5A" w14:textId="77777777">
            <w:pPr>
              <w:keepNext/>
              <w:keepLines/>
              <w:spacing w:before="60" w:after="60"/>
              <w:jc w:val="center"/>
            </w:pPr>
            <w:r>
              <w:rPr>
                <w:noProof/>
              </w:rPr>
              <w:drawing>
                <wp:inline distT="0" distB="0" distL="0" distR="0" wp14:anchorId="5C8BB649" wp14:editId="76DCEAE7">
                  <wp:extent cx="379730" cy="379730"/>
                  <wp:effectExtent l="19050" t="0" r="1270" b="0"/>
                  <wp:docPr id="62" name="Bild 62"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001" w:type="dxa"/>
            <w:gridSpan w:val="2"/>
            <w:tcBorders>
              <w:top w:val="single" w:color="auto" w:sz="4" w:space="0"/>
            </w:tcBorders>
          </w:tcPr>
          <w:p w:rsidRPr="00C20AEF" w:rsidR="00234020" w:rsidP="00234020" w:rsidRDefault="00234020" w14:paraId="10398578" w14:textId="77777777">
            <w:pPr>
              <w:pStyle w:val="TabelleFlietext3"/>
              <w:keepNext/>
              <w:spacing w:before="60" w:after="60"/>
            </w:pPr>
            <w:r>
              <w:t>Sets the active operation.</w:t>
            </w:r>
          </w:p>
          <w:p w:rsidRPr="00C20AEF" w:rsidR="00234020" w:rsidP="00234020" w:rsidRDefault="00234020" w14:paraId="09C201CC" w14:textId="77777777">
            <w:pPr>
              <w:pStyle w:val="TabelleFlietext3"/>
              <w:keepNext/>
              <w:spacing w:before="60" w:after="60"/>
            </w:pPr>
            <w:r>
              <w:t>Loads the shopping cart.</w:t>
            </w:r>
          </w:p>
        </w:tc>
      </w:tr>
      <w:tr w:rsidRPr="00C20AEF" w:rsidR="006862A6" w:rsidTr="00676351" w14:paraId="7D6F4083" w14:textId="77777777">
        <w:trPr>
          <w:gridAfter w:val="1"/>
          <w:wAfter w:w="11" w:type="dxa"/>
        </w:trPr>
        <w:tc>
          <w:tcPr>
            <w:tcW w:w="2130" w:type="dxa"/>
            <w:tcBorders>
              <w:top w:val="single" w:color="auto" w:sz="4" w:space="0"/>
            </w:tcBorders>
          </w:tcPr>
          <w:p w:rsidRPr="00C20AEF" w:rsidR="006862A6" w:rsidP="00234020" w:rsidRDefault="006862A6" w14:paraId="08F5687F" w14:textId="77777777">
            <w:pPr>
              <w:pStyle w:val="TabelleFlietext3"/>
              <w:keepNext/>
              <w:spacing w:before="60" w:after="60"/>
            </w:pPr>
            <w:r>
              <w:t>Order shopping cart</w:t>
            </w:r>
          </w:p>
        </w:tc>
        <w:tc>
          <w:tcPr>
            <w:tcW w:w="1039" w:type="dxa"/>
            <w:tcBorders>
              <w:top w:val="single" w:color="auto" w:sz="4" w:space="0"/>
            </w:tcBorders>
            <w:vAlign w:val="center"/>
          </w:tcPr>
          <w:p w:rsidRPr="00C20AEF" w:rsidR="006862A6" w:rsidP="00234020" w:rsidRDefault="009C33EB" w14:paraId="49B6809D" w14:textId="77777777">
            <w:pPr>
              <w:keepNext/>
              <w:keepLines/>
              <w:spacing w:before="60" w:after="60"/>
              <w:jc w:val="center"/>
            </w:pPr>
            <w:r>
              <w:rPr>
                <w:noProof/>
              </w:rPr>
              <w:drawing>
                <wp:inline distT="0" distB="0" distL="0" distR="0" wp14:anchorId="142C9EB3" wp14:editId="0ED0F965">
                  <wp:extent cx="353695" cy="336550"/>
                  <wp:effectExtent l="19050" t="0" r="8255" b="0"/>
                  <wp:docPr id="63" name="Bild 63" descr="bestel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estellen"/>
                          <pic:cNvPicPr>
                            <a:picLocks noChangeAspect="1" noChangeArrowheads="1"/>
                          </pic:cNvPicPr>
                        </pic:nvPicPr>
                        <pic:blipFill>
                          <a:blip r:embed="rId84" cstate="print"/>
                          <a:srcRect/>
                          <a:stretch>
                            <a:fillRect/>
                          </a:stretch>
                        </pic:blipFill>
                        <pic:spPr bwMode="auto">
                          <a:xfrm>
                            <a:off x="0" y="0"/>
                            <a:ext cx="353695" cy="336550"/>
                          </a:xfrm>
                          <a:prstGeom prst="rect">
                            <a:avLst/>
                          </a:prstGeom>
                          <a:noFill/>
                          <a:ln w="9525">
                            <a:noFill/>
                            <a:miter lim="800000"/>
                            <a:headEnd/>
                            <a:tailEnd/>
                          </a:ln>
                        </pic:spPr>
                      </pic:pic>
                    </a:graphicData>
                  </a:graphic>
                </wp:inline>
              </w:drawing>
            </w:r>
          </w:p>
        </w:tc>
        <w:tc>
          <w:tcPr>
            <w:tcW w:w="5001" w:type="dxa"/>
            <w:gridSpan w:val="2"/>
            <w:tcBorders>
              <w:top w:val="single" w:color="auto" w:sz="4" w:space="0"/>
            </w:tcBorders>
          </w:tcPr>
          <w:p w:rsidRPr="00C20AEF" w:rsidR="006862A6" w:rsidP="00234020" w:rsidRDefault="006862A6" w14:paraId="7970F4E0" w14:textId="77777777">
            <w:pPr>
              <w:pStyle w:val="TabelleFlietext3"/>
              <w:keepNext/>
              <w:spacing w:before="60" w:after="60"/>
            </w:pPr>
            <w:r>
              <w:t>Order the shopping cart.</w:t>
            </w:r>
          </w:p>
        </w:tc>
      </w:tr>
      <w:tr w:rsidRPr="00C20AEF" w:rsidR="00676351" w:rsidTr="00676351" w14:paraId="5C7B267E" w14:textId="77777777">
        <w:trPr>
          <w:gridAfter w:val="1"/>
          <w:wAfter w:w="11" w:type="dxa"/>
        </w:trPr>
        <w:tc>
          <w:tcPr>
            <w:tcW w:w="2130" w:type="dxa"/>
            <w:tcBorders>
              <w:top w:val="single" w:color="auto" w:sz="4" w:space="0"/>
            </w:tcBorders>
          </w:tcPr>
          <w:p w:rsidRPr="00C20AEF" w:rsidR="00676351" w:rsidP="00234020" w:rsidRDefault="00676351" w14:paraId="300AEDA2" w14:textId="77777777">
            <w:pPr>
              <w:pStyle w:val="TabelleFlietext3"/>
              <w:keepNext/>
              <w:spacing w:before="60" w:after="60"/>
            </w:pPr>
            <w:r>
              <w:t>Save shopping cart</w:t>
            </w:r>
          </w:p>
        </w:tc>
        <w:tc>
          <w:tcPr>
            <w:tcW w:w="1039" w:type="dxa"/>
            <w:tcBorders>
              <w:top w:val="single" w:color="auto" w:sz="4" w:space="0"/>
            </w:tcBorders>
            <w:vAlign w:val="center"/>
          </w:tcPr>
          <w:p w:rsidRPr="00C20AEF" w:rsidR="00676351" w:rsidP="00234020" w:rsidRDefault="009C33EB" w14:paraId="2E4B2610" w14:textId="77777777">
            <w:pPr>
              <w:keepNext/>
              <w:keepLines/>
              <w:spacing w:before="60" w:after="60"/>
              <w:jc w:val="center"/>
            </w:pPr>
            <w:r>
              <w:rPr>
                <w:noProof/>
              </w:rPr>
              <w:drawing>
                <wp:inline distT="0" distB="0" distL="0" distR="0" wp14:anchorId="01FC4C4C" wp14:editId="4707A05A">
                  <wp:extent cx="379730" cy="379730"/>
                  <wp:effectExtent l="19050" t="0" r="1270" b="0"/>
                  <wp:docPr id="64" name="Bild 64"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Button"/>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1" w:type="dxa"/>
            <w:gridSpan w:val="2"/>
            <w:tcBorders>
              <w:top w:val="single" w:color="auto" w:sz="4" w:space="0"/>
            </w:tcBorders>
          </w:tcPr>
          <w:p w:rsidRPr="00C20AEF" w:rsidR="00676351" w:rsidP="00234020" w:rsidRDefault="00676351" w14:paraId="13FFEEDC" w14:textId="77777777">
            <w:pPr>
              <w:pStyle w:val="TabelleFlietext3"/>
              <w:keepNext/>
              <w:spacing w:before="60" w:after="60"/>
            </w:pPr>
            <w:r>
              <w:t>Saves the changes to the shopping cart</w:t>
            </w:r>
          </w:p>
        </w:tc>
      </w:tr>
      <w:tr w:rsidRPr="00C20AEF" w:rsidR="00234020" w:rsidTr="00676351" w14:paraId="5DC6B1EF" w14:textId="77777777">
        <w:trPr>
          <w:gridAfter w:val="1"/>
          <w:wAfter w:w="11" w:type="dxa"/>
        </w:trPr>
        <w:tc>
          <w:tcPr>
            <w:tcW w:w="2130" w:type="dxa"/>
            <w:tcBorders>
              <w:top w:val="single" w:color="auto" w:sz="4" w:space="0"/>
            </w:tcBorders>
          </w:tcPr>
          <w:p w:rsidRPr="00C20AEF" w:rsidR="00234020" w:rsidP="00234020" w:rsidRDefault="00234020" w14:paraId="7B808EEE" w14:textId="77777777">
            <w:pPr>
              <w:pStyle w:val="TabelleFlietext3"/>
              <w:keepNext/>
              <w:spacing w:before="60" w:after="60"/>
            </w:pPr>
            <w:r>
              <w:t>Delete shopping cart</w:t>
            </w:r>
          </w:p>
        </w:tc>
        <w:tc>
          <w:tcPr>
            <w:tcW w:w="1039" w:type="dxa"/>
            <w:tcBorders>
              <w:top w:val="single" w:color="auto" w:sz="4" w:space="0"/>
            </w:tcBorders>
            <w:vAlign w:val="center"/>
          </w:tcPr>
          <w:p w:rsidRPr="00C20AEF" w:rsidR="00234020" w:rsidP="00234020" w:rsidRDefault="009C33EB" w14:paraId="0DF83487" w14:textId="77777777">
            <w:pPr>
              <w:keepNext/>
              <w:keepLines/>
              <w:spacing w:before="60" w:after="60"/>
              <w:jc w:val="center"/>
            </w:pPr>
            <w:r>
              <w:rPr>
                <w:noProof/>
              </w:rPr>
              <w:drawing>
                <wp:inline distT="0" distB="0" distL="0" distR="0" wp14:anchorId="0A9F8500" wp14:editId="24BE157D">
                  <wp:extent cx="379730" cy="379730"/>
                  <wp:effectExtent l="19050" t="0" r="1270" b="0"/>
                  <wp:docPr id="65" name="Bild 65"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Button"/>
                          <pic:cNvPicPr>
                            <a:picLocks noChangeAspect="1" noChangeArrowheads="1"/>
                          </pic:cNvPicPr>
                        </pic:nvPicPr>
                        <pic:blipFill>
                          <a:blip r:embed="rId45"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001" w:type="dxa"/>
            <w:gridSpan w:val="2"/>
            <w:tcBorders>
              <w:top w:val="single" w:color="auto" w:sz="4" w:space="0"/>
            </w:tcBorders>
          </w:tcPr>
          <w:p w:rsidRPr="00C20AEF" w:rsidR="00234020" w:rsidP="00234020" w:rsidRDefault="00234020" w14:paraId="0603E076" w14:textId="77777777">
            <w:pPr>
              <w:pStyle w:val="TabelleFlietext3"/>
              <w:keepNext/>
              <w:spacing w:before="60" w:after="60"/>
            </w:pPr>
            <w:r>
              <w:t>Deletes the shopping cart.</w:t>
            </w:r>
          </w:p>
        </w:tc>
      </w:tr>
    </w:tbl>
    <w:p w:rsidRPr="00C20AEF" w:rsidR="00234020" w:rsidP="00234020" w:rsidRDefault="00234020" w14:paraId="2AA4F7F7" w14:textId="5D4E9399">
      <w:pPr>
        <w:pStyle w:val="Beschriftung"/>
      </w:pPr>
      <w:bookmarkStart w:name="_Toc98411839" w:id="471"/>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35</w:t>
      </w:r>
      <w:r>
        <w:fldChar w:fldCharType="end"/>
      </w:r>
      <w:r>
        <w:t xml:space="preserve"> - Panel shopping cart: Buttons</w:t>
      </w:r>
      <w:bookmarkEnd w:id="471"/>
      <w:r>
        <w:t xml:space="preserve"> </w:t>
      </w:r>
    </w:p>
    <w:p w:rsidRPr="00C20AEF" w:rsidR="00234020" w:rsidP="00234020" w:rsidRDefault="00234020" w14:paraId="15C985EA" w14:textId="77777777">
      <w:pPr>
        <w:pStyle w:val="Textkrper"/>
      </w:pPr>
    </w:p>
    <w:p w:rsidRPr="00C20AEF" w:rsidR="00234020" w:rsidP="00234020" w:rsidRDefault="00234020" w14:paraId="6F232AE9" w14:textId="77777777">
      <w:pPr>
        <w:pStyle w:val="berschrift2"/>
      </w:pPr>
      <w:bookmarkStart w:name="_Toc252787629" w:id="472"/>
      <w:bookmarkStart w:name="_Ref253734329" w:id="473"/>
      <w:bookmarkStart w:name="_Ref254185163" w:id="474"/>
      <w:bookmarkStart w:name="_Ref254613878" w:id="475"/>
      <w:bookmarkStart w:name="_Toc255461168" w:id="476"/>
      <w:bookmarkStart w:name="_Ref292362563" w:id="477"/>
      <w:bookmarkStart w:name="_Ref387995473" w:id="478"/>
      <w:bookmarkStart w:name="_Ref20136684" w:id="479"/>
      <w:bookmarkStart w:name="_Ref21340938" w:id="480"/>
      <w:bookmarkStart w:name="_Ref24718536" w:id="481"/>
      <w:bookmarkStart w:name="_Toc98411958" w:id="482"/>
      <w:r>
        <w:t>Partial trunk</w:t>
      </w:r>
      <w:bookmarkEnd w:id="472"/>
      <w:bookmarkEnd w:id="473"/>
      <w:bookmarkEnd w:id="474"/>
      <w:bookmarkEnd w:id="475"/>
      <w:bookmarkEnd w:id="476"/>
      <w:bookmarkEnd w:id="477"/>
      <w:bookmarkEnd w:id="478"/>
      <w:bookmarkEnd w:id="479"/>
      <w:bookmarkEnd w:id="480"/>
      <w:bookmarkEnd w:id="481"/>
      <w:bookmarkEnd w:id="482"/>
    </w:p>
    <w:p w:rsidRPr="00C20AEF" w:rsidR="00234020" w:rsidP="00234020" w:rsidRDefault="00234020" w14:paraId="333222BC" w14:textId="0E46E435">
      <w:pPr>
        <w:pStyle w:val="Textkrper"/>
      </w:pPr>
      <w:r>
        <w:t xml:space="preserve">The </w:t>
      </w:r>
      <w:r>
        <w:rPr>
          <w:i/>
        </w:rPr>
        <w:t>Parts Master</w:t>
      </w:r>
      <w:r>
        <w:t xml:space="preserve"> panel is taken from DIMS/ SICOS and extended with </w:t>
      </w:r>
      <w:proofErr w:type="spellStart"/>
      <w:r>
        <w:t>DeadStock</w:t>
      </w:r>
      <w:proofErr w:type="spellEnd"/>
      <w:r>
        <w:t xml:space="preserve"> information/ STOX functionality. </w:t>
      </w:r>
    </w:p>
    <w:p w:rsidRPr="00C20AEF" w:rsidR="00234020" w:rsidP="00234020" w:rsidRDefault="00234020" w14:paraId="256B43F7" w14:textId="60FF6478">
      <w:pPr>
        <w:pStyle w:val="Textkrper"/>
      </w:pPr>
      <w:r>
        <w:t xml:space="preserve">The new </w:t>
      </w:r>
      <w:proofErr w:type="spellStart"/>
      <w:r>
        <w:t>DeadStock</w:t>
      </w:r>
      <w:proofErr w:type="spellEnd"/>
      <w:r>
        <w:t xml:space="preserve"> fields are placed in the lower right area. To do this, the </w:t>
      </w:r>
      <w:r>
        <w:rPr>
          <w:i/>
        </w:rPr>
        <w:t>Predecessor Alternatives</w:t>
      </w:r>
      <w:r>
        <w:t xml:space="preserve"> and </w:t>
      </w:r>
      <w:r>
        <w:rPr>
          <w:i/>
        </w:rPr>
        <w:t>Successor Alternatives</w:t>
      </w:r>
      <w:r>
        <w:t xml:space="preserve"> areas must be reduced in height somewhat. The new STOX related data should also be visible in DIMS / SICOS.</w:t>
      </w:r>
    </w:p>
    <w:p w:rsidRPr="00C20AEF" w:rsidR="00360B20" w:rsidP="00360B20" w:rsidRDefault="00360B20" w14:paraId="1F1B2104" w14:textId="3DC11EA6">
      <w:pPr>
        <w:pStyle w:val="Textkrper"/>
      </w:pPr>
      <w:r>
        <w:t xml:space="preserve">Notice: See also process description "manual exclusion of rejected parts" in chapter </w:t>
      </w:r>
      <w:r w:rsidRPr="00C20AEF" w:rsidR="00A9316A">
        <w:fldChar w:fldCharType="begin"/>
      </w:r>
      <w:r w:rsidRPr="00C20AEF" w:rsidR="00A9316A">
        <w:instrText xml:space="preserve"> REF _Ref385236334 \r \h  \* MERGEFORMAT </w:instrText>
      </w:r>
      <w:r w:rsidRPr="00C20AEF" w:rsidR="00A9316A">
        <w:fldChar w:fldCharType="separate"/>
      </w:r>
      <w:r w:rsidR="000D3A2D">
        <w:t>1.1.12</w:t>
      </w:r>
      <w:r w:rsidRPr="00C20AEF" w:rsidR="00A9316A">
        <w:fldChar w:fldCharType="end"/>
      </w:r>
      <w:r>
        <w:t>.</w:t>
      </w:r>
    </w:p>
    <w:p w:rsidRPr="00C20AEF" w:rsidR="00451529" w:rsidP="00234020" w:rsidRDefault="00451529" w14:paraId="6ECE5876" w14:textId="77777777">
      <w:pPr>
        <w:pStyle w:val="Textkrper"/>
      </w:pPr>
    </w:p>
    <w:p w:rsidRPr="00C20AEF" w:rsidR="00234020" w:rsidP="00234020" w:rsidRDefault="00234020" w14:paraId="7D24A80A" w14:textId="77777777">
      <w:pPr>
        <w:pStyle w:val="Anforderungsnummer"/>
      </w:pPr>
      <w:r>
        <w:lastRenderedPageBreak/>
        <w:t>Requirement: FKT-GUI-184</w:t>
      </w:r>
    </w:p>
    <w:p w:rsidRPr="00C20AEF" w:rsidR="00234020" w:rsidP="00234020" w:rsidRDefault="00234020" w14:paraId="024F8D89" w14:textId="4DFAFC2B">
      <w:pPr>
        <w:pStyle w:val="Anforderungstext"/>
      </w:pPr>
      <w:r>
        <w:t xml:space="preserve">The main panel </w:t>
      </w:r>
      <w:r>
        <w:rPr>
          <w:i/>
        </w:rPr>
        <w:t>Part master</w:t>
      </w:r>
      <w:r>
        <w:t xml:space="preserve"> can be seen and read by all roles. The </w:t>
      </w:r>
      <w:proofErr w:type="spellStart"/>
      <w:r>
        <w:rPr>
          <w:rStyle w:val="Fett"/>
          <w:b w:val="0"/>
          <w:i/>
        </w:rPr>
        <w:t>Retaileradmin</w:t>
      </w:r>
      <w:proofErr w:type="spellEnd"/>
      <w:r>
        <w:t xml:space="preserve"> and </w:t>
      </w:r>
      <w:r>
        <w:rPr>
          <w:i/>
        </w:rPr>
        <w:t>Admin Controller</w:t>
      </w:r>
      <w:r>
        <w:t xml:space="preserve"> roles are additionally allowed to set the </w:t>
      </w:r>
      <w:proofErr w:type="spellStart"/>
      <w:r>
        <w:t>DeadStock</w:t>
      </w:r>
      <w:proofErr w:type="spellEnd"/>
      <w:r>
        <w:t xml:space="preserve"> parameters for the parts of its sites if they are authorized for </w:t>
      </w:r>
      <w:proofErr w:type="spellStart"/>
      <w:r>
        <w:t>DeadStock</w:t>
      </w:r>
      <w:proofErr w:type="spellEnd"/>
      <w:r>
        <w:t xml:space="preserve"> and the selected site is active for </w:t>
      </w:r>
      <w:proofErr w:type="spellStart"/>
      <w:r>
        <w:t>DeadStock</w:t>
      </w:r>
      <w:proofErr w:type="spellEnd"/>
      <w:r>
        <w:t>.</w:t>
      </w:r>
    </w:p>
    <w:p w:rsidRPr="00C20AEF" w:rsidR="00234020" w:rsidP="00234020" w:rsidRDefault="00234020" w14:paraId="40F564A9" w14:textId="77777777">
      <w:pPr>
        <w:pStyle w:val="Textkrper"/>
      </w:pPr>
    </w:p>
    <w:p w:rsidRPr="00C20AEF" w:rsidR="00234020" w:rsidP="00234020" w:rsidRDefault="009C33EB" w14:paraId="21238176" w14:textId="77777777">
      <w:pPr>
        <w:pStyle w:val="Textkrper"/>
        <w:keepNext/>
      </w:pPr>
      <w:r>
        <w:rPr>
          <w:noProof/>
        </w:rPr>
        <w:drawing>
          <wp:inline distT="0" distB="0" distL="0" distR="0" wp14:anchorId="2B4B10A3" wp14:editId="79CA07D7">
            <wp:extent cx="5926455" cy="4451350"/>
            <wp:effectExtent l="19050" t="0" r="0" b="0"/>
            <wp:docPr id="66" name="Bild 66"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01"/>
                    <pic:cNvPicPr>
                      <a:picLocks noChangeAspect="1" noChangeArrowheads="1"/>
                    </pic:cNvPicPr>
                  </pic:nvPicPr>
                  <pic:blipFill>
                    <a:blip r:embed="rId85"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C20AEF" w:rsidR="00234020" w:rsidP="00234020" w:rsidRDefault="00234020" w14:paraId="6A2A6315" w14:textId="417F25D1">
      <w:pPr>
        <w:pStyle w:val="Beschriftung"/>
      </w:pPr>
      <w:bookmarkStart w:name="_Toc252787678" w:id="483"/>
      <w:bookmarkStart w:name="_Toc255401666" w:id="484"/>
      <w:bookmarkStart w:name="_Toc98411881" w:id="485"/>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14</w:t>
      </w:r>
      <w:r>
        <w:fldChar w:fldCharType="end"/>
      </w:r>
      <w:r>
        <w:t xml:space="preserve"> - Part master panel</w:t>
      </w:r>
      <w:bookmarkEnd w:id="483"/>
      <w:bookmarkEnd w:id="484"/>
      <w:bookmarkEnd w:id="485"/>
    </w:p>
    <w:p w:rsidRPr="00C20AEF" w:rsidR="00234020" w:rsidP="00234020" w:rsidRDefault="00234020" w14:paraId="772806F3" w14:textId="77777777">
      <w:pPr>
        <w:pStyle w:val="Anforderungsnummer"/>
      </w:pPr>
      <w:r>
        <w:t>Requirement: FKT-GUI-185</w:t>
      </w:r>
    </w:p>
    <w:p w:rsidRPr="00C20AEF" w:rsidR="00234020" w:rsidP="00234020" w:rsidRDefault="00234020" w14:paraId="559F8ED0" w14:textId="744231C0">
      <w:pPr>
        <w:pStyle w:val="Anforderungstext"/>
      </w:pPr>
      <w:r>
        <w:t xml:space="preserve">The panel </w:t>
      </w:r>
      <w:r>
        <w:rPr>
          <w:i/>
        </w:rPr>
        <w:t>Part master</w:t>
      </w:r>
      <w:r>
        <w:t xml:space="preserve"> must be transferred from DIMS / SICOS. The </w:t>
      </w:r>
      <w:r>
        <w:rPr>
          <w:i/>
        </w:rPr>
        <w:t>Predecessor Alternatives</w:t>
      </w:r>
      <w:r>
        <w:t xml:space="preserve"> and </w:t>
      </w:r>
      <w:r>
        <w:rPr>
          <w:i/>
        </w:rPr>
        <w:t>Successor Alternatives</w:t>
      </w:r>
      <w:r>
        <w:t xml:space="preserve"> sections must be reduced in height so that the </w:t>
      </w:r>
      <w:proofErr w:type="spellStart"/>
      <w:r>
        <w:t>DeadStock</w:t>
      </w:r>
      <w:proofErr w:type="spellEnd"/>
      <w:r>
        <w:t xml:space="preserve"> fields have sufficient space.</w:t>
      </w:r>
    </w:p>
    <w:p w:rsidRPr="00C20AEF" w:rsidR="0034307A" w:rsidP="0034307A" w:rsidRDefault="0034307A" w14:paraId="6536A930" w14:textId="77777777">
      <w:pPr>
        <w:pStyle w:val="Textkrper"/>
      </w:pPr>
    </w:p>
    <w:p w:rsidRPr="00C20AEF" w:rsidR="00234020" w:rsidP="00234020" w:rsidRDefault="00234020" w14:paraId="7D05784A" w14:textId="77777777">
      <w:pPr>
        <w:pStyle w:val="Anforderungsnummer"/>
      </w:pPr>
      <w:r>
        <w:t>Requirement: FKT-GUI-186</w:t>
      </w:r>
    </w:p>
    <w:p w:rsidRPr="00C20AEF" w:rsidR="00234020" w:rsidP="00234020" w:rsidRDefault="00234020" w14:paraId="55E4B7A0" w14:textId="77777777">
      <w:pPr>
        <w:pStyle w:val="Anforderungstext"/>
      </w:pPr>
      <w:r>
        <w:t>The part-specific parameters and the deviating reference must not be editable in STOX.</w:t>
      </w:r>
    </w:p>
    <w:p w:rsidRPr="00C20AEF" w:rsidR="0034307A" w:rsidP="0034307A" w:rsidRDefault="0034307A" w14:paraId="426561FF" w14:textId="77777777">
      <w:pPr>
        <w:pStyle w:val="Textkrper"/>
      </w:pPr>
    </w:p>
    <w:p w:rsidRPr="00C20AEF" w:rsidR="00234020" w:rsidP="00234020" w:rsidRDefault="00234020" w14:paraId="466D4A8E" w14:textId="77777777">
      <w:pPr>
        <w:pStyle w:val="Anforderungsnummer"/>
      </w:pPr>
      <w:r>
        <w:t>Requirement: FKT-GUI-187</w:t>
      </w:r>
    </w:p>
    <w:p w:rsidRPr="00C20AEF" w:rsidR="00234020" w:rsidP="00234020" w:rsidRDefault="00234020" w14:paraId="69D1F809" w14:textId="14773E82">
      <w:pPr>
        <w:pStyle w:val="Anforderungstext"/>
      </w:pPr>
      <w:r>
        <w:t xml:space="preserve">The new </w:t>
      </w:r>
      <w:proofErr w:type="spellStart"/>
      <w:r>
        <w:t>DeadStock</w:t>
      </w:r>
      <w:proofErr w:type="spellEnd"/>
      <w:r>
        <w:t xml:space="preserve"> fields may only be visible in DIMS and SICOS if the user is authorized for STOX and for the entered operation for </w:t>
      </w:r>
      <w:proofErr w:type="spellStart"/>
      <w:r>
        <w:t>DeadStock</w:t>
      </w:r>
      <w:proofErr w:type="spellEnd"/>
      <w:r>
        <w:t>.</w:t>
      </w:r>
    </w:p>
    <w:p w:rsidRPr="00C20AEF" w:rsidR="0034307A" w:rsidP="0034307A" w:rsidRDefault="0034307A" w14:paraId="372551EE" w14:textId="77777777">
      <w:pPr>
        <w:pStyle w:val="Textkrper"/>
      </w:pPr>
    </w:p>
    <w:p w:rsidRPr="00C20AEF" w:rsidR="00234020" w:rsidP="00234020" w:rsidRDefault="00234020" w14:paraId="2DC4D714" w14:textId="77777777">
      <w:pPr>
        <w:pStyle w:val="Anforderungsnummer"/>
      </w:pPr>
      <w:r>
        <w:t>Requirement: FKT-GUI-188</w:t>
      </w:r>
    </w:p>
    <w:p w:rsidRPr="00C20AEF" w:rsidR="00234020" w:rsidP="00234020" w:rsidRDefault="00234020" w14:paraId="737BD5E8" w14:textId="5659F2BF">
      <w:pPr>
        <w:pStyle w:val="Anforderungstext"/>
      </w:pPr>
      <w:r>
        <w:t xml:space="preserve">The new </w:t>
      </w:r>
      <w:proofErr w:type="spellStart"/>
      <w:r>
        <w:t>DeadStock</w:t>
      </w:r>
      <w:proofErr w:type="spellEnd"/>
      <w:r>
        <w:t xml:space="preserve"> fields are only editable if the user is in the </w:t>
      </w:r>
      <w:proofErr w:type="spellStart"/>
      <w:r>
        <w:rPr>
          <w:rStyle w:val="Fett"/>
          <w:b w:val="0"/>
          <w:i/>
        </w:rPr>
        <w:t>Retaileradmin</w:t>
      </w:r>
      <w:proofErr w:type="spellEnd"/>
      <w:r>
        <w:t xml:space="preserve"> or </w:t>
      </w:r>
      <w:r>
        <w:rPr>
          <w:i/>
        </w:rPr>
        <w:t>Admin</w:t>
      </w:r>
      <w:r>
        <w:t xml:space="preserve"> role and is authorized for </w:t>
      </w:r>
      <w:proofErr w:type="spellStart"/>
      <w:r>
        <w:t>DeadStock</w:t>
      </w:r>
      <w:proofErr w:type="spellEnd"/>
      <w:r>
        <w:t xml:space="preserve"> for the selected site and the selected site is active for </w:t>
      </w:r>
      <w:proofErr w:type="spellStart"/>
      <w:r>
        <w:t>DeadStock</w:t>
      </w:r>
      <w:proofErr w:type="spellEnd"/>
      <w:r>
        <w:t>.</w:t>
      </w:r>
    </w:p>
    <w:p w:rsidRPr="00C20AEF" w:rsidR="00F138DC" w:rsidP="00F138DC" w:rsidRDefault="00F138DC" w14:paraId="70CA1599" w14:textId="77777777">
      <w:pPr>
        <w:pStyle w:val="Textkrper"/>
      </w:pPr>
    </w:p>
    <w:p w:rsidRPr="00C20AEF" w:rsidR="00223C9F" w:rsidP="00223C9F" w:rsidRDefault="00223C9F" w14:paraId="13AB7337" w14:textId="77777777">
      <w:pPr>
        <w:pStyle w:val="Anforderungsnummer"/>
      </w:pPr>
      <w:r>
        <w:t>Requirement: FKT-GUI-329</w:t>
      </w:r>
    </w:p>
    <w:p w:rsidRPr="00C20AEF" w:rsidR="00223C9F" w:rsidP="00223C9F" w:rsidRDefault="00223C9F" w14:paraId="336FB65C" w14:textId="6CE29236">
      <w:pPr>
        <w:pStyle w:val="Anforderungstext"/>
      </w:pPr>
      <w:r>
        <w:t xml:space="preserve">The </w:t>
      </w:r>
      <w:proofErr w:type="spellStart"/>
      <w:r>
        <w:t>DeadStock</w:t>
      </w:r>
      <w:proofErr w:type="spellEnd"/>
      <w:r>
        <w:t xml:space="preserve"> parameters are extended, resulting from </w:t>
      </w:r>
      <w:r w:rsidRPr="00C20AEF" w:rsidR="00A9316A">
        <w:fldChar w:fldCharType="begin"/>
      </w:r>
      <w:r w:rsidRPr="00C20AEF" w:rsidR="00A9316A">
        <w:instrText xml:space="preserve"> REF _Ref385236334 \r \h  \* MERGEFORMAT </w:instrText>
      </w:r>
      <w:r w:rsidRPr="00C20AEF" w:rsidR="00A9316A">
        <w:fldChar w:fldCharType="separate"/>
      </w:r>
      <w:r w:rsidR="000D3A2D">
        <w:t>1.1.12</w:t>
      </w:r>
      <w:r w:rsidRPr="00C20AEF" w:rsidR="00A9316A">
        <w:fldChar w:fldCharType="end"/>
      </w:r>
      <w:r>
        <w:t xml:space="preserve">, by a non-editable text field. This text field is only visible if the part number was manually excluded by rejection in the </w:t>
      </w:r>
      <w:proofErr w:type="spellStart"/>
      <w:r>
        <w:t>DeadStock</w:t>
      </w:r>
      <w:proofErr w:type="spellEnd"/>
      <w:r>
        <w:t xml:space="preserve"> order.</w:t>
      </w:r>
    </w:p>
    <w:p w:rsidRPr="00C20AEF" w:rsidR="00C472A7" w:rsidP="00C472A7" w:rsidRDefault="00C472A7" w14:paraId="405908E7" w14:textId="1101276E">
      <w:pPr>
        <w:pStyle w:val="Textkrper"/>
        <w:keepNext/>
      </w:pPr>
      <w:r>
        <w:rPr>
          <w:noProof/>
        </w:rPr>
        <w:drawing>
          <wp:inline distT="0" distB="0" distL="0" distR="0" wp14:anchorId="74526F90" wp14:editId="198EE7E4">
            <wp:extent cx="4485600" cy="2228400"/>
            <wp:effectExtent l="0" t="0" r="0" b="0"/>
            <wp:docPr id="113" name="Bild 8" descr="st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ox"/>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485600" cy="2228400"/>
                    </a:xfrm>
                    <a:prstGeom prst="rect">
                      <a:avLst/>
                    </a:prstGeom>
                    <a:noFill/>
                    <a:ln w="9525">
                      <a:noFill/>
                      <a:miter lim="800000"/>
                      <a:headEnd/>
                      <a:tailEnd/>
                    </a:ln>
                  </pic:spPr>
                </pic:pic>
              </a:graphicData>
            </a:graphic>
          </wp:inline>
        </w:drawing>
      </w:r>
    </w:p>
    <w:p w:rsidRPr="00C20AEF" w:rsidR="00C472A7" w:rsidP="00C472A7" w:rsidRDefault="00C472A7" w14:paraId="03827F44" w14:textId="7025112B">
      <w:pPr>
        <w:pStyle w:val="Beschriftung"/>
      </w:pPr>
      <w:bookmarkStart w:name="_Toc98411882" w:id="486"/>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15</w:t>
      </w:r>
      <w:r>
        <w:fldChar w:fldCharType="end"/>
      </w:r>
      <w:r>
        <w:t xml:space="preserve"> - Additional note for manual exclusion by rejection in the order</w:t>
      </w:r>
      <w:bookmarkEnd w:id="486"/>
    </w:p>
    <w:p w:rsidRPr="00C20AEF" w:rsidR="00234020" w:rsidP="00234020" w:rsidRDefault="00234020" w14:paraId="0C522CCD" w14:textId="77777777">
      <w:pPr>
        <w:pStyle w:val="SchnelllesetextbergeordneteAussage1"/>
      </w:pPr>
      <w:r>
        <w:t>Field description</w:t>
      </w:r>
    </w:p>
    <w:p w:rsidRPr="00C20AEF" w:rsidR="00234020" w:rsidP="00234020" w:rsidRDefault="00234020" w14:paraId="478D7835" w14:textId="77777777">
      <w:pPr>
        <w:pStyle w:val="Anforderungsnummer"/>
      </w:pPr>
      <w:r>
        <w:t>Requirement: FKT-GUI-189</w:t>
      </w:r>
    </w:p>
    <w:p w:rsidRPr="00C20AEF" w:rsidR="00234020" w:rsidP="00234020" w:rsidRDefault="00234020" w14:paraId="19496AE3" w14:textId="32797F32">
      <w:pPr>
        <w:pStyle w:val="Anforderungstext"/>
      </w:pPr>
      <w:r>
        <w:t xml:space="preserve">In the </w:t>
      </w:r>
      <w:proofErr w:type="spellStart"/>
      <w:r>
        <w:t>DeadStock</w:t>
      </w:r>
      <w:proofErr w:type="spellEnd"/>
      <w:r>
        <w:t xml:space="preserve"> Information section, the fields described below must be newly included:</w:t>
      </w:r>
    </w:p>
    <w:p w:rsidRPr="00C20AEF" w:rsidR="0034307A" w:rsidP="0034307A" w:rsidRDefault="0034307A" w14:paraId="309653F1" w14:textId="77777777">
      <w:pPr>
        <w:pStyle w:val="Textkrper"/>
      </w:pPr>
    </w:p>
    <w:tbl>
      <w:tblPr>
        <w:tblW w:w="5000" w:type="pct"/>
        <w:tblBorders>
          <w:top w:val="single" w:color="E20074" w:sz="18" w:space="0"/>
          <w:insideH w:val="single" w:color="auto" w:sz="4" w:space="0"/>
        </w:tblBorders>
        <w:tblLook w:val="01E0" w:firstRow="1" w:lastRow="1" w:firstColumn="1" w:lastColumn="1" w:noHBand="0" w:noVBand="0"/>
      </w:tblPr>
      <w:tblGrid>
        <w:gridCol w:w="2029"/>
        <w:gridCol w:w="1129"/>
        <w:gridCol w:w="933"/>
        <w:gridCol w:w="1333"/>
        <w:gridCol w:w="3924"/>
      </w:tblGrid>
      <w:tr w:rsidRPr="00C20AEF" w:rsidR="00234020" w:rsidTr="00234020" w14:paraId="74E7F660" w14:textId="77777777">
        <w:trPr>
          <w:tblHeader/>
        </w:trPr>
        <w:tc>
          <w:tcPr>
            <w:tcW w:w="1085" w:type="pct"/>
            <w:tcBorders>
              <w:top w:val="single" w:color="E20074" w:sz="18" w:space="0"/>
              <w:bottom w:val="single" w:color="auto" w:sz="4" w:space="0"/>
            </w:tcBorders>
            <w:shd w:val="clear" w:color="auto" w:fill="E0E0E0"/>
          </w:tcPr>
          <w:p w:rsidRPr="00C20AEF" w:rsidR="00234020" w:rsidP="00234020" w:rsidRDefault="00234020" w14:paraId="121F175A" w14:textId="77777777">
            <w:pPr>
              <w:pStyle w:val="TableHeading"/>
              <w:keepNext w:val="0"/>
              <w:rPr>
                <w:rStyle w:val="Fett"/>
                <w:b/>
                <w:bCs/>
              </w:rPr>
            </w:pPr>
            <w:r>
              <w:rPr>
                <w:rStyle w:val="Fett"/>
                <w:b/>
              </w:rPr>
              <w:t>Field</w:t>
            </w:r>
          </w:p>
        </w:tc>
        <w:tc>
          <w:tcPr>
            <w:tcW w:w="604" w:type="pct"/>
            <w:tcBorders>
              <w:top w:val="single" w:color="E20074" w:sz="18" w:space="0"/>
              <w:bottom w:val="single" w:color="auto" w:sz="4" w:space="0"/>
            </w:tcBorders>
            <w:shd w:val="clear" w:color="auto" w:fill="E0E0E0"/>
          </w:tcPr>
          <w:p w:rsidRPr="00C20AEF" w:rsidR="00234020" w:rsidP="00234020" w:rsidRDefault="00234020" w14:paraId="4DCF8028" w14:textId="77777777">
            <w:pPr>
              <w:pStyle w:val="TableHeading"/>
              <w:keepNext w:val="0"/>
              <w:rPr>
                <w:rStyle w:val="Fett"/>
                <w:b/>
                <w:bCs/>
              </w:rPr>
            </w:pPr>
            <w:r>
              <w:rPr>
                <w:rStyle w:val="Fett"/>
                <w:b/>
              </w:rPr>
              <w:t>Element</w:t>
            </w:r>
          </w:p>
        </w:tc>
        <w:tc>
          <w:tcPr>
            <w:tcW w:w="499" w:type="pct"/>
            <w:tcBorders>
              <w:top w:val="single" w:color="E20074" w:sz="18" w:space="0"/>
              <w:bottom w:val="single" w:color="auto" w:sz="4" w:space="0"/>
            </w:tcBorders>
            <w:shd w:val="clear" w:color="auto" w:fill="E0E0E0"/>
          </w:tcPr>
          <w:p w:rsidRPr="00C20AEF" w:rsidR="00234020" w:rsidP="00234020" w:rsidRDefault="00234020" w14:paraId="2C745BAB" w14:textId="77777777">
            <w:pPr>
              <w:pStyle w:val="TableHeading"/>
              <w:keepNext w:val="0"/>
              <w:rPr>
                <w:rStyle w:val="Fett"/>
                <w:b/>
                <w:bCs/>
              </w:rPr>
            </w:pPr>
            <w:r>
              <w:rPr>
                <w:rStyle w:val="Fett"/>
                <w:b/>
              </w:rPr>
              <w:t>Editable</w:t>
            </w:r>
          </w:p>
        </w:tc>
        <w:tc>
          <w:tcPr>
            <w:tcW w:w="713" w:type="pct"/>
            <w:tcBorders>
              <w:top w:val="single" w:color="E20074" w:sz="18" w:space="0"/>
              <w:bottom w:val="single" w:color="auto" w:sz="4" w:space="0"/>
            </w:tcBorders>
            <w:shd w:val="clear" w:color="auto" w:fill="E0E0E0"/>
          </w:tcPr>
          <w:p w:rsidRPr="00C20AEF" w:rsidR="00234020" w:rsidP="00234020" w:rsidRDefault="00234020" w14:paraId="06ED807F" w14:textId="77777777">
            <w:pPr>
              <w:pStyle w:val="TableHeading"/>
              <w:keepNext w:val="0"/>
              <w:rPr>
                <w:rStyle w:val="Fett"/>
                <w:b/>
                <w:bCs/>
              </w:rPr>
            </w:pPr>
            <w:r>
              <w:rPr>
                <w:rStyle w:val="Fett"/>
                <w:b/>
              </w:rPr>
              <w:t>Format</w:t>
            </w:r>
          </w:p>
        </w:tc>
        <w:tc>
          <w:tcPr>
            <w:tcW w:w="2099" w:type="pct"/>
            <w:tcBorders>
              <w:top w:val="single" w:color="E20074" w:sz="18" w:space="0"/>
              <w:bottom w:val="single" w:color="auto" w:sz="4" w:space="0"/>
            </w:tcBorders>
            <w:shd w:val="clear" w:color="auto" w:fill="E0E0E0"/>
          </w:tcPr>
          <w:p w:rsidRPr="00C20AEF" w:rsidR="00234020" w:rsidP="00234020" w:rsidRDefault="00234020" w14:paraId="606745A7" w14:textId="77777777">
            <w:pPr>
              <w:pStyle w:val="TableHeading"/>
              <w:keepNext w:val="0"/>
              <w:rPr>
                <w:rStyle w:val="Fett"/>
                <w:b/>
                <w:bCs/>
              </w:rPr>
            </w:pPr>
            <w:r>
              <w:rPr>
                <w:rStyle w:val="Fett"/>
                <w:b/>
              </w:rPr>
              <w:t>Content</w:t>
            </w:r>
          </w:p>
        </w:tc>
      </w:tr>
      <w:tr w:rsidRPr="00C20AEF" w:rsidR="00234020" w:rsidTr="00234020" w14:paraId="79747637" w14:textId="77777777">
        <w:tc>
          <w:tcPr>
            <w:tcW w:w="1085" w:type="pct"/>
            <w:tcBorders>
              <w:top w:val="single" w:color="auto" w:sz="4" w:space="0"/>
            </w:tcBorders>
          </w:tcPr>
          <w:p w:rsidRPr="00C20AEF" w:rsidR="00234020" w:rsidP="00234020" w:rsidRDefault="0012276D" w14:paraId="01E3B17F" w14:textId="6E2D5280">
            <w:pPr>
              <w:pStyle w:val="TabelleFlietext3"/>
              <w:spacing w:before="60" w:after="60"/>
            </w:pPr>
            <w:r>
              <w:t xml:space="preserve">Current </w:t>
            </w:r>
            <w:proofErr w:type="spellStart"/>
            <w:r>
              <w:t>DeadStock</w:t>
            </w:r>
            <w:proofErr w:type="spellEnd"/>
            <w:r>
              <w:t xml:space="preserve"> status</w:t>
            </w:r>
          </w:p>
        </w:tc>
        <w:tc>
          <w:tcPr>
            <w:tcW w:w="604" w:type="pct"/>
            <w:tcBorders>
              <w:top w:val="single" w:color="auto" w:sz="4" w:space="0"/>
            </w:tcBorders>
          </w:tcPr>
          <w:p w:rsidRPr="00C20AEF" w:rsidR="00234020" w:rsidP="00234020" w:rsidRDefault="00234020" w14:paraId="171D08EA" w14:textId="77777777">
            <w:pPr>
              <w:pStyle w:val="TabelleFlietext3"/>
              <w:spacing w:before="60" w:after="60"/>
            </w:pPr>
            <w:r>
              <w:t>Text field</w:t>
            </w:r>
          </w:p>
        </w:tc>
        <w:tc>
          <w:tcPr>
            <w:tcW w:w="499" w:type="pct"/>
            <w:tcBorders>
              <w:top w:val="single" w:color="auto" w:sz="4" w:space="0"/>
            </w:tcBorders>
          </w:tcPr>
          <w:p w:rsidRPr="00C20AEF" w:rsidR="00234020" w:rsidP="00234020" w:rsidRDefault="00234020" w14:paraId="4FEBC031" w14:textId="77777777">
            <w:pPr>
              <w:pStyle w:val="TabelleFlietext3"/>
              <w:spacing w:before="60" w:after="60"/>
              <w:jc w:val="center"/>
            </w:pPr>
          </w:p>
        </w:tc>
        <w:tc>
          <w:tcPr>
            <w:tcW w:w="713" w:type="pct"/>
            <w:tcBorders>
              <w:top w:val="single" w:color="auto" w:sz="4" w:space="0"/>
            </w:tcBorders>
          </w:tcPr>
          <w:p w:rsidRPr="00C20AEF" w:rsidR="00234020" w:rsidP="00234020" w:rsidRDefault="00234020" w14:paraId="2238F7B6" w14:textId="77777777">
            <w:pPr>
              <w:pStyle w:val="TabelleFlietext3"/>
              <w:spacing w:before="60" w:after="60"/>
            </w:pPr>
            <w:r>
              <w:t>-</w:t>
            </w:r>
          </w:p>
        </w:tc>
        <w:tc>
          <w:tcPr>
            <w:tcW w:w="2099" w:type="pct"/>
            <w:tcBorders>
              <w:top w:val="single" w:color="auto" w:sz="4" w:space="0"/>
            </w:tcBorders>
          </w:tcPr>
          <w:p w:rsidRPr="00C20AEF" w:rsidR="00234020" w:rsidP="00234020" w:rsidRDefault="0012276D" w14:paraId="7E83C7C5" w14:textId="3A082121">
            <w:pPr>
              <w:pStyle w:val="TabelleFlietext3"/>
              <w:spacing w:before="60" w:after="60"/>
            </w:pPr>
            <w:r>
              <w:t xml:space="preserve">Current </w:t>
            </w:r>
            <w:proofErr w:type="spellStart"/>
            <w:r>
              <w:t>DeadStock</w:t>
            </w:r>
            <w:proofErr w:type="spellEnd"/>
            <w:r>
              <w:t xml:space="preserve"> status of the part:</w:t>
            </w:r>
          </w:p>
          <w:p w:rsidRPr="00C20AEF" w:rsidR="00234020" w:rsidP="00234020" w:rsidRDefault="00234020" w14:paraId="2093DBC9" w14:textId="77777777">
            <w:pPr>
              <w:pStyle w:val="TabelleFlietext3"/>
              <w:spacing w:before="60" w:after="60"/>
            </w:pPr>
            <w:r>
              <w:t>- automatic - manual - excluded</w:t>
            </w:r>
          </w:p>
          <w:p w:rsidRPr="00C20AEF" w:rsidR="009971C8" w:rsidP="00234020" w:rsidRDefault="009971C8" w14:paraId="63637460" w14:textId="77777777">
            <w:pPr>
              <w:pStyle w:val="TabelleFlietext3"/>
              <w:spacing w:before="60" w:after="60"/>
            </w:pPr>
            <w:r>
              <w:t>Incl. tooltip per status.</w:t>
            </w:r>
          </w:p>
        </w:tc>
      </w:tr>
      <w:tr w:rsidRPr="00C20AEF" w:rsidR="00234020" w:rsidTr="00234020" w14:paraId="2CBC6DD1" w14:textId="77777777">
        <w:tc>
          <w:tcPr>
            <w:tcW w:w="1085" w:type="pct"/>
          </w:tcPr>
          <w:p w:rsidRPr="00C20AEF" w:rsidR="00234020" w:rsidP="00234020" w:rsidRDefault="00244DCE" w14:paraId="03E8190A" w14:textId="12CBEC42">
            <w:pPr>
              <w:pStyle w:val="TabelleFlietext3"/>
              <w:spacing w:before="60" w:after="60"/>
            </w:pPr>
            <w:proofErr w:type="spellStart"/>
            <w:r>
              <w:t>DeadStock</w:t>
            </w:r>
            <w:proofErr w:type="spellEnd"/>
            <w:r>
              <w:t xml:space="preserve"> category</w:t>
            </w:r>
          </w:p>
        </w:tc>
        <w:tc>
          <w:tcPr>
            <w:tcW w:w="604" w:type="pct"/>
          </w:tcPr>
          <w:p w:rsidRPr="00C20AEF" w:rsidR="00234020" w:rsidP="00234020" w:rsidRDefault="00234020" w14:paraId="7A154E40" w14:textId="77777777">
            <w:pPr>
              <w:pStyle w:val="TabelleFlietext3"/>
              <w:spacing w:before="60" w:after="60"/>
            </w:pPr>
            <w:proofErr w:type="spellStart"/>
            <w:r>
              <w:t>Combobox</w:t>
            </w:r>
            <w:proofErr w:type="spellEnd"/>
          </w:p>
        </w:tc>
        <w:tc>
          <w:tcPr>
            <w:tcW w:w="499" w:type="pct"/>
          </w:tcPr>
          <w:p w:rsidRPr="00C20AEF" w:rsidR="00234020" w:rsidP="00234020" w:rsidRDefault="00234020" w14:paraId="1E67E13E" w14:textId="77777777">
            <w:pPr>
              <w:pStyle w:val="TabelleFlietext3"/>
              <w:spacing w:before="60" w:after="60"/>
              <w:jc w:val="center"/>
            </w:pPr>
            <w:r>
              <w:t>X</w:t>
            </w:r>
          </w:p>
        </w:tc>
        <w:tc>
          <w:tcPr>
            <w:tcW w:w="713" w:type="pct"/>
          </w:tcPr>
          <w:p w:rsidRPr="00C20AEF" w:rsidR="00234020" w:rsidP="00234020" w:rsidRDefault="00234020" w14:paraId="1238C1E5" w14:textId="77777777">
            <w:pPr>
              <w:pStyle w:val="TabelleFlietext3"/>
              <w:spacing w:before="60" w:after="60"/>
            </w:pPr>
            <w:r>
              <w:t>Percent</w:t>
            </w:r>
          </w:p>
        </w:tc>
        <w:tc>
          <w:tcPr>
            <w:tcW w:w="2099" w:type="pct"/>
          </w:tcPr>
          <w:p w:rsidRPr="00C20AEF" w:rsidR="00234020" w:rsidP="00F32455" w:rsidRDefault="0012276D" w14:paraId="267334C7" w14:textId="33980EC3">
            <w:pPr>
              <w:pStyle w:val="TabelleFlietext3"/>
              <w:spacing w:before="60" w:after="60"/>
            </w:pPr>
            <w:r>
              <w:t xml:space="preserve">Current discount rate of the </w:t>
            </w:r>
            <w:proofErr w:type="spellStart"/>
            <w:r>
              <w:t>DeadStock</w:t>
            </w:r>
            <w:proofErr w:type="spellEnd"/>
            <w:r>
              <w:t xml:space="preserve"> category. Only the discount rates stored for this site can be selected.</w:t>
            </w:r>
          </w:p>
        </w:tc>
      </w:tr>
      <w:tr w:rsidRPr="00C20AEF" w:rsidR="0001758C" w:rsidTr="00234020" w14:paraId="05E2F4D4" w14:textId="77777777">
        <w:tc>
          <w:tcPr>
            <w:tcW w:w="1085" w:type="pct"/>
          </w:tcPr>
          <w:p w:rsidRPr="00C20AEF" w:rsidR="0001758C" w:rsidP="0001758C" w:rsidRDefault="0001758C" w14:paraId="53CDB541" w14:textId="77777777">
            <w:pPr>
              <w:pStyle w:val="TabelleFlietext3"/>
              <w:spacing w:before="60" w:after="60"/>
              <w:ind w:left="0"/>
            </w:pPr>
            <w:r>
              <w:t>Info manual exclusion from order</w:t>
            </w:r>
          </w:p>
        </w:tc>
        <w:tc>
          <w:tcPr>
            <w:tcW w:w="604" w:type="pct"/>
          </w:tcPr>
          <w:p w:rsidRPr="00C20AEF" w:rsidR="0001758C" w:rsidP="00234020" w:rsidRDefault="0001758C" w14:paraId="15AF5FA6" w14:textId="77777777">
            <w:pPr>
              <w:pStyle w:val="TabelleFlietext3"/>
              <w:spacing w:before="60" w:after="60"/>
            </w:pPr>
            <w:r>
              <w:t>Text field</w:t>
            </w:r>
          </w:p>
        </w:tc>
        <w:tc>
          <w:tcPr>
            <w:tcW w:w="499" w:type="pct"/>
          </w:tcPr>
          <w:p w:rsidRPr="00C20AEF" w:rsidR="0001758C" w:rsidP="00234020" w:rsidRDefault="0001758C" w14:paraId="03F51F67" w14:textId="77777777">
            <w:pPr>
              <w:pStyle w:val="TabelleFlietext3"/>
              <w:spacing w:before="60" w:after="60"/>
              <w:jc w:val="center"/>
            </w:pPr>
          </w:p>
        </w:tc>
        <w:tc>
          <w:tcPr>
            <w:tcW w:w="713" w:type="pct"/>
          </w:tcPr>
          <w:p w:rsidRPr="00C20AEF" w:rsidR="0001758C" w:rsidP="00234020" w:rsidRDefault="0001758C" w14:paraId="6DC25974" w14:textId="77777777">
            <w:pPr>
              <w:pStyle w:val="TabelleFlietext3"/>
              <w:spacing w:before="60" w:after="60"/>
            </w:pPr>
            <w:r>
              <w:t>-</w:t>
            </w:r>
          </w:p>
        </w:tc>
        <w:tc>
          <w:tcPr>
            <w:tcW w:w="2099" w:type="pct"/>
          </w:tcPr>
          <w:p w:rsidRPr="00C20AEF" w:rsidR="0001758C" w:rsidP="002D2AA2" w:rsidRDefault="0001758C" w14:paraId="53EEA955" w14:textId="77777777">
            <w:pPr>
              <w:pStyle w:val="TabelleFlietext3"/>
              <w:spacing w:before="60" w:after="60"/>
            </w:pPr>
            <w:r>
              <w:t>Additional information of the order from which the manual exclusion of the part number results.</w:t>
            </w:r>
          </w:p>
        </w:tc>
      </w:tr>
      <w:tr w:rsidRPr="00C20AEF" w:rsidR="00234020" w:rsidTr="00234020" w14:paraId="423E2DD0" w14:textId="77777777">
        <w:tc>
          <w:tcPr>
            <w:tcW w:w="1085" w:type="pct"/>
          </w:tcPr>
          <w:p w:rsidRPr="00C20AEF" w:rsidR="00234020" w:rsidP="00F4280D" w:rsidRDefault="00244DCE" w14:paraId="6ED71F69" w14:textId="44FF4D6B">
            <w:pPr>
              <w:pStyle w:val="TabelleFlietext3"/>
              <w:spacing w:before="60" w:after="60"/>
            </w:pPr>
            <w:proofErr w:type="spellStart"/>
            <w:r>
              <w:t>DeadStock</w:t>
            </w:r>
            <w:proofErr w:type="spellEnd"/>
            <w:r>
              <w:t xml:space="preserve"> note</w:t>
            </w:r>
          </w:p>
        </w:tc>
        <w:tc>
          <w:tcPr>
            <w:tcW w:w="604" w:type="pct"/>
          </w:tcPr>
          <w:p w:rsidRPr="00C20AEF" w:rsidR="00234020" w:rsidP="00234020" w:rsidRDefault="00234020" w14:paraId="4DDCFA67" w14:textId="77777777">
            <w:pPr>
              <w:pStyle w:val="TabelleFlietext3"/>
              <w:spacing w:before="60" w:after="60"/>
            </w:pPr>
            <w:r>
              <w:t>Text field</w:t>
            </w:r>
          </w:p>
        </w:tc>
        <w:tc>
          <w:tcPr>
            <w:tcW w:w="499" w:type="pct"/>
          </w:tcPr>
          <w:p w:rsidRPr="00C20AEF" w:rsidR="00234020" w:rsidP="00234020" w:rsidRDefault="00234020" w14:paraId="317F139E" w14:textId="77777777">
            <w:pPr>
              <w:pStyle w:val="TabelleFlietext3"/>
              <w:spacing w:before="60" w:after="60"/>
              <w:jc w:val="center"/>
            </w:pPr>
            <w:r>
              <w:t>X</w:t>
            </w:r>
          </w:p>
        </w:tc>
        <w:tc>
          <w:tcPr>
            <w:tcW w:w="713" w:type="pct"/>
          </w:tcPr>
          <w:p w:rsidRPr="00C20AEF" w:rsidR="00234020" w:rsidP="00234020" w:rsidRDefault="00234020" w14:paraId="732051D6" w14:textId="77777777">
            <w:pPr>
              <w:pStyle w:val="TabelleFlietext3"/>
              <w:spacing w:before="60" w:after="60"/>
            </w:pPr>
            <w:r>
              <w:t>-</w:t>
            </w:r>
          </w:p>
        </w:tc>
        <w:tc>
          <w:tcPr>
            <w:tcW w:w="2099" w:type="pct"/>
          </w:tcPr>
          <w:p w:rsidRPr="00C20AEF" w:rsidR="00234020" w:rsidP="00234020" w:rsidRDefault="000904A8" w14:paraId="39F07CD9" w14:textId="77777777">
            <w:pPr>
              <w:pStyle w:val="TabelleFlietext3"/>
              <w:spacing w:before="60" w:after="60"/>
            </w:pPr>
            <w:r>
              <w:t>Individual comment on the part number (e.g.: Version number, production year...).</w:t>
            </w:r>
          </w:p>
          <w:p w:rsidRPr="00C20AEF" w:rsidR="00234020" w:rsidP="00234020" w:rsidRDefault="00234020" w14:paraId="59F25F48" w14:textId="77777777">
            <w:pPr>
              <w:pStyle w:val="TabelleFlietext3"/>
              <w:spacing w:before="60" w:after="60"/>
            </w:pPr>
            <w:r>
              <w:t>Max. 100 characters.</w:t>
            </w:r>
          </w:p>
        </w:tc>
      </w:tr>
      <w:tr w:rsidRPr="00C20AEF" w:rsidR="00234020" w:rsidTr="00234020" w14:paraId="5DE4AD5F" w14:textId="77777777">
        <w:tc>
          <w:tcPr>
            <w:tcW w:w="1085" w:type="pct"/>
          </w:tcPr>
          <w:p w:rsidRPr="00C20AEF" w:rsidR="00234020" w:rsidP="00234020" w:rsidRDefault="00234020" w14:paraId="66706A8A" w14:textId="4C9F5D60">
            <w:pPr>
              <w:pStyle w:val="TabelleFlietext3"/>
              <w:spacing w:before="60" w:after="60"/>
            </w:pPr>
            <w:r>
              <w:t xml:space="preserve">Manually exclude from </w:t>
            </w:r>
            <w:proofErr w:type="spellStart"/>
            <w:r>
              <w:t>DeadStock</w:t>
            </w:r>
            <w:proofErr w:type="spellEnd"/>
          </w:p>
        </w:tc>
        <w:tc>
          <w:tcPr>
            <w:tcW w:w="604" w:type="pct"/>
          </w:tcPr>
          <w:p w:rsidRPr="00C20AEF" w:rsidR="00234020" w:rsidP="00234020" w:rsidRDefault="00234020" w14:paraId="01B41225" w14:textId="77777777">
            <w:pPr>
              <w:pStyle w:val="TabelleFlietext3"/>
              <w:spacing w:before="60" w:after="60"/>
            </w:pPr>
            <w:r>
              <w:t>Checkbox</w:t>
            </w:r>
          </w:p>
        </w:tc>
        <w:tc>
          <w:tcPr>
            <w:tcW w:w="499" w:type="pct"/>
          </w:tcPr>
          <w:p w:rsidRPr="00C20AEF" w:rsidR="00234020" w:rsidP="00234020" w:rsidRDefault="00234020" w14:paraId="7428B908" w14:textId="77777777">
            <w:pPr>
              <w:pStyle w:val="TabelleFlietext3"/>
              <w:spacing w:before="60" w:after="60"/>
              <w:jc w:val="center"/>
            </w:pPr>
            <w:r>
              <w:t>X</w:t>
            </w:r>
          </w:p>
        </w:tc>
        <w:tc>
          <w:tcPr>
            <w:tcW w:w="713" w:type="pct"/>
          </w:tcPr>
          <w:p w:rsidRPr="00C20AEF" w:rsidR="00234020" w:rsidP="00234020" w:rsidRDefault="00234020" w14:paraId="594F4C76" w14:textId="77777777">
            <w:pPr>
              <w:pStyle w:val="TabelleFlietext3"/>
              <w:spacing w:before="60" w:after="60"/>
            </w:pPr>
            <w:r>
              <w:t>-</w:t>
            </w:r>
          </w:p>
        </w:tc>
        <w:tc>
          <w:tcPr>
            <w:tcW w:w="2099" w:type="pct"/>
          </w:tcPr>
          <w:p w:rsidRPr="00C20AEF" w:rsidR="00234020" w:rsidP="00234020" w:rsidRDefault="00234020" w14:paraId="523532A4" w14:textId="29350451">
            <w:pPr>
              <w:pStyle w:val="TabelleFlietext3"/>
              <w:spacing w:before="60" w:after="60"/>
            </w:pPr>
            <w:r>
              <w:t xml:space="preserve">Manually excludes the part from </w:t>
            </w:r>
            <w:proofErr w:type="spellStart"/>
            <w:r>
              <w:t>DeadStock</w:t>
            </w:r>
            <w:proofErr w:type="spellEnd"/>
            <w:r>
              <w:t>.</w:t>
            </w:r>
          </w:p>
        </w:tc>
      </w:tr>
      <w:tr w:rsidRPr="00C20AEF" w:rsidR="00234020" w:rsidTr="00234020" w14:paraId="5F83AEF4" w14:textId="77777777">
        <w:tc>
          <w:tcPr>
            <w:tcW w:w="1085" w:type="pct"/>
          </w:tcPr>
          <w:p w:rsidRPr="00C20AEF" w:rsidR="00234020" w:rsidP="00234020" w:rsidRDefault="00234020" w14:paraId="28DBEFA7" w14:textId="23273FBE">
            <w:pPr>
              <w:pStyle w:val="TabelleFlietext3"/>
              <w:spacing w:before="60" w:after="60"/>
            </w:pPr>
            <w:r>
              <w:t xml:space="preserve">Manually add to </w:t>
            </w:r>
            <w:proofErr w:type="spellStart"/>
            <w:r>
              <w:t>DeadStock</w:t>
            </w:r>
            <w:proofErr w:type="spellEnd"/>
          </w:p>
        </w:tc>
        <w:tc>
          <w:tcPr>
            <w:tcW w:w="604" w:type="pct"/>
          </w:tcPr>
          <w:p w:rsidRPr="00C20AEF" w:rsidR="00234020" w:rsidP="00234020" w:rsidRDefault="00234020" w14:paraId="1885A0DA" w14:textId="77777777">
            <w:pPr>
              <w:pStyle w:val="TabelleFlietext3"/>
              <w:spacing w:before="60" w:after="60"/>
            </w:pPr>
            <w:r>
              <w:t>Checkbox</w:t>
            </w:r>
          </w:p>
        </w:tc>
        <w:tc>
          <w:tcPr>
            <w:tcW w:w="499" w:type="pct"/>
          </w:tcPr>
          <w:p w:rsidRPr="00C20AEF" w:rsidR="00234020" w:rsidP="00234020" w:rsidRDefault="00234020" w14:paraId="59789419" w14:textId="77777777">
            <w:pPr>
              <w:pStyle w:val="TabelleFlietext3"/>
              <w:spacing w:before="60" w:after="60"/>
              <w:jc w:val="center"/>
            </w:pPr>
            <w:r>
              <w:t>X</w:t>
            </w:r>
          </w:p>
        </w:tc>
        <w:tc>
          <w:tcPr>
            <w:tcW w:w="713" w:type="pct"/>
          </w:tcPr>
          <w:p w:rsidRPr="00C20AEF" w:rsidR="00234020" w:rsidP="00234020" w:rsidRDefault="00234020" w14:paraId="01D6792C" w14:textId="77777777">
            <w:pPr>
              <w:pStyle w:val="TabelleFlietext3"/>
              <w:spacing w:before="60" w:after="60"/>
            </w:pPr>
            <w:r>
              <w:t>-</w:t>
            </w:r>
          </w:p>
        </w:tc>
        <w:tc>
          <w:tcPr>
            <w:tcW w:w="2099" w:type="pct"/>
          </w:tcPr>
          <w:p w:rsidRPr="00C20AEF" w:rsidR="00234020" w:rsidP="00234020" w:rsidRDefault="00234020" w14:paraId="1BF34AA7" w14:textId="3C1E63F1">
            <w:pPr>
              <w:pStyle w:val="TabelleFlietext3"/>
              <w:spacing w:before="60" w:after="60"/>
            </w:pPr>
            <w:r>
              <w:t xml:space="preserve">Manually adds the part to </w:t>
            </w:r>
            <w:proofErr w:type="spellStart"/>
            <w:r>
              <w:t>DeadStock</w:t>
            </w:r>
            <w:proofErr w:type="spellEnd"/>
            <w:r>
              <w:t>.</w:t>
            </w:r>
          </w:p>
        </w:tc>
      </w:tr>
    </w:tbl>
    <w:p w:rsidRPr="00C20AEF" w:rsidR="00234020" w:rsidP="00234020" w:rsidRDefault="00234020" w14:paraId="59DB9FA7" w14:textId="1192A920">
      <w:pPr>
        <w:pStyle w:val="Beschriftung"/>
      </w:pPr>
      <w:bookmarkStart w:name="_Toc255401703" w:id="487"/>
      <w:bookmarkStart w:name="_Toc98411840" w:id="488"/>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36</w:t>
      </w:r>
      <w:r>
        <w:fldChar w:fldCharType="end"/>
      </w:r>
      <w:r>
        <w:t xml:space="preserve"> - Panel Part Master: New </w:t>
      </w:r>
      <w:proofErr w:type="spellStart"/>
      <w:r>
        <w:t>DeadStock</w:t>
      </w:r>
      <w:proofErr w:type="spellEnd"/>
      <w:r>
        <w:t xml:space="preserve"> fields</w:t>
      </w:r>
      <w:bookmarkEnd w:id="487"/>
      <w:bookmarkEnd w:id="488"/>
    </w:p>
    <w:p w:rsidRPr="00C20AEF" w:rsidR="00234020" w:rsidP="00234020" w:rsidRDefault="00234020" w14:paraId="5988C1C7" w14:textId="20D60794">
      <w:pPr>
        <w:pStyle w:val="SchnelllesetextbergeordneteAussage1"/>
      </w:pPr>
      <w:r>
        <w:t xml:space="preserve">Editable fields depending on the </w:t>
      </w:r>
      <w:proofErr w:type="spellStart"/>
      <w:r>
        <w:t>DeadStock</w:t>
      </w:r>
      <w:proofErr w:type="spellEnd"/>
      <w:r>
        <w:t xml:space="preserve"> status</w:t>
      </w:r>
    </w:p>
    <w:p w:rsidRPr="00C20AEF" w:rsidR="00234020" w:rsidP="00234020" w:rsidRDefault="00234020" w14:paraId="6E7ECFA6" w14:textId="77777777">
      <w:pPr>
        <w:pStyle w:val="Anforderungsnummer"/>
      </w:pPr>
      <w:r>
        <w:lastRenderedPageBreak/>
        <w:t>Requirement: FKT-GUI-190</w:t>
      </w:r>
    </w:p>
    <w:p w:rsidRPr="00C20AEF" w:rsidR="00234020" w:rsidP="00234020" w:rsidRDefault="00234020" w14:paraId="11F103C6" w14:textId="6FC8B8A9">
      <w:pPr>
        <w:pStyle w:val="Anforderungstext"/>
      </w:pPr>
      <w:r>
        <w:t xml:space="preserve">The </w:t>
      </w:r>
      <w:r>
        <w:rPr>
          <w:i/>
        </w:rPr>
        <w:t xml:space="preserve">Current </w:t>
      </w:r>
      <w:proofErr w:type="spellStart"/>
      <w:r>
        <w:rPr>
          <w:i/>
        </w:rPr>
        <w:t>DeadStock</w:t>
      </w:r>
      <w:proofErr w:type="spellEnd"/>
      <w:r>
        <w:rPr>
          <w:i/>
        </w:rPr>
        <w:t xml:space="preserve"> Status</w:t>
      </w:r>
      <w:r>
        <w:t xml:space="preserve"> field is not editable. It is set automatically when the system or the user changes the status.</w:t>
      </w:r>
    </w:p>
    <w:p w:rsidRPr="00C20AEF" w:rsidR="0034307A" w:rsidP="0034307A" w:rsidRDefault="0034307A" w14:paraId="662A8F21" w14:textId="77777777">
      <w:pPr>
        <w:pStyle w:val="Textkrper"/>
      </w:pPr>
    </w:p>
    <w:p w:rsidRPr="00C20AEF" w:rsidR="00234020" w:rsidP="00234020" w:rsidRDefault="00234020" w14:paraId="09C1DAC7" w14:textId="77777777">
      <w:pPr>
        <w:pStyle w:val="Anforderungsnummer"/>
      </w:pPr>
      <w:r>
        <w:t>Requirement: FKT-GUI-191</w:t>
      </w:r>
    </w:p>
    <w:p w:rsidRPr="00C20AEF" w:rsidR="00234020" w:rsidP="00234020" w:rsidRDefault="00234020" w14:paraId="6CF2CC72" w14:textId="6B72EBA9">
      <w:pPr>
        <w:pStyle w:val="Anforderungstext"/>
      </w:pPr>
      <w:proofErr w:type="spellStart"/>
      <w:r>
        <w:t>The</w:t>
      </w:r>
      <w:r>
        <w:rPr>
          <w:i/>
        </w:rPr>
        <w:t>Exclude</w:t>
      </w:r>
      <w:proofErr w:type="spellEnd"/>
      <w:r>
        <w:t xml:space="preserve">  </w:t>
      </w:r>
      <w:r>
        <w:rPr>
          <w:i/>
        </w:rPr>
        <w:t xml:space="preserve">manually from </w:t>
      </w:r>
      <w:proofErr w:type="spellStart"/>
      <w:r>
        <w:rPr>
          <w:i/>
        </w:rPr>
        <w:t>DeadStock</w:t>
      </w:r>
      <w:proofErr w:type="spellEnd"/>
      <w:r>
        <w:t xml:space="preserve"> checkbox must only be editable if the part is not part of the </w:t>
      </w:r>
      <w:proofErr w:type="spellStart"/>
      <w:r>
        <w:t>DeadStock</w:t>
      </w:r>
      <w:proofErr w:type="spellEnd"/>
      <w:r>
        <w:t xml:space="preserve"> assortment or has been automatically added to the </w:t>
      </w:r>
      <w:proofErr w:type="spellStart"/>
      <w:r>
        <w:t>DeadStock</w:t>
      </w:r>
      <w:proofErr w:type="spellEnd"/>
      <w:r>
        <w:t xml:space="preserve"> assortment. That is, the </w:t>
      </w:r>
      <w:proofErr w:type="spellStart"/>
      <w:r>
        <w:t>DeadStock</w:t>
      </w:r>
      <w:proofErr w:type="spellEnd"/>
      <w:r>
        <w:t xml:space="preserve"> status must be either </w:t>
      </w:r>
      <w:r>
        <w:rPr>
          <w:i/>
        </w:rPr>
        <w:t>empty</w:t>
      </w:r>
      <w:r>
        <w:t xml:space="preserve">, </w:t>
      </w:r>
      <w:r>
        <w:rPr>
          <w:i/>
        </w:rPr>
        <w:t>automatic</w:t>
      </w:r>
      <w:r>
        <w:t xml:space="preserve"> , or </w:t>
      </w:r>
      <w:r>
        <w:rPr>
          <w:i/>
        </w:rPr>
        <w:t>excluded.</w:t>
      </w:r>
      <w:r>
        <w:t xml:space="preserve"> </w:t>
      </w:r>
    </w:p>
    <w:p w:rsidRPr="00C20AEF" w:rsidR="0034307A" w:rsidP="0034307A" w:rsidRDefault="0034307A" w14:paraId="399A2E8C" w14:textId="77777777">
      <w:pPr>
        <w:pStyle w:val="Textkrper"/>
      </w:pPr>
    </w:p>
    <w:p w:rsidRPr="00C20AEF" w:rsidR="00234020" w:rsidP="00234020" w:rsidRDefault="00234020" w14:paraId="6AF87185" w14:textId="77777777">
      <w:pPr>
        <w:pStyle w:val="Anforderungsnummer"/>
      </w:pPr>
      <w:r>
        <w:t>Requirement: FKT-GUI-192</w:t>
      </w:r>
    </w:p>
    <w:p w:rsidRPr="00C20AEF" w:rsidR="00234020" w:rsidP="00234020" w:rsidRDefault="00234020" w14:paraId="5827F227" w14:textId="0DBA47AC">
      <w:pPr>
        <w:pStyle w:val="Anforderungstext"/>
      </w:pPr>
      <w:proofErr w:type="spellStart"/>
      <w:r>
        <w:t>The</w:t>
      </w:r>
      <w:r>
        <w:rPr>
          <w:i/>
        </w:rPr>
        <w:t>Add</w:t>
      </w:r>
      <w:proofErr w:type="spellEnd"/>
      <w:r>
        <w:t xml:space="preserve">  </w:t>
      </w:r>
      <w:r>
        <w:rPr>
          <w:i/>
        </w:rPr>
        <w:t xml:space="preserve">manually to </w:t>
      </w:r>
      <w:proofErr w:type="spellStart"/>
      <w:r>
        <w:rPr>
          <w:i/>
        </w:rPr>
        <w:t>DeadStock</w:t>
      </w:r>
      <w:proofErr w:type="spellEnd"/>
      <w:r>
        <w:t xml:space="preserve"> checkbox may only be editable if the part has a stock &gt; 0 and has NOT been automatically added to the </w:t>
      </w:r>
      <w:proofErr w:type="spellStart"/>
      <w:r>
        <w:t>DeadStock</w:t>
      </w:r>
      <w:proofErr w:type="spellEnd"/>
      <w:r>
        <w:t xml:space="preserve"> assortment. That means the current </w:t>
      </w:r>
      <w:proofErr w:type="spellStart"/>
      <w:r>
        <w:t>DeadStock</w:t>
      </w:r>
      <w:proofErr w:type="spellEnd"/>
      <w:r>
        <w:t xml:space="preserve"> status must be either </w:t>
      </w:r>
      <w:r>
        <w:rPr>
          <w:i/>
        </w:rPr>
        <w:t>manual</w:t>
      </w:r>
      <w:r>
        <w:t xml:space="preserve"> or empty (</w:t>
      </w:r>
      <w:r>
        <w:rPr>
          <w:rFonts w:ascii="Wingdings" w:hAnsi="Wingdings" w:eastAsia="Wingdings" w:cs="Wingdings"/>
        </w:rPr>
        <w:t>à</w:t>
      </w:r>
      <w:r>
        <w:t xml:space="preserve"> not set).</w:t>
      </w:r>
    </w:p>
    <w:p w:rsidRPr="00C20AEF" w:rsidR="0034307A" w:rsidP="0034307A" w:rsidRDefault="0034307A" w14:paraId="0F819F4F" w14:textId="77777777">
      <w:pPr>
        <w:pStyle w:val="Textkrper"/>
      </w:pPr>
    </w:p>
    <w:tbl>
      <w:tblPr>
        <w:tblW w:w="4498" w:type="pct"/>
        <w:tblBorders>
          <w:top w:val="single" w:color="E20074" w:sz="18" w:space="0"/>
          <w:insideH w:val="single" w:color="auto" w:sz="4" w:space="0"/>
        </w:tblBorders>
        <w:tblLayout w:type="fixed"/>
        <w:tblLook w:val="01E0" w:firstRow="1" w:lastRow="1" w:firstColumn="1" w:lastColumn="1" w:noHBand="0" w:noVBand="0"/>
      </w:tblPr>
      <w:tblGrid>
        <w:gridCol w:w="2898"/>
        <w:gridCol w:w="834"/>
        <w:gridCol w:w="1645"/>
        <w:gridCol w:w="1159"/>
        <w:gridCol w:w="1873"/>
      </w:tblGrid>
      <w:tr w:rsidRPr="00C20AEF" w:rsidR="00234020" w:rsidTr="00234020" w14:paraId="4E243B70" w14:textId="77777777">
        <w:trPr>
          <w:tblHeader/>
        </w:trPr>
        <w:tc>
          <w:tcPr>
            <w:tcW w:w="2970" w:type="dxa"/>
            <w:tcBorders>
              <w:top w:val="single" w:color="E20074" w:sz="18" w:space="0"/>
              <w:bottom w:val="single" w:color="auto" w:sz="4" w:space="0"/>
            </w:tcBorders>
            <w:shd w:val="clear" w:color="auto" w:fill="E0E0E0"/>
          </w:tcPr>
          <w:p w:rsidRPr="00C20AEF" w:rsidR="00234020" w:rsidP="00234020" w:rsidRDefault="00244DCE" w14:paraId="7AC944B4" w14:textId="4C4355F8">
            <w:pPr>
              <w:pStyle w:val="TableHeading"/>
              <w:rPr>
                <w:rStyle w:val="Fett"/>
                <w:b/>
                <w:bCs/>
              </w:rPr>
            </w:pPr>
            <w:proofErr w:type="spellStart"/>
            <w:r>
              <w:t>DeadStock</w:t>
            </w:r>
            <w:proofErr w:type="spellEnd"/>
            <w:r>
              <w:t xml:space="preserve"> </w:t>
            </w:r>
            <w:r>
              <w:rPr>
                <w:rStyle w:val="Fett"/>
                <w:b/>
              </w:rPr>
              <w:t>Cluster / Action</w:t>
            </w:r>
          </w:p>
        </w:tc>
        <w:tc>
          <w:tcPr>
            <w:tcW w:w="850" w:type="dxa"/>
            <w:tcBorders>
              <w:top w:val="single" w:color="E20074" w:sz="18" w:space="0"/>
              <w:bottom w:val="single" w:color="auto" w:sz="4" w:space="0"/>
            </w:tcBorders>
            <w:shd w:val="clear" w:color="auto" w:fill="E0E0E0"/>
          </w:tcPr>
          <w:p w:rsidRPr="00C20AEF" w:rsidR="00234020" w:rsidP="00234020" w:rsidRDefault="00234020" w14:paraId="165DB7A3" w14:textId="77777777">
            <w:pPr>
              <w:pStyle w:val="TableHeading"/>
              <w:rPr>
                <w:rStyle w:val="Fett"/>
                <w:b/>
                <w:bCs/>
              </w:rPr>
            </w:pPr>
            <w:r>
              <w:rPr>
                <w:rStyle w:val="Fett"/>
                <w:b/>
              </w:rPr>
              <w:t>Empty</w:t>
            </w:r>
          </w:p>
        </w:tc>
        <w:tc>
          <w:tcPr>
            <w:tcW w:w="1683" w:type="dxa"/>
            <w:tcBorders>
              <w:top w:val="single" w:color="E20074" w:sz="18" w:space="0"/>
              <w:bottom w:val="single" w:color="auto" w:sz="4" w:space="0"/>
            </w:tcBorders>
            <w:shd w:val="clear" w:color="auto" w:fill="E0E0E0"/>
          </w:tcPr>
          <w:p w:rsidRPr="00C20AEF" w:rsidR="00234020" w:rsidP="00234020" w:rsidRDefault="00234020" w14:paraId="245AA0A3" w14:textId="77777777">
            <w:pPr>
              <w:pStyle w:val="TableHeading"/>
              <w:rPr>
                <w:rStyle w:val="Fett"/>
                <w:b/>
                <w:bCs/>
              </w:rPr>
            </w:pPr>
            <w:r>
              <w:rPr>
                <w:rStyle w:val="Fett"/>
                <w:b/>
              </w:rPr>
              <w:t>Automatic</w:t>
            </w:r>
          </w:p>
        </w:tc>
        <w:tc>
          <w:tcPr>
            <w:tcW w:w="1184" w:type="dxa"/>
            <w:tcBorders>
              <w:top w:val="single" w:color="E20074" w:sz="18" w:space="0"/>
              <w:bottom w:val="single" w:color="auto" w:sz="4" w:space="0"/>
            </w:tcBorders>
            <w:shd w:val="clear" w:color="auto" w:fill="E0E0E0"/>
          </w:tcPr>
          <w:p w:rsidRPr="00C20AEF" w:rsidR="00234020" w:rsidP="00234020" w:rsidRDefault="00234020" w14:paraId="43D15E70" w14:textId="77777777">
            <w:pPr>
              <w:pStyle w:val="TableHeading"/>
              <w:rPr>
                <w:rStyle w:val="Fett"/>
                <w:b/>
                <w:bCs/>
              </w:rPr>
            </w:pPr>
            <w:r>
              <w:rPr>
                <w:rStyle w:val="Fett"/>
                <w:b/>
              </w:rPr>
              <w:t>Manual</w:t>
            </w:r>
          </w:p>
        </w:tc>
        <w:tc>
          <w:tcPr>
            <w:tcW w:w="1917" w:type="dxa"/>
            <w:tcBorders>
              <w:top w:val="single" w:color="E20074" w:sz="18" w:space="0"/>
              <w:bottom w:val="single" w:color="auto" w:sz="4" w:space="0"/>
            </w:tcBorders>
            <w:shd w:val="clear" w:color="auto" w:fill="E0E0E0"/>
          </w:tcPr>
          <w:p w:rsidRPr="00C20AEF" w:rsidR="00234020" w:rsidP="00234020" w:rsidRDefault="00234020" w14:paraId="5220C4A1" w14:textId="77777777">
            <w:pPr>
              <w:pStyle w:val="TableHeading"/>
              <w:rPr>
                <w:rStyle w:val="Fett"/>
                <w:b/>
                <w:bCs/>
              </w:rPr>
            </w:pPr>
            <w:r>
              <w:rPr>
                <w:rStyle w:val="Fett"/>
                <w:b/>
              </w:rPr>
              <w:t>Excluded</w:t>
            </w:r>
          </w:p>
        </w:tc>
      </w:tr>
      <w:tr w:rsidRPr="00C20AEF" w:rsidR="00234020" w:rsidTr="00234020" w14:paraId="46199ED5" w14:textId="77777777">
        <w:tc>
          <w:tcPr>
            <w:tcW w:w="2970" w:type="dxa"/>
          </w:tcPr>
          <w:p w:rsidRPr="00C20AEF" w:rsidR="00234020" w:rsidP="00234020" w:rsidRDefault="00244DCE" w14:paraId="5F09278E" w14:textId="4B310FEA">
            <w:pPr>
              <w:pStyle w:val="TabelleFlietext3"/>
              <w:spacing w:before="60" w:after="60"/>
            </w:pPr>
            <w:proofErr w:type="spellStart"/>
            <w:r>
              <w:t>DeadStock</w:t>
            </w:r>
            <w:proofErr w:type="spellEnd"/>
            <w:r>
              <w:t xml:space="preserve"> category</w:t>
            </w:r>
          </w:p>
        </w:tc>
        <w:tc>
          <w:tcPr>
            <w:tcW w:w="850" w:type="dxa"/>
          </w:tcPr>
          <w:p w:rsidRPr="00C20AEF" w:rsidR="00234020" w:rsidP="00234020" w:rsidRDefault="00234020" w14:paraId="7D3F53B1" w14:textId="77777777">
            <w:pPr>
              <w:pStyle w:val="TabelleFlietext3"/>
              <w:keepNext/>
              <w:spacing w:before="60" w:after="60"/>
              <w:jc w:val="center"/>
            </w:pPr>
          </w:p>
        </w:tc>
        <w:tc>
          <w:tcPr>
            <w:tcW w:w="1683" w:type="dxa"/>
          </w:tcPr>
          <w:p w:rsidRPr="00C20AEF" w:rsidR="00234020" w:rsidP="00234020" w:rsidRDefault="00234020" w14:paraId="017A96BB" w14:textId="77777777">
            <w:pPr>
              <w:pStyle w:val="TabelleFlietext3"/>
              <w:keepNext/>
              <w:spacing w:before="60" w:after="60"/>
              <w:jc w:val="center"/>
            </w:pPr>
            <w:r>
              <w:t>X</w:t>
            </w:r>
          </w:p>
        </w:tc>
        <w:tc>
          <w:tcPr>
            <w:tcW w:w="1184" w:type="dxa"/>
          </w:tcPr>
          <w:p w:rsidRPr="00C20AEF" w:rsidR="00234020" w:rsidP="00234020" w:rsidRDefault="00234020" w14:paraId="56F526ED" w14:textId="77777777">
            <w:pPr>
              <w:pStyle w:val="TabelleFlietext3"/>
              <w:keepNext/>
              <w:spacing w:before="60" w:after="60"/>
              <w:jc w:val="center"/>
            </w:pPr>
            <w:r>
              <w:t>X</w:t>
            </w:r>
          </w:p>
        </w:tc>
        <w:tc>
          <w:tcPr>
            <w:tcW w:w="1917" w:type="dxa"/>
          </w:tcPr>
          <w:p w:rsidRPr="00C20AEF" w:rsidR="00234020" w:rsidP="00234020" w:rsidRDefault="00234020" w14:paraId="15E32546" w14:textId="77777777">
            <w:pPr>
              <w:pStyle w:val="TabelleFlietext3"/>
              <w:keepNext/>
              <w:spacing w:before="60" w:after="60"/>
              <w:jc w:val="center"/>
            </w:pPr>
          </w:p>
        </w:tc>
      </w:tr>
      <w:tr w:rsidRPr="00C20AEF" w:rsidR="00234020" w:rsidTr="00234020" w14:paraId="0D5BFB77" w14:textId="77777777">
        <w:tc>
          <w:tcPr>
            <w:tcW w:w="2970" w:type="dxa"/>
          </w:tcPr>
          <w:p w:rsidRPr="00C20AEF" w:rsidR="00234020" w:rsidP="00D5555B" w:rsidRDefault="00244DCE" w14:paraId="5FEF3841" w14:textId="28C19531">
            <w:pPr>
              <w:pStyle w:val="TabelleFlietext3"/>
              <w:spacing w:before="60" w:after="60"/>
            </w:pPr>
            <w:proofErr w:type="spellStart"/>
            <w:r>
              <w:t>DeadStock</w:t>
            </w:r>
            <w:proofErr w:type="spellEnd"/>
            <w:r>
              <w:t xml:space="preserve"> note</w:t>
            </w:r>
          </w:p>
        </w:tc>
        <w:tc>
          <w:tcPr>
            <w:tcW w:w="850" w:type="dxa"/>
          </w:tcPr>
          <w:p w:rsidRPr="00C20AEF" w:rsidR="00234020" w:rsidP="00234020" w:rsidRDefault="00234020" w14:paraId="774DFE83" w14:textId="77777777">
            <w:pPr>
              <w:pStyle w:val="TabelleFlietext3"/>
              <w:keepNext/>
              <w:spacing w:before="60" w:after="60"/>
              <w:jc w:val="center"/>
            </w:pPr>
          </w:p>
        </w:tc>
        <w:tc>
          <w:tcPr>
            <w:tcW w:w="1683" w:type="dxa"/>
          </w:tcPr>
          <w:p w:rsidRPr="00C20AEF" w:rsidR="00234020" w:rsidP="00234020" w:rsidRDefault="00234020" w14:paraId="0629CCD2" w14:textId="77777777">
            <w:pPr>
              <w:pStyle w:val="TabelleFlietext3"/>
              <w:keepNext/>
              <w:spacing w:before="60" w:after="60"/>
              <w:jc w:val="center"/>
            </w:pPr>
            <w:r>
              <w:t>X</w:t>
            </w:r>
          </w:p>
        </w:tc>
        <w:tc>
          <w:tcPr>
            <w:tcW w:w="1184" w:type="dxa"/>
          </w:tcPr>
          <w:p w:rsidRPr="00C20AEF" w:rsidR="00234020" w:rsidP="00234020" w:rsidRDefault="00234020" w14:paraId="0CA3570E" w14:textId="77777777">
            <w:pPr>
              <w:pStyle w:val="TabelleFlietext3"/>
              <w:keepNext/>
              <w:spacing w:before="60" w:after="60"/>
              <w:jc w:val="center"/>
            </w:pPr>
            <w:r>
              <w:t>X</w:t>
            </w:r>
          </w:p>
        </w:tc>
        <w:tc>
          <w:tcPr>
            <w:tcW w:w="1917" w:type="dxa"/>
          </w:tcPr>
          <w:p w:rsidRPr="00C20AEF" w:rsidR="00234020" w:rsidP="00234020" w:rsidRDefault="009971C8" w14:paraId="714F617D" w14:textId="77777777">
            <w:pPr>
              <w:pStyle w:val="TabelleFlietext3"/>
              <w:keepNext/>
              <w:spacing w:before="60" w:after="60"/>
              <w:jc w:val="center"/>
            </w:pPr>
            <w:r>
              <w:t>X</w:t>
            </w:r>
          </w:p>
        </w:tc>
      </w:tr>
      <w:tr w:rsidRPr="00C20AEF" w:rsidR="00234020" w:rsidTr="00234020" w14:paraId="06D9A85B" w14:textId="77777777">
        <w:tc>
          <w:tcPr>
            <w:tcW w:w="2970" w:type="dxa"/>
          </w:tcPr>
          <w:p w:rsidRPr="00C20AEF" w:rsidR="00234020" w:rsidP="00234020" w:rsidRDefault="00234020" w14:paraId="1CCAABDF" w14:textId="12995462">
            <w:pPr>
              <w:pStyle w:val="TabelleFlietext3"/>
              <w:spacing w:before="60" w:after="60"/>
            </w:pPr>
            <w:r>
              <w:t xml:space="preserve">Manually exclude from </w:t>
            </w:r>
            <w:proofErr w:type="spellStart"/>
            <w:r>
              <w:t>DeadStock</w:t>
            </w:r>
            <w:proofErr w:type="spellEnd"/>
          </w:p>
        </w:tc>
        <w:tc>
          <w:tcPr>
            <w:tcW w:w="850" w:type="dxa"/>
          </w:tcPr>
          <w:p w:rsidRPr="00C20AEF" w:rsidR="00234020" w:rsidP="00234020" w:rsidRDefault="009971C8" w14:paraId="263040DC" w14:textId="77777777">
            <w:pPr>
              <w:pStyle w:val="TabelleFlietext3"/>
              <w:keepNext/>
              <w:spacing w:before="60" w:after="60"/>
              <w:jc w:val="center"/>
            </w:pPr>
            <w:r>
              <w:t>X</w:t>
            </w:r>
          </w:p>
        </w:tc>
        <w:tc>
          <w:tcPr>
            <w:tcW w:w="1683" w:type="dxa"/>
          </w:tcPr>
          <w:p w:rsidRPr="00C20AEF" w:rsidR="00234020" w:rsidP="00234020" w:rsidRDefault="00234020" w14:paraId="24351044" w14:textId="77777777">
            <w:pPr>
              <w:pStyle w:val="TabelleFlietext3"/>
              <w:keepNext/>
              <w:spacing w:before="60" w:after="60"/>
              <w:jc w:val="center"/>
            </w:pPr>
            <w:r>
              <w:t>X</w:t>
            </w:r>
          </w:p>
        </w:tc>
        <w:tc>
          <w:tcPr>
            <w:tcW w:w="1184" w:type="dxa"/>
          </w:tcPr>
          <w:p w:rsidRPr="00C20AEF" w:rsidR="00234020" w:rsidP="00234020" w:rsidRDefault="00234020" w14:paraId="22BDBA1A" w14:textId="77777777">
            <w:pPr>
              <w:pStyle w:val="TabelleFlietext3"/>
              <w:keepNext/>
              <w:spacing w:before="60" w:after="60"/>
              <w:jc w:val="center"/>
            </w:pPr>
          </w:p>
        </w:tc>
        <w:tc>
          <w:tcPr>
            <w:tcW w:w="1917" w:type="dxa"/>
          </w:tcPr>
          <w:p w:rsidRPr="00C20AEF" w:rsidR="00234020" w:rsidP="00234020" w:rsidRDefault="00234020" w14:paraId="6399302A" w14:textId="77777777">
            <w:pPr>
              <w:pStyle w:val="TabelleFlietext3"/>
              <w:keepNext/>
              <w:spacing w:before="60" w:after="60"/>
              <w:jc w:val="center"/>
            </w:pPr>
            <w:r>
              <w:t>X</w:t>
            </w:r>
          </w:p>
        </w:tc>
      </w:tr>
      <w:tr w:rsidRPr="00C20AEF" w:rsidR="00234020" w:rsidTr="00234020" w14:paraId="1208CF76" w14:textId="77777777">
        <w:tc>
          <w:tcPr>
            <w:tcW w:w="2970" w:type="dxa"/>
          </w:tcPr>
          <w:p w:rsidRPr="00C20AEF" w:rsidR="00234020" w:rsidP="00234020" w:rsidRDefault="00234020" w14:paraId="671C7084" w14:textId="6061CD15">
            <w:pPr>
              <w:pStyle w:val="TabelleFlietext3"/>
              <w:spacing w:before="60" w:after="60"/>
            </w:pPr>
            <w:r>
              <w:t xml:space="preserve">Manually add to </w:t>
            </w:r>
            <w:proofErr w:type="spellStart"/>
            <w:r>
              <w:t>DeadStock</w:t>
            </w:r>
            <w:proofErr w:type="spellEnd"/>
          </w:p>
        </w:tc>
        <w:tc>
          <w:tcPr>
            <w:tcW w:w="850" w:type="dxa"/>
          </w:tcPr>
          <w:p w:rsidRPr="00C20AEF" w:rsidR="00234020" w:rsidP="00234020" w:rsidRDefault="00234020" w14:paraId="49156067" w14:textId="77777777">
            <w:pPr>
              <w:pStyle w:val="TabelleFlietext3"/>
              <w:keepNext/>
              <w:spacing w:before="60" w:after="60"/>
              <w:jc w:val="center"/>
            </w:pPr>
            <w:r>
              <w:t>X</w:t>
            </w:r>
          </w:p>
        </w:tc>
        <w:tc>
          <w:tcPr>
            <w:tcW w:w="1683" w:type="dxa"/>
          </w:tcPr>
          <w:p w:rsidRPr="00C20AEF" w:rsidR="00234020" w:rsidP="00234020" w:rsidRDefault="00234020" w14:paraId="54203133" w14:textId="77777777">
            <w:pPr>
              <w:pStyle w:val="TabelleFlietext3"/>
              <w:keepNext/>
              <w:spacing w:before="60" w:after="60"/>
              <w:jc w:val="center"/>
            </w:pPr>
          </w:p>
        </w:tc>
        <w:tc>
          <w:tcPr>
            <w:tcW w:w="1184" w:type="dxa"/>
          </w:tcPr>
          <w:p w:rsidRPr="00C20AEF" w:rsidR="00234020" w:rsidP="00234020" w:rsidRDefault="00234020" w14:paraId="720C4CF0" w14:textId="77777777">
            <w:pPr>
              <w:pStyle w:val="TabelleFlietext3"/>
              <w:keepNext/>
              <w:spacing w:before="60" w:after="60"/>
              <w:jc w:val="center"/>
            </w:pPr>
            <w:r>
              <w:t>X</w:t>
            </w:r>
          </w:p>
        </w:tc>
        <w:tc>
          <w:tcPr>
            <w:tcW w:w="1917" w:type="dxa"/>
          </w:tcPr>
          <w:p w:rsidRPr="00C20AEF" w:rsidR="00234020" w:rsidP="00234020" w:rsidRDefault="00234020" w14:paraId="5CF0841A" w14:textId="77777777">
            <w:pPr>
              <w:pStyle w:val="TabelleFlietext3"/>
              <w:keepNext/>
              <w:spacing w:before="60" w:after="60"/>
              <w:jc w:val="center"/>
            </w:pPr>
          </w:p>
        </w:tc>
      </w:tr>
    </w:tbl>
    <w:p w:rsidRPr="00C20AEF" w:rsidR="00234020" w:rsidP="00234020" w:rsidRDefault="00234020" w14:paraId="770B9890" w14:textId="5CDA8A96">
      <w:pPr>
        <w:pStyle w:val="Beschriftung"/>
      </w:pPr>
      <w:bookmarkStart w:name="_Toc255401704" w:id="489"/>
      <w:bookmarkStart w:name="_Toc98411841" w:id="490"/>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37</w:t>
      </w:r>
      <w:r>
        <w:fldChar w:fldCharType="end"/>
      </w:r>
      <w:r>
        <w:t xml:space="preserve"> - Panel Part Master: Editability of the </w:t>
      </w:r>
      <w:proofErr w:type="spellStart"/>
      <w:r>
        <w:t>DeadStock</w:t>
      </w:r>
      <w:proofErr w:type="spellEnd"/>
      <w:r>
        <w:t xml:space="preserve"> fields</w:t>
      </w:r>
      <w:bookmarkEnd w:id="489"/>
      <w:bookmarkEnd w:id="490"/>
    </w:p>
    <w:p w:rsidRPr="00C20AEF" w:rsidR="00234020" w:rsidP="00234020" w:rsidRDefault="0012276D" w14:paraId="12E8BD15" w14:textId="195FF348">
      <w:pPr>
        <w:pStyle w:val="SchnelllesetextbergeordneteAussage1"/>
      </w:pPr>
      <w:r>
        <w:t xml:space="preserve">Changes to the </w:t>
      </w:r>
      <w:proofErr w:type="spellStart"/>
      <w:r>
        <w:t>DeadStock</w:t>
      </w:r>
      <w:proofErr w:type="spellEnd"/>
      <w:r>
        <w:t xml:space="preserve"> category</w:t>
      </w:r>
    </w:p>
    <w:p w:rsidRPr="00C20AEF" w:rsidR="00234020" w:rsidP="00234020" w:rsidRDefault="00234020" w14:paraId="05AA9058" w14:textId="77777777">
      <w:pPr>
        <w:pStyle w:val="Anforderungsnummer"/>
      </w:pPr>
      <w:r>
        <w:t>Requirement: FKT-GUI-193</w:t>
      </w:r>
    </w:p>
    <w:p w:rsidRPr="00C20AEF" w:rsidR="00234020" w:rsidP="00234020" w:rsidRDefault="0012276D" w14:paraId="7B703EE8" w14:textId="31B9F150">
      <w:pPr>
        <w:pStyle w:val="Anforderungstext"/>
      </w:pPr>
      <w:r>
        <w:t xml:space="preserve">The </w:t>
      </w:r>
      <w:proofErr w:type="spellStart"/>
      <w:r>
        <w:t>DeadStock</w:t>
      </w:r>
      <w:proofErr w:type="spellEnd"/>
      <w:r>
        <w:t xml:space="preserve"> category may be changed as desired (both up and down). If the </w:t>
      </w:r>
      <w:proofErr w:type="spellStart"/>
      <w:r>
        <w:t>DeadStock</w:t>
      </w:r>
      <w:proofErr w:type="spellEnd"/>
      <w:r>
        <w:t xml:space="preserve"> status &lt;&gt; is excluded, a </w:t>
      </w:r>
      <w:proofErr w:type="spellStart"/>
      <w:r>
        <w:t>DeadStock</w:t>
      </w:r>
      <w:proofErr w:type="spellEnd"/>
      <w:r>
        <w:t xml:space="preserve"> category must be stored.</w:t>
      </w:r>
    </w:p>
    <w:p w:rsidRPr="00C20AEF" w:rsidR="00234020" w:rsidP="00234020" w:rsidRDefault="00234020" w14:paraId="1C2A3A4D" w14:textId="77777777">
      <w:pPr>
        <w:pStyle w:val="SchnelllesetextbergeordneteAussage1"/>
      </w:pPr>
      <w:r>
        <w:t>Button overview</w:t>
      </w:r>
    </w:p>
    <w:p w:rsidRPr="00C20AEF" w:rsidR="00234020" w:rsidP="00234020" w:rsidRDefault="00234020" w14:paraId="1B0B64BB" w14:textId="557E6145">
      <w:pPr>
        <w:pStyle w:val="Textkrper"/>
      </w:pPr>
      <w:r>
        <w:t xml:space="preserve">The following buttons are available in the </w:t>
      </w:r>
      <w:proofErr w:type="spellStart"/>
      <w:r>
        <w:rPr>
          <w:i/>
        </w:rPr>
        <w:t>DeadStock</w:t>
      </w:r>
      <w:proofErr w:type="spellEnd"/>
      <w:r>
        <w:rPr>
          <w:i/>
        </w:rPr>
        <w:t xml:space="preserve"> Information</w:t>
      </w:r>
      <w:r>
        <w:t xml:space="preserve"> section of the Parts Master panel:</w:t>
      </w:r>
    </w:p>
    <w:tbl>
      <w:tblPr>
        <w:tblW w:w="4750" w:type="pct"/>
        <w:tblBorders>
          <w:top w:val="single" w:color="E20074" w:sz="18" w:space="0"/>
          <w:insideH w:val="single" w:color="auto" w:sz="4" w:space="0"/>
        </w:tblBorders>
        <w:tblLayout w:type="fixed"/>
        <w:tblLook w:val="01E0" w:firstRow="1" w:lastRow="1" w:firstColumn="1" w:lastColumn="1" w:noHBand="0" w:noVBand="0"/>
      </w:tblPr>
      <w:tblGrid>
        <w:gridCol w:w="1925"/>
        <w:gridCol w:w="11"/>
        <w:gridCol w:w="1019"/>
        <w:gridCol w:w="5926"/>
      </w:tblGrid>
      <w:tr w:rsidRPr="00C20AEF" w:rsidR="00234020" w:rsidTr="00234020" w14:paraId="0BD65D62" w14:textId="77777777">
        <w:trPr>
          <w:tblHeader/>
        </w:trPr>
        <w:tc>
          <w:tcPr>
            <w:tcW w:w="1967" w:type="dxa"/>
            <w:tcBorders>
              <w:top w:val="single" w:color="E20074" w:sz="18" w:space="0"/>
              <w:bottom w:val="single" w:color="auto" w:sz="4" w:space="0"/>
            </w:tcBorders>
            <w:shd w:val="clear" w:color="auto" w:fill="E0E0E0"/>
          </w:tcPr>
          <w:p w:rsidRPr="00C20AEF" w:rsidR="00234020" w:rsidP="00234020" w:rsidRDefault="00234020" w14:paraId="1F241BB9" w14:textId="77777777">
            <w:pPr>
              <w:pStyle w:val="TableHeading"/>
              <w:rPr>
                <w:rStyle w:val="Fett"/>
                <w:b/>
                <w:bCs/>
              </w:rPr>
            </w:pPr>
            <w:r>
              <w:rPr>
                <w:rStyle w:val="Fett"/>
                <w:b/>
              </w:rPr>
              <w:t>Button</w:t>
            </w:r>
          </w:p>
        </w:tc>
        <w:tc>
          <w:tcPr>
            <w:tcW w:w="1050" w:type="dxa"/>
            <w:gridSpan w:val="2"/>
            <w:tcBorders>
              <w:top w:val="single" w:color="E20074" w:sz="18" w:space="0"/>
              <w:bottom w:val="single" w:color="auto" w:sz="4" w:space="0"/>
            </w:tcBorders>
            <w:shd w:val="clear" w:color="auto" w:fill="E0E0E0"/>
          </w:tcPr>
          <w:p w:rsidRPr="00C20AEF" w:rsidR="00234020" w:rsidP="00234020" w:rsidRDefault="00234020" w14:paraId="47484E1D" w14:textId="77777777">
            <w:pPr>
              <w:pStyle w:val="TableHeading"/>
              <w:rPr>
                <w:rStyle w:val="Fett"/>
                <w:b/>
                <w:bCs/>
              </w:rPr>
            </w:pPr>
            <w:r>
              <w:rPr>
                <w:rStyle w:val="Fett"/>
                <w:b/>
              </w:rPr>
              <w:t>Symbol</w:t>
            </w:r>
          </w:p>
        </w:tc>
        <w:tc>
          <w:tcPr>
            <w:tcW w:w="6069" w:type="dxa"/>
            <w:tcBorders>
              <w:top w:val="single" w:color="E20074" w:sz="18" w:space="0"/>
              <w:bottom w:val="single" w:color="auto" w:sz="4" w:space="0"/>
            </w:tcBorders>
            <w:shd w:val="clear" w:color="auto" w:fill="E0E0E0"/>
          </w:tcPr>
          <w:p w:rsidRPr="00C20AEF" w:rsidR="00234020" w:rsidP="00234020" w:rsidRDefault="00234020" w14:paraId="3BE99A6F" w14:textId="77777777">
            <w:pPr>
              <w:pStyle w:val="TableHeading"/>
              <w:rPr>
                <w:rStyle w:val="Fett"/>
                <w:b/>
                <w:bCs/>
              </w:rPr>
            </w:pPr>
            <w:r>
              <w:rPr>
                <w:rStyle w:val="Fett"/>
                <w:b/>
              </w:rPr>
              <w:t>Function</w:t>
            </w:r>
          </w:p>
        </w:tc>
      </w:tr>
      <w:tr w:rsidRPr="00C20AEF" w:rsidR="00234020" w:rsidTr="00234020" w14:paraId="0E3AB256" w14:textId="77777777">
        <w:tc>
          <w:tcPr>
            <w:tcW w:w="1978" w:type="dxa"/>
            <w:gridSpan w:val="2"/>
            <w:tcBorders>
              <w:top w:val="single" w:color="auto" w:sz="4" w:space="0"/>
            </w:tcBorders>
          </w:tcPr>
          <w:p w:rsidRPr="00C20AEF" w:rsidR="00234020" w:rsidP="00234020" w:rsidRDefault="00234020" w14:paraId="39C92FE6" w14:textId="77777777">
            <w:pPr>
              <w:pStyle w:val="TabelleFlietext3"/>
              <w:keepNext/>
              <w:spacing w:before="60" w:after="60"/>
            </w:pPr>
            <w:r>
              <w:t>Save</w:t>
            </w:r>
          </w:p>
        </w:tc>
        <w:tc>
          <w:tcPr>
            <w:tcW w:w="1039" w:type="dxa"/>
            <w:tcBorders>
              <w:top w:val="single" w:color="auto" w:sz="4" w:space="0"/>
            </w:tcBorders>
            <w:vAlign w:val="center"/>
          </w:tcPr>
          <w:p w:rsidRPr="00C20AEF" w:rsidR="00234020" w:rsidP="00234020" w:rsidRDefault="009C33EB" w14:paraId="763F6657" w14:textId="77777777">
            <w:pPr>
              <w:keepNext/>
              <w:keepLines/>
              <w:spacing w:before="60" w:after="60"/>
              <w:jc w:val="center"/>
            </w:pPr>
            <w:r>
              <w:rPr>
                <w:noProof/>
              </w:rPr>
              <w:drawing>
                <wp:inline distT="0" distB="0" distL="0" distR="0" wp14:anchorId="242BE596" wp14:editId="4313651D">
                  <wp:extent cx="379730" cy="379730"/>
                  <wp:effectExtent l="19050" t="0" r="1270" b="0"/>
                  <wp:docPr id="67" name="Bild 67"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utton"/>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6069" w:type="dxa"/>
            <w:tcBorders>
              <w:top w:val="single" w:color="auto" w:sz="4" w:space="0"/>
            </w:tcBorders>
          </w:tcPr>
          <w:p w:rsidRPr="00C20AEF" w:rsidR="00234020" w:rsidP="00234020" w:rsidRDefault="00234020" w14:paraId="794604FF" w14:textId="62095F46">
            <w:pPr>
              <w:pStyle w:val="TabelleFlietext3"/>
              <w:keepNext/>
              <w:spacing w:before="60" w:after="60"/>
            </w:pPr>
            <w:r>
              <w:t xml:space="preserve">Saves the changes to the </w:t>
            </w:r>
            <w:proofErr w:type="spellStart"/>
            <w:r>
              <w:t>DeadStock</w:t>
            </w:r>
            <w:proofErr w:type="spellEnd"/>
            <w:r>
              <w:t xml:space="preserve"> fields.</w:t>
            </w:r>
          </w:p>
        </w:tc>
      </w:tr>
    </w:tbl>
    <w:p w:rsidRPr="00C20AEF" w:rsidR="00234020" w:rsidP="00234020" w:rsidRDefault="00234020" w14:paraId="7CD83EEB" w14:textId="5427C257">
      <w:pPr>
        <w:pStyle w:val="Beschriftung"/>
      </w:pPr>
      <w:bookmarkStart w:name="_Toc255401706" w:id="491"/>
      <w:bookmarkStart w:name="_Toc98411842" w:id="492"/>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38</w:t>
      </w:r>
      <w:r>
        <w:fldChar w:fldCharType="end"/>
      </w:r>
      <w:r>
        <w:t xml:space="preserve"> - Panel Part Master: Button overview</w:t>
      </w:r>
      <w:bookmarkEnd w:id="491"/>
      <w:bookmarkEnd w:id="492"/>
    </w:p>
    <w:p w:rsidRPr="00C20AEF" w:rsidR="00F01A5A" w:rsidP="00F01A5A" w:rsidRDefault="00F01A5A" w14:paraId="0EF2A79F" w14:textId="77777777">
      <w:pPr>
        <w:pStyle w:val="Anforderungsnummer"/>
      </w:pPr>
      <w:bookmarkStart w:name="_Ref255457122" w:id="493"/>
      <w:bookmarkStart w:name="_Toc255461169" w:id="494"/>
      <w:r>
        <w:t>Requirement: FKT-GUI-194</w:t>
      </w:r>
    </w:p>
    <w:p w:rsidRPr="00C20AEF" w:rsidR="00F01A5A" w:rsidP="00F01A5A" w:rsidRDefault="00F01A5A" w14:paraId="0E15481F" w14:textId="4065271F">
      <w:pPr>
        <w:pStyle w:val="Anforderungstext"/>
      </w:pPr>
      <w:r>
        <w:t xml:space="preserve">The </w:t>
      </w:r>
      <w:r>
        <w:rPr>
          <w:i/>
        </w:rPr>
        <w:t>Save</w:t>
      </w:r>
      <w:r>
        <w:t xml:space="preserve"> button may be active only if the user is authorized to write to STOX/</w:t>
      </w:r>
      <w:proofErr w:type="spellStart"/>
      <w:r>
        <w:t>DeadStock</w:t>
      </w:r>
      <w:proofErr w:type="spellEnd"/>
      <w:r>
        <w:t xml:space="preserve"> for the selected operation (</w:t>
      </w:r>
      <w:proofErr w:type="spellStart"/>
      <w:r>
        <w:t>OrteDS</w:t>
      </w:r>
      <w:proofErr w:type="spellEnd"/>
      <w:r>
        <w:t xml:space="preserve"> check).</w:t>
      </w:r>
    </w:p>
    <w:p w:rsidRPr="00C20AEF" w:rsidR="00F01A5A" w:rsidP="00F01A5A" w:rsidRDefault="00F01A5A" w14:paraId="617C7A11" w14:textId="77777777">
      <w:pPr>
        <w:pStyle w:val="Textkrper"/>
      </w:pPr>
    </w:p>
    <w:p w:rsidRPr="00C20AEF" w:rsidR="00F01A5A" w:rsidP="00F01A5A" w:rsidRDefault="00F01A5A" w14:paraId="7F63CFD7" w14:textId="77777777">
      <w:pPr>
        <w:pStyle w:val="Anforderungsnummer"/>
      </w:pPr>
      <w:r>
        <w:t>Requirement: FKT-GUI-195</w:t>
      </w:r>
    </w:p>
    <w:p w:rsidRPr="00C20AEF" w:rsidR="00F01A5A" w:rsidP="00F01A5A" w:rsidRDefault="00F01A5A" w14:paraId="33295A00" w14:textId="7B6170F4">
      <w:pPr>
        <w:pStyle w:val="Anforderungstext"/>
      </w:pPr>
      <w:r>
        <w:t xml:space="preserve">When you click the </w:t>
      </w:r>
      <w:r>
        <w:rPr>
          <w:i/>
        </w:rPr>
        <w:t>Save</w:t>
      </w:r>
      <w:r>
        <w:t xml:space="preserve"> button, the system must save the changes to the </w:t>
      </w:r>
      <w:proofErr w:type="spellStart"/>
      <w:r>
        <w:t>DeadStock</w:t>
      </w:r>
      <w:proofErr w:type="spellEnd"/>
      <w:r>
        <w:t xml:space="preserve"> fields in the database. The changes take effect live in </w:t>
      </w:r>
      <w:proofErr w:type="spellStart"/>
      <w:r>
        <w:t>DeadStock</w:t>
      </w:r>
      <w:proofErr w:type="spellEnd"/>
      <w:r>
        <w:t xml:space="preserve"> (for new part searches) after a successful save.</w:t>
      </w:r>
    </w:p>
    <w:p w:rsidRPr="00C20AEF" w:rsidR="00761845" w:rsidP="00761845" w:rsidRDefault="00761845" w14:paraId="546E853F" w14:textId="77777777">
      <w:pPr>
        <w:pStyle w:val="Textkrper"/>
      </w:pPr>
    </w:p>
    <w:p w:rsidRPr="00C20AEF" w:rsidR="00AC21C6" w:rsidP="00AC21C6" w:rsidRDefault="00AC21C6" w14:paraId="2EFA9429" w14:textId="77777777">
      <w:pPr>
        <w:pStyle w:val="Anforderungsnummer"/>
      </w:pPr>
      <w:r>
        <w:t>Requirement: FKT-GUI-196</w:t>
      </w:r>
    </w:p>
    <w:p w:rsidRPr="00C20AEF" w:rsidR="00AC21C6" w:rsidP="00AC21C6" w:rsidRDefault="00AC21C6" w14:paraId="5E12AD4D" w14:textId="77777777">
      <w:pPr>
        <w:pStyle w:val="Anforderungstext"/>
      </w:pPr>
      <w:r>
        <w:t>If the user has unsaved changes and changes the main tab, the application or logs off from the logistics bus, the system must ask the user if he wants to save the changes, discard them or do nothing (popup).</w:t>
      </w:r>
    </w:p>
    <w:p w:rsidRPr="00C20AEF" w:rsidR="00AC21C6" w:rsidP="00761845" w:rsidRDefault="00AC21C6" w14:paraId="0D8F5CF6" w14:textId="77777777">
      <w:pPr>
        <w:pStyle w:val="Textkrper"/>
      </w:pPr>
    </w:p>
    <w:p w:rsidRPr="00C20AEF" w:rsidR="00234020" w:rsidP="00234020" w:rsidRDefault="00234020" w14:paraId="4FEDF1C1" w14:textId="77777777">
      <w:pPr>
        <w:pStyle w:val="berschrift2"/>
      </w:pPr>
      <w:bookmarkStart w:name="_Ref258914730" w:id="495"/>
      <w:bookmarkStart w:name="_Ref258915086" w:id="496"/>
      <w:bookmarkStart w:name="_Ref258921143" w:id="497"/>
      <w:bookmarkStart w:name="_Toc98411959" w:id="498"/>
      <w:r>
        <w:t>Operating data</w:t>
      </w:r>
      <w:bookmarkEnd w:id="493"/>
      <w:bookmarkEnd w:id="494"/>
      <w:bookmarkEnd w:id="495"/>
      <w:bookmarkEnd w:id="496"/>
      <w:bookmarkEnd w:id="497"/>
      <w:bookmarkEnd w:id="498"/>
    </w:p>
    <w:p w:rsidRPr="00C20AEF" w:rsidR="00234020" w:rsidP="00234020" w:rsidRDefault="00234020" w14:paraId="76604F47" w14:textId="77777777">
      <w:pPr>
        <w:pStyle w:val="Textkrper"/>
      </w:pPr>
      <w:r>
        <w:t xml:space="preserve">The panel </w:t>
      </w:r>
      <w:r>
        <w:rPr>
          <w:i/>
        </w:rPr>
        <w:t>operating data</w:t>
      </w:r>
      <w:r>
        <w:t xml:space="preserve"> is taken over from SICOS and extended by the STOX information/ STOX functionality. </w:t>
      </w:r>
    </w:p>
    <w:p w:rsidRPr="00C20AEF" w:rsidR="00234020" w:rsidP="00234020" w:rsidRDefault="00234020" w14:paraId="67CE52A6" w14:textId="77777777">
      <w:pPr>
        <w:pStyle w:val="Anforderungsnummer"/>
      </w:pPr>
      <w:r>
        <w:t>Requirement: FKT-GUI-197</w:t>
      </w:r>
    </w:p>
    <w:p w:rsidRPr="00C20AEF" w:rsidR="00234020" w:rsidP="00234020" w:rsidRDefault="00234020" w14:paraId="71458DE2" w14:textId="77777777">
      <w:pPr>
        <w:pStyle w:val="Anforderungstext"/>
      </w:pPr>
      <w:r>
        <w:t xml:space="preserve">The main panel </w:t>
      </w:r>
      <w:r>
        <w:rPr>
          <w:i/>
        </w:rPr>
        <w:t xml:space="preserve">Operational Data </w:t>
      </w:r>
      <w:r>
        <w:t>can be seen and read by all roles.</w:t>
      </w:r>
    </w:p>
    <w:p w:rsidRPr="00C20AEF" w:rsidR="0034307A" w:rsidP="0034307A" w:rsidRDefault="0034307A" w14:paraId="1461004E" w14:textId="77777777">
      <w:pPr>
        <w:pStyle w:val="Textkrper"/>
      </w:pPr>
    </w:p>
    <w:p w:rsidRPr="00C20AEF" w:rsidR="00234020" w:rsidP="00234020" w:rsidRDefault="00234020" w14:paraId="685564B5" w14:textId="77777777">
      <w:pPr>
        <w:pStyle w:val="Anforderungsnummer"/>
      </w:pPr>
      <w:r>
        <w:t>Requirement: FKT-GUI-198</w:t>
      </w:r>
    </w:p>
    <w:p w:rsidRPr="00C20AEF" w:rsidR="00234020" w:rsidP="00234020" w:rsidRDefault="00234020" w14:paraId="2F0572AF" w14:textId="77777777">
      <w:pPr>
        <w:pStyle w:val="Anforderungstext"/>
      </w:pPr>
      <w:r>
        <w:t xml:space="preserve">The </w:t>
      </w:r>
      <w:r>
        <w:rPr>
          <w:i/>
        </w:rPr>
        <w:t>operating data panel</w:t>
      </w:r>
      <w:r>
        <w:t xml:space="preserve"> known from SICOS must be integrated as the main panel in STOX.</w:t>
      </w:r>
    </w:p>
    <w:p w:rsidRPr="00C20AEF" w:rsidR="0034307A" w:rsidP="0034307A" w:rsidRDefault="0034307A" w14:paraId="7F0D71DF" w14:textId="77777777">
      <w:pPr>
        <w:pStyle w:val="Textkrper"/>
      </w:pPr>
    </w:p>
    <w:p w:rsidRPr="00C20AEF" w:rsidR="00234020" w:rsidP="00234020" w:rsidRDefault="00234020" w14:paraId="41D67119" w14:textId="77777777">
      <w:pPr>
        <w:pStyle w:val="Anforderungsnummer"/>
      </w:pPr>
      <w:r>
        <w:t>Requirement: FKT-GUI-199</w:t>
      </w:r>
    </w:p>
    <w:p w:rsidRPr="00C20AEF" w:rsidR="00761845" w:rsidP="00761845" w:rsidRDefault="00234020" w14:paraId="5ABD93F0" w14:textId="7C5AEB66">
      <w:pPr>
        <w:pStyle w:val="Anforderungstext"/>
      </w:pPr>
      <w:r>
        <w:t xml:space="preserve">The subpanel </w:t>
      </w:r>
      <w:r>
        <w:rPr>
          <w:i/>
        </w:rPr>
        <w:t xml:space="preserve">composite </w:t>
      </w:r>
      <w:proofErr w:type="spellStart"/>
      <w:r>
        <w:rPr>
          <w:i/>
        </w:rPr>
        <w:t>dispo</w:t>
      </w:r>
      <w:proofErr w:type="spellEnd"/>
      <w:r>
        <w:t xml:space="preserve"> and </w:t>
      </w:r>
      <w:r>
        <w:rPr>
          <w:i/>
        </w:rPr>
        <w:t>operating parameters</w:t>
      </w:r>
      <w:r>
        <w:t xml:space="preserve"> must be hidden in STOX.</w:t>
      </w:r>
    </w:p>
    <w:p w:rsidRPr="00C20AEF" w:rsidR="00761845" w:rsidP="00761845" w:rsidRDefault="00761845" w14:paraId="35E13F72" w14:textId="77777777">
      <w:pPr>
        <w:pStyle w:val="Textkrper"/>
      </w:pPr>
    </w:p>
    <w:p w:rsidRPr="00C20AEF" w:rsidR="00234020" w:rsidP="00761845" w:rsidRDefault="000163CD" w14:paraId="1D4BC96A" w14:textId="66EE33E8">
      <w:pPr>
        <w:pStyle w:val="Textkrper"/>
      </w:pPr>
      <w:r>
        <w:rPr>
          <w:noProof/>
        </w:rPr>
        <w:drawing>
          <wp:inline distT="0" distB="0" distL="0" distR="0" wp14:anchorId="5B4A4BA2" wp14:editId="7769D767">
            <wp:extent cx="4563374" cy="2841613"/>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05935" cy="2868116"/>
                    </a:xfrm>
                    <a:prstGeom prst="rect">
                      <a:avLst/>
                    </a:prstGeom>
                  </pic:spPr>
                </pic:pic>
              </a:graphicData>
            </a:graphic>
          </wp:inline>
        </w:drawing>
      </w:r>
    </w:p>
    <w:p w:rsidRPr="00C20AEF" w:rsidR="00234020" w:rsidP="00234020" w:rsidRDefault="00234020" w14:paraId="7F7AA88B" w14:textId="35AF074C">
      <w:pPr>
        <w:pStyle w:val="Beschriftung"/>
        <w:jc w:val="both"/>
      </w:pPr>
      <w:bookmarkStart w:name="_Toc255401667" w:id="499"/>
      <w:bookmarkStart w:name="_Toc98411883" w:id="500"/>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16</w:t>
      </w:r>
      <w:r>
        <w:fldChar w:fldCharType="end"/>
      </w:r>
      <w:r>
        <w:t xml:space="preserve"> - Operating data panel: Adjustments operating master data</w:t>
      </w:r>
      <w:bookmarkEnd w:id="499"/>
      <w:bookmarkEnd w:id="500"/>
    </w:p>
    <w:p w:rsidRPr="00C20AEF" w:rsidR="00234020" w:rsidP="00234020" w:rsidRDefault="00234020" w14:paraId="1FA0CFD0" w14:textId="77777777">
      <w:pPr>
        <w:pStyle w:val="Anforderungsnummer"/>
      </w:pPr>
      <w:r>
        <w:t>Requirement: FKT-GUI-200</w:t>
      </w:r>
    </w:p>
    <w:p w:rsidRPr="00C20AEF" w:rsidR="00234020" w:rsidP="00234020" w:rsidRDefault="00234020" w14:paraId="77512704" w14:textId="4705991F">
      <w:pPr>
        <w:pStyle w:val="Anforderungstext"/>
      </w:pPr>
      <w:r>
        <w:t xml:space="preserve">The </w:t>
      </w:r>
      <w:r>
        <w:rPr>
          <w:i/>
        </w:rPr>
        <w:t>Operational Data panel</w:t>
      </w:r>
      <w:r>
        <w:t xml:space="preserve"> gets a new subpanel </w:t>
      </w:r>
      <w:r>
        <w:rPr>
          <w:i/>
        </w:rPr>
        <w:t>Contact Persons</w:t>
      </w:r>
      <w:r>
        <w:t xml:space="preserve"> behind the subpanel </w:t>
      </w:r>
      <w:r>
        <w:rPr>
          <w:i/>
        </w:rPr>
        <w:t>Operational Master Data</w:t>
      </w:r>
      <w:r>
        <w:t>.</w:t>
      </w:r>
    </w:p>
    <w:p w:rsidRPr="00C20AEF" w:rsidR="0034307A" w:rsidP="0034307A" w:rsidRDefault="0034307A" w14:paraId="7F52B717" w14:textId="77777777">
      <w:pPr>
        <w:pStyle w:val="Textkrper"/>
      </w:pPr>
    </w:p>
    <w:p w:rsidRPr="00C20AEF" w:rsidR="00234020" w:rsidP="00234020" w:rsidRDefault="00234020" w14:paraId="2346EA43" w14:textId="77777777">
      <w:pPr>
        <w:pStyle w:val="Anforderungsnummer"/>
      </w:pPr>
      <w:r>
        <w:t>Requirement: FKT-GUI-201</w:t>
      </w:r>
    </w:p>
    <w:p w:rsidRPr="00C20AEF" w:rsidR="00234020" w:rsidP="00234020" w:rsidRDefault="00234020" w14:paraId="7295DE62" w14:textId="77777777">
      <w:pPr>
        <w:pStyle w:val="Anforderungstext"/>
      </w:pPr>
      <w:r>
        <w:t xml:space="preserve">The two elements </w:t>
      </w:r>
      <w:r>
        <w:rPr>
          <w:i/>
        </w:rPr>
        <w:t>Contact person inventory information</w:t>
      </w:r>
      <w:r>
        <w:t xml:space="preserve"> and </w:t>
      </w:r>
      <w:r>
        <w:rPr>
          <w:i/>
        </w:rPr>
        <w:t>Contact person disposition</w:t>
      </w:r>
      <w:r>
        <w:t xml:space="preserve"> are moved from the subpanel </w:t>
      </w:r>
      <w:r>
        <w:rPr>
          <w:i/>
        </w:rPr>
        <w:t>Plant master data</w:t>
      </w:r>
      <w:r>
        <w:t xml:space="preserve"> to the new subpanel </w:t>
      </w:r>
      <w:r>
        <w:rPr>
          <w:i/>
        </w:rPr>
        <w:t>Contact person</w:t>
      </w:r>
      <w:r>
        <w:t xml:space="preserve"> .</w:t>
      </w:r>
    </w:p>
    <w:p w:rsidRPr="00C20AEF" w:rsidR="0034307A" w:rsidP="0034307A" w:rsidRDefault="0034307A" w14:paraId="7A8151D4" w14:textId="77777777">
      <w:pPr>
        <w:pStyle w:val="Textkrper"/>
      </w:pPr>
    </w:p>
    <w:p w:rsidRPr="00C20AEF" w:rsidR="00234020" w:rsidP="00234020" w:rsidRDefault="00234020" w14:paraId="4E2D3883" w14:textId="77777777">
      <w:pPr>
        <w:pStyle w:val="Anforderungsnummer"/>
      </w:pPr>
      <w:r>
        <w:t>Requirement: FKT-GUI-202</w:t>
      </w:r>
    </w:p>
    <w:p w:rsidRPr="00C20AEF" w:rsidR="00234020" w:rsidP="00234020" w:rsidRDefault="00234020" w14:paraId="37DDD53A" w14:textId="77777777">
      <w:pPr>
        <w:pStyle w:val="Anforderungstext"/>
      </w:pPr>
      <w:r>
        <w:t xml:space="preserve">A new element </w:t>
      </w:r>
      <w:r>
        <w:rPr>
          <w:i/>
        </w:rPr>
        <w:t>Contact person STOX,</w:t>
      </w:r>
      <w:r>
        <w:t xml:space="preserve"> analogous to the already existing </w:t>
      </w:r>
      <w:r>
        <w:rPr>
          <w:i/>
        </w:rPr>
        <w:t>contact</w:t>
      </w:r>
      <w:r>
        <w:t xml:space="preserve"> person elements, must be created.</w:t>
      </w:r>
    </w:p>
    <w:p w:rsidRPr="00C20AEF" w:rsidR="00FA2BBF" w:rsidP="00A36EAC" w:rsidRDefault="00FA2BBF" w14:paraId="59122B83" w14:textId="00784A11">
      <w:pPr>
        <w:pStyle w:val="Textkrper"/>
      </w:pPr>
    </w:p>
    <w:p w:rsidRPr="00C20AEF" w:rsidR="00345FF5" w:rsidP="00345FF5" w:rsidRDefault="00345FF5" w14:paraId="33C3B19E" w14:textId="77777777">
      <w:pPr>
        <w:pStyle w:val="Anforderungsnummer"/>
      </w:pPr>
      <w:r>
        <w:t>Requirement: FKT-GUI-203</w:t>
      </w:r>
    </w:p>
    <w:p w:rsidRPr="00C20AEF" w:rsidR="00345FF5" w:rsidP="00345FF5" w:rsidRDefault="00345FF5" w14:paraId="7581D19D" w14:textId="6F517C6E">
      <w:pPr>
        <w:pStyle w:val="Anforderungstext"/>
      </w:pPr>
      <w:r>
        <w:t xml:space="preserve">In the </w:t>
      </w:r>
      <w:r>
        <w:rPr>
          <w:i/>
        </w:rPr>
        <w:t>Operating parameters</w:t>
      </w:r>
      <w:r>
        <w:t xml:space="preserve"> subpanel, the </w:t>
      </w:r>
      <w:r>
        <w:rPr>
          <w:i/>
        </w:rPr>
        <w:t xml:space="preserve">Initialized </w:t>
      </w:r>
      <w:r>
        <w:t xml:space="preserve">checkbox </w:t>
      </w:r>
      <w:r>
        <w:rPr>
          <w:i/>
        </w:rPr>
        <w:t xml:space="preserve">(for </w:t>
      </w:r>
      <w:proofErr w:type="spellStart"/>
      <w:r>
        <w:rPr>
          <w:i/>
        </w:rPr>
        <w:t>DeadStock</w:t>
      </w:r>
      <w:proofErr w:type="spellEnd"/>
      <w:r>
        <w:rPr>
          <w:i/>
        </w:rPr>
        <w:t xml:space="preserve">) </w:t>
      </w:r>
      <w:r>
        <w:t xml:space="preserve">must be added. This indicates whether the operation for </w:t>
      </w:r>
      <w:proofErr w:type="spellStart"/>
      <w:r>
        <w:t>DeadStock</w:t>
      </w:r>
      <w:proofErr w:type="spellEnd"/>
      <w:r>
        <w:t xml:space="preserve"> is already initialized (checkbox is selected). The checkbox is not editable and is set automatically by the system. Since the Operating parameters subpanel is only visible in SICOS (see FKT-GUI-199), the checkbox is also only visible there.</w:t>
      </w:r>
    </w:p>
    <w:p w:rsidRPr="00C20AEF" w:rsidR="00345FF5" w:rsidP="0034307A" w:rsidRDefault="00345FF5" w14:paraId="10535E5D" w14:textId="77777777">
      <w:pPr>
        <w:pStyle w:val="Textkrper"/>
      </w:pPr>
    </w:p>
    <w:p w:rsidRPr="00C20AEF" w:rsidR="00345FF5" w:rsidP="00345FF5" w:rsidRDefault="00345FF5" w14:paraId="6957BFAB" w14:textId="77777777">
      <w:pPr>
        <w:pStyle w:val="Anforderungsnummer"/>
      </w:pPr>
      <w:r>
        <w:t>Requirement: FKT-GUI-204</w:t>
      </w:r>
    </w:p>
    <w:p w:rsidRPr="00C20AEF" w:rsidR="00345FF5" w:rsidP="00345FF5" w:rsidRDefault="00345FF5" w14:paraId="6660F190" w14:textId="72E60D76">
      <w:pPr>
        <w:pStyle w:val="Anforderungstext"/>
      </w:pPr>
      <w:r>
        <w:t xml:space="preserve">In the </w:t>
      </w:r>
      <w:r>
        <w:rPr>
          <w:i/>
        </w:rPr>
        <w:t>Operating parameters</w:t>
      </w:r>
      <w:r>
        <w:t xml:space="preserve"> subpanel, the </w:t>
      </w:r>
      <w:r>
        <w:rPr>
          <w:i/>
        </w:rPr>
        <w:t xml:space="preserve">Enabled </w:t>
      </w:r>
      <w:r>
        <w:t xml:space="preserve">checkbox </w:t>
      </w:r>
      <w:r>
        <w:rPr>
          <w:i/>
        </w:rPr>
        <w:t xml:space="preserve">(for </w:t>
      </w:r>
      <w:proofErr w:type="spellStart"/>
      <w:r>
        <w:rPr>
          <w:i/>
        </w:rPr>
        <w:t>DeadStock</w:t>
      </w:r>
      <w:proofErr w:type="spellEnd"/>
      <w:r>
        <w:rPr>
          <w:i/>
        </w:rPr>
        <w:t xml:space="preserve">) </w:t>
      </w:r>
      <w:r>
        <w:t xml:space="preserve">must be added. This indicates whether the operation is enabled for </w:t>
      </w:r>
      <w:proofErr w:type="spellStart"/>
      <w:r>
        <w:t>DeadStock</w:t>
      </w:r>
      <w:proofErr w:type="spellEnd"/>
      <w:r>
        <w:t xml:space="preserve"> (checkbox is selected). The checkbox is editable only by the (STOX) admin. Since the Operating parameters subpanel is only visible in SICOS (see FKT-GUI-199), the checkbox can only be changed there.</w:t>
      </w:r>
    </w:p>
    <w:p w:rsidRPr="00C20AEF" w:rsidR="00345FF5" w:rsidP="0034307A" w:rsidRDefault="00345FF5" w14:paraId="3020177A" w14:textId="77777777">
      <w:pPr>
        <w:pStyle w:val="Textkrper"/>
      </w:pPr>
    </w:p>
    <w:p w:rsidRPr="00C20AEF" w:rsidR="00F06B8E" w:rsidP="00F06B8E" w:rsidRDefault="00F06B8E" w14:paraId="231E9ACE" w14:textId="7C0CB81F">
      <w:pPr>
        <w:pStyle w:val="Anforderungsnummer"/>
      </w:pPr>
      <w:bookmarkStart w:name="FKT_GUI_393" w:id="501"/>
      <w:r>
        <w:t>Requirement: FKT-GUI-393</w:t>
      </w:r>
      <w:bookmarkEnd w:id="501"/>
    </w:p>
    <w:p w:rsidRPr="00C20AEF" w:rsidR="00F06B8E" w:rsidP="00F06B8E" w:rsidRDefault="00F06B8E" w14:paraId="6825A474" w14:textId="00FBF03A">
      <w:pPr>
        <w:pStyle w:val="Anforderungstext"/>
      </w:pPr>
      <w:r>
        <w:t xml:space="preserve">In the </w:t>
      </w:r>
      <w:r>
        <w:rPr>
          <w:i/>
        </w:rPr>
        <w:t>Operating parameters</w:t>
      </w:r>
      <w:r>
        <w:t xml:space="preserve"> subpanel, the </w:t>
      </w:r>
      <w:r>
        <w:rPr>
          <w:i/>
        </w:rPr>
        <w:t xml:space="preserve">Initialized (for D2D) </w:t>
      </w:r>
      <w:r>
        <w:t>checkbox must be added. This indicates whether the operation for the D2D process is already initialized (checkbox is selected). The checkbox is not editable and is set automatically by the system. Since the Operating parameters subpanel is only visible in SICOS (see FKT-GUI-199), the checkbox is also only visible there.</w:t>
      </w:r>
    </w:p>
    <w:p w:rsidRPr="00C20AEF" w:rsidR="00F06B8E" w:rsidP="00F06B8E" w:rsidRDefault="00F06B8E" w14:paraId="0722EB42" w14:textId="6F10C61A">
      <w:pPr>
        <w:pStyle w:val="Anforderungsnummer"/>
      </w:pPr>
      <w:bookmarkStart w:name="FKT_GUI_394" w:id="502"/>
      <w:r>
        <w:t>Requirement: FKT-GUI-394</w:t>
      </w:r>
      <w:bookmarkEnd w:id="502"/>
    </w:p>
    <w:p w:rsidRPr="00C20AEF" w:rsidR="00F06B8E" w:rsidP="00F06B8E" w:rsidRDefault="00F06B8E" w14:paraId="4CEC5FA8" w14:textId="35B1C26D">
      <w:pPr>
        <w:pStyle w:val="Anforderungstext"/>
      </w:pPr>
      <w:r>
        <w:t xml:space="preserve">In the Operating parameters subpanel, the </w:t>
      </w:r>
      <w:r>
        <w:rPr>
          <w:i/>
        </w:rPr>
        <w:t>Enabled (for D2D)</w:t>
      </w:r>
      <w:r>
        <w:t xml:space="preserve"> checkbox must be added. This indicates whether operation is enabled (checkbox is selected) for the D2D process. The checkbox is editable only by the (STOX) admin. Since the Operating parameters subpanel is only visible in SICOS (see FKT-GUI-199), the checkbox can only be changed there.</w:t>
      </w:r>
    </w:p>
    <w:p w:rsidRPr="00C20AEF" w:rsidR="00F06B8E" w:rsidP="00F06B8E" w:rsidRDefault="00F06B8E" w14:paraId="0319B827" w14:textId="21BE2566">
      <w:pPr>
        <w:pStyle w:val="Textkrper"/>
      </w:pPr>
    </w:p>
    <w:p w:rsidRPr="00C20AEF" w:rsidR="00FA2BBF" w:rsidP="00F06B8E" w:rsidRDefault="00FA2BBF" w14:paraId="16AD8EE1" w14:textId="26EF9259">
      <w:pPr>
        <w:pStyle w:val="Textkrper"/>
      </w:pPr>
      <w:r>
        <w:rPr>
          <w:noProof/>
        </w:rPr>
        <w:drawing>
          <wp:inline distT="0" distB="0" distL="0" distR="0" wp14:anchorId="40744226" wp14:editId="471A87B4">
            <wp:extent cx="2371725" cy="885825"/>
            <wp:effectExtent l="0" t="0" r="9525" b="9525"/>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71725" cy="885825"/>
                    </a:xfrm>
                    <a:prstGeom prst="rect">
                      <a:avLst/>
                    </a:prstGeom>
                  </pic:spPr>
                </pic:pic>
              </a:graphicData>
            </a:graphic>
          </wp:inline>
        </w:drawing>
      </w:r>
    </w:p>
    <w:p w:rsidRPr="00C20AEF" w:rsidR="00FA2BBF" w:rsidP="00F06B8E" w:rsidRDefault="00FA2BBF" w14:paraId="4FCE1827" w14:textId="77777777">
      <w:pPr>
        <w:pStyle w:val="Textkrper"/>
      </w:pPr>
    </w:p>
    <w:p w:rsidRPr="00C20AEF" w:rsidR="00C21386" w:rsidP="00C21386" w:rsidRDefault="00C21386" w14:paraId="5A3167F4" w14:textId="77777777">
      <w:pPr>
        <w:pStyle w:val="Anforderungsnummer"/>
      </w:pPr>
      <w:r>
        <w:t>Requirement: FKT-GUI-205</w:t>
      </w:r>
    </w:p>
    <w:p w:rsidRPr="00C20AEF" w:rsidR="00C21386" w:rsidP="00C21386" w:rsidRDefault="00C21386" w14:paraId="346DE42B" w14:textId="7F98E32D">
      <w:pPr>
        <w:pStyle w:val="Anforderungstext"/>
      </w:pPr>
      <w:r>
        <w:t xml:space="preserve">The </w:t>
      </w:r>
      <w:r>
        <w:rPr>
          <w:i/>
        </w:rPr>
        <w:t>STOX contact person</w:t>
      </w:r>
      <w:r>
        <w:t xml:space="preserve"> area is visible only if the user is authorized for STOX (</w:t>
      </w:r>
      <w:proofErr w:type="spellStart"/>
      <w:r>
        <w:t>DeadStock</w:t>
      </w:r>
      <w:proofErr w:type="spellEnd"/>
      <w:r>
        <w:t xml:space="preserve"> or D2D).</w:t>
      </w:r>
    </w:p>
    <w:p w:rsidRPr="00C20AEF" w:rsidR="00234020" w:rsidP="00234020" w:rsidRDefault="00234020" w14:paraId="76D70801" w14:textId="77777777">
      <w:pPr>
        <w:pStyle w:val="Textkrper"/>
      </w:pPr>
    </w:p>
    <w:p w:rsidRPr="00C20AEF" w:rsidR="00C21386" w:rsidP="00C21386" w:rsidRDefault="00C21386" w14:paraId="325B0C05" w14:textId="77777777">
      <w:pPr>
        <w:pStyle w:val="Anforderungsnummer"/>
      </w:pPr>
      <w:r>
        <w:t>Requirement: FKT-GUI-206</w:t>
      </w:r>
    </w:p>
    <w:p w:rsidRPr="00C20AEF" w:rsidR="00C21386" w:rsidP="00C21386" w:rsidRDefault="00C21386" w14:paraId="69E8E6D1" w14:textId="77777777">
      <w:pPr>
        <w:pStyle w:val="Anforderungstext"/>
      </w:pPr>
      <w:r>
        <w:t xml:space="preserve">The </w:t>
      </w:r>
      <w:r>
        <w:rPr>
          <w:i/>
        </w:rPr>
        <w:t>STOX contact person</w:t>
      </w:r>
      <w:r>
        <w:t xml:space="preserve"> can only be changed for users in the roles </w:t>
      </w:r>
      <w:proofErr w:type="spellStart"/>
      <w:r>
        <w:rPr>
          <w:i/>
        </w:rPr>
        <w:t>Retaileradmin</w:t>
      </w:r>
      <w:proofErr w:type="spellEnd"/>
      <w:r>
        <w:t xml:space="preserve"> (for the sites assigned to him) or STOX </w:t>
      </w:r>
      <w:proofErr w:type="spellStart"/>
      <w:r>
        <w:rPr>
          <w:i/>
        </w:rPr>
        <w:t>Admincontroller</w:t>
      </w:r>
      <w:proofErr w:type="spellEnd"/>
      <w:r>
        <w:t xml:space="preserve"> (in STOX and in SICOS).</w:t>
      </w:r>
    </w:p>
    <w:p w:rsidRPr="00C20AEF" w:rsidR="00C21386" w:rsidP="00234020" w:rsidRDefault="00C21386" w14:paraId="26EBD950" w14:textId="77777777">
      <w:pPr>
        <w:pStyle w:val="Textkrper"/>
      </w:pPr>
    </w:p>
    <w:p w:rsidRPr="00C20AEF" w:rsidR="00234020" w:rsidP="00234020" w:rsidRDefault="009C33EB" w14:paraId="40FC8F6E" w14:textId="77777777">
      <w:pPr>
        <w:pStyle w:val="Textkrper"/>
        <w:keepNext/>
      </w:pPr>
      <w:r>
        <w:rPr>
          <w:noProof/>
        </w:rPr>
        <w:lastRenderedPageBreak/>
        <w:drawing>
          <wp:inline distT="0" distB="0" distL="0" distR="0" wp14:anchorId="3C998712" wp14:editId="68DF9B6C">
            <wp:extent cx="5926455" cy="4451350"/>
            <wp:effectExtent l="19050" t="0" r="0" b="0"/>
            <wp:docPr id="69" name="Bild 69"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01"/>
                    <pic:cNvPicPr>
                      <a:picLocks noChangeAspect="1" noChangeArrowheads="1"/>
                    </pic:cNvPicPr>
                  </pic:nvPicPr>
                  <pic:blipFill>
                    <a:blip r:embed="rId89"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C20AEF" w:rsidR="00234020" w:rsidP="00234020" w:rsidRDefault="00234020" w14:paraId="34173FBC" w14:textId="0B21047C">
      <w:pPr>
        <w:pStyle w:val="Beschriftung"/>
        <w:jc w:val="both"/>
      </w:pPr>
      <w:bookmarkStart w:name="_Toc255401668" w:id="503"/>
      <w:bookmarkStart w:name="_Toc98411884" w:id="504"/>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17</w:t>
      </w:r>
      <w:r>
        <w:fldChar w:fldCharType="end"/>
      </w:r>
      <w:r>
        <w:t xml:space="preserve"> - Operating data panel: Supplement subpanel contact person</w:t>
      </w:r>
      <w:bookmarkEnd w:id="503"/>
      <w:bookmarkEnd w:id="504"/>
    </w:p>
    <w:p w:rsidRPr="00C20AEF" w:rsidR="00831206" w:rsidP="00831206" w:rsidRDefault="00831206" w14:paraId="7AF4E1CA" w14:textId="77777777">
      <w:pPr>
        <w:pStyle w:val="berschrift3"/>
      </w:pPr>
      <w:bookmarkStart w:name="_Toc98411960" w:id="505"/>
      <w:r>
        <w:t>Search function of the operating data</w:t>
      </w:r>
      <w:bookmarkEnd w:id="505"/>
    </w:p>
    <w:p w:rsidRPr="00C20AEF" w:rsidR="00831206" w:rsidP="00831206" w:rsidRDefault="00831206" w14:paraId="1F870210" w14:textId="77777777">
      <w:pPr>
        <w:pStyle w:val="Textkrper"/>
      </w:pPr>
      <w:r>
        <w:t xml:space="preserve">The search function in the operating data is to be expanded to include a new search criterion, location, among other things. </w:t>
      </w:r>
    </w:p>
    <w:p w:rsidRPr="00C20AEF" w:rsidR="00831206" w:rsidP="00831206" w:rsidRDefault="00831206" w14:paraId="1966E712" w14:textId="77777777">
      <w:pPr>
        <w:pStyle w:val="Anforderungsnummer"/>
      </w:pPr>
      <w:r>
        <w:t>Requirement: FKT-GUI-207</w:t>
      </w:r>
    </w:p>
    <w:p w:rsidRPr="00C20AEF" w:rsidR="00831206" w:rsidP="00831206" w:rsidRDefault="00831206" w14:paraId="1BBB6D6A" w14:textId="77777777">
      <w:pPr>
        <w:pStyle w:val="Anforderungstext"/>
      </w:pPr>
      <w:r>
        <w:t xml:space="preserve">The </w:t>
      </w:r>
      <w:r>
        <w:rPr>
          <w:i/>
        </w:rPr>
        <w:t>Country</w:t>
      </w:r>
      <w:r>
        <w:t xml:space="preserve"> field must be saved in the user properties when logging off from LOGBUS. When LOGBUS is started, the value saved at logout (the country) must be set automatically.</w:t>
      </w:r>
    </w:p>
    <w:p w:rsidRPr="00C20AEF" w:rsidR="00831206" w:rsidP="00831206" w:rsidRDefault="00831206" w14:paraId="0061471D" w14:textId="77777777">
      <w:pPr>
        <w:pStyle w:val="Textkrper"/>
      </w:pPr>
    </w:p>
    <w:p w:rsidRPr="00C20AEF" w:rsidR="00831206" w:rsidP="00831206" w:rsidRDefault="00831206" w14:paraId="2EF1E194" w14:textId="77777777">
      <w:pPr>
        <w:pStyle w:val="Anforderungsnummer"/>
      </w:pPr>
      <w:r>
        <w:t>Requirement: FKT-GUI-208</w:t>
      </w:r>
    </w:p>
    <w:p w:rsidRPr="00C20AEF" w:rsidR="00831206" w:rsidP="00831206" w:rsidRDefault="00425EA3" w14:paraId="1067AD88" w14:textId="46E857BB">
      <w:pPr>
        <w:pStyle w:val="Anforderungstext"/>
      </w:pPr>
      <w:r>
        <w:t xml:space="preserve">The status of the </w:t>
      </w:r>
      <w:r>
        <w:rPr>
          <w:i/>
        </w:rPr>
        <w:t>Country</w:t>
      </w:r>
      <w:r>
        <w:t xml:space="preserve"> checkbox must be saved in the user properties when logging off from LOGBUS. When LOGBUS is started, the status saved at logout must be restored automatically.</w:t>
      </w:r>
    </w:p>
    <w:p w:rsidRPr="00C20AEF" w:rsidR="00831206" w:rsidP="00831206" w:rsidRDefault="00831206" w14:paraId="7478F632" w14:textId="77777777">
      <w:pPr>
        <w:pStyle w:val="Textkrper"/>
      </w:pPr>
    </w:p>
    <w:p w:rsidRPr="00C20AEF" w:rsidR="00831206" w:rsidP="00831206" w:rsidRDefault="00831206" w14:paraId="5F89DA6B" w14:textId="77777777">
      <w:pPr>
        <w:pStyle w:val="Anforderungsnummer"/>
      </w:pPr>
      <w:r>
        <w:t>Requirement: FKT-GUI-209</w:t>
      </w:r>
    </w:p>
    <w:p w:rsidRPr="00C20AEF" w:rsidR="00831206" w:rsidP="00831206" w:rsidRDefault="00831206" w14:paraId="468D1742" w14:textId="5A7A81AA">
      <w:pPr>
        <w:pStyle w:val="Anforderungstext"/>
      </w:pPr>
      <w:r>
        <w:t xml:space="preserve">Under the </w:t>
      </w:r>
      <w:r>
        <w:rPr>
          <w:i/>
        </w:rPr>
        <w:t>PLZ</w:t>
      </w:r>
      <w:r>
        <w:t xml:space="preserve"> (postal code) filter, the new </w:t>
      </w:r>
      <w:r>
        <w:rPr>
          <w:i/>
        </w:rPr>
        <w:t>City</w:t>
      </w:r>
      <w:r>
        <w:t xml:space="preserve"> filter is added. This filters the </w:t>
      </w:r>
      <w:r>
        <w:rPr>
          <w:i/>
        </w:rPr>
        <w:t>CITY</w:t>
      </w:r>
      <w:r>
        <w:t xml:space="preserve"> field from the BETRIEBSDATEN_KONZERN table.</w:t>
      </w:r>
    </w:p>
    <w:p w:rsidRPr="00C20AEF" w:rsidR="00831206" w:rsidP="00831206" w:rsidRDefault="00831206" w14:paraId="2DC21765" w14:textId="77777777">
      <w:pPr>
        <w:pStyle w:val="Anforderungstext"/>
      </w:pPr>
      <w:r>
        <w:t xml:space="preserve">There is </w:t>
      </w:r>
      <w:r>
        <w:rPr>
          <w:b/>
        </w:rPr>
        <w:t>no</w:t>
      </w:r>
      <w:r>
        <w:t xml:space="preserve"> distinction between upper and lower case.</w:t>
      </w:r>
    </w:p>
    <w:p w:rsidRPr="00C20AEF" w:rsidR="00F15C21" w:rsidP="00F15C21" w:rsidRDefault="00F15C21" w14:paraId="0A083E0F" w14:textId="77777777">
      <w:pPr>
        <w:pStyle w:val="Textkrper"/>
      </w:pPr>
    </w:p>
    <w:p w:rsidRPr="00C20AEF" w:rsidR="00F15C21" w:rsidP="00F15C21" w:rsidRDefault="00F15C21" w14:paraId="79417A0C" w14:textId="77777777">
      <w:pPr>
        <w:pStyle w:val="Anforderungsnummer"/>
      </w:pPr>
      <w:r>
        <w:t>Requirement: FKT-GUI-210</w:t>
      </w:r>
    </w:p>
    <w:p w:rsidRPr="00C20AEF" w:rsidR="00F15C21" w:rsidP="00F15C21" w:rsidRDefault="00F15C21" w14:paraId="5FF40BD4" w14:textId="77777777">
      <w:pPr>
        <w:pStyle w:val="Anforderungstext"/>
      </w:pPr>
      <w:r>
        <w:t>The phone number must be entered with at least 4 digits (if shorter, the Search button remains inactive). Spaces in the stored phone number are ignored.</w:t>
      </w:r>
    </w:p>
    <w:p w:rsidRPr="00C20AEF" w:rsidR="002A72B0" w:rsidP="00831206" w:rsidRDefault="002A72B0" w14:paraId="3076AC64" w14:textId="77777777">
      <w:pPr>
        <w:pStyle w:val="Textkrper"/>
      </w:pPr>
    </w:p>
    <w:p w:rsidRPr="00C20AEF" w:rsidR="00831206" w:rsidP="00831206" w:rsidRDefault="00831206" w14:paraId="53C05324" w14:textId="77777777">
      <w:pPr>
        <w:pStyle w:val="Anforderungsnummer"/>
      </w:pPr>
      <w:r>
        <w:t>Requirement: FKT-GUI-211</w:t>
      </w:r>
    </w:p>
    <w:p w:rsidRPr="00C20AEF" w:rsidR="00831206" w:rsidP="00831206" w:rsidRDefault="00831206" w14:paraId="14426B9D" w14:textId="77777777">
      <w:pPr>
        <w:pStyle w:val="Anforderungstext"/>
      </w:pPr>
      <w:r>
        <w:t xml:space="preserve">The filter </w:t>
      </w:r>
      <w:r>
        <w:rPr>
          <w:i/>
        </w:rPr>
        <w:t>name</w:t>
      </w:r>
      <w:r>
        <w:t xml:space="preserve"> is adjusted so that it is </w:t>
      </w:r>
      <w:r>
        <w:rPr>
          <w:b/>
        </w:rPr>
        <w:t>not</w:t>
      </w:r>
      <w:r>
        <w:t xml:space="preserve"> case sensitive.</w:t>
      </w:r>
    </w:p>
    <w:p w:rsidRPr="00C20AEF" w:rsidR="002A72B0" w:rsidP="002A72B0" w:rsidRDefault="002A72B0" w14:paraId="53273037" w14:textId="77777777">
      <w:pPr>
        <w:pStyle w:val="Textkrper"/>
      </w:pPr>
    </w:p>
    <w:p w:rsidRPr="00C20AEF" w:rsidR="002A72B0" w:rsidP="002A72B0" w:rsidRDefault="002A72B0" w14:paraId="21718114" w14:textId="77777777">
      <w:pPr>
        <w:pStyle w:val="Anforderungsnummer"/>
      </w:pPr>
      <w:r>
        <w:t>Requirement: FKT-GUI-212</w:t>
      </w:r>
    </w:p>
    <w:p w:rsidRPr="00C20AEF" w:rsidR="002A72B0" w:rsidP="002A72B0" w:rsidRDefault="002A72B0" w14:paraId="1A71A09A" w14:textId="28CD43B5">
      <w:pPr>
        <w:pStyle w:val="Anforderungstext"/>
      </w:pPr>
      <w:r>
        <w:t xml:space="preserve">All filter criteria except </w:t>
      </w:r>
      <w:r>
        <w:rPr>
          <w:i/>
        </w:rPr>
        <w:t>country</w:t>
      </w:r>
      <w:r>
        <w:t xml:space="preserve"> must be stored with a tooltip.</w:t>
      </w:r>
    </w:p>
    <w:p w:rsidRPr="00C20AEF" w:rsidR="002A72B0" w:rsidP="002A72B0" w:rsidRDefault="002A72B0" w14:paraId="142B009A" w14:textId="77777777">
      <w:pPr>
        <w:pStyle w:val="Textkrper"/>
      </w:pPr>
    </w:p>
    <w:p w:rsidRPr="00C20AEF" w:rsidR="00F15C21" w:rsidP="00F15C21" w:rsidRDefault="00F15C21" w14:paraId="50C2C074" w14:textId="77777777">
      <w:pPr>
        <w:pStyle w:val="Anforderungsnummer"/>
      </w:pPr>
      <w:r>
        <w:t>Requirement: FKT-GUI-213</w:t>
      </w:r>
    </w:p>
    <w:p w:rsidRPr="00C20AEF" w:rsidR="00F15C21" w:rsidP="00F15C21" w:rsidRDefault="00F15C21" w14:paraId="5A5DF7EF" w14:textId="65AB2E46">
      <w:pPr>
        <w:pStyle w:val="Anforderungstext"/>
      </w:pPr>
      <w:r>
        <w:t xml:space="preserve">In the table, the </w:t>
      </w:r>
      <w:r>
        <w:rPr>
          <w:i/>
        </w:rPr>
        <w:t>City</w:t>
      </w:r>
      <w:r>
        <w:t xml:space="preserve"> column (after </w:t>
      </w:r>
      <w:r>
        <w:rPr>
          <w:i/>
        </w:rPr>
        <w:t xml:space="preserve">ZIP </w:t>
      </w:r>
      <w:proofErr w:type="spellStart"/>
      <w:r>
        <w:rPr>
          <w:i/>
        </w:rPr>
        <w:t>code</w:t>
      </w:r>
      <w:r>
        <w:t>column</w:t>
      </w:r>
      <w:proofErr w:type="spellEnd"/>
      <w:r>
        <w:t>) must be added.</w:t>
      </w:r>
    </w:p>
    <w:p w:rsidRPr="00C20AEF" w:rsidR="00831206" w:rsidP="00831206" w:rsidRDefault="009C33EB" w14:paraId="61FD64D6" w14:textId="77777777">
      <w:pPr>
        <w:pStyle w:val="Textkrper"/>
        <w:keepNext/>
      </w:pPr>
      <w:r>
        <w:rPr>
          <w:noProof/>
        </w:rPr>
        <w:drawing>
          <wp:inline distT="0" distB="0" distL="0" distR="0" wp14:anchorId="655A6EED" wp14:editId="595E5B21">
            <wp:extent cx="5934710" cy="4649470"/>
            <wp:effectExtent l="19050" t="0" r="8890" b="0"/>
            <wp:docPr id="70" name="Bild 70"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02"/>
                    <pic:cNvPicPr>
                      <a:picLocks noChangeAspect="1" noChangeArrowheads="1"/>
                    </pic:cNvPicPr>
                  </pic:nvPicPr>
                  <pic:blipFill>
                    <a:blip r:embed="rId90" cstate="print"/>
                    <a:srcRect/>
                    <a:stretch>
                      <a:fillRect/>
                    </a:stretch>
                  </pic:blipFill>
                  <pic:spPr bwMode="auto">
                    <a:xfrm>
                      <a:off x="0" y="0"/>
                      <a:ext cx="5934710" cy="4649470"/>
                    </a:xfrm>
                    <a:prstGeom prst="rect">
                      <a:avLst/>
                    </a:prstGeom>
                    <a:noFill/>
                    <a:ln w="9525">
                      <a:noFill/>
                      <a:miter lim="800000"/>
                      <a:headEnd/>
                      <a:tailEnd/>
                    </a:ln>
                  </pic:spPr>
                </pic:pic>
              </a:graphicData>
            </a:graphic>
          </wp:inline>
        </w:drawing>
      </w:r>
    </w:p>
    <w:p w:rsidRPr="00C20AEF" w:rsidR="00831206" w:rsidP="00831206" w:rsidRDefault="00831206" w14:paraId="51125DDA" w14:textId="50BE682C">
      <w:pPr>
        <w:pStyle w:val="Beschriftung"/>
        <w:jc w:val="both"/>
      </w:pPr>
      <w:bookmarkStart w:name="_Toc98411885" w:id="506"/>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18</w:t>
      </w:r>
      <w:r>
        <w:fldChar w:fldCharType="end"/>
      </w:r>
      <w:r>
        <w:t xml:space="preserve"> - Operating data panel: Search extension</w:t>
      </w:r>
      <w:bookmarkEnd w:id="506"/>
    </w:p>
    <w:p w:rsidRPr="00C20AEF" w:rsidR="00B13774" w:rsidRDefault="00B13774" w14:paraId="17CADE7C" w14:textId="77777777">
      <w:pPr>
        <w:rPr>
          <w:rFonts w:cs="Arial"/>
          <w:kern w:val="30"/>
          <w:sz w:val="30"/>
        </w:rPr>
      </w:pPr>
      <w:bookmarkStart w:name="_Toc252787636" w:id="507"/>
      <w:bookmarkStart w:name="_Toc255461170" w:id="508"/>
      <w:r>
        <w:br w:type="page"/>
      </w:r>
    </w:p>
    <w:p w:rsidRPr="00C20AEF" w:rsidR="00234020" w:rsidP="00234020" w:rsidRDefault="00234020" w14:paraId="48A7548E" w14:textId="39BCB725">
      <w:pPr>
        <w:pStyle w:val="berschrift2"/>
      </w:pPr>
      <w:bookmarkStart w:name="_Ref17362881" w:id="509"/>
      <w:bookmarkStart w:name="_Toc98411961" w:id="510"/>
      <w:r>
        <w:lastRenderedPageBreak/>
        <w:t>Statistics</w:t>
      </w:r>
      <w:bookmarkEnd w:id="507"/>
      <w:bookmarkEnd w:id="508"/>
      <w:bookmarkEnd w:id="509"/>
      <w:bookmarkEnd w:id="510"/>
    </w:p>
    <w:p w:rsidRPr="00C20AEF" w:rsidR="00234020" w:rsidP="00234020" w:rsidRDefault="00234020" w14:paraId="566395B0" w14:textId="56BDDA57">
      <w:pPr>
        <w:pStyle w:val="Textkrper"/>
      </w:pPr>
      <w:r>
        <w:t xml:space="preserve">The main </w:t>
      </w:r>
      <w:r>
        <w:rPr>
          <w:i/>
        </w:rPr>
        <w:t>Statistics</w:t>
      </w:r>
      <w:r>
        <w:t xml:space="preserve"> panel provides the user with an overview of their completed purchases and sales. Buy and sell data are displayed cumulatively over a user-defined time period.</w:t>
      </w:r>
    </w:p>
    <w:p w:rsidRPr="00C20AEF" w:rsidR="00050CCC" w:rsidP="006F1ECA" w:rsidRDefault="00B13774" w14:paraId="299CE3AD" w14:textId="3BE89EE8">
      <w:pPr>
        <w:pStyle w:val="Textkrper"/>
      </w:pPr>
      <w:r>
        <w:t xml:space="preserve">The panel is divided into two sections (D2D and </w:t>
      </w:r>
      <w:proofErr w:type="spellStart"/>
      <w:r>
        <w:t>DeadStock</w:t>
      </w:r>
      <w:proofErr w:type="spellEnd"/>
      <w:r>
        <w:t xml:space="preserve">). The upper area contains the data for the D2D process and the lower area contains the data for the </w:t>
      </w:r>
      <w:proofErr w:type="spellStart"/>
      <w:r>
        <w:t>DeadStock</w:t>
      </w:r>
      <w:proofErr w:type="spellEnd"/>
      <w:r>
        <w:t xml:space="preserve"> (formerly STOX) process. Both areas are further divided into "Sales data" and "Purchasing data" respectively.</w:t>
      </w:r>
    </w:p>
    <w:p w:rsidRPr="00C20AEF" w:rsidR="00B13774" w:rsidP="00234020" w:rsidRDefault="00B13774" w14:paraId="4E84FBF4" w14:textId="77777777">
      <w:pPr>
        <w:pStyle w:val="Textkrper"/>
      </w:pPr>
    </w:p>
    <w:p w:rsidRPr="00C20AEF" w:rsidR="00234020" w:rsidP="00234020" w:rsidRDefault="00234020" w14:paraId="4572736E" w14:textId="77777777">
      <w:pPr>
        <w:pStyle w:val="Anforderungsnummer"/>
      </w:pPr>
      <w:r>
        <w:t>Requirement: FKT-GUI-214</w:t>
      </w:r>
    </w:p>
    <w:p w:rsidRPr="00C20AEF" w:rsidR="00234020" w:rsidP="00234020" w:rsidRDefault="00234020" w14:paraId="52C30B6A" w14:textId="77777777">
      <w:pPr>
        <w:pStyle w:val="Anforderungstext"/>
      </w:pPr>
      <w:r>
        <w:t xml:space="preserve">The main </w:t>
      </w:r>
      <w:r>
        <w:rPr>
          <w:i/>
        </w:rPr>
        <w:t>Statistics</w:t>
      </w:r>
      <w:r>
        <w:t xml:space="preserve"> panel can be seen and read by all users (regardless of role) for their assigned locations.</w:t>
      </w:r>
    </w:p>
    <w:p w:rsidRPr="00C20AEF" w:rsidR="00234020" w:rsidP="00234020" w:rsidRDefault="00234020" w14:paraId="1F99D427" w14:textId="77777777">
      <w:pPr>
        <w:pStyle w:val="SchnelllesetextbergeordneteAussage1"/>
      </w:pPr>
      <w:r>
        <w:t>Operation selection</w:t>
      </w:r>
    </w:p>
    <w:p w:rsidRPr="00C20AEF" w:rsidR="00234020" w:rsidP="00234020" w:rsidRDefault="00234020" w14:paraId="6B6C8C32" w14:textId="77777777">
      <w:pPr>
        <w:pStyle w:val="Anforderungsnummer"/>
      </w:pPr>
      <w:r>
        <w:t>Requirement: FKT-GUI-215</w:t>
      </w:r>
    </w:p>
    <w:p w:rsidRPr="00C20AEF" w:rsidR="00234020" w:rsidP="00234020" w:rsidRDefault="00234020" w14:paraId="3E4B4490" w14:textId="77777777">
      <w:pPr>
        <w:pStyle w:val="Anforderungstext"/>
      </w:pPr>
      <w:r>
        <w:t>The system must provide the input fields Country (combo box) and Site (text field, max. 6 digits, numeric).</w:t>
      </w:r>
    </w:p>
    <w:p w:rsidRPr="00C20AEF" w:rsidR="0034307A" w:rsidP="0034307A" w:rsidRDefault="0034307A" w14:paraId="68921F74" w14:textId="77777777">
      <w:pPr>
        <w:pStyle w:val="Textkrper"/>
      </w:pPr>
    </w:p>
    <w:p w:rsidRPr="00C20AEF" w:rsidR="00234020" w:rsidP="00234020" w:rsidRDefault="00234020" w14:paraId="48CD887F" w14:textId="77777777">
      <w:pPr>
        <w:pStyle w:val="Anforderungsnummer"/>
      </w:pPr>
      <w:r>
        <w:t>Requirement: FKT-GUI-216</w:t>
      </w:r>
    </w:p>
    <w:p w:rsidRPr="00C20AEF" w:rsidR="00234020" w:rsidP="00234020" w:rsidRDefault="00234020" w14:paraId="0FFA446F" w14:textId="77777777">
      <w:pPr>
        <w:pStyle w:val="Anforderungstext"/>
      </w:pPr>
      <w:r>
        <w:t xml:space="preserve">If the user confirms his entry in the Farm number field with the </w:t>
      </w:r>
      <w:proofErr w:type="spellStart"/>
      <w:r>
        <w:rPr>
          <w:i/>
        </w:rPr>
        <w:t>Enter</w:t>
      </w:r>
      <w:r>
        <w:t>key</w:t>
      </w:r>
      <w:proofErr w:type="spellEnd"/>
      <w:r>
        <w:t>, the active farm is set and the statistics are loaded.</w:t>
      </w:r>
    </w:p>
    <w:p w:rsidRPr="00C20AEF" w:rsidR="0034307A" w:rsidP="0034307A" w:rsidRDefault="0034307A" w14:paraId="0F201711" w14:textId="77777777">
      <w:pPr>
        <w:pStyle w:val="Textkrper"/>
      </w:pPr>
    </w:p>
    <w:p w:rsidRPr="00C20AEF" w:rsidR="00234020" w:rsidP="00234020" w:rsidRDefault="00234020" w14:paraId="5D219841" w14:textId="77777777">
      <w:pPr>
        <w:pStyle w:val="Anforderungsnummer"/>
      </w:pPr>
      <w:r>
        <w:t>Requirement: FKT-GUI-217</w:t>
      </w:r>
    </w:p>
    <w:p w:rsidRPr="00C20AEF" w:rsidR="00234020" w:rsidP="00234020" w:rsidRDefault="00234020" w14:paraId="6CDACE7A" w14:textId="674C82AA">
      <w:pPr>
        <w:pStyle w:val="Anforderungstext"/>
      </w:pPr>
      <w:r>
        <w:t xml:space="preserve">When you click the </w:t>
      </w:r>
      <w:r>
        <w:rPr>
          <w:i/>
        </w:rPr>
        <w:t>Load</w:t>
      </w:r>
      <w:r>
        <w:t xml:space="preserve"> button, the system must set the active mode. The requirements defined at </w:t>
      </w:r>
      <w:r w:rsidRPr="00C20AEF" w:rsidR="00A9316A">
        <w:fldChar w:fldCharType="begin"/>
      </w:r>
      <w:r w:rsidRPr="00C20AEF" w:rsidR="00A9316A">
        <w:instrText xml:space="preserve"> REF _Ref253734448 \r \h  \* MERGEFORMAT </w:instrText>
      </w:r>
      <w:r w:rsidRPr="00C20AEF" w:rsidR="00A9316A">
        <w:fldChar w:fldCharType="separate"/>
      </w:r>
      <w:r w:rsidR="000D3A2D">
        <w:t>4.2.1</w:t>
      </w:r>
      <w:r w:rsidRPr="00C20AEF" w:rsidR="00A9316A">
        <w:fldChar w:fldCharType="end"/>
      </w:r>
      <w:r>
        <w:t xml:space="preserve"> apply here. </w:t>
      </w:r>
    </w:p>
    <w:p w:rsidRPr="00C20AEF" w:rsidR="0034307A" w:rsidP="0034307A" w:rsidRDefault="0034307A" w14:paraId="2130087F" w14:textId="77777777">
      <w:pPr>
        <w:pStyle w:val="Textkrper"/>
      </w:pPr>
    </w:p>
    <w:p w:rsidRPr="00C20AEF" w:rsidR="00234020" w:rsidP="00234020" w:rsidRDefault="00234020" w14:paraId="4AC2B273" w14:textId="77777777">
      <w:pPr>
        <w:pStyle w:val="Anforderungsnummer"/>
      </w:pPr>
      <w:r>
        <w:t>Requirement: FKT-GUI-218</w:t>
      </w:r>
    </w:p>
    <w:p w:rsidRPr="00C20AEF" w:rsidR="00234020" w:rsidP="00234020" w:rsidRDefault="00234020" w14:paraId="2A44B61A" w14:textId="77777777">
      <w:pPr>
        <w:pStyle w:val="Anforderungstext"/>
      </w:pPr>
      <w:r>
        <w:t xml:space="preserve">When you click the </w:t>
      </w:r>
      <w:r>
        <w:rPr>
          <w:i/>
        </w:rPr>
        <w:t>Load</w:t>
      </w:r>
      <w:r>
        <w:t xml:space="preserve"> button, the system must load the statistics after successfully setting the operation.</w:t>
      </w:r>
    </w:p>
    <w:p w:rsidRPr="00C20AEF" w:rsidR="00234020" w:rsidP="00234020" w:rsidRDefault="00234020" w14:paraId="290AD27F" w14:textId="77777777">
      <w:pPr>
        <w:pStyle w:val="Textkrper"/>
      </w:pPr>
    </w:p>
    <w:p w:rsidRPr="00C20AEF" w:rsidR="00234020" w:rsidP="00234020" w:rsidRDefault="009C33EB" w14:paraId="1F3A1DD1" w14:textId="77777777">
      <w:pPr>
        <w:pStyle w:val="Textkrper"/>
        <w:keepNext/>
      </w:pPr>
      <w:r>
        <w:rPr>
          <w:noProof/>
        </w:rPr>
        <w:lastRenderedPageBreak/>
        <w:drawing>
          <wp:inline distT="0" distB="0" distL="0" distR="0" wp14:anchorId="13DAE372" wp14:editId="4F5459D0">
            <wp:extent cx="5926455" cy="4451350"/>
            <wp:effectExtent l="19050" t="0" r="0" b="0"/>
            <wp:docPr id="71" name="Bild 7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01"/>
                    <pic:cNvPicPr>
                      <a:picLocks noChangeAspect="1" noChangeArrowheads="1"/>
                    </pic:cNvPicPr>
                  </pic:nvPicPr>
                  <pic:blipFill>
                    <a:blip r:embed="rId91"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C20AEF" w:rsidR="00234020" w:rsidP="00234020" w:rsidRDefault="00234020" w14:paraId="13969FF0" w14:textId="7311101A">
      <w:pPr>
        <w:pStyle w:val="Beschriftung"/>
        <w:jc w:val="both"/>
      </w:pPr>
      <w:bookmarkStart w:name="_Toc255401669" w:id="511"/>
      <w:bookmarkStart w:name="_Toc98411886" w:id="512"/>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19</w:t>
      </w:r>
      <w:r>
        <w:fldChar w:fldCharType="end"/>
      </w:r>
      <w:r>
        <w:t xml:space="preserve"> - Panel Statistics</w:t>
      </w:r>
      <w:bookmarkEnd w:id="511"/>
      <w:bookmarkEnd w:id="512"/>
    </w:p>
    <w:p w:rsidRPr="00C20AEF" w:rsidR="00234020" w:rsidP="00234020" w:rsidRDefault="00234020" w14:paraId="148278D5" w14:textId="77777777">
      <w:pPr>
        <w:pStyle w:val="SchnelllesetextbergeordneteAussage1"/>
      </w:pPr>
      <w:r>
        <w:t>Overview filter criteria</w:t>
      </w:r>
    </w:p>
    <w:p w:rsidRPr="00C20AEF" w:rsidR="00234020" w:rsidP="00234020" w:rsidRDefault="00234020" w14:paraId="6C623128" w14:textId="77777777">
      <w:pPr>
        <w:pStyle w:val="Anforderungsnummer"/>
      </w:pPr>
      <w:r>
        <w:t>Requirement: FKT-GUI-219</w:t>
      </w:r>
    </w:p>
    <w:p w:rsidRPr="00C20AEF" w:rsidR="00234020" w:rsidP="00234020" w:rsidRDefault="00234020" w14:paraId="0E04CB10" w14:textId="77777777">
      <w:pPr>
        <w:pStyle w:val="Anforderungstext"/>
      </w:pPr>
      <w:r>
        <w:t>The system must provide the filter criteria described in the table below:</w:t>
      </w:r>
    </w:p>
    <w:p w:rsidRPr="00C20AEF" w:rsidR="0034307A" w:rsidP="0034307A" w:rsidRDefault="0034307A" w14:paraId="68EEDE48" w14:textId="77777777">
      <w:pPr>
        <w:pStyle w:val="Textkrper"/>
      </w:pPr>
    </w:p>
    <w:tbl>
      <w:tblPr>
        <w:tblW w:w="5000" w:type="pct"/>
        <w:tblBorders>
          <w:top w:val="single" w:color="E20074" w:sz="18" w:space="0"/>
          <w:insideH w:val="single" w:color="auto" w:sz="4" w:space="0"/>
        </w:tblBorders>
        <w:tblLayout w:type="fixed"/>
        <w:tblLook w:val="01E0" w:firstRow="1" w:lastRow="1" w:firstColumn="1" w:lastColumn="1" w:noHBand="0" w:noVBand="0"/>
      </w:tblPr>
      <w:tblGrid>
        <w:gridCol w:w="1107"/>
        <w:gridCol w:w="1838"/>
        <w:gridCol w:w="2257"/>
        <w:gridCol w:w="4146"/>
      </w:tblGrid>
      <w:tr w:rsidRPr="00C20AEF" w:rsidR="00234020" w:rsidTr="00234020" w14:paraId="55917207" w14:textId="77777777">
        <w:trPr>
          <w:tblHeader/>
        </w:trPr>
        <w:tc>
          <w:tcPr>
            <w:tcW w:w="1129" w:type="dxa"/>
            <w:tcBorders>
              <w:top w:val="single" w:color="E20074" w:sz="18" w:space="0"/>
              <w:bottom w:val="single" w:color="auto" w:sz="4" w:space="0"/>
            </w:tcBorders>
            <w:shd w:val="clear" w:color="auto" w:fill="E0E0E0"/>
          </w:tcPr>
          <w:p w:rsidRPr="00C20AEF" w:rsidR="00234020" w:rsidP="00234020" w:rsidRDefault="00234020" w14:paraId="2ED25636" w14:textId="77777777">
            <w:pPr>
              <w:pStyle w:val="TableHeading"/>
              <w:keepNext w:val="0"/>
              <w:rPr>
                <w:rStyle w:val="Fett"/>
                <w:b/>
                <w:bCs/>
              </w:rPr>
            </w:pPr>
            <w:r>
              <w:rPr>
                <w:rStyle w:val="Fett"/>
                <w:b/>
              </w:rPr>
              <w:t>Filter</w:t>
            </w:r>
          </w:p>
        </w:tc>
        <w:tc>
          <w:tcPr>
            <w:tcW w:w="1879" w:type="dxa"/>
            <w:tcBorders>
              <w:top w:val="single" w:color="E20074" w:sz="18" w:space="0"/>
              <w:bottom w:val="single" w:color="auto" w:sz="4" w:space="0"/>
            </w:tcBorders>
            <w:shd w:val="clear" w:color="auto" w:fill="E0E0E0"/>
          </w:tcPr>
          <w:p w:rsidRPr="00C20AEF" w:rsidR="00234020" w:rsidP="00234020" w:rsidRDefault="00234020" w14:paraId="5642183A" w14:textId="77777777">
            <w:pPr>
              <w:pStyle w:val="TableHeading"/>
              <w:keepNext w:val="0"/>
              <w:rPr>
                <w:rStyle w:val="Fett"/>
                <w:b/>
                <w:bCs/>
              </w:rPr>
            </w:pPr>
            <w:r>
              <w:rPr>
                <w:rStyle w:val="Fett"/>
                <w:b/>
              </w:rPr>
              <w:t>Element</w:t>
            </w:r>
          </w:p>
        </w:tc>
        <w:tc>
          <w:tcPr>
            <w:tcW w:w="2309" w:type="dxa"/>
            <w:tcBorders>
              <w:top w:val="single" w:color="E20074" w:sz="18" w:space="0"/>
              <w:bottom w:val="single" w:color="auto" w:sz="4" w:space="0"/>
            </w:tcBorders>
            <w:shd w:val="clear" w:color="auto" w:fill="E0E0E0"/>
          </w:tcPr>
          <w:p w:rsidRPr="00C20AEF" w:rsidR="00234020" w:rsidP="00234020" w:rsidRDefault="00234020" w14:paraId="40A85544" w14:textId="77777777">
            <w:pPr>
              <w:pStyle w:val="TableHeading"/>
              <w:keepNext w:val="0"/>
              <w:rPr>
                <w:rStyle w:val="Fett"/>
                <w:b/>
                <w:bCs/>
              </w:rPr>
            </w:pPr>
            <w:r>
              <w:rPr>
                <w:rStyle w:val="Fett"/>
                <w:b/>
              </w:rPr>
              <w:t>Format</w:t>
            </w:r>
          </w:p>
        </w:tc>
        <w:tc>
          <w:tcPr>
            <w:tcW w:w="4247" w:type="dxa"/>
            <w:tcBorders>
              <w:top w:val="single" w:color="E20074" w:sz="18" w:space="0"/>
              <w:bottom w:val="single" w:color="auto" w:sz="4" w:space="0"/>
            </w:tcBorders>
            <w:shd w:val="clear" w:color="auto" w:fill="E0E0E0"/>
          </w:tcPr>
          <w:p w:rsidRPr="00C20AEF" w:rsidR="00234020" w:rsidP="00234020" w:rsidRDefault="00234020" w14:paraId="14DBF6A2" w14:textId="77777777">
            <w:pPr>
              <w:pStyle w:val="TableHeading"/>
              <w:keepNext w:val="0"/>
              <w:rPr>
                <w:rStyle w:val="Fett"/>
                <w:b/>
                <w:bCs/>
              </w:rPr>
            </w:pPr>
            <w:r>
              <w:rPr>
                <w:rStyle w:val="Fett"/>
                <w:b/>
              </w:rPr>
              <w:t>Other/ Description</w:t>
            </w:r>
          </w:p>
        </w:tc>
      </w:tr>
      <w:tr w:rsidRPr="00C20AEF" w:rsidR="00234020" w:rsidTr="00234020" w14:paraId="2FE40FAE" w14:textId="77777777">
        <w:tc>
          <w:tcPr>
            <w:tcW w:w="1129" w:type="dxa"/>
          </w:tcPr>
          <w:p w:rsidRPr="00C20AEF" w:rsidR="00234020" w:rsidP="00234020" w:rsidRDefault="00234020" w14:paraId="47D053D4" w14:textId="77777777">
            <w:pPr>
              <w:pStyle w:val="TabelleFlietext3"/>
              <w:spacing w:before="60" w:after="60"/>
            </w:pPr>
            <w:r>
              <w:t>Period</w:t>
            </w:r>
          </w:p>
        </w:tc>
        <w:tc>
          <w:tcPr>
            <w:tcW w:w="1879" w:type="dxa"/>
          </w:tcPr>
          <w:p w:rsidRPr="00C20AEF" w:rsidR="00234020" w:rsidP="00234020" w:rsidRDefault="00234020" w14:paraId="1E2CCB54" w14:textId="77777777">
            <w:pPr>
              <w:pStyle w:val="TabelleFlietext3"/>
              <w:spacing w:before="60" w:after="60"/>
            </w:pPr>
            <w:proofErr w:type="spellStart"/>
            <w:r>
              <w:t>Radiobuttongroup</w:t>
            </w:r>
            <w:proofErr w:type="spellEnd"/>
          </w:p>
        </w:tc>
        <w:tc>
          <w:tcPr>
            <w:tcW w:w="2309" w:type="dxa"/>
          </w:tcPr>
          <w:p w:rsidRPr="00C20AEF" w:rsidR="00234020" w:rsidP="00234020" w:rsidRDefault="00234020" w14:paraId="37810ACA" w14:textId="77777777">
            <w:pPr>
              <w:pStyle w:val="TabelleFlietext3"/>
              <w:spacing w:before="60" w:after="60"/>
            </w:pPr>
            <w:r>
              <w:t>-</w:t>
            </w:r>
          </w:p>
        </w:tc>
        <w:tc>
          <w:tcPr>
            <w:tcW w:w="4247" w:type="dxa"/>
          </w:tcPr>
          <w:p w:rsidRPr="00C20AEF" w:rsidR="00234020" w:rsidP="00234020" w:rsidRDefault="00234020" w14:paraId="6C87C6D7" w14:textId="77777777">
            <w:pPr>
              <w:pStyle w:val="TabelleFlietext3"/>
              <w:spacing w:before="60" w:after="60"/>
            </w:pPr>
            <w:r>
              <w:t>2 radio buttons: Year and month.</w:t>
            </w:r>
          </w:p>
        </w:tc>
      </w:tr>
      <w:tr w:rsidRPr="00C20AEF" w:rsidR="00234020" w:rsidTr="00234020" w14:paraId="766559C3" w14:textId="77777777">
        <w:tc>
          <w:tcPr>
            <w:tcW w:w="1129" w:type="dxa"/>
          </w:tcPr>
          <w:p w:rsidRPr="00C20AEF" w:rsidR="00234020" w:rsidP="00234020" w:rsidRDefault="00234020" w14:paraId="5B3A5D80" w14:textId="77777777">
            <w:pPr>
              <w:pStyle w:val="TabelleFlietext3"/>
              <w:spacing w:before="60" w:after="60"/>
            </w:pPr>
            <w:r>
              <w:t>Year</w:t>
            </w:r>
          </w:p>
        </w:tc>
        <w:tc>
          <w:tcPr>
            <w:tcW w:w="1879" w:type="dxa"/>
          </w:tcPr>
          <w:p w:rsidRPr="00C20AEF" w:rsidR="00234020" w:rsidP="00234020" w:rsidRDefault="00234020" w14:paraId="6921E8CA" w14:textId="77777777">
            <w:pPr>
              <w:pStyle w:val="TabelleFlietext3"/>
              <w:spacing w:before="60" w:after="60"/>
            </w:pPr>
            <w:r>
              <w:t>Text field</w:t>
            </w:r>
          </w:p>
        </w:tc>
        <w:tc>
          <w:tcPr>
            <w:tcW w:w="2309" w:type="dxa"/>
          </w:tcPr>
          <w:p w:rsidRPr="00C20AEF" w:rsidR="00234020" w:rsidP="00234020" w:rsidRDefault="00234020" w14:paraId="54EC7FCC" w14:textId="77777777">
            <w:pPr>
              <w:pStyle w:val="TabelleFlietext3"/>
              <w:spacing w:before="60" w:after="60"/>
            </w:pPr>
            <w:r>
              <w:t>4 digits, numeric</w:t>
            </w:r>
          </w:p>
        </w:tc>
        <w:tc>
          <w:tcPr>
            <w:tcW w:w="4247" w:type="dxa"/>
          </w:tcPr>
          <w:p w:rsidRPr="00C20AEF" w:rsidR="00234020" w:rsidP="00234020" w:rsidRDefault="00234020" w14:paraId="0FEF9CF7" w14:textId="77777777">
            <w:pPr>
              <w:pStyle w:val="TabelleFlietext3"/>
              <w:spacing w:before="60" w:after="60"/>
            </w:pPr>
            <w:r>
              <w:t>4-digit year (e.g. 2009). Only active if radio button Year is selected.</w:t>
            </w:r>
          </w:p>
        </w:tc>
      </w:tr>
      <w:tr w:rsidRPr="00C20AEF" w:rsidR="00234020" w:rsidTr="00234020" w14:paraId="2ECA8AAD" w14:textId="77777777">
        <w:tc>
          <w:tcPr>
            <w:tcW w:w="1129" w:type="dxa"/>
          </w:tcPr>
          <w:p w:rsidRPr="00C20AEF" w:rsidR="00234020" w:rsidP="00234020" w:rsidRDefault="00234020" w14:paraId="29318A39" w14:textId="77777777">
            <w:pPr>
              <w:pStyle w:val="TabelleFlietext3"/>
              <w:spacing w:before="60" w:after="60"/>
            </w:pPr>
            <w:r>
              <w:t>Month</w:t>
            </w:r>
          </w:p>
        </w:tc>
        <w:tc>
          <w:tcPr>
            <w:tcW w:w="1879" w:type="dxa"/>
          </w:tcPr>
          <w:p w:rsidRPr="00C20AEF" w:rsidR="00234020" w:rsidP="00234020" w:rsidRDefault="00234020" w14:paraId="6C907443" w14:textId="77777777">
            <w:pPr>
              <w:pStyle w:val="TabelleFlietext3"/>
              <w:spacing w:before="60" w:after="60"/>
            </w:pPr>
            <w:r>
              <w:t>Text field</w:t>
            </w:r>
          </w:p>
        </w:tc>
        <w:tc>
          <w:tcPr>
            <w:tcW w:w="2309" w:type="dxa"/>
          </w:tcPr>
          <w:p w:rsidRPr="00C20AEF" w:rsidR="00234020" w:rsidP="00234020" w:rsidRDefault="00234020" w14:paraId="7CC91A15" w14:textId="77777777">
            <w:pPr>
              <w:pStyle w:val="TabelleFlietext3"/>
              <w:spacing w:before="60" w:after="60"/>
            </w:pPr>
            <w:r>
              <w:t>Month 2 digits + Year 4 digits</w:t>
            </w:r>
          </w:p>
        </w:tc>
        <w:tc>
          <w:tcPr>
            <w:tcW w:w="4247" w:type="dxa"/>
          </w:tcPr>
          <w:p w:rsidRPr="00C20AEF" w:rsidR="00234020" w:rsidP="00234020" w:rsidRDefault="00234020" w14:paraId="49FA9FA0" w14:textId="77777777">
            <w:pPr>
              <w:pStyle w:val="TabelleFlietext3"/>
              <w:keepNext/>
              <w:spacing w:before="60" w:after="60"/>
            </w:pPr>
            <w:r>
              <w:t>2-digit month and 4-digit year. Only active if radio button Month is selected.</w:t>
            </w:r>
          </w:p>
        </w:tc>
      </w:tr>
    </w:tbl>
    <w:p w:rsidRPr="00C20AEF" w:rsidR="00234020" w:rsidP="00234020" w:rsidRDefault="00234020" w14:paraId="2B36E89D" w14:textId="46A02379">
      <w:pPr>
        <w:pStyle w:val="Beschriftung"/>
      </w:pPr>
      <w:bookmarkStart w:name="_Toc255401707" w:id="513"/>
      <w:bookmarkStart w:name="_Toc98411843" w:id="514"/>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39</w:t>
      </w:r>
      <w:r>
        <w:fldChar w:fldCharType="end"/>
      </w:r>
      <w:r>
        <w:t xml:space="preserve"> - Panel Statistics: Filter criteria</w:t>
      </w:r>
      <w:bookmarkEnd w:id="513"/>
      <w:bookmarkEnd w:id="514"/>
    </w:p>
    <w:p w:rsidRPr="00C20AEF" w:rsidR="00234020" w:rsidP="00234020" w:rsidRDefault="00234020" w14:paraId="748699BC" w14:textId="77777777">
      <w:pPr>
        <w:pStyle w:val="Anforderungsnummer"/>
      </w:pPr>
      <w:r>
        <w:t>Requirement: FKT-GUI-220</w:t>
      </w:r>
    </w:p>
    <w:p w:rsidRPr="00C20AEF" w:rsidR="00234020" w:rsidP="00234020" w:rsidRDefault="00234020" w14:paraId="6AC4C52B" w14:textId="77777777">
      <w:pPr>
        <w:pStyle w:val="Anforderungstext"/>
      </w:pPr>
      <w:r>
        <w:t xml:space="preserve">The system must enable the </w:t>
      </w:r>
      <w:r>
        <w:rPr>
          <w:i/>
        </w:rPr>
        <w:t>Year</w:t>
      </w:r>
      <w:r>
        <w:t xml:space="preserve"> text box and disable the </w:t>
      </w:r>
      <w:r>
        <w:rPr>
          <w:i/>
        </w:rPr>
        <w:t>Month</w:t>
      </w:r>
      <w:r>
        <w:t xml:space="preserve"> text box when the </w:t>
      </w:r>
      <w:r>
        <w:rPr>
          <w:i/>
        </w:rPr>
        <w:t>Year</w:t>
      </w:r>
      <w:r>
        <w:t xml:space="preserve"> radio button is selected.</w:t>
      </w:r>
    </w:p>
    <w:p w:rsidRPr="00C20AEF" w:rsidR="0034307A" w:rsidP="0034307A" w:rsidRDefault="0034307A" w14:paraId="19CCF6D6" w14:textId="77777777">
      <w:pPr>
        <w:pStyle w:val="Textkrper"/>
      </w:pPr>
    </w:p>
    <w:p w:rsidRPr="00C20AEF" w:rsidR="00234020" w:rsidP="00234020" w:rsidRDefault="00234020" w14:paraId="67263F17" w14:textId="77777777">
      <w:pPr>
        <w:pStyle w:val="Anforderungsnummer"/>
      </w:pPr>
      <w:r>
        <w:t>Requirement: FKT-GUI-221</w:t>
      </w:r>
    </w:p>
    <w:p w:rsidRPr="00C20AEF" w:rsidR="00234020" w:rsidP="00234020" w:rsidRDefault="00234020" w14:paraId="414F3CE8" w14:textId="77777777">
      <w:pPr>
        <w:pStyle w:val="Anforderungstext"/>
      </w:pPr>
      <w:r>
        <w:t xml:space="preserve">The system must enable the </w:t>
      </w:r>
      <w:r>
        <w:rPr>
          <w:i/>
        </w:rPr>
        <w:t xml:space="preserve">Month </w:t>
      </w:r>
      <w:r>
        <w:t xml:space="preserve">text box and disable the </w:t>
      </w:r>
      <w:r>
        <w:rPr>
          <w:i/>
        </w:rPr>
        <w:t xml:space="preserve">Year </w:t>
      </w:r>
      <w:r>
        <w:t xml:space="preserve">text box when the </w:t>
      </w:r>
      <w:r>
        <w:rPr>
          <w:i/>
        </w:rPr>
        <w:t xml:space="preserve">Month </w:t>
      </w:r>
      <w:r>
        <w:t>radio button is selected.</w:t>
      </w:r>
    </w:p>
    <w:p w:rsidRPr="00C20AEF" w:rsidR="0088752D" w:rsidP="0088752D" w:rsidRDefault="0088752D" w14:paraId="17E06B2C" w14:textId="77777777">
      <w:pPr>
        <w:pStyle w:val="Textkrper"/>
      </w:pPr>
    </w:p>
    <w:p w:rsidRPr="00C20AEF" w:rsidR="00234020" w:rsidP="00234020" w:rsidRDefault="00234020" w14:paraId="177C3720" w14:textId="77777777">
      <w:pPr>
        <w:pStyle w:val="Anforderungsnummer"/>
      </w:pPr>
      <w:r>
        <w:t>Requirement: FKT-GUI-222</w:t>
      </w:r>
    </w:p>
    <w:p w:rsidRPr="00C20AEF" w:rsidR="00234020" w:rsidP="00234020" w:rsidRDefault="00234020" w14:paraId="135B8CB0" w14:textId="77777777">
      <w:pPr>
        <w:pStyle w:val="Anforderungstext"/>
      </w:pPr>
      <w:r>
        <w:t>Before loading the statistics, the system must check whether a plausible period (either year or month) has been entered (analogous procedure e.g. in SICOS- Controlling). If not, an error message must be issued.</w:t>
      </w:r>
    </w:p>
    <w:p w:rsidRPr="00C20AEF" w:rsidR="0088752D" w:rsidP="0088752D" w:rsidRDefault="0088752D" w14:paraId="3A30E90C" w14:textId="77777777">
      <w:pPr>
        <w:pStyle w:val="Textkrper"/>
      </w:pPr>
    </w:p>
    <w:p w:rsidRPr="00C20AEF" w:rsidR="00234020" w:rsidP="00234020" w:rsidRDefault="00234020" w14:paraId="0169322D" w14:textId="77777777">
      <w:pPr>
        <w:pStyle w:val="Anforderungsnummer"/>
      </w:pPr>
      <w:r>
        <w:t>Requirement: FKT-GUI-223</w:t>
      </w:r>
    </w:p>
    <w:p w:rsidRPr="00C20AEF" w:rsidR="00234020" w:rsidP="00234020" w:rsidRDefault="00234020" w14:paraId="3BB6A065" w14:textId="77777777">
      <w:pPr>
        <w:pStyle w:val="Anforderungstext"/>
      </w:pPr>
      <w:r>
        <w:t>The system must check whether a valid (authorized) operation has been entered before loading the statistics. If not, an error message must be issued.</w:t>
      </w:r>
    </w:p>
    <w:p w:rsidRPr="00C20AEF" w:rsidR="0088752D" w:rsidP="0088752D" w:rsidRDefault="0088752D" w14:paraId="6834176F" w14:textId="77777777">
      <w:pPr>
        <w:pStyle w:val="Textkrper"/>
      </w:pPr>
    </w:p>
    <w:p w:rsidRPr="00C20AEF" w:rsidR="00234020" w:rsidP="00234020" w:rsidRDefault="00234020" w14:paraId="3173F356" w14:textId="77777777">
      <w:pPr>
        <w:pStyle w:val="Anforderungsnummer"/>
      </w:pPr>
      <w:r>
        <w:t>Requirement: FKT-GUI-224</w:t>
      </w:r>
    </w:p>
    <w:p w:rsidRPr="00C20AEF" w:rsidR="00234020" w:rsidP="00234020" w:rsidRDefault="00234020" w14:paraId="484B074E" w14:textId="77777777">
      <w:pPr>
        <w:pStyle w:val="Anforderungstext"/>
      </w:pPr>
      <w:r>
        <w:t xml:space="preserve">If the user confirms his entries in the </w:t>
      </w:r>
      <w:r>
        <w:rPr>
          <w:i/>
        </w:rPr>
        <w:t>Month</w:t>
      </w:r>
      <w:r>
        <w:t xml:space="preserve"> or </w:t>
      </w:r>
      <w:r>
        <w:rPr>
          <w:i/>
        </w:rPr>
        <w:t>Year</w:t>
      </w:r>
      <w:r>
        <w:t xml:space="preserve"> text box with Enter, the system must load the statistics. </w:t>
      </w:r>
    </w:p>
    <w:p w:rsidRPr="00C20AEF" w:rsidR="00234020" w:rsidP="00234020" w:rsidRDefault="00234020" w14:paraId="016405BE" w14:textId="77777777">
      <w:pPr>
        <w:pStyle w:val="SchnelllesetextbergeordneteAussage1"/>
      </w:pPr>
      <w:r>
        <w:t>Button overview</w:t>
      </w:r>
    </w:p>
    <w:p w:rsidRPr="00C20AEF" w:rsidR="00234020" w:rsidP="00234020" w:rsidRDefault="00234020" w14:paraId="753D0BA8" w14:textId="77777777">
      <w:pPr>
        <w:pStyle w:val="Textkrper"/>
      </w:pPr>
      <w:r>
        <w:t xml:space="preserve">The following buttons are available in the </w:t>
      </w:r>
      <w:r>
        <w:rPr>
          <w:i/>
        </w:rPr>
        <w:t>Statistics</w:t>
      </w:r>
      <w:r>
        <w:t xml:space="preserve"> panel:</w:t>
      </w:r>
    </w:p>
    <w:tbl>
      <w:tblPr>
        <w:tblW w:w="4192" w:type="pct"/>
        <w:tblBorders>
          <w:top w:val="single" w:color="E20074" w:sz="18" w:space="0"/>
          <w:insideH w:val="single" w:color="auto" w:sz="4" w:space="0"/>
        </w:tblBorders>
        <w:tblLayout w:type="fixed"/>
        <w:tblLook w:val="01E0" w:firstRow="1" w:lastRow="1" w:firstColumn="1" w:lastColumn="1" w:noHBand="0" w:noVBand="0"/>
      </w:tblPr>
      <w:tblGrid>
        <w:gridCol w:w="1924"/>
        <w:gridCol w:w="11"/>
        <w:gridCol w:w="1019"/>
        <w:gridCol w:w="4883"/>
      </w:tblGrid>
      <w:tr w:rsidRPr="00C20AEF" w:rsidR="00234020" w:rsidTr="00234020" w14:paraId="7A7EE1FD" w14:textId="77777777">
        <w:trPr>
          <w:tblHeader/>
        </w:trPr>
        <w:tc>
          <w:tcPr>
            <w:tcW w:w="1967" w:type="dxa"/>
            <w:tcBorders>
              <w:top w:val="single" w:color="E20074" w:sz="18" w:space="0"/>
              <w:bottom w:val="single" w:color="auto" w:sz="4" w:space="0"/>
            </w:tcBorders>
            <w:shd w:val="clear" w:color="auto" w:fill="E0E0E0"/>
          </w:tcPr>
          <w:p w:rsidRPr="00C20AEF" w:rsidR="00234020" w:rsidP="00234020" w:rsidRDefault="00234020" w14:paraId="41F530BB" w14:textId="77777777">
            <w:pPr>
              <w:pStyle w:val="TableHeading"/>
              <w:rPr>
                <w:rStyle w:val="Fett"/>
                <w:b/>
                <w:bCs/>
              </w:rPr>
            </w:pPr>
            <w:r>
              <w:rPr>
                <w:rStyle w:val="Fett"/>
                <w:b/>
              </w:rPr>
              <w:t>Button</w:t>
            </w:r>
          </w:p>
        </w:tc>
        <w:tc>
          <w:tcPr>
            <w:tcW w:w="1050" w:type="dxa"/>
            <w:gridSpan w:val="2"/>
            <w:tcBorders>
              <w:top w:val="single" w:color="E20074" w:sz="18" w:space="0"/>
              <w:bottom w:val="single" w:color="auto" w:sz="4" w:space="0"/>
            </w:tcBorders>
            <w:shd w:val="clear" w:color="auto" w:fill="E0E0E0"/>
          </w:tcPr>
          <w:p w:rsidRPr="00C20AEF" w:rsidR="00234020" w:rsidP="00234020" w:rsidRDefault="00234020" w14:paraId="765B4F52" w14:textId="77777777">
            <w:pPr>
              <w:pStyle w:val="TableHeading"/>
              <w:rPr>
                <w:rStyle w:val="Fett"/>
                <w:b/>
                <w:bCs/>
              </w:rPr>
            </w:pPr>
            <w:r>
              <w:rPr>
                <w:rStyle w:val="Fett"/>
                <w:b/>
              </w:rPr>
              <w:t>Symbol</w:t>
            </w:r>
          </w:p>
        </w:tc>
        <w:tc>
          <w:tcPr>
            <w:tcW w:w="5001" w:type="dxa"/>
            <w:tcBorders>
              <w:top w:val="single" w:color="E20074" w:sz="18" w:space="0"/>
              <w:bottom w:val="single" w:color="auto" w:sz="4" w:space="0"/>
            </w:tcBorders>
            <w:shd w:val="clear" w:color="auto" w:fill="E0E0E0"/>
          </w:tcPr>
          <w:p w:rsidRPr="00C20AEF" w:rsidR="00234020" w:rsidP="00234020" w:rsidRDefault="00234020" w14:paraId="27FEF161" w14:textId="77777777">
            <w:pPr>
              <w:pStyle w:val="TableHeading"/>
              <w:rPr>
                <w:rStyle w:val="Fett"/>
                <w:b/>
                <w:bCs/>
              </w:rPr>
            </w:pPr>
            <w:r>
              <w:rPr>
                <w:rStyle w:val="Fett"/>
                <w:b/>
              </w:rPr>
              <w:t>Function</w:t>
            </w:r>
          </w:p>
        </w:tc>
      </w:tr>
      <w:tr w:rsidRPr="00C20AEF" w:rsidR="00234020" w:rsidTr="00234020" w14:paraId="088CCF69" w14:textId="77777777">
        <w:tc>
          <w:tcPr>
            <w:tcW w:w="1978" w:type="dxa"/>
            <w:gridSpan w:val="2"/>
            <w:tcBorders>
              <w:top w:val="single" w:color="auto" w:sz="4" w:space="0"/>
            </w:tcBorders>
          </w:tcPr>
          <w:p w:rsidRPr="00C20AEF" w:rsidR="00234020" w:rsidP="00234020" w:rsidRDefault="00234020" w14:paraId="70B09940" w14:textId="77777777">
            <w:pPr>
              <w:pStyle w:val="TabelleFlietext3"/>
              <w:keepNext/>
              <w:spacing w:before="60" w:after="60"/>
            </w:pPr>
            <w:r>
              <w:t>Load statistics</w:t>
            </w:r>
          </w:p>
        </w:tc>
        <w:tc>
          <w:tcPr>
            <w:tcW w:w="1039" w:type="dxa"/>
            <w:tcBorders>
              <w:top w:val="single" w:color="auto" w:sz="4" w:space="0"/>
            </w:tcBorders>
            <w:vAlign w:val="center"/>
          </w:tcPr>
          <w:p w:rsidRPr="00C20AEF" w:rsidR="00234020" w:rsidP="00234020" w:rsidRDefault="009C33EB" w14:paraId="41F40D48" w14:textId="77777777">
            <w:pPr>
              <w:keepNext/>
              <w:keepLines/>
              <w:spacing w:before="60" w:after="60"/>
              <w:jc w:val="center"/>
            </w:pPr>
            <w:r>
              <w:rPr>
                <w:noProof/>
              </w:rPr>
              <w:drawing>
                <wp:inline distT="0" distB="0" distL="0" distR="0" wp14:anchorId="720672C0" wp14:editId="7C6D290E">
                  <wp:extent cx="379730" cy="379730"/>
                  <wp:effectExtent l="19050" t="0" r="1270" b="0"/>
                  <wp:docPr id="72" name="Bild 72"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001" w:type="dxa"/>
            <w:tcBorders>
              <w:top w:val="single" w:color="auto" w:sz="4" w:space="0"/>
            </w:tcBorders>
          </w:tcPr>
          <w:p w:rsidRPr="00C20AEF" w:rsidR="00234020" w:rsidP="00234020" w:rsidRDefault="00234020" w14:paraId="4AAE65B0" w14:textId="77777777">
            <w:pPr>
              <w:pStyle w:val="TabelleFlietext3"/>
              <w:keepNext/>
              <w:spacing w:before="60" w:after="60"/>
            </w:pPr>
            <w:r>
              <w:t>Sets the active operation.</w:t>
            </w:r>
          </w:p>
          <w:p w:rsidRPr="00C20AEF" w:rsidR="00234020" w:rsidP="00234020" w:rsidRDefault="00234020" w14:paraId="1F7FE54F" w14:textId="77777777">
            <w:pPr>
              <w:pStyle w:val="TabelleFlietext3"/>
              <w:keepNext/>
              <w:spacing w:before="60" w:after="60"/>
            </w:pPr>
            <w:r>
              <w:t>Loads the statistics.</w:t>
            </w:r>
          </w:p>
        </w:tc>
      </w:tr>
    </w:tbl>
    <w:p w:rsidRPr="00C20AEF" w:rsidR="00234020" w:rsidP="00234020" w:rsidRDefault="00234020" w14:paraId="1CFD9C1B" w14:textId="628B7A80">
      <w:pPr>
        <w:pStyle w:val="Beschriftung"/>
      </w:pPr>
      <w:bookmarkStart w:name="_Toc255401708" w:id="515"/>
      <w:bookmarkStart w:name="_Toc98411844" w:id="516"/>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40</w:t>
      </w:r>
      <w:r>
        <w:fldChar w:fldCharType="end"/>
      </w:r>
      <w:r>
        <w:t xml:space="preserve"> - Panel Statistics: Buttons</w:t>
      </w:r>
      <w:bookmarkEnd w:id="515"/>
      <w:bookmarkEnd w:id="516"/>
      <w:r>
        <w:t xml:space="preserve"> </w:t>
      </w:r>
    </w:p>
    <w:p w:rsidRPr="00C20AEF" w:rsidR="00234020" w:rsidP="00234020" w:rsidRDefault="00234020" w14:paraId="485A6AAF" w14:textId="77777777">
      <w:pPr>
        <w:pStyle w:val="SchnelllesetextbergeordneteAussage1"/>
      </w:pPr>
      <w:r>
        <w:t>Field description</w:t>
      </w:r>
    </w:p>
    <w:p w:rsidRPr="00C20AEF" w:rsidR="00234020" w:rsidP="00234020" w:rsidRDefault="00234020" w14:paraId="4FBBA23A" w14:textId="0D50A453">
      <w:pPr>
        <w:pStyle w:val="Anforderungsnummer"/>
      </w:pPr>
      <w:r>
        <w:t>Requirement: FKT-GUI-225-1</w:t>
      </w:r>
    </w:p>
    <w:p w:rsidRPr="00C20AEF" w:rsidR="00234020" w:rsidP="00234020" w:rsidRDefault="00234020" w14:paraId="6C4B5F10" w14:textId="617DEAFC">
      <w:pPr>
        <w:pStyle w:val="Anforderungstext"/>
      </w:pPr>
      <w:r>
        <w:t xml:space="preserve">The system must provide and populate the following fields in the </w:t>
      </w:r>
      <w:proofErr w:type="spellStart"/>
      <w:r>
        <w:t>DeadStock</w:t>
      </w:r>
      <w:proofErr w:type="spellEnd"/>
      <w:r>
        <w:t xml:space="preserve"> area (if data exists). The numbers, values always refer to the selected period. Canceled orders are not included in the statistics (</w:t>
      </w:r>
      <w:r>
        <w:rPr>
          <w:rFonts w:ascii="Wingdings" w:hAnsi="Wingdings" w:eastAsia="Wingdings" w:cs="Wingdings"/>
        </w:rPr>
        <w:t>à</w:t>
      </w:r>
      <w:r>
        <w:t xml:space="preserve"> Date </w:t>
      </w:r>
      <w:r>
        <w:rPr>
          <w:i/>
        </w:rPr>
        <w:t>in process</w:t>
      </w:r>
      <w:r>
        <w:t xml:space="preserve"> must always be filled </w:t>
      </w:r>
      <w:r>
        <w:rPr>
          <w:rFonts w:ascii="Wingdings" w:hAnsi="Wingdings" w:eastAsia="Wingdings" w:cs="Wingdings"/>
        </w:rPr>
        <w:t>à</w:t>
      </w:r>
      <w:r>
        <w:t xml:space="preserve"> Status is not equal to </w:t>
      </w:r>
      <w:r>
        <w:rPr>
          <w:i/>
        </w:rPr>
        <w:t>new</w:t>
      </w:r>
      <w:r>
        <w:t xml:space="preserve">). The area is visible only if the user is authorized for </w:t>
      </w:r>
      <w:proofErr w:type="spellStart"/>
      <w:r>
        <w:t>DeadStock</w:t>
      </w:r>
      <w:proofErr w:type="spellEnd"/>
      <w:r>
        <w:t>. If an unauthorized operation is subsequently loaded, the display is retained, only the values of the operation statistics are deleted.</w:t>
      </w:r>
    </w:p>
    <w:p w:rsidRPr="00C20AEF" w:rsidR="0088752D" w:rsidP="0088752D" w:rsidRDefault="0088752D" w14:paraId="228ADA68" w14:textId="77777777">
      <w:pPr>
        <w:pStyle w:val="Textkrper"/>
      </w:pPr>
    </w:p>
    <w:tbl>
      <w:tblPr>
        <w:tblW w:w="5000" w:type="pct"/>
        <w:tblBorders>
          <w:top w:val="single" w:color="E20074" w:sz="18" w:space="0"/>
          <w:insideH w:val="single" w:color="auto" w:sz="4" w:space="0"/>
        </w:tblBorders>
        <w:tblLook w:val="01E0" w:firstRow="1" w:lastRow="1" w:firstColumn="1" w:lastColumn="1" w:noHBand="0" w:noVBand="0"/>
      </w:tblPr>
      <w:tblGrid>
        <w:gridCol w:w="2546"/>
        <w:gridCol w:w="987"/>
        <w:gridCol w:w="1857"/>
        <w:gridCol w:w="3958"/>
      </w:tblGrid>
      <w:tr w:rsidRPr="00C20AEF" w:rsidR="00234020" w:rsidTr="00234020" w14:paraId="19EA86D3" w14:textId="77777777">
        <w:trPr>
          <w:tblHeader/>
        </w:trPr>
        <w:tc>
          <w:tcPr>
            <w:tcW w:w="1362" w:type="pct"/>
            <w:tcBorders>
              <w:top w:val="single" w:color="E20074" w:sz="18" w:space="0"/>
              <w:bottom w:val="single" w:color="auto" w:sz="4" w:space="0"/>
            </w:tcBorders>
            <w:shd w:val="clear" w:color="auto" w:fill="E0E0E0"/>
          </w:tcPr>
          <w:p w:rsidRPr="00C20AEF" w:rsidR="00234020" w:rsidP="00234020" w:rsidRDefault="00234020" w14:paraId="43E98958" w14:textId="77777777">
            <w:pPr>
              <w:pStyle w:val="TableHeading"/>
              <w:keepNext w:val="0"/>
              <w:rPr>
                <w:rStyle w:val="Fett"/>
                <w:b/>
                <w:bCs/>
              </w:rPr>
            </w:pPr>
            <w:r>
              <w:rPr>
                <w:rStyle w:val="Fett"/>
                <w:b/>
              </w:rPr>
              <w:t>Field</w:t>
            </w:r>
          </w:p>
        </w:tc>
        <w:tc>
          <w:tcPr>
            <w:tcW w:w="528" w:type="pct"/>
            <w:tcBorders>
              <w:top w:val="single" w:color="E20074" w:sz="18" w:space="0"/>
              <w:bottom w:val="single" w:color="auto" w:sz="4" w:space="0"/>
            </w:tcBorders>
            <w:shd w:val="clear" w:color="auto" w:fill="E0E0E0"/>
          </w:tcPr>
          <w:p w:rsidRPr="00C20AEF" w:rsidR="00234020" w:rsidP="00234020" w:rsidRDefault="00234020" w14:paraId="7146CC55" w14:textId="77777777">
            <w:pPr>
              <w:pStyle w:val="TableHeading"/>
              <w:keepNext w:val="0"/>
              <w:rPr>
                <w:rStyle w:val="Fett"/>
                <w:b/>
                <w:bCs/>
              </w:rPr>
            </w:pPr>
            <w:r>
              <w:rPr>
                <w:rStyle w:val="Fett"/>
                <w:b/>
              </w:rPr>
              <w:t>Element</w:t>
            </w:r>
          </w:p>
        </w:tc>
        <w:tc>
          <w:tcPr>
            <w:tcW w:w="993" w:type="pct"/>
            <w:tcBorders>
              <w:top w:val="single" w:color="E20074" w:sz="18" w:space="0"/>
              <w:bottom w:val="single" w:color="auto" w:sz="4" w:space="0"/>
            </w:tcBorders>
            <w:shd w:val="clear" w:color="auto" w:fill="E0E0E0"/>
          </w:tcPr>
          <w:p w:rsidRPr="00C20AEF" w:rsidR="00234020" w:rsidP="00234020" w:rsidRDefault="00234020" w14:paraId="4419D124" w14:textId="77777777">
            <w:pPr>
              <w:pStyle w:val="TableHeading"/>
              <w:keepNext w:val="0"/>
              <w:rPr>
                <w:rStyle w:val="Fett"/>
                <w:b/>
                <w:bCs/>
              </w:rPr>
            </w:pPr>
            <w:r>
              <w:rPr>
                <w:rStyle w:val="Fett"/>
                <w:b/>
              </w:rPr>
              <w:t>Format</w:t>
            </w:r>
          </w:p>
        </w:tc>
        <w:tc>
          <w:tcPr>
            <w:tcW w:w="2117" w:type="pct"/>
            <w:tcBorders>
              <w:top w:val="single" w:color="E20074" w:sz="18" w:space="0"/>
              <w:bottom w:val="single" w:color="auto" w:sz="4" w:space="0"/>
            </w:tcBorders>
            <w:shd w:val="clear" w:color="auto" w:fill="E0E0E0"/>
          </w:tcPr>
          <w:p w:rsidRPr="00C20AEF" w:rsidR="00234020" w:rsidP="00234020" w:rsidRDefault="00234020" w14:paraId="2D791A16" w14:textId="77777777">
            <w:pPr>
              <w:pStyle w:val="TableHeading"/>
              <w:keepNext w:val="0"/>
              <w:rPr>
                <w:rStyle w:val="Fett"/>
                <w:b/>
                <w:bCs/>
              </w:rPr>
            </w:pPr>
            <w:r>
              <w:rPr>
                <w:rStyle w:val="Fett"/>
                <w:b/>
              </w:rPr>
              <w:t>Content</w:t>
            </w:r>
          </w:p>
        </w:tc>
      </w:tr>
      <w:tr w:rsidRPr="00C20AEF" w:rsidR="00A65E43" w:rsidTr="00234020" w14:paraId="38239D6F" w14:textId="77777777">
        <w:tc>
          <w:tcPr>
            <w:tcW w:w="1362" w:type="pct"/>
            <w:tcBorders>
              <w:top w:val="single" w:color="auto" w:sz="4" w:space="0"/>
            </w:tcBorders>
          </w:tcPr>
          <w:p w:rsidRPr="00C20AEF" w:rsidR="00A65E43" w:rsidP="00A65E43" w:rsidRDefault="00A65E43" w14:paraId="55431568" w14:textId="616AD54D">
            <w:pPr>
              <w:pStyle w:val="TabelleFlietext3"/>
              <w:spacing w:before="60" w:after="60"/>
              <w:ind w:left="0"/>
            </w:pPr>
            <w:r>
              <w:t>Number of orders received</w:t>
            </w:r>
          </w:p>
        </w:tc>
        <w:tc>
          <w:tcPr>
            <w:tcW w:w="528" w:type="pct"/>
            <w:tcBorders>
              <w:top w:val="single" w:color="auto" w:sz="4" w:space="0"/>
            </w:tcBorders>
          </w:tcPr>
          <w:p w:rsidRPr="00C20AEF" w:rsidR="00A65E43" w:rsidP="00A65E43" w:rsidRDefault="00A65E43" w14:paraId="09991EEF" w14:textId="59776A40">
            <w:pPr>
              <w:pStyle w:val="TabelleFlietext3"/>
              <w:spacing w:before="60" w:after="60"/>
              <w:ind w:left="0"/>
            </w:pPr>
            <w:r>
              <w:t>Text field</w:t>
            </w:r>
          </w:p>
        </w:tc>
        <w:tc>
          <w:tcPr>
            <w:tcW w:w="993" w:type="pct"/>
            <w:tcBorders>
              <w:top w:val="single" w:color="auto" w:sz="4" w:space="0"/>
            </w:tcBorders>
          </w:tcPr>
          <w:p w:rsidRPr="00C20AEF" w:rsidR="00A65E43" w:rsidP="00A65E43" w:rsidRDefault="00A65E43" w14:paraId="52447CBB" w14:textId="46157E9D">
            <w:pPr>
              <w:pStyle w:val="TabelleFlietext3"/>
              <w:spacing w:before="60" w:after="60"/>
              <w:ind w:left="0"/>
            </w:pPr>
            <w:r>
              <w:t>Numeric. Integer</w:t>
            </w:r>
          </w:p>
        </w:tc>
        <w:tc>
          <w:tcPr>
            <w:tcW w:w="2117" w:type="pct"/>
            <w:tcBorders>
              <w:top w:val="single" w:color="auto" w:sz="4" w:space="0"/>
            </w:tcBorders>
          </w:tcPr>
          <w:p w:rsidRPr="00C20AEF" w:rsidR="00A65E43" w:rsidP="00A65E43" w:rsidRDefault="00A65E43" w14:paraId="2871FDD5" w14:textId="293CC8E7">
            <w:pPr>
              <w:pStyle w:val="TabelleFlietext3"/>
              <w:spacing w:before="60" w:after="60"/>
              <w:ind w:left="0"/>
            </w:pPr>
            <w:r>
              <w:t>Number of orders received by the distributor.</w:t>
            </w:r>
          </w:p>
        </w:tc>
      </w:tr>
      <w:tr w:rsidRPr="00C20AEF" w:rsidR="00234020" w:rsidTr="00234020" w14:paraId="52EAD3CE" w14:textId="77777777">
        <w:tc>
          <w:tcPr>
            <w:tcW w:w="1362" w:type="pct"/>
          </w:tcPr>
          <w:p w:rsidRPr="00C20AEF" w:rsidR="00234020" w:rsidP="00234020" w:rsidRDefault="00234020" w14:paraId="495B88FC" w14:textId="77777777">
            <w:pPr>
              <w:pStyle w:val="TabelleFlietext3"/>
              <w:spacing w:before="60" w:after="60"/>
              <w:ind w:left="0"/>
            </w:pPr>
            <w:r>
              <w:t>Number of rejected positions (VK)</w:t>
            </w:r>
          </w:p>
        </w:tc>
        <w:tc>
          <w:tcPr>
            <w:tcW w:w="528" w:type="pct"/>
          </w:tcPr>
          <w:p w:rsidRPr="00C20AEF" w:rsidR="00234020" w:rsidP="00234020" w:rsidRDefault="00234020" w14:paraId="57A30755" w14:textId="77777777">
            <w:pPr>
              <w:pStyle w:val="TabelleFlietext3"/>
              <w:spacing w:before="60" w:after="60"/>
              <w:ind w:left="0"/>
            </w:pPr>
            <w:r>
              <w:t>Text field</w:t>
            </w:r>
          </w:p>
        </w:tc>
        <w:tc>
          <w:tcPr>
            <w:tcW w:w="993" w:type="pct"/>
          </w:tcPr>
          <w:p w:rsidRPr="00C20AEF" w:rsidR="00234020" w:rsidP="00234020" w:rsidRDefault="00234020" w14:paraId="245D3547" w14:textId="77777777">
            <w:pPr>
              <w:pStyle w:val="TabelleFlietext3"/>
              <w:spacing w:before="60" w:after="60"/>
              <w:ind w:left="0"/>
            </w:pPr>
            <w:r>
              <w:t>Numeric. Integer</w:t>
            </w:r>
          </w:p>
        </w:tc>
        <w:tc>
          <w:tcPr>
            <w:tcW w:w="2117" w:type="pct"/>
          </w:tcPr>
          <w:p w:rsidRPr="00C20AEF" w:rsidR="00234020" w:rsidP="00234020" w:rsidRDefault="00234020" w14:paraId="26D19FC3" w14:textId="1BF3FC52">
            <w:pPr>
              <w:pStyle w:val="TabelleFlietext3"/>
              <w:spacing w:before="60" w:after="60"/>
              <w:ind w:left="0"/>
            </w:pPr>
            <w:r>
              <w:t>Number of items rejected by the trader.</w:t>
            </w:r>
          </w:p>
        </w:tc>
      </w:tr>
      <w:tr w:rsidRPr="00C20AEF" w:rsidR="00234020" w:rsidTr="00234020" w14:paraId="6DF7066D" w14:textId="77777777">
        <w:tc>
          <w:tcPr>
            <w:tcW w:w="1362" w:type="pct"/>
            <w:tcBorders>
              <w:top w:val="single" w:color="auto" w:sz="4" w:space="0"/>
            </w:tcBorders>
          </w:tcPr>
          <w:p w:rsidRPr="00C20AEF" w:rsidR="00234020" w:rsidP="00234020" w:rsidRDefault="00234020" w14:paraId="15CC691E" w14:textId="77777777">
            <w:pPr>
              <w:pStyle w:val="TabelleFlietext3"/>
              <w:spacing w:before="60" w:after="60"/>
              <w:ind w:left="0"/>
            </w:pPr>
            <w:r>
              <w:t>Number of positions sold</w:t>
            </w:r>
          </w:p>
        </w:tc>
        <w:tc>
          <w:tcPr>
            <w:tcW w:w="528" w:type="pct"/>
            <w:tcBorders>
              <w:top w:val="single" w:color="auto" w:sz="4" w:space="0"/>
            </w:tcBorders>
          </w:tcPr>
          <w:p w:rsidRPr="00C20AEF" w:rsidR="00234020" w:rsidP="00234020" w:rsidRDefault="00234020" w14:paraId="5DE97139" w14:textId="77777777">
            <w:pPr>
              <w:pStyle w:val="TabelleFlietext3"/>
              <w:spacing w:before="60" w:after="60"/>
              <w:ind w:left="0"/>
            </w:pPr>
            <w:r>
              <w:t>Text field</w:t>
            </w:r>
          </w:p>
        </w:tc>
        <w:tc>
          <w:tcPr>
            <w:tcW w:w="993" w:type="pct"/>
            <w:tcBorders>
              <w:top w:val="single" w:color="auto" w:sz="4" w:space="0"/>
            </w:tcBorders>
          </w:tcPr>
          <w:p w:rsidRPr="00C20AEF" w:rsidR="00234020" w:rsidP="00234020" w:rsidRDefault="00234020" w14:paraId="5FA982EE" w14:textId="77777777">
            <w:pPr>
              <w:pStyle w:val="TabelleFlietext3"/>
              <w:spacing w:before="60" w:after="60"/>
              <w:ind w:left="0"/>
            </w:pPr>
            <w:r>
              <w:t>Numeric. Integer</w:t>
            </w:r>
          </w:p>
        </w:tc>
        <w:tc>
          <w:tcPr>
            <w:tcW w:w="2117" w:type="pct"/>
            <w:tcBorders>
              <w:top w:val="single" w:color="auto" w:sz="4" w:space="0"/>
            </w:tcBorders>
          </w:tcPr>
          <w:p w:rsidRPr="00C20AEF" w:rsidR="00234020" w:rsidP="00234020" w:rsidRDefault="00234020" w14:paraId="0510BB88" w14:textId="7A238451">
            <w:pPr>
              <w:pStyle w:val="TabelleFlietext3"/>
              <w:spacing w:before="60" w:after="60"/>
              <w:ind w:left="0"/>
            </w:pPr>
            <w:r>
              <w:t>Number of items shipped by the dealer.</w:t>
            </w:r>
          </w:p>
        </w:tc>
      </w:tr>
      <w:tr w:rsidRPr="00C20AEF" w:rsidR="00234020" w:rsidTr="00234020" w14:paraId="351B27CB" w14:textId="77777777">
        <w:tc>
          <w:tcPr>
            <w:tcW w:w="1362" w:type="pct"/>
          </w:tcPr>
          <w:p w:rsidRPr="00C20AEF" w:rsidR="00234020" w:rsidP="00234020" w:rsidRDefault="00234020" w14:paraId="38BE8261" w14:textId="77777777">
            <w:pPr>
              <w:pStyle w:val="TabelleFlietext3"/>
              <w:spacing w:before="60" w:after="60"/>
              <w:ind w:left="0"/>
            </w:pPr>
            <w:r>
              <w:t>Value based on BLP/VKP (VK)</w:t>
            </w:r>
          </w:p>
        </w:tc>
        <w:tc>
          <w:tcPr>
            <w:tcW w:w="528" w:type="pct"/>
          </w:tcPr>
          <w:p w:rsidRPr="00C20AEF" w:rsidR="00234020" w:rsidP="00234020" w:rsidRDefault="00234020" w14:paraId="7F9C8399" w14:textId="77777777">
            <w:pPr>
              <w:pStyle w:val="TabelleFlietext3"/>
              <w:spacing w:before="60" w:after="60"/>
              <w:ind w:left="0"/>
            </w:pPr>
            <w:r>
              <w:t>Text field</w:t>
            </w:r>
          </w:p>
        </w:tc>
        <w:tc>
          <w:tcPr>
            <w:tcW w:w="993" w:type="pct"/>
          </w:tcPr>
          <w:p w:rsidRPr="00C20AEF" w:rsidR="00234020" w:rsidP="00234020" w:rsidRDefault="00234020" w14:paraId="327185E9" w14:textId="77777777">
            <w:pPr>
              <w:pStyle w:val="TabelleFlietext3"/>
              <w:spacing w:before="60" w:after="60"/>
              <w:ind w:left="0"/>
            </w:pPr>
            <w:r>
              <w:t>Price format</w:t>
            </w:r>
          </w:p>
        </w:tc>
        <w:tc>
          <w:tcPr>
            <w:tcW w:w="2117" w:type="pct"/>
          </w:tcPr>
          <w:p w:rsidRPr="00C20AEF" w:rsidR="00234020" w:rsidP="00234020" w:rsidRDefault="00234020" w14:paraId="482B02E7" w14:textId="3F980FE9">
            <w:pPr>
              <w:pStyle w:val="TabelleFlietext3"/>
              <w:spacing w:before="60" w:after="60"/>
              <w:ind w:left="0"/>
            </w:pPr>
            <w:r>
              <w:t>Value of items shipped at the retailer based on BLP/ VKP.</w:t>
            </w:r>
          </w:p>
        </w:tc>
      </w:tr>
      <w:tr w:rsidRPr="00C20AEF" w:rsidR="00234020" w:rsidTr="00234020" w14:paraId="76CEBB0D" w14:textId="77777777">
        <w:tc>
          <w:tcPr>
            <w:tcW w:w="1362" w:type="pct"/>
          </w:tcPr>
          <w:p w:rsidRPr="00C20AEF" w:rsidR="00234020" w:rsidP="00234020" w:rsidRDefault="00234020" w14:paraId="6DD26259" w14:textId="77777777">
            <w:pPr>
              <w:pStyle w:val="TabelleFlietext3"/>
              <w:spacing w:before="60" w:after="60"/>
              <w:ind w:left="0"/>
            </w:pPr>
            <w:r>
              <w:t>Value based on net price (UK)</w:t>
            </w:r>
          </w:p>
        </w:tc>
        <w:tc>
          <w:tcPr>
            <w:tcW w:w="528" w:type="pct"/>
          </w:tcPr>
          <w:p w:rsidRPr="00C20AEF" w:rsidR="00234020" w:rsidP="00234020" w:rsidRDefault="00234020" w14:paraId="3B13D4BD" w14:textId="77777777">
            <w:pPr>
              <w:pStyle w:val="TabelleFlietext3"/>
              <w:spacing w:before="60" w:after="60"/>
              <w:ind w:left="0"/>
            </w:pPr>
            <w:r>
              <w:t>Text field</w:t>
            </w:r>
          </w:p>
        </w:tc>
        <w:tc>
          <w:tcPr>
            <w:tcW w:w="993" w:type="pct"/>
          </w:tcPr>
          <w:p w:rsidRPr="00C20AEF" w:rsidR="00234020" w:rsidP="00234020" w:rsidRDefault="00234020" w14:paraId="02D5196D" w14:textId="77777777">
            <w:pPr>
              <w:pStyle w:val="TabelleFlietext3"/>
              <w:spacing w:before="60" w:after="60"/>
              <w:ind w:left="0"/>
            </w:pPr>
            <w:r>
              <w:t>Price format</w:t>
            </w:r>
          </w:p>
        </w:tc>
        <w:tc>
          <w:tcPr>
            <w:tcW w:w="2117" w:type="pct"/>
          </w:tcPr>
          <w:p w:rsidRPr="00C20AEF" w:rsidR="00234020" w:rsidP="00234020" w:rsidRDefault="00234020" w14:paraId="443D1801" w14:textId="47A73A7B">
            <w:pPr>
              <w:pStyle w:val="TabelleFlietext3"/>
              <w:spacing w:before="60" w:after="60"/>
              <w:ind w:left="0"/>
            </w:pPr>
            <w:r>
              <w:t>Value of items shipped at the retailer based on the net price.</w:t>
            </w:r>
          </w:p>
        </w:tc>
      </w:tr>
      <w:tr w:rsidRPr="00C20AEF" w:rsidR="00234020" w:rsidTr="00234020" w14:paraId="34FD9BF7" w14:textId="77777777">
        <w:tc>
          <w:tcPr>
            <w:tcW w:w="1362" w:type="pct"/>
          </w:tcPr>
          <w:p w:rsidRPr="00C20AEF" w:rsidR="00234020" w:rsidP="00234020" w:rsidRDefault="00234020" w14:paraId="73EAC6A6" w14:textId="0B4C5255">
            <w:pPr>
              <w:pStyle w:val="TabelleFlietext3"/>
              <w:spacing w:before="60" w:after="60"/>
              <w:ind w:left="0"/>
            </w:pPr>
            <w:r>
              <w:t xml:space="preserve">Value Sale at </w:t>
            </w:r>
            <w:proofErr w:type="spellStart"/>
            <w:r>
              <w:t>DeadStock</w:t>
            </w:r>
            <w:proofErr w:type="spellEnd"/>
            <w:r>
              <w:t xml:space="preserve"> Price</w:t>
            </w:r>
          </w:p>
        </w:tc>
        <w:tc>
          <w:tcPr>
            <w:tcW w:w="528" w:type="pct"/>
          </w:tcPr>
          <w:p w:rsidRPr="00C20AEF" w:rsidR="00234020" w:rsidP="00234020" w:rsidRDefault="00234020" w14:paraId="10D3C1EC" w14:textId="77777777">
            <w:pPr>
              <w:pStyle w:val="TabelleFlietext3"/>
              <w:spacing w:before="60" w:after="60"/>
              <w:ind w:left="0"/>
            </w:pPr>
            <w:r>
              <w:t>Text field</w:t>
            </w:r>
          </w:p>
        </w:tc>
        <w:tc>
          <w:tcPr>
            <w:tcW w:w="993" w:type="pct"/>
          </w:tcPr>
          <w:p w:rsidRPr="00C20AEF" w:rsidR="00234020" w:rsidP="00234020" w:rsidRDefault="00234020" w14:paraId="26C338B4" w14:textId="77777777">
            <w:pPr>
              <w:pStyle w:val="TabelleFlietext3"/>
              <w:spacing w:before="60" w:after="60"/>
              <w:ind w:left="0"/>
            </w:pPr>
            <w:r>
              <w:t>Price format</w:t>
            </w:r>
          </w:p>
        </w:tc>
        <w:tc>
          <w:tcPr>
            <w:tcW w:w="2117" w:type="pct"/>
          </w:tcPr>
          <w:p w:rsidRPr="00C20AEF" w:rsidR="00234020" w:rsidP="00234020" w:rsidRDefault="00234020" w14:paraId="2A630D2F" w14:textId="28B5153B">
            <w:pPr>
              <w:pStyle w:val="TabelleFlietext3"/>
              <w:spacing w:before="60" w:after="60"/>
              <w:ind w:left="0"/>
            </w:pPr>
            <w:r>
              <w:t xml:space="preserve">Value of items shipped at the dealer based on </w:t>
            </w:r>
            <w:proofErr w:type="spellStart"/>
            <w:r>
              <w:t>DeadStock</w:t>
            </w:r>
            <w:proofErr w:type="spellEnd"/>
            <w:r>
              <w:t xml:space="preserve"> price.</w:t>
            </w:r>
          </w:p>
        </w:tc>
      </w:tr>
      <w:tr w:rsidRPr="00C20AEF" w:rsidR="00DB4FC4" w:rsidTr="00234020" w14:paraId="15F593C2" w14:textId="77777777">
        <w:tc>
          <w:tcPr>
            <w:tcW w:w="1362" w:type="pct"/>
          </w:tcPr>
          <w:p w:rsidRPr="00C20AEF" w:rsidR="00DB4FC4" w:rsidP="00234020" w:rsidRDefault="00DB4FC4" w14:paraId="795C370D" w14:textId="77777777">
            <w:pPr>
              <w:pStyle w:val="TabelleFlietext3"/>
              <w:spacing w:before="60" w:after="60"/>
              <w:ind w:left="0"/>
            </w:pPr>
          </w:p>
        </w:tc>
        <w:tc>
          <w:tcPr>
            <w:tcW w:w="528" w:type="pct"/>
          </w:tcPr>
          <w:p w:rsidRPr="00C20AEF" w:rsidR="00DB4FC4" w:rsidP="00234020" w:rsidRDefault="00DB4FC4" w14:paraId="61B8EBE6" w14:textId="77777777">
            <w:pPr>
              <w:pStyle w:val="TabelleFlietext3"/>
              <w:spacing w:before="60" w:after="60"/>
              <w:ind w:left="0"/>
            </w:pPr>
          </w:p>
        </w:tc>
        <w:tc>
          <w:tcPr>
            <w:tcW w:w="993" w:type="pct"/>
          </w:tcPr>
          <w:p w:rsidRPr="00C20AEF" w:rsidR="00DB4FC4" w:rsidP="00234020" w:rsidRDefault="00DB4FC4" w14:paraId="0E3ED244" w14:textId="77777777">
            <w:pPr>
              <w:pStyle w:val="TabelleFlietext3"/>
              <w:spacing w:before="60" w:after="60"/>
              <w:ind w:left="0"/>
            </w:pPr>
          </w:p>
        </w:tc>
        <w:tc>
          <w:tcPr>
            <w:tcW w:w="2117" w:type="pct"/>
          </w:tcPr>
          <w:p w:rsidRPr="00C20AEF" w:rsidR="00DB4FC4" w:rsidP="00234020" w:rsidRDefault="00DB4FC4" w14:paraId="1B1529E9" w14:textId="77777777">
            <w:pPr>
              <w:pStyle w:val="TabelleFlietext3"/>
              <w:spacing w:before="60" w:after="60"/>
              <w:ind w:left="0"/>
            </w:pPr>
          </w:p>
        </w:tc>
      </w:tr>
      <w:tr w:rsidRPr="00C20AEF" w:rsidR="00234020" w:rsidTr="00234020" w14:paraId="12F01A3E" w14:textId="77777777">
        <w:tc>
          <w:tcPr>
            <w:tcW w:w="1362" w:type="pct"/>
          </w:tcPr>
          <w:p w:rsidRPr="00C20AEF" w:rsidR="00234020" w:rsidP="00234020" w:rsidRDefault="00234020" w14:paraId="00552F0C" w14:textId="77777777">
            <w:pPr>
              <w:pStyle w:val="TabelleFlietext3"/>
              <w:spacing w:before="60" w:after="60"/>
              <w:ind w:left="0"/>
            </w:pPr>
            <w:r>
              <w:t>Number of outgoing orders</w:t>
            </w:r>
          </w:p>
        </w:tc>
        <w:tc>
          <w:tcPr>
            <w:tcW w:w="528" w:type="pct"/>
          </w:tcPr>
          <w:p w:rsidRPr="00C20AEF" w:rsidR="00234020" w:rsidP="00234020" w:rsidRDefault="00234020" w14:paraId="5EFA8A71" w14:textId="77777777">
            <w:pPr>
              <w:pStyle w:val="TabelleFlietext3"/>
              <w:spacing w:before="60" w:after="60"/>
              <w:ind w:left="0"/>
            </w:pPr>
            <w:r>
              <w:t>Text field</w:t>
            </w:r>
          </w:p>
        </w:tc>
        <w:tc>
          <w:tcPr>
            <w:tcW w:w="993" w:type="pct"/>
          </w:tcPr>
          <w:p w:rsidRPr="00C20AEF" w:rsidR="00234020" w:rsidP="00234020" w:rsidRDefault="00234020" w14:paraId="4C9DFBE6" w14:textId="77777777">
            <w:pPr>
              <w:pStyle w:val="TabelleFlietext3"/>
              <w:spacing w:before="60" w:after="60"/>
              <w:ind w:left="0"/>
            </w:pPr>
            <w:r>
              <w:t>Numeric. Integer</w:t>
            </w:r>
          </w:p>
        </w:tc>
        <w:tc>
          <w:tcPr>
            <w:tcW w:w="2117" w:type="pct"/>
          </w:tcPr>
          <w:p w:rsidRPr="00C20AEF" w:rsidR="00234020" w:rsidP="00234020" w:rsidRDefault="00234020" w14:paraId="63D58F87" w14:textId="189A34DD">
            <w:pPr>
              <w:pStyle w:val="TabelleFlietext3"/>
              <w:spacing w:before="60" w:after="60"/>
              <w:ind w:left="0"/>
            </w:pPr>
            <w:r>
              <w:t>Number of outgoing orders from the dealer.</w:t>
            </w:r>
          </w:p>
        </w:tc>
      </w:tr>
      <w:tr w:rsidRPr="00C20AEF" w:rsidR="00234020" w:rsidTr="00234020" w14:paraId="32D7414F" w14:textId="77777777">
        <w:tc>
          <w:tcPr>
            <w:tcW w:w="1362" w:type="pct"/>
          </w:tcPr>
          <w:p w:rsidRPr="00C20AEF" w:rsidR="00234020" w:rsidP="00234020" w:rsidRDefault="00234020" w14:paraId="202B7B17" w14:textId="77777777">
            <w:pPr>
              <w:pStyle w:val="TabelleFlietext3"/>
              <w:spacing w:before="60" w:after="60"/>
              <w:ind w:left="0"/>
            </w:pPr>
            <w:r>
              <w:lastRenderedPageBreak/>
              <w:t>Number of rejected positions (EC)</w:t>
            </w:r>
          </w:p>
        </w:tc>
        <w:tc>
          <w:tcPr>
            <w:tcW w:w="528" w:type="pct"/>
          </w:tcPr>
          <w:p w:rsidRPr="00C20AEF" w:rsidR="00234020" w:rsidP="00234020" w:rsidRDefault="00234020" w14:paraId="3F1DEE88" w14:textId="77777777">
            <w:pPr>
              <w:pStyle w:val="TabelleFlietext3"/>
              <w:spacing w:before="60" w:after="60"/>
              <w:ind w:left="0"/>
            </w:pPr>
            <w:r>
              <w:t>Text field</w:t>
            </w:r>
          </w:p>
        </w:tc>
        <w:tc>
          <w:tcPr>
            <w:tcW w:w="993" w:type="pct"/>
          </w:tcPr>
          <w:p w:rsidRPr="00C20AEF" w:rsidR="00234020" w:rsidP="00234020" w:rsidRDefault="00234020" w14:paraId="7A54B4B0" w14:textId="77777777">
            <w:pPr>
              <w:pStyle w:val="TabelleFlietext3"/>
              <w:spacing w:before="60" w:after="60"/>
              <w:ind w:left="0"/>
            </w:pPr>
            <w:r>
              <w:t>Numeric. Integer</w:t>
            </w:r>
          </w:p>
        </w:tc>
        <w:tc>
          <w:tcPr>
            <w:tcW w:w="2117" w:type="pct"/>
          </w:tcPr>
          <w:p w:rsidRPr="00C20AEF" w:rsidR="00234020" w:rsidP="00234020" w:rsidRDefault="003A740D" w14:paraId="1EA4C99D" w14:textId="699BFE1B">
            <w:pPr>
              <w:pStyle w:val="TabelleFlietext3"/>
              <w:spacing w:before="60" w:after="60"/>
              <w:ind w:left="0"/>
            </w:pPr>
            <w:r>
              <w:t>Number of order items from the dealer that were rejected by the selling dealer.</w:t>
            </w:r>
          </w:p>
        </w:tc>
      </w:tr>
      <w:tr w:rsidRPr="00C20AEF" w:rsidR="00234020" w:rsidTr="00234020" w14:paraId="38E63B0A" w14:textId="77777777">
        <w:tc>
          <w:tcPr>
            <w:tcW w:w="1362" w:type="pct"/>
          </w:tcPr>
          <w:p w:rsidRPr="00C20AEF" w:rsidR="00234020" w:rsidP="00234020" w:rsidRDefault="00234020" w14:paraId="06F15329" w14:textId="77777777">
            <w:pPr>
              <w:pStyle w:val="TabelleFlietext3"/>
              <w:spacing w:before="60" w:after="60"/>
              <w:ind w:left="0"/>
            </w:pPr>
            <w:r>
              <w:t>Number of positions bought</w:t>
            </w:r>
          </w:p>
        </w:tc>
        <w:tc>
          <w:tcPr>
            <w:tcW w:w="528" w:type="pct"/>
          </w:tcPr>
          <w:p w:rsidRPr="00C20AEF" w:rsidR="00234020" w:rsidP="00234020" w:rsidRDefault="00234020" w14:paraId="73100F1A" w14:textId="77777777">
            <w:pPr>
              <w:pStyle w:val="TabelleFlietext3"/>
              <w:spacing w:before="60" w:after="60"/>
              <w:ind w:left="0"/>
            </w:pPr>
            <w:r>
              <w:t>Text field</w:t>
            </w:r>
          </w:p>
        </w:tc>
        <w:tc>
          <w:tcPr>
            <w:tcW w:w="993" w:type="pct"/>
          </w:tcPr>
          <w:p w:rsidRPr="00C20AEF" w:rsidR="00234020" w:rsidP="00234020" w:rsidRDefault="00234020" w14:paraId="4A205606" w14:textId="77777777">
            <w:pPr>
              <w:pStyle w:val="TabelleFlietext3"/>
              <w:spacing w:before="60" w:after="60"/>
              <w:ind w:left="0"/>
            </w:pPr>
            <w:r>
              <w:t>Numeric. Integer</w:t>
            </w:r>
          </w:p>
        </w:tc>
        <w:tc>
          <w:tcPr>
            <w:tcW w:w="2117" w:type="pct"/>
          </w:tcPr>
          <w:p w:rsidRPr="00C20AEF" w:rsidR="00234020" w:rsidP="00234020" w:rsidRDefault="00234020" w14:paraId="55910E80" w14:textId="207045A6">
            <w:pPr>
              <w:pStyle w:val="TabelleFlietext3"/>
              <w:spacing w:before="60" w:after="60"/>
              <w:ind w:left="0"/>
            </w:pPr>
            <w:r>
              <w:t>Number of items purchased by the trader (status = received).</w:t>
            </w:r>
          </w:p>
        </w:tc>
      </w:tr>
      <w:tr w:rsidRPr="00C20AEF" w:rsidR="00234020" w:rsidTr="00234020" w14:paraId="0FCE08B8" w14:textId="77777777">
        <w:tc>
          <w:tcPr>
            <w:tcW w:w="1362" w:type="pct"/>
          </w:tcPr>
          <w:p w:rsidRPr="00C20AEF" w:rsidR="00234020" w:rsidP="00234020" w:rsidRDefault="00234020" w14:paraId="7373AFBE" w14:textId="77777777">
            <w:pPr>
              <w:pStyle w:val="TabelleFlietext3"/>
              <w:spacing w:before="60" w:after="60"/>
              <w:ind w:left="0"/>
            </w:pPr>
            <w:r>
              <w:t>Value based on BLP/VKP (EK)</w:t>
            </w:r>
          </w:p>
        </w:tc>
        <w:tc>
          <w:tcPr>
            <w:tcW w:w="528" w:type="pct"/>
          </w:tcPr>
          <w:p w:rsidRPr="00C20AEF" w:rsidR="00234020" w:rsidP="00234020" w:rsidRDefault="00234020" w14:paraId="382A064F" w14:textId="77777777">
            <w:pPr>
              <w:pStyle w:val="TabelleFlietext3"/>
              <w:spacing w:before="60" w:after="60"/>
              <w:ind w:left="0"/>
            </w:pPr>
            <w:r>
              <w:t>Text field</w:t>
            </w:r>
          </w:p>
        </w:tc>
        <w:tc>
          <w:tcPr>
            <w:tcW w:w="993" w:type="pct"/>
          </w:tcPr>
          <w:p w:rsidRPr="00C20AEF" w:rsidR="00234020" w:rsidP="00234020" w:rsidRDefault="00234020" w14:paraId="3F40C8F6" w14:textId="77777777">
            <w:pPr>
              <w:pStyle w:val="TabelleFlietext3"/>
              <w:spacing w:before="60" w:after="60"/>
              <w:ind w:left="0"/>
            </w:pPr>
            <w:r>
              <w:t>Price format</w:t>
            </w:r>
          </w:p>
        </w:tc>
        <w:tc>
          <w:tcPr>
            <w:tcW w:w="2117" w:type="pct"/>
          </w:tcPr>
          <w:p w:rsidRPr="00C20AEF" w:rsidR="00234020" w:rsidP="00234020" w:rsidRDefault="00234020" w14:paraId="336A4B0D" w14:textId="0E2CC41B">
            <w:pPr>
              <w:pStyle w:val="TabelleFlietext3"/>
              <w:spacing w:before="60" w:after="60"/>
              <w:ind w:left="0"/>
            </w:pPr>
            <w:r>
              <w:t>Value of the positions purchased by the trader on the basis of BLP/ VKP.</w:t>
            </w:r>
          </w:p>
        </w:tc>
      </w:tr>
      <w:tr w:rsidRPr="00C20AEF" w:rsidR="00234020" w:rsidTr="00234020" w14:paraId="6A95C4A2" w14:textId="77777777">
        <w:tc>
          <w:tcPr>
            <w:tcW w:w="1362" w:type="pct"/>
          </w:tcPr>
          <w:p w:rsidRPr="00C20AEF" w:rsidR="00234020" w:rsidP="00234020" w:rsidRDefault="00234020" w14:paraId="6E3129E5" w14:textId="77777777">
            <w:pPr>
              <w:pStyle w:val="TabelleFlietext3"/>
              <w:spacing w:before="60" w:after="60"/>
              <w:ind w:left="0"/>
            </w:pPr>
            <w:r>
              <w:t>Value based on net price (EK)</w:t>
            </w:r>
          </w:p>
        </w:tc>
        <w:tc>
          <w:tcPr>
            <w:tcW w:w="528" w:type="pct"/>
          </w:tcPr>
          <w:p w:rsidRPr="00C20AEF" w:rsidR="00234020" w:rsidP="00234020" w:rsidRDefault="00234020" w14:paraId="6F213917" w14:textId="77777777">
            <w:pPr>
              <w:pStyle w:val="TabelleFlietext3"/>
              <w:spacing w:before="60" w:after="60"/>
              <w:ind w:left="0"/>
            </w:pPr>
            <w:r>
              <w:t>Text field</w:t>
            </w:r>
          </w:p>
        </w:tc>
        <w:tc>
          <w:tcPr>
            <w:tcW w:w="993" w:type="pct"/>
          </w:tcPr>
          <w:p w:rsidRPr="00C20AEF" w:rsidR="00234020" w:rsidP="00234020" w:rsidRDefault="00234020" w14:paraId="68980DC8" w14:textId="77777777">
            <w:pPr>
              <w:pStyle w:val="TabelleFlietext3"/>
              <w:spacing w:before="60" w:after="60"/>
              <w:ind w:left="0"/>
            </w:pPr>
            <w:r>
              <w:t>Price format</w:t>
            </w:r>
          </w:p>
        </w:tc>
        <w:tc>
          <w:tcPr>
            <w:tcW w:w="2117" w:type="pct"/>
          </w:tcPr>
          <w:p w:rsidRPr="00C20AEF" w:rsidR="00234020" w:rsidP="00234020" w:rsidRDefault="00234020" w14:paraId="2C559730" w14:textId="666BE845">
            <w:pPr>
              <w:pStyle w:val="TabelleFlietext3"/>
              <w:spacing w:before="60" w:after="60"/>
              <w:ind w:left="0"/>
            </w:pPr>
            <w:r>
              <w:t>Value of items purchased by the trader based on the net price.</w:t>
            </w:r>
          </w:p>
        </w:tc>
      </w:tr>
      <w:tr w:rsidRPr="00C20AEF" w:rsidR="00234020" w:rsidTr="00234020" w14:paraId="2F27CF9E" w14:textId="77777777">
        <w:tc>
          <w:tcPr>
            <w:tcW w:w="1362" w:type="pct"/>
          </w:tcPr>
          <w:p w:rsidRPr="00C20AEF" w:rsidR="00234020" w:rsidP="00234020" w:rsidRDefault="00234020" w14:paraId="0EA55D89" w14:textId="35BA5FCA">
            <w:pPr>
              <w:pStyle w:val="TabelleFlietext3"/>
              <w:spacing w:before="60" w:after="60"/>
              <w:ind w:left="0"/>
            </w:pPr>
            <w:r>
              <w:t xml:space="preserve">Value purchase at </w:t>
            </w:r>
            <w:proofErr w:type="spellStart"/>
            <w:r>
              <w:t>DeadStock</w:t>
            </w:r>
            <w:proofErr w:type="spellEnd"/>
            <w:r>
              <w:t xml:space="preserve"> price</w:t>
            </w:r>
          </w:p>
        </w:tc>
        <w:tc>
          <w:tcPr>
            <w:tcW w:w="528" w:type="pct"/>
          </w:tcPr>
          <w:p w:rsidRPr="00C20AEF" w:rsidR="00234020" w:rsidP="00234020" w:rsidRDefault="00234020" w14:paraId="79020CB6" w14:textId="77777777">
            <w:pPr>
              <w:pStyle w:val="TabelleFlietext3"/>
              <w:spacing w:before="60" w:after="60"/>
              <w:ind w:left="0"/>
            </w:pPr>
            <w:r>
              <w:t>Text field</w:t>
            </w:r>
          </w:p>
        </w:tc>
        <w:tc>
          <w:tcPr>
            <w:tcW w:w="993" w:type="pct"/>
          </w:tcPr>
          <w:p w:rsidRPr="00C20AEF" w:rsidR="00234020" w:rsidP="00234020" w:rsidRDefault="00234020" w14:paraId="5EAE87F1" w14:textId="77777777">
            <w:pPr>
              <w:pStyle w:val="TabelleFlietext3"/>
              <w:spacing w:before="60" w:after="60"/>
              <w:ind w:left="0"/>
            </w:pPr>
            <w:r>
              <w:t>Price format</w:t>
            </w:r>
          </w:p>
        </w:tc>
        <w:tc>
          <w:tcPr>
            <w:tcW w:w="2117" w:type="pct"/>
          </w:tcPr>
          <w:p w:rsidRPr="00C20AEF" w:rsidR="00234020" w:rsidP="00234020" w:rsidRDefault="00234020" w14:paraId="68A2230E" w14:textId="26B717DB">
            <w:pPr>
              <w:pStyle w:val="TabelleFlietext3"/>
              <w:spacing w:before="60" w:after="60"/>
              <w:ind w:left="0"/>
            </w:pPr>
            <w:r>
              <w:t xml:space="preserve">Value of positions bought by the trader based on </w:t>
            </w:r>
            <w:proofErr w:type="spellStart"/>
            <w:r>
              <w:t>DeadStock</w:t>
            </w:r>
            <w:proofErr w:type="spellEnd"/>
            <w:r>
              <w:t xml:space="preserve"> price.</w:t>
            </w:r>
          </w:p>
        </w:tc>
      </w:tr>
    </w:tbl>
    <w:p w:rsidRPr="00C20AEF" w:rsidR="00234020" w:rsidP="00234020" w:rsidRDefault="00234020" w14:paraId="255499B8" w14:textId="7BCF9E6C">
      <w:pPr>
        <w:pStyle w:val="Beschriftung"/>
      </w:pPr>
      <w:bookmarkStart w:name="_Toc255401709" w:id="517"/>
      <w:bookmarkStart w:name="_Toc98411845" w:id="518"/>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41</w:t>
      </w:r>
      <w:r>
        <w:fldChar w:fldCharType="end"/>
      </w:r>
      <w:r>
        <w:t xml:space="preserve"> - Panel Statistics: </w:t>
      </w:r>
      <w:bookmarkEnd w:id="517"/>
      <w:r>
        <w:t xml:space="preserve">Field Overview </w:t>
      </w:r>
      <w:proofErr w:type="spellStart"/>
      <w:r>
        <w:t>DeadStock</w:t>
      </w:r>
      <w:bookmarkEnd w:id="518"/>
      <w:proofErr w:type="spellEnd"/>
    </w:p>
    <w:p w:rsidRPr="00C20AEF" w:rsidR="003A740D" w:rsidP="00234020" w:rsidRDefault="003A740D" w14:paraId="63FD4B38" w14:textId="3571B941">
      <w:pPr>
        <w:pStyle w:val="Textkrper"/>
      </w:pPr>
    </w:p>
    <w:p w:rsidRPr="00C20AEF" w:rsidR="00A65E43" w:rsidP="00A65E43" w:rsidRDefault="00A65E43" w14:paraId="3F125605" w14:textId="068D1C4C">
      <w:pPr>
        <w:pStyle w:val="Anforderungsnummer"/>
      </w:pPr>
      <w:r>
        <w:t>Requirement: FKT-GUI-225-2</w:t>
      </w:r>
    </w:p>
    <w:p w:rsidRPr="00C20AEF" w:rsidR="00A65E43" w:rsidP="00893DB8" w:rsidRDefault="00A65E43" w14:paraId="3D7ADD33" w14:textId="31F1C238">
      <w:pPr>
        <w:pStyle w:val="Anforderungstext"/>
      </w:pPr>
      <w:r>
        <w:t>The system must provide and populate the following fields in the D2D area (if data is available). The numbers, values always refer to the selected period. The area is visible only if the user is authorized for D2D. If an unauthorized operation is subsequently loaded, the display is retained, only the values of the operation statistics are deleted.</w:t>
      </w:r>
    </w:p>
    <w:p w:rsidRPr="00C20AEF" w:rsidR="00A65E43" w:rsidP="00A65E43" w:rsidRDefault="00A65E43" w14:paraId="2D84D022" w14:textId="77777777">
      <w:pPr>
        <w:pStyle w:val="Textkrper"/>
      </w:pPr>
    </w:p>
    <w:tbl>
      <w:tblPr>
        <w:tblW w:w="5000" w:type="pct"/>
        <w:tblBorders>
          <w:top w:val="single" w:color="E20074" w:sz="18" w:space="0"/>
          <w:insideH w:val="single" w:color="auto" w:sz="4" w:space="0"/>
        </w:tblBorders>
        <w:tblLook w:val="01E0" w:firstRow="1" w:lastRow="1" w:firstColumn="1" w:lastColumn="1" w:noHBand="0" w:noVBand="0"/>
      </w:tblPr>
      <w:tblGrid>
        <w:gridCol w:w="2546"/>
        <w:gridCol w:w="987"/>
        <w:gridCol w:w="1857"/>
        <w:gridCol w:w="3958"/>
      </w:tblGrid>
      <w:tr w:rsidRPr="00C20AEF" w:rsidR="00A65E43" w:rsidTr="005D5171" w14:paraId="7A522314" w14:textId="77777777">
        <w:trPr>
          <w:tblHeader/>
        </w:trPr>
        <w:tc>
          <w:tcPr>
            <w:tcW w:w="1362" w:type="pct"/>
            <w:tcBorders>
              <w:top w:val="single" w:color="E20074" w:sz="18" w:space="0"/>
              <w:bottom w:val="single" w:color="auto" w:sz="4" w:space="0"/>
            </w:tcBorders>
            <w:shd w:val="clear" w:color="auto" w:fill="E0E0E0"/>
          </w:tcPr>
          <w:p w:rsidRPr="00C20AEF" w:rsidR="00A65E43" w:rsidP="005D5171" w:rsidRDefault="00A65E43" w14:paraId="5B3183B0" w14:textId="77777777">
            <w:pPr>
              <w:pStyle w:val="TableHeading"/>
              <w:keepNext w:val="0"/>
              <w:rPr>
                <w:rStyle w:val="Fett"/>
                <w:b/>
                <w:bCs/>
              </w:rPr>
            </w:pPr>
            <w:r>
              <w:rPr>
                <w:rStyle w:val="Fett"/>
                <w:b/>
              </w:rPr>
              <w:t>Field</w:t>
            </w:r>
          </w:p>
        </w:tc>
        <w:tc>
          <w:tcPr>
            <w:tcW w:w="528" w:type="pct"/>
            <w:tcBorders>
              <w:top w:val="single" w:color="E20074" w:sz="18" w:space="0"/>
              <w:bottom w:val="single" w:color="auto" w:sz="4" w:space="0"/>
            </w:tcBorders>
            <w:shd w:val="clear" w:color="auto" w:fill="E0E0E0"/>
          </w:tcPr>
          <w:p w:rsidRPr="00C20AEF" w:rsidR="00A65E43" w:rsidP="005D5171" w:rsidRDefault="00A65E43" w14:paraId="1595E0E4" w14:textId="77777777">
            <w:pPr>
              <w:pStyle w:val="TableHeading"/>
              <w:keepNext w:val="0"/>
              <w:rPr>
                <w:rStyle w:val="Fett"/>
                <w:b/>
                <w:bCs/>
              </w:rPr>
            </w:pPr>
            <w:r>
              <w:rPr>
                <w:rStyle w:val="Fett"/>
                <w:b/>
              </w:rPr>
              <w:t>Element</w:t>
            </w:r>
          </w:p>
        </w:tc>
        <w:tc>
          <w:tcPr>
            <w:tcW w:w="993" w:type="pct"/>
            <w:tcBorders>
              <w:top w:val="single" w:color="E20074" w:sz="18" w:space="0"/>
              <w:bottom w:val="single" w:color="auto" w:sz="4" w:space="0"/>
            </w:tcBorders>
            <w:shd w:val="clear" w:color="auto" w:fill="E0E0E0"/>
          </w:tcPr>
          <w:p w:rsidRPr="00C20AEF" w:rsidR="00A65E43" w:rsidP="005D5171" w:rsidRDefault="00A65E43" w14:paraId="31E13829" w14:textId="77777777">
            <w:pPr>
              <w:pStyle w:val="TableHeading"/>
              <w:keepNext w:val="0"/>
              <w:rPr>
                <w:rStyle w:val="Fett"/>
                <w:b/>
                <w:bCs/>
              </w:rPr>
            </w:pPr>
            <w:r>
              <w:rPr>
                <w:rStyle w:val="Fett"/>
                <w:b/>
              </w:rPr>
              <w:t>Format</w:t>
            </w:r>
          </w:p>
        </w:tc>
        <w:tc>
          <w:tcPr>
            <w:tcW w:w="2117" w:type="pct"/>
            <w:tcBorders>
              <w:top w:val="single" w:color="E20074" w:sz="18" w:space="0"/>
              <w:bottom w:val="single" w:color="auto" w:sz="4" w:space="0"/>
            </w:tcBorders>
            <w:shd w:val="clear" w:color="auto" w:fill="E0E0E0"/>
          </w:tcPr>
          <w:p w:rsidRPr="00C20AEF" w:rsidR="00A65E43" w:rsidP="005D5171" w:rsidRDefault="00A65E43" w14:paraId="2834529D" w14:textId="77777777">
            <w:pPr>
              <w:pStyle w:val="TableHeading"/>
              <w:keepNext w:val="0"/>
              <w:rPr>
                <w:rStyle w:val="Fett"/>
                <w:b/>
                <w:bCs/>
              </w:rPr>
            </w:pPr>
            <w:r>
              <w:rPr>
                <w:rStyle w:val="Fett"/>
                <w:b/>
              </w:rPr>
              <w:t>Content</w:t>
            </w:r>
          </w:p>
        </w:tc>
      </w:tr>
      <w:tr w:rsidRPr="00C20AEF" w:rsidR="00A65E43" w:rsidTr="005D5171" w14:paraId="5045154F" w14:textId="77777777">
        <w:tc>
          <w:tcPr>
            <w:tcW w:w="1362" w:type="pct"/>
            <w:tcBorders>
              <w:top w:val="single" w:color="auto" w:sz="4" w:space="0"/>
            </w:tcBorders>
          </w:tcPr>
          <w:p w:rsidRPr="00C20AEF" w:rsidR="00A65E43" w:rsidP="00A65E43" w:rsidRDefault="00A65E43" w14:paraId="1D7CC589" w14:textId="106009A1">
            <w:pPr>
              <w:pStyle w:val="TabelleFlietext3"/>
              <w:spacing w:before="60" w:after="60"/>
              <w:ind w:left="0"/>
            </w:pPr>
            <w:r>
              <w:t>Number of delivery requests</w:t>
            </w:r>
          </w:p>
        </w:tc>
        <w:tc>
          <w:tcPr>
            <w:tcW w:w="528" w:type="pct"/>
            <w:tcBorders>
              <w:top w:val="single" w:color="auto" w:sz="4" w:space="0"/>
            </w:tcBorders>
          </w:tcPr>
          <w:p w:rsidRPr="00C20AEF" w:rsidR="00A65E43" w:rsidP="00A65E43" w:rsidRDefault="00A65E43" w14:paraId="56B2D3D0" w14:textId="4F5E2374">
            <w:pPr>
              <w:pStyle w:val="TabelleFlietext3"/>
              <w:spacing w:before="60" w:after="60"/>
              <w:ind w:left="0"/>
            </w:pPr>
            <w:r>
              <w:t>Text field</w:t>
            </w:r>
          </w:p>
        </w:tc>
        <w:tc>
          <w:tcPr>
            <w:tcW w:w="993" w:type="pct"/>
            <w:tcBorders>
              <w:top w:val="single" w:color="auto" w:sz="4" w:space="0"/>
            </w:tcBorders>
          </w:tcPr>
          <w:p w:rsidRPr="00C20AEF" w:rsidR="00A65E43" w:rsidP="00A65E43" w:rsidRDefault="00A65E43" w14:paraId="2574B180" w14:textId="6982FB4B">
            <w:pPr>
              <w:pStyle w:val="TabelleFlietext3"/>
              <w:spacing w:before="60" w:after="60"/>
              <w:ind w:left="0"/>
            </w:pPr>
            <w:r>
              <w:t>Numeric. Integer</w:t>
            </w:r>
          </w:p>
        </w:tc>
        <w:tc>
          <w:tcPr>
            <w:tcW w:w="2117" w:type="pct"/>
            <w:tcBorders>
              <w:top w:val="single" w:color="auto" w:sz="4" w:space="0"/>
            </w:tcBorders>
          </w:tcPr>
          <w:p w:rsidRPr="00C20AEF" w:rsidR="00A65E43" w:rsidP="00A65E43" w:rsidRDefault="00DB4FC4" w14:paraId="08CA344D" w14:textId="7F540CE1">
            <w:pPr>
              <w:pStyle w:val="TabelleFlietext3"/>
              <w:spacing w:before="60" w:after="60"/>
              <w:ind w:left="0"/>
            </w:pPr>
            <w:r>
              <w:t>Sales data - number of delivery requests received by the dealer (= requested items).</w:t>
            </w:r>
          </w:p>
        </w:tc>
      </w:tr>
      <w:tr w:rsidRPr="00C20AEF" w:rsidR="00A65E43" w:rsidTr="005D5171" w14:paraId="284D6694" w14:textId="77777777">
        <w:tc>
          <w:tcPr>
            <w:tcW w:w="1362" w:type="pct"/>
          </w:tcPr>
          <w:p w:rsidRPr="00C20AEF" w:rsidR="00A65E43" w:rsidP="00A65E43" w:rsidRDefault="00A65E43" w14:paraId="33E5B6AB" w14:textId="202AD674">
            <w:pPr>
              <w:pStyle w:val="TabelleFlietext3"/>
              <w:spacing w:before="60" w:after="60"/>
              <w:ind w:left="0"/>
            </w:pPr>
            <w:r>
              <w:t>Number of rejected delivery requests</w:t>
            </w:r>
          </w:p>
        </w:tc>
        <w:tc>
          <w:tcPr>
            <w:tcW w:w="528" w:type="pct"/>
          </w:tcPr>
          <w:p w:rsidRPr="00C20AEF" w:rsidR="00A65E43" w:rsidP="00A65E43" w:rsidRDefault="00A65E43" w14:paraId="0E9D817C" w14:textId="77777777">
            <w:pPr>
              <w:pStyle w:val="TabelleFlietext3"/>
              <w:spacing w:before="60" w:after="60"/>
              <w:ind w:left="0"/>
            </w:pPr>
            <w:r>
              <w:t>Text field</w:t>
            </w:r>
          </w:p>
        </w:tc>
        <w:tc>
          <w:tcPr>
            <w:tcW w:w="993" w:type="pct"/>
          </w:tcPr>
          <w:p w:rsidRPr="00C20AEF" w:rsidR="00A65E43" w:rsidP="00A65E43" w:rsidRDefault="00A65E43" w14:paraId="4B7D30D6" w14:textId="77777777">
            <w:pPr>
              <w:pStyle w:val="TabelleFlietext3"/>
              <w:spacing w:before="60" w:after="60"/>
              <w:ind w:left="0"/>
            </w:pPr>
            <w:r>
              <w:t>Numeric. Integer</w:t>
            </w:r>
          </w:p>
        </w:tc>
        <w:tc>
          <w:tcPr>
            <w:tcW w:w="2117" w:type="pct"/>
          </w:tcPr>
          <w:p w:rsidRPr="00C20AEF" w:rsidR="00A65E43" w:rsidP="00A65E43" w:rsidRDefault="00DB4FC4" w14:paraId="1CC763D3" w14:textId="29DAD0F0">
            <w:pPr>
              <w:pStyle w:val="TabelleFlietext3"/>
              <w:spacing w:before="60" w:after="60"/>
              <w:ind w:left="0"/>
            </w:pPr>
            <w:r>
              <w:t>Sales data - number of delivery requests rejected by the dealer (= rejected items).</w:t>
            </w:r>
          </w:p>
        </w:tc>
      </w:tr>
      <w:tr w:rsidRPr="00C20AEF" w:rsidR="00DB4FC4" w:rsidTr="005D5171" w14:paraId="0CCE6118" w14:textId="77777777">
        <w:tc>
          <w:tcPr>
            <w:tcW w:w="1362" w:type="pct"/>
          </w:tcPr>
          <w:p w:rsidRPr="00C20AEF" w:rsidR="00DB4FC4" w:rsidP="00DB4FC4" w:rsidRDefault="00DB4FC4" w14:paraId="3AC5A910" w14:textId="6E25F44C">
            <w:pPr>
              <w:pStyle w:val="TabelleFlietext3"/>
              <w:spacing w:before="60" w:after="60"/>
              <w:ind w:left="0"/>
            </w:pPr>
            <w:r>
              <w:t>Number of unprocessed delivery requests</w:t>
            </w:r>
          </w:p>
        </w:tc>
        <w:tc>
          <w:tcPr>
            <w:tcW w:w="528" w:type="pct"/>
          </w:tcPr>
          <w:p w:rsidRPr="00C20AEF" w:rsidR="00DB4FC4" w:rsidP="00DB4FC4" w:rsidRDefault="00DB4FC4" w14:paraId="4BF39537" w14:textId="54DAB52E">
            <w:pPr>
              <w:pStyle w:val="TabelleFlietext3"/>
              <w:spacing w:before="60" w:after="60"/>
              <w:ind w:left="0"/>
            </w:pPr>
            <w:r>
              <w:t>Text field</w:t>
            </w:r>
          </w:p>
        </w:tc>
        <w:tc>
          <w:tcPr>
            <w:tcW w:w="993" w:type="pct"/>
          </w:tcPr>
          <w:p w:rsidRPr="00C20AEF" w:rsidR="00DB4FC4" w:rsidP="00DB4FC4" w:rsidRDefault="00DB4FC4" w14:paraId="5AB046FB" w14:textId="65658B63">
            <w:pPr>
              <w:pStyle w:val="TabelleFlietext3"/>
              <w:spacing w:before="60" w:after="60"/>
              <w:ind w:left="0"/>
            </w:pPr>
            <w:r>
              <w:t>Numeric. Integer</w:t>
            </w:r>
          </w:p>
        </w:tc>
        <w:tc>
          <w:tcPr>
            <w:tcW w:w="2117" w:type="pct"/>
          </w:tcPr>
          <w:p w:rsidRPr="00C20AEF" w:rsidR="00DB4FC4" w:rsidP="00DB4FC4" w:rsidRDefault="00DB4FC4" w14:paraId="379FE985" w14:textId="55481DD1">
            <w:pPr>
              <w:pStyle w:val="TabelleFlietext3"/>
              <w:spacing w:before="60" w:after="60"/>
              <w:ind w:left="0"/>
            </w:pPr>
            <w:r>
              <w:t>Sales data - number of delivery requests that were automatically terminated due to timeout or sale by another company.</w:t>
            </w:r>
          </w:p>
        </w:tc>
      </w:tr>
      <w:tr w:rsidRPr="00C20AEF" w:rsidR="00DB4FC4" w:rsidTr="005D5171" w14:paraId="29079ACA" w14:textId="77777777">
        <w:tc>
          <w:tcPr>
            <w:tcW w:w="1362" w:type="pct"/>
            <w:tcBorders>
              <w:top w:val="single" w:color="auto" w:sz="4" w:space="0"/>
            </w:tcBorders>
          </w:tcPr>
          <w:p w:rsidRPr="00C20AEF" w:rsidR="00DB4FC4" w:rsidP="00DB4FC4" w:rsidRDefault="00DB4FC4" w14:paraId="3C64F5D6" w14:textId="2E5CBBD2">
            <w:pPr>
              <w:pStyle w:val="TabelleFlietext3"/>
              <w:spacing w:before="60" w:after="60"/>
              <w:ind w:left="0"/>
            </w:pPr>
            <w:r>
              <w:t>Number of accepted delivery requests</w:t>
            </w:r>
          </w:p>
        </w:tc>
        <w:tc>
          <w:tcPr>
            <w:tcW w:w="528" w:type="pct"/>
            <w:tcBorders>
              <w:top w:val="single" w:color="auto" w:sz="4" w:space="0"/>
            </w:tcBorders>
          </w:tcPr>
          <w:p w:rsidRPr="00C20AEF" w:rsidR="00DB4FC4" w:rsidP="00DB4FC4" w:rsidRDefault="00DB4FC4" w14:paraId="0837E3D1" w14:textId="77777777">
            <w:pPr>
              <w:pStyle w:val="TabelleFlietext3"/>
              <w:spacing w:before="60" w:after="60"/>
              <w:ind w:left="0"/>
            </w:pPr>
            <w:r>
              <w:t>Text field</w:t>
            </w:r>
          </w:p>
        </w:tc>
        <w:tc>
          <w:tcPr>
            <w:tcW w:w="993" w:type="pct"/>
            <w:tcBorders>
              <w:top w:val="single" w:color="auto" w:sz="4" w:space="0"/>
            </w:tcBorders>
          </w:tcPr>
          <w:p w:rsidRPr="00C20AEF" w:rsidR="00DB4FC4" w:rsidP="00DB4FC4" w:rsidRDefault="00DB4FC4" w14:paraId="632B90EE" w14:textId="77777777">
            <w:pPr>
              <w:pStyle w:val="TabelleFlietext3"/>
              <w:spacing w:before="60" w:after="60"/>
              <w:ind w:left="0"/>
            </w:pPr>
            <w:r>
              <w:t>Numeric. Integer</w:t>
            </w:r>
          </w:p>
        </w:tc>
        <w:tc>
          <w:tcPr>
            <w:tcW w:w="2117" w:type="pct"/>
            <w:tcBorders>
              <w:top w:val="single" w:color="auto" w:sz="4" w:space="0"/>
            </w:tcBorders>
          </w:tcPr>
          <w:p w:rsidRPr="00C20AEF" w:rsidR="00DB4FC4" w:rsidP="00DB4FC4" w:rsidRDefault="007C40DF" w14:paraId="1963E9A8" w14:textId="5F31413D">
            <w:pPr>
              <w:pStyle w:val="TabelleFlietext3"/>
              <w:spacing w:before="60" w:after="60"/>
              <w:ind w:left="0"/>
            </w:pPr>
            <w:r>
              <w:t>Sales data - number of delivery requests accepted by the dealer (= items sold). Request accepted and status of the order is "shipped" or "received".</w:t>
            </w:r>
          </w:p>
        </w:tc>
      </w:tr>
      <w:tr w:rsidRPr="00C20AEF" w:rsidR="00DB4FC4" w:rsidTr="005D5171" w14:paraId="712C3FC8" w14:textId="77777777">
        <w:tc>
          <w:tcPr>
            <w:tcW w:w="1362" w:type="pct"/>
          </w:tcPr>
          <w:p w:rsidRPr="00C20AEF" w:rsidR="00DB4FC4" w:rsidP="00DB4FC4" w:rsidRDefault="00DB4FC4" w14:paraId="23C9F92C" w14:textId="577E34A9">
            <w:pPr>
              <w:pStyle w:val="TabelleFlietext3"/>
              <w:spacing w:before="60" w:after="60"/>
              <w:ind w:left="0"/>
            </w:pPr>
            <w:r>
              <w:t>Value based on BLP/VKP</w:t>
            </w:r>
          </w:p>
        </w:tc>
        <w:tc>
          <w:tcPr>
            <w:tcW w:w="528" w:type="pct"/>
          </w:tcPr>
          <w:p w:rsidRPr="00C20AEF" w:rsidR="00DB4FC4" w:rsidP="00DB4FC4" w:rsidRDefault="00DB4FC4" w14:paraId="1668D2E5" w14:textId="77777777">
            <w:pPr>
              <w:pStyle w:val="TabelleFlietext3"/>
              <w:spacing w:before="60" w:after="60"/>
              <w:ind w:left="0"/>
            </w:pPr>
            <w:r>
              <w:t>Text field</w:t>
            </w:r>
          </w:p>
        </w:tc>
        <w:tc>
          <w:tcPr>
            <w:tcW w:w="993" w:type="pct"/>
          </w:tcPr>
          <w:p w:rsidRPr="00C20AEF" w:rsidR="00DB4FC4" w:rsidP="00DB4FC4" w:rsidRDefault="00DB4FC4" w14:paraId="4E6F60B9" w14:textId="77777777">
            <w:pPr>
              <w:pStyle w:val="TabelleFlietext3"/>
              <w:spacing w:before="60" w:after="60"/>
              <w:ind w:left="0"/>
            </w:pPr>
            <w:r>
              <w:t>Price format</w:t>
            </w:r>
          </w:p>
        </w:tc>
        <w:tc>
          <w:tcPr>
            <w:tcW w:w="2117" w:type="pct"/>
          </w:tcPr>
          <w:p w:rsidRPr="00C20AEF" w:rsidR="00DB4FC4" w:rsidP="00DB4FC4" w:rsidRDefault="00DB7940" w14:paraId="21DE88A1" w14:textId="5BA80D9A">
            <w:pPr>
              <w:pStyle w:val="TabelleFlietext3"/>
              <w:spacing w:before="60" w:after="60"/>
              <w:ind w:left="0"/>
            </w:pPr>
            <w:r>
              <w:t>Sales data - value of delivery requests accepted by the dealer (= items sold, number of delivery requests accepted). based on BLP/ VKP (= sales value)</w:t>
            </w:r>
          </w:p>
        </w:tc>
      </w:tr>
      <w:tr w:rsidRPr="00C20AEF" w:rsidR="005D5171" w:rsidTr="005D5171" w14:paraId="472CBBF4" w14:textId="77777777">
        <w:tc>
          <w:tcPr>
            <w:tcW w:w="1362" w:type="pct"/>
          </w:tcPr>
          <w:p w:rsidRPr="00C20AEF" w:rsidR="005D5171" w:rsidP="005D5171" w:rsidRDefault="005D5171" w14:paraId="05D9EDAD" w14:textId="30EA8CD8">
            <w:pPr>
              <w:pStyle w:val="TabelleFlietext3"/>
              <w:spacing w:before="60" w:after="60"/>
              <w:ind w:left="0"/>
            </w:pPr>
            <w:r>
              <w:t>Value based on net price</w:t>
            </w:r>
          </w:p>
        </w:tc>
        <w:tc>
          <w:tcPr>
            <w:tcW w:w="528" w:type="pct"/>
          </w:tcPr>
          <w:p w:rsidRPr="00C20AEF" w:rsidR="005D5171" w:rsidP="005D5171" w:rsidRDefault="005D5171" w14:paraId="147FBCEC" w14:textId="7F64B3B9">
            <w:pPr>
              <w:pStyle w:val="TabelleFlietext3"/>
              <w:spacing w:before="60" w:after="60"/>
              <w:ind w:left="0"/>
            </w:pPr>
            <w:r>
              <w:t>Text field</w:t>
            </w:r>
          </w:p>
        </w:tc>
        <w:tc>
          <w:tcPr>
            <w:tcW w:w="993" w:type="pct"/>
          </w:tcPr>
          <w:p w:rsidRPr="00C20AEF" w:rsidR="005D5171" w:rsidP="005D5171" w:rsidRDefault="005D5171" w14:paraId="037F709F" w14:textId="554FAAB7">
            <w:pPr>
              <w:pStyle w:val="TabelleFlietext3"/>
              <w:spacing w:before="60" w:after="60"/>
              <w:ind w:left="0"/>
            </w:pPr>
            <w:r>
              <w:t>Price format</w:t>
            </w:r>
          </w:p>
        </w:tc>
        <w:tc>
          <w:tcPr>
            <w:tcW w:w="2117" w:type="pct"/>
          </w:tcPr>
          <w:p w:rsidRPr="00C20AEF" w:rsidR="005D5171" w:rsidP="005D5171" w:rsidRDefault="005D5171" w14:paraId="4B1030CB" w14:textId="71A45866">
            <w:pPr>
              <w:pStyle w:val="TabelleFlietext3"/>
              <w:spacing w:before="60" w:after="60"/>
              <w:ind w:left="0"/>
            </w:pPr>
            <w:r>
              <w:t>Sales data - value of delivery requests accepted by the distributor (= sold items, number of accepted delivery requests). based on net price (= BLP/VKP minus discount rate according to discount group)</w:t>
            </w:r>
          </w:p>
        </w:tc>
      </w:tr>
      <w:tr w:rsidRPr="00C20AEF" w:rsidR="005D5171" w:rsidTr="005D5171" w14:paraId="49FD4388" w14:textId="77777777">
        <w:tc>
          <w:tcPr>
            <w:tcW w:w="1362" w:type="pct"/>
          </w:tcPr>
          <w:p w:rsidRPr="00C20AEF" w:rsidR="005D5171" w:rsidP="005D5171" w:rsidRDefault="005D5171" w14:paraId="23026FEC" w14:textId="66B38355">
            <w:pPr>
              <w:pStyle w:val="TabelleFlietext3"/>
              <w:spacing w:before="60" w:after="60"/>
              <w:ind w:left="0"/>
            </w:pPr>
            <w:r>
              <w:lastRenderedPageBreak/>
              <w:t>Value based on D2D Price</w:t>
            </w:r>
          </w:p>
        </w:tc>
        <w:tc>
          <w:tcPr>
            <w:tcW w:w="528" w:type="pct"/>
          </w:tcPr>
          <w:p w:rsidRPr="00C20AEF" w:rsidR="005D5171" w:rsidP="005D5171" w:rsidRDefault="005D5171" w14:paraId="2F8C7119" w14:textId="24553A56">
            <w:pPr>
              <w:pStyle w:val="TabelleFlietext3"/>
              <w:spacing w:before="60" w:after="60"/>
              <w:ind w:left="0"/>
            </w:pPr>
            <w:r>
              <w:t>Text field</w:t>
            </w:r>
          </w:p>
        </w:tc>
        <w:tc>
          <w:tcPr>
            <w:tcW w:w="993" w:type="pct"/>
          </w:tcPr>
          <w:p w:rsidRPr="00C20AEF" w:rsidR="005D5171" w:rsidP="005D5171" w:rsidRDefault="005D5171" w14:paraId="39DBA70C" w14:textId="74ABB946">
            <w:pPr>
              <w:pStyle w:val="TabelleFlietext3"/>
              <w:spacing w:before="60" w:after="60"/>
              <w:ind w:left="0"/>
            </w:pPr>
            <w:r>
              <w:t>Price format</w:t>
            </w:r>
          </w:p>
        </w:tc>
        <w:tc>
          <w:tcPr>
            <w:tcW w:w="2117" w:type="pct"/>
          </w:tcPr>
          <w:p w:rsidRPr="00C20AEF" w:rsidR="005D5171" w:rsidP="005D5171" w:rsidRDefault="005D5171" w14:paraId="3AA43E78" w14:textId="48E0400F">
            <w:pPr>
              <w:pStyle w:val="TabelleFlietext3"/>
              <w:spacing w:before="60" w:after="60"/>
              <w:ind w:left="0"/>
            </w:pPr>
            <w:r>
              <w:t>Sales data - value of delivery requests accepted by the dealer (= items sold, number of delivery requests accepted). based on D2D price (= value incl. handling margin)</w:t>
            </w:r>
          </w:p>
        </w:tc>
      </w:tr>
      <w:tr w:rsidRPr="00C20AEF" w:rsidR="005D5171" w:rsidTr="005D5171" w14:paraId="57F2F941" w14:textId="77777777">
        <w:tc>
          <w:tcPr>
            <w:tcW w:w="1362" w:type="pct"/>
          </w:tcPr>
          <w:p w:rsidRPr="00C20AEF" w:rsidR="005D5171" w:rsidP="005D5171" w:rsidRDefault="005D5171" w14:paraId="30F3B29D" w14:textId="45DB293D">
            <w:pPr>
              <w:pStyle w:val="TabelleFlietext3"/>
              <w:spacing w:before="60" w:after="60"/>
              <w:ind w:left="0"/>
            </w:pPr>
          </w:p>
        </w:tc>
        <w:tc>
          <w:tcPr>
            <w:tcW w:w="528" w:type="pct"/>
          </w:tcPr>
          <w:p w:rsidRPr="00C20AEF" w:rsidR="005D5171" w:rsidP="005D5171" w:rsidRDefault="005D5171" w14:paraId="101807A8" w14:textId="0A324704">
            <w:pPr>
              <w:pStyle w:val="TabelleFlietext3"/>
              <w:spacing w:before="60" w:after="60"/>
              <w:ind w:left="0"/>
            </w:pPr>
          </w:p>
        </w:tc>
        <w:tc>
          <w:tcPr>
            <w:tcW w:w="993" w:type="pct"/>
          </w:tcPr>
          <w:p w:rsidRPr="00C20AEF" w:rsidR="005D5171" w:rsidP="005D5171" w:rsidRDefault="005D5171" w14:paraId="04EA6A9D" w14:textId="19707481">
            <w:pPr>
              <w:pStyle w:val="TabelleFlietext3"/>
              <w:spacing w:before="60" w:after="60"/>
              <w:ind w:left="0"/>
            </w:pPr>
          </w:p>
        </w:tc>
        <w:tc>
          <w:tcPr>
            <w:tcW w:w="2117" w:type="pct"/>
          </w:tcPr>
          <w:p w:rsidRPr="00C20AEF" w:rsidR="005D5171" w:rsidP="005D5171" w:rsidRDefault="005D5171" w14:paraId="3008AD74" w14:textId="0A8E8AD3">
            <w:pPr>
              <w:pStyle w:val="TabelleFlietext3"/>
              <w:spacing w:before="60" w:after="60"/>
              <w:ind w:left="0"/>
            </w:pPr>
          </w:p>
        </w:tc>
      </w:tr>
      <w:tr w:rsidRPr="00C20AEF" w:rsidR="005D5171" w:rsidTr="005D5171" w14:paraId="269C01FF" w14:textId="77777777">
        <w:tc>
          <w:tcPr>
            <w:tcW w:w="1362" w:type="pct"/>
          </w:tcPr>
          <w:p w:rsidRPr="00C20AEF" w:rsidR="005D5171" w:rsidP="005D5171" w:rsidRDefault="005D5171" w14:paraId="1F5122B5" w14:textId="3082B2E2">
            <w:pPr>
              <w:pStyle w:val="TabelleFlietext3"/>
              <w:spacing w:before="60" w:after="60"/>
              <w:ind w:left="0"/>
            </w:pPr>
            <w:r>
              <w:t>Number of orders</w:t>
            </w:r>
          </w:p>
        </w:tc>
        <w:tc>
          <w:tcPr>
            <w:tcW w:w="528" w:type="pct"/>
          </w:tcPr>
          <w:p w:rsidRPr="00C20AEF" w:rsidR="005D5171" w:rsidP="005D5171" w:rsidRDefault="005D5171" w14:paraId="06AD4968" w14:textId="77777777">
            <w:pPr>
              <w:pStyle w:val="TabelleFlietext3"/>
              <w:spacing w:before="60" w:after="60"/>
              <w:ind w:left="0"/>
            </w:pPr>
            <w:r>
              <w:t>Text field</w:t>
            </w:r>
          </w:p>
        </w:tc>
        <w:tc>
          <w:tcPr>
            <w:tcW w:w="993" w:type="pct"/>
          </w:tcPr>
          <w:p w:rsidRPr="00C20AEF" w:rsidR="005D5171" w:rsidP="005D5171" w:rsidRDefault="005D5171" w14:paraId="40E5D17B" w14:textId="77777777">
            <w:pPr>
              <w:pStyle w:val="TabelleFlietext3"/>
              <w:spacing w:before="60" w:after="60"/>
              <w:ind w:left="0"/>
            </w:pPr>
            <w:r>
              <w:t>Numeric. Integer</w:t>
            </w:r>
          </w:p>
        </w:tc>
        <w:tc>
          <w:tcPr>
            <w:tcW w:w="2117" w:type="pct"/>
          </w:tcPr>
          <w:p w:rsidRPr="00C20AEF" w:rsidR="005D5171" w:rsidP="005D5171" w:rsidRDefault="005D5171" w14:paraId="48DA407C" w14:textId="77777777">
            <w:pPr>
              <w:pStyle w:val="TabelleFlietext3"/>
              <w:spacing w:before="60" w:after="60"/>
              <w:ind w:left="0"/>
            </w:pPr>
            <w:r>
              <w:t xml:space="preserve">Purchasing data - number of orders originated by the dealer </w:t>
            </w:r>
          </w:p>
          <w:p w:rsidRPr="00C20AEF" w:rsidR="005D5171" w:rsidP="005D5171" w:rsidRDefault="005D5171" w14:paraId="4BA22616" w14:textId="74CDB020">
            <w:pPr>
              <w:pStyle w:val="TabelleFlietext3"/>
              <w:spacing w:before="60" w:after="60"/>
              <w:ind w:left="0"/>
            </w:pPr>
            <w:r>
              <w:t>Each order is counted as a "1" regardless of whether delivery requests were made to one or 500 potential sellers.</w:t>
            </w:r>
          </w:p>
        </w:tc>
      </w:tr>
      <w:tr w:rsidRPr="00C20AEF" w:rsidR="005D5171" w:rsidTr="005D5171" w14:paraId="1E014D18" w14:textId="77777777">
        <w:tc>
          <w:tcPr>
            <w:tcW w:w="1362" w:type="pct"/>
          </w:tcPr>
          <w:p w:rsidRPr="00C20AEF" w:rsidR="005D5171" w:rsidP="005D5171" w:rsidRDefault="005D5171" w14:paraId="770D1E8A" w14:textId="584C1E3D">
            <w:pPr>
              <w:pStyle w:val="TabelleFlietext3"/>
              <w:spacing w:before="60" w:after="60"/>
              <w:ind w:left="0"/>
            </w:pPr>
            <w:r>
              <w:t>Number of rejected orders</w:t>
            </w:r>
          </w:p>
        </w:tc>
        <w:tc>
          <w:tcPr>
            <w:tcW w:w="528" w:type="pct"/>
          </w:tcPr>
          <w:p w:rsidRPr="00C20AEF" w:rsidR="005D5171" w:rsidP="005D5171" w:rsidRDefault="005D5171" w14:paraId="4D598340" w14:textId="7DA20D38">
            <w:pPr>
              <w:pStyle w:val="TabelleFlietext3"/>
              <w:spacing w:before="60" w:after="60"/>
              <w:ind w:left="0"/>
            </w:pPr>
            <w:r>
              <w:t>Text field</w:t>
            </w:r>
          </w:p>
        </w:tc>
        <w:tc>
          <w:tcPr>
            <w:tcW w:w="993" w:type="pct"/>
          </w:tcPr>
          <w:p w:rsidRPr="00C20AEF" w:rsidR="005D5171" w:rsidP="005D5171" w:rsidRDefault="005D5171" w14:paraId="7E0D1679" w14:textId="4CE21BAC">
            <w:pPr>
              <w:pStyle w:val="TabelleFlietext3"/>
              <w:spacing w:before="60" w:after="60"/>
              <w:ind w:left="0"/>
            </w:pPr>
            <w:r>
              <w:t>Numeric. Integer</w:t>
            </w:r>
          </w:p>
        </w:tc>
        <w:tc>
          <w:tcPr>
            <w:tcW w:w="2117" w:type="pct"/>
          </w:tcPr>
          <w:p w:rsidRPr="00C20AEF" w:rsidR="005D5171" w:rsidP="005D5171" w:rsidRDefault="005D5171" w14:paraId="57241332" w14:textId="1127B0EB">
            <w:pPr>
              <w:pStyle w:val="TabelleFlietext3"/>
              <w:spacing w:before="60" w:after="60"/>
              <w:ind w:left="0"/>
            </w:pPr>
            <w:r>
              <w:t>Purchasing data - number of orders rejected by the dealer (all delivery requests for the order were rejected manually or timeout)</w:t>
            </w:r>
          </w:p>
        </w:tc>
      </w:tr>
      <w:tr w:rsidRPr="00C20AEF" w:rsidR="005D5171" w:rsidTr="005D5171" w14:paraId="1CF07A06" w14:textId="77777777">
        <w:tc>
          <w:tcPr>
            <w:tcW w:w="1362" w:type="pct"/>
          </w:tcPr>
          <w:p w:rsidRPr="00C20AEF" w:rsidR="005D5171" w:rsidP="005D5171" w:rsidRDefault="005D5171" w14:paraId="4D8F2757" w14:textId="40F9B0AA">
            <w:pPr>
              <w:pStyle w:val="TabelleFlietext3"/>
              <w:spacing w:before="60" w:after="60"/>
              <w:ind w:left="0"/>
            </w:pPr>
            <w:r>
              <w:t>Number of cancelled orders</w:t>
            </w:r>
          </w:p>
        </w:tc>
        <w:tc>
          <w:tcPr>
            <w:tcW w:w="528" w:type="pct"/>
          </w:tcPr>
          <w:p w:rsidRPr="00C20AEF" w:rsidR="005D5171" w:rsidP="005D5171" w:rsidRDefault="005D5171" w14:paraId="07E51C89" w14:textId="5B6B6CDE">
            <w:pPr>
              <w:pStyle w:val="TabelleFlietext3"/>
              <w:spacing w:before="60" w:after="60"/>
              <w:ind w:left="0"/>
            </w:pPr>
            <w:r>
              <w:t>Text field</w:t>
            </w:r>
          </w:p>
        </w:tc>
        <w:tc>
          <w:tcPr>
            <w:tcW w:w="993" w:type="pct"/>
          </w:tcPr>
          <w:p w:rsidRPr="00C20AEF" w:rsidR="005D5171" w:rsidP="005D5171" w:rsidRDefault="005D5171" w14:paraId="7B8464C5" w14:textId="433C6B1F">
            <w:pPr>
              <w:pStyle w:val="TabelleFlietext3"/>
              <w:spacing w:before="60" w:after="60"/>
              <w:ind w:left="0"/>
            </w:pPr>
            <w:r>
              <w:t>Numeric. Integer</w:t>
            </w:r>
          </w:p>
        </w:tc>
        <w:tc>
          <w:tcPr>
            <w:tcW w:w="2117" w:type="pct"/>
          </w:tcPr>
          <w:p w:rsidRPr="00C20AEF" w:rsidR="005D5171" w:rsidP="005D5171" w:rsidRDefault="005D5171" w14:paraId="211AD1D4" w14:textId="4F1C6E5E">
            <w:pPr>
              <w:pStyle w:val="TabelleFlietext3"/>
              <w:spacing w:before="60" w:after="60"/>
              <w:ind w:left="0"/>
            </w:pPr>
            <w:r>
              <w:t>Purchasing data - number of orders cancelled by the retailer.</w:t>
            </w:r>
          </w:p>
        </w:tc>
      </w:tr>
      <w:tr w:rsidRPr="00C20AEF" w:rsidR="005D5171" w:rsidTr="005D5171" w14:paraId="75ED8D75" w14:textId="77777777">
        <w:tc>
          <w:tcPr>
            <w:tcW w:w="1362" w:type="pct"/>
          </w:tcPr>
          <w:p w:rsidRPr="00C20AEF" w:rsidR="005D5171" w:rsidP="005D5171" w:rsidRDefault="005D5171" w14:paraId="298A0F05" w14:textId="4CD0586F">
            <w:pPr>
              <w:pStyle w:val="TabelleFlietext3"/>
              <w:spacing w:before="60" w:after="60"/>
              <w:ind w:left="0"/>
            </w:pPr>
            <w:r>
              <w:t>Number of successful orders</w:t>
            </w:r>
          </w:p>
        </w:tc>
        <w:tc>
          <w:tcPr>
            <w:tcW w:w="528" w:type="pct"/>
          </w:tcPr>
          <w:p w:rsidRPr="00C20AEF" w:rsidR="005D5171" w:rsidP="005D5171" w:rsidRDefault="005D5171" w14:paraId="306EFBDF" w14:textId="247960F2">
            <w:pPr>
              <w:pStyle w:val="TabelleFlietext3"/>
              <w:spacing w:before="60" w:after="60"/>
              <w:ind w:left="0"/>
            </w:pPr>
            <w:r>
              <w:t>Text field</w:t>
            </w:r>
          </w:p>
        </w:tc>
        <w:tc>
          <w:tcPr>
            <w:tcW w:w="993" w:type="pct"/>
          </w:tcPr>
          <w:p w:rsidRPr="00C20AEF" w:rsidR="005D5171" w:rsidP="005D5171" w:rsidRDefault="005D5171" w14:paraId="2CC177AC" w14:textId="5F88F8F5">
            <w:pPr>
              <w:pStyle w:val="TabelleFlietext3"/>
              <w:spacing w:before="60" w:after="60"/>
              <w:ind w:left="0"/>
            </w:pPr>
            <w:r>
              <w:t>Numeric. Integer</w:t>
            </w:r>
          </w:p>
        </w:tc>
        <w:tc>
          <w:tcPr>
            <w:tcW w:w="2117" w:type="pct"/>
          </w:tcPr>
          <w:p w:rsidRPr="00C20AEF" w:rsidR="005D5171" w:rsidP="005D5171" w:rsidRDefault="005D5171" w14:paraId="1518DD46" w14:textId="7CE4287E">
            <w:pPr>
              <w:pStyle w:val="TabelleFlietext3"/>
              <w:spacing w:before="60" w:after="60"/>
              <w:ind w:left="0"/>
            </w:pPr>
            <w:r>
              <w:t>Purchasing data - number of orders purchased/successfully placed by the merchant. A delivery request has been accepted and status of the order is "received".</w:t>
            </w:r>
          </w:p>
        </w:tc>
      </w:tr>
      <w:tr w:rsidRPr="00C20AEF" w:rsidR="00881DC8" w:rsidTr="005D5171" w14:paraId="7093BFF6" w14:textId="77777777">
        <w:tc>
          <w:tcPr>
            <w:tcW w:w="1362" w:type="pct"/>
          </w:tcPr>
          <w:p w:rsidRPr="00C20AEF" w:rsidR="00881DC8" w:rsidP="00881DC8" w:rsidRDefault="00881DC8" w14:paraId="06FAB793" w14:textId="3F6E6A16">
            <w:pPr>
              <w:pStyle w:val="TabelleFlietext3"/>
              <w:spacing w:before="60" w:after="60"/>
              <w:ind w:left="0"/>
            </w:pPr>
            <w:r>
              <w:t>Value based on BLP/VKP</w:t>
            </w:r>
          </w:p>
        </w:tc>
        <w:tc>
          <w:tcPr>
            <w:tcW w:w="528" w:type="pct"/>
          </w:tcPr>
          <w:p w:rsidRPr="00C20AEF" w:rsidR="00881DC8" w:rsidP="00881DC8" w:rsidRDefault="00881DC8" w14:paraId="5B612F95" w14:textId="09E8A271">
            <w:pPr>
              <w:pStyle w:val="TabelleFlietext3"/>
              <w:spacing w:before="60" w:after="60"/>
              <w:ind w:left="0"/>
            </w:pPr>
            <w:r>
              <w:t>Text field</w:t>
            </w:r>
          </w:p>
        </w:tc>
        <w:tc>
          <w:tcPr>
            <w:tcW w:w="993" w:type="pct"/>
          </w:tcPr>
          <w:p w:rsidRPr="00C20AEF" w:rsidR="00881DC8" w:rsidP="00881DC8" w:rsidRDefault="00881DC8" w14:paraId="3A6B5546" w14:textId="3CAC715D">
            <w:pPr>
              <w:pStyle w:val="TabelleFlietext3"/>
              <w:spacing w:before="60" w:after="60"/>
              <w:ind w:left="0"/>
            </w:pPr>
            <w:r>
              <w:t>Price format</w:t>
            </w:r>
          </w:p>
        </w:tc>
        <w:tc>
          <w:tcPr>
            <w:tcW w:w="2117" w:type="pct"/>
          </w:tcPr>
          <w:p w:rsidRPr="00C20AEF" w:rsidR="00881DC8" w:rsidP="00881DC8" w:rsidRDefault="00881DC8" w14:paraId="42B338B8" w14:textId="617B32AB">
            <w:pPr>
              <w:pStyle w:val="TabelleFlietext3"/>
              <w:spacing w:before="60" w:after="60"/>
              <w:ind w:left="0"/>
            </w:pPr>
            <w:r>
              <w:t>Purchasing data - value of orders purchased by the dealer based on BLP/ VKP (= sales value)</w:t>
            </w:r>
          </w:p>
        </w:tc>
      </w:tr>
      <w:tr w:rsidRPr="00C20AEF" w:rsidR="00881DC8" w:rsidTr="005D5171" w14:paraId="66128283" w14:textId="77777777">
        <w:tc>
          <w:tcPr>
            <w:tcW w:w="1362" w:type="pct"/>
          </w:tcPr>
          <w:p w:rsidRPr="00C20AEF" w:rsidR="00881DC8" w:rsidP="00881DC8" w:rsidRDefault="00881DC8" w14:paraId="4A054B9C" w14:textId="2DEF5C2A">
            <w:pPr>
              <w:pStyle w:val="TabelleFlietext3"/>
              <w:spacing w:before="60" w:after="60"/>
              <w:ind w:left="0"/>
            </w:pPr>
            <w:r>
              <w:t>Value based on net price</w:t>
            </w:r>
          </w:p>
        </w:tc>
        <w:tc>
          <w:tcPr>
            <w:tcW w:w="528" w:type="pct"/>
          </w:tcPr>
          <w:p w:rsidRPr="00C20AEF" w:rsidR="00881DC8" w:rsidP="00881DC8" w:rsidRDefault="00881DC8" w14:paraId="48326D73" w14:textId="52AF7406">
            <w:pPr>
              <w:pStyle w:val="TabelleFlietext3"/>
              <w:spacing w:before="60" w:after="60"/>
              <w:ind w:left="0"/>
            </w:pPr>
            <w:r>
              <w:t>Text field</w:t>
            </w:r>
          </w:p>
        </w:tc>
        <w:tc>
          <w:tcPr>
            <w:tcW w:w="993" w:type="pct"/>
          </w:tcPr>
          <w:p w:rsidRPr="00C20AEF" w:rsidR="00881DC8" w:rsidP="00881DC8" w:rsidRDefault="00881DC8" w14:paraId="519D9D15" w14:textId="3002EFEF">
            <w:pPr>
              <w:pStyle w:val="TabelleFlietext3"/>
              <w:spacing w:before="60" w:after="60"/>
              <w:ind w:left="0"/>
            </w:pPr>
            <w:r>
              <w:t>Price format</w:t>
            </w:r>
          </w:p>
        </w:tc>
        <w:tc>
          <w:tcPr>
            <w:tcW w:w="2117" w:type="pct"/>
          </w:tcPr>
          <w:p w:rsidRPr="00C20AEF" w:rsidR="00881DC8" w:rsidP="00881DC8" w:rsidRDefault="00881DC8" w14:paraId="26A01356" w14:textId="6BC58D5C">
            <w:pPr>
              <w:pStyle w:val="TabelleFlietext3"/>
              <w:spacing w:before="60" w:after="60"/>
              <w:ind w:left="0"/>
            </w:pPr>
            <w:r>
              <w:t>Purchasing data - value of orders purchased by the distributor based on net price (= BLP/VKP minus discount rate according to discount group)</w:t>
            </w:r>
          </w:p>
        </w:tc>
      </w:tr>
      <w:tr w:rsidRPr="00C20AEF" w:rsidR="00881DC8" w:rsidTr="005D5171" w14:paraId="23B49C41" w14:textId="77777777">
        <w:tc>
          <w:tcPr>
            <w:tcW w:w="1362" w:type="pct"/>
          </w:tcPr>
          <w:p w:rsidRPr="00C20AEF" w:rsidR="00881DC8" w:rsidP="00881DC8" w:rsidRDefault="00881DC8" w14:paraId="6F25C53C" w14:textId="7BBB70EC">
            <w:pPr>
              <w:pStyle w:val="TabelleFlietext3"/>
              <w:spacing w:before="60" w:after="60"/>
              <w:ind w:left="0"/>
            </w:pPr>
            <w:r>
              <w:t>Value based on D2D Price</w:t>
            </w:r>
          </w:p>
        </w:tc>
        <w:tc>
          <w:tcPr>
            <w:tcW w:w="528" w:type="pct"/>
          </w:tcPr>
          <w:p w:rsidRPr="00C20AEF" w:rsidR="00881DC8" w:rsidP="00881DC8" w:rsidRDefault="00881DC8" w14:paraId="170C9359" w14:textId="60E80A6A">
            <w:pPr>
              <w:pStyle w:val="TabelleFlietext3"/>
              <w:spacing w:before="60" w:after="60"/>
              <w:ind w:left="0"/>
            </w:pPr>
            <w:r>
              <w:t>Text field</w:t>
            </w:r>
          </w:p>
        </w:tc>
        <w:tc>
          <w:tcPr>
            <w:tcW w:w="993" w:type="pct"/>
          </w:tcPr>
          <w:p w:rsidRPr="00C20AEF" w:rsidR="00881DC8" w:rsidP="00881DC8" w:rsidRDefault="00881DC8" w14:paraId="587D7D3F" w14:textId="40E467F0">
            <w:pPr>
              <w:pStyle w:val="TabelleFlietext3"/>
              <w:spacing w:before="60" w:after="60"/>
              <w:ind w:left="0"/>
            </w:pPr>
            <w:r>
              <w:t>Price format</w:t>
            </w:r>
          </w:p>
        </w:tc>
        <w:tc>
          <w:tcPr>
            <w:tcW w:w="2117" w:type="pct"/>
          </w:tcPr>
          <w:p w:rsidRPr="00C20AEF" w:rsidR="00881DC8" w:rsidP="00881DC8" w:rsidRDefault="00881DC8" w14:paraId="613AB167" w14:textId="4AEE93F0">
            <w:pPr>
              <w:pStyle w:val="TabelleFlietext3"/>
              <w:spacing w:before="60" w:after="60"/>
              <w:ind w:left="0"/>
            </w:pPr>
            <w:r>
              <w:t>Purchasing data - value of orders purchased by the retailer based on D2D price (= value incl. handling margin)</w:t>
            </w:r>
          </w:p>
        </w:tc>
      </w:tr>
    </w:tbl>
    <w:p w:rsidRPr="00C20AEF" w:rsidR="00A65E43" w:rsidP="00A65E43" w:rsidRDefault="00A65E43" w14:paraId="3D9F2C6F" w14:textId="2A4813EA">
      <w:pPr>
        <w:pStyle w:val="Beschriftung"/>
      </w:pPr>
      <w:bookmarkStart w:name="_Toc98411846" w:id="519"/>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42</w:t>
      </w:r>
      <w:r>
        <w:fldChar w:fldCharType="end"/>
      </w:r>
      <w:r>
        <w:t xml:space="preserve"> - Panel Statistics: Field overview D2D</w:t>
      </w:r>
      <w:bookmarkEnd w:id="519"/>
    </w:p>
    <w:p w:rsidRPr="00C20AEF" w:rsidR="00A65E43" w:rsidP="00234020" w:rsidRDefault="00A65E43" w14:paraId="66DCC8DB" w14:textId="4D00ADDF">
      <w:pPr>
        <w:pStyle w:val="Textkrper"/>
      </w:pPr>
    </w:p>
    <w:p w:rsidRPr="00C20AEF" w:rsidR="00DB7940" w:rsidP="00234020" w:rsidRDefault="00DB7940" w14:paraId="2E1B1E9A" w14:textId="648F11F1">
      <w:pPr>
        <w:pStyle w:val="Textkrper"/>
      </w:pPr>
      <w:r>
        <w:rPr>
          <w:u w:val="single"/>
        </w:rPr>
        <w:t>Annotation:</w:t>
      </w:r>
      <w:r>
        <w:t xml:space="preserve"> All value fields contain the price at BLP or VKP, depending on the setting of the associated trader (in case of sale this is the "own" setting, in case of purchase this is the setting of the respective seller). If the price base is changed during the selected period (from BLP to PPP or vice versa), the result will be a mixed value of BLP and PPP.</w:t>
      </w:r>
    </w:p>
    <w:p w:rsidRPr="00C20AEF" w:rsidR="00234020" w:rsidP="00234020" w:rsidRDefault="00234020" w14:paraId="073B8ECB" w14:textId="2EF930BD">
      <w:pPr>
        <w:pStyle w:val="berschrift2"/>
      </w:pPr>
      <w:bookmarkStart w:name="_Toc252787632" w:id="520"/>
      <w:bookmarkStart w:name="_Toc255461171" w:id="521"/>
      <w:bookmarkStart w:name="_Ref256162547" w:id="522"/>
      <w:bookmarkStart w:name="_Ref17286718" w:id="523"/>
      <w:bookmarkStart w:name="_Toc98411962" w:id="524"/>
      <w:r>
        <w:t>Settings</w:t>
      </w:r>
      <w:bookmarkEnd w:id="520"/>
      <w:bookmarkEnd w:id="521"/>
      <w:bookmarkEnd w:id="522"/>
      <w:bookmarkEnd w:id="523"/>
      <w:bookmarkEnd w:id="524"/>
    </w:p>
    <w:p w:rsidRPr="00C20AEF" w:rsidR="00234020" w:rsidP="00234020" w:rsidRDefault="00234020" w14:paraId="12E1C75C" w14:textId="77777777">
      <w:pPr>
        <w:pStyle w:val="Textkrper"/>
      </w:pPr>
      <w:r>
        <w:t xml:space="preserve">The main </w:t>
      </w:r>
      <w:r>
        <w:rPr>
          <w:i/>
        </w:rPr>
        <w:t>Settings</w:t>
      </w:r>
      <w:r>
        <w:t xml:space="preserve"> panel combines user settings, operational settings and administrative items for STOX. It is divided into subpanels:</w:t>
      </w:r>
    </w:p>
    <w:p w:rsidRPr="00C20AEF" w:rsidR="00234020" w:rsidP="00234020" w:rsidRDefault="00234020" w14:paraId="7AA9BE14" w14:textId="77777777">
      <w:pPr>
        <w:pStyle w:val="AufgezhltmitAbsatz"/>
      </w:pPr>
      <w:r>
        <w:t>Operating data and user settings</w:t>
      </w:r>
    </w:p>
    <w:p w:rsidRPr="00C20AEF" w:rsidR="00234020" w:rsidP="00234020" w:rsidRDefault="00234020" w14:paraId="5CEE052B" w14:textId="4BFC15B5">
      <w:pPr>
        <w:pStyle w:val="AufgezhltmitAbsatz"/>
      </w:pPr>
      <w:r>
        <w:t>Buy and sell settings</w:t>
      </w:r>
    </w:p>
    <w:p w:rsidRPr="00C20AEF" w:rsidR="00234020" w:rsidP="00234020" w:rsidRDefault="00234020" w14:paraId="32491EDC" w14:textId="77777777">
      <w:pPr>
        <w:pStyle w:val="AufgezhltmitAbsatz"/>
      </w:pPr>
      <w:r>
        <w:t>STOX Part Scope and RG Matrix</w:t>
      </w:r>
    </w:p>
    <w:p w:rsidRPr="00C20AEF" w:rsidR="00234020" w:rsidP="00234020" w:rsidRDefault="00234020" w14:paraId="3A31A867" w14:textId="77777777">
      <w:pPr>
        <w:pStyle w:val="AufgezhltmitAbsatz"/>
      </w:pPr>
      <w:r>
        <w:t>Administration</w:t>
      </w:r>
    </w:p>
    <w:p w:rsidRPr="00C20AEF" w:rsidR="000F68E3" w:rsidP="000F68E3" w:rsidRDefault="000F68E3" w14:paraId="1E164007" w14:textId="77777777">
      <w:pPr>
        <w:pStyle w:val="Anforderungsnummer"/>
      </w:pPr>
      <w:r>
        <w:lastRenderedPageBreak/>
        <w:t>Requirement: FKT-GUI-226</w:t>
      </w:r>
    </w:p>
    <w:p w:rsidRPr="00C20AEF" w:rsidR="000F68E3" w:rsidP="000F68E3" w:rsidRDefault="000F68E3" w14:paraId="56A30064" w14:textId="75921C9C">
      <w:pPr>
        <w:pStyle w:val="Anforderungstext"/>
      </w:pPr>
      <w:r>
        <w:t xml:space="preserve">After complete maintenance and storage of all mandatory fields (see </w:t>
      </w:r>
      <w:r w:rsidRPr="00C20AEF" w:rsidR="00A9316A">
        <w:fldChar w:fldCharType="begin"/>
      </w:r>
      <w:r w:rsidRPr="00C20AEF" w:rsidR="00A9316A">
        <w:instrText xml:space="preserve"> REF _Ref257098635 \r \h  \* MERGEFORMAT </w:instrText>
      </w:r>
      <w:r w:rsidRPr="00C20AEF" w:rsidR="00A9316A">
        <w:fldChar w:fldCharType="separate"/>
      </w:r>
      <w:r w:rsidR="000D3A2D">
        <w:t>1.1.1</w:t>
      </w:r>
      <w:r w:rsidRPr="00C20AEF" w:rsidR="00A9316A">
        <w:fldChar w:fldCharType="end"/>
      </w:r>
      <w:r>
        <w:t>) for a location, the system must set the "STOX_INIT" indicator in the site data table (see "</w:t>
      </w:r>
      <w:proofErr w:type="spellStart"/>
      <w:r w:rsidRPr="00C20AEF" w:rsidR="00A9316A">
        <w:fldChar w:fldCharType="begin"/>
      </w:r>
      <w:r w:rsidRPr="00C20AEF" w:rsidR="00A9316A">
        <w:instrText xml:space="preserve"> REF _Ref255551896 \h  \* MERGEFORMAT </w:instrText>
      </w:r>
      <w:r w:rsidRPr="00C20AEF" w:rsidR="00A9316A">
        <w:fldChar w:fldCharType="separate"/>
      </w:r>
      <w:r w:rsidRPr="00C50A59" w:rsidR="000D3A2D">
        <w:t>Aktivierung</w:t>
      </w:r>
      <w:proofErr w:type="spellEnd"/>
      <w:r w:rsidRPr="00C50A59" w:rsidR="000D3A2D">
        <w:t xml:space="preserve"> und </w:t>
      </w:r>
      <w:proofErr w:type="spellStart"/>
      <w:r w:rsidRPr="00C50A59" w:rsidR="000D3A2D">
        <w:t>Freischaltung</w:t>
      </w:r>
      <w:proofErr w:type="spellEnd"/>
      <w:r w:rsidRPr="00C20AEF" w:rsidR="00A9316A">
        <w:fldChar w:fldCharType="end"/>
      </w:r>
      <w:r>
        <w:t>"). After that, the mandatory fields can no longer be deleted, but only changed.</w:t>
      </w:r>
    </w:p>
    <w:p w:rsidRPr="00C20AEF" w:rsidR="0088752D" w:rsidP="0088752D" w:rsidRDefault="0088752D" w14:paraId="4652F0D7" w14:textId="77777777">
      <w:pPr>
        <w:pStyle w:val="Textkrper"/>
      </w:pPr>
    </w:p>
    <w:p w:rsidRPr="00C20AEF" w:rsidR="00CB0C2D" w:rsidP="00CB0C2D" w:rsidRDefault="00CB0C2D" w14:paraId="76EE5340" w14:textId="77777777">
      <w:pPr>
        <w:pStyle w:val="Anforderungsnummer"/>
      </w:pPr>
      <w:r>
        <w:t>Requirement: FKT-GUI-227</w:t>
      </w:r>
    </w:p>
    <w:p w:rsidRPr="00C20AEF" w:rsidR="00CB0C2D" w:rsidP="00CB0C2D" w:rsidRDefault="00CB0C2D" w14:paraId="2FFCB4B7" w14:textId="77777777">
      <w:pPr>
        <w:pStyle w:val="Anforderungstext"/>
      </w:pPr>
      <w:r>
        <w:t xml:space="preserve">In the Operational data and User settings panel, a </w:t>
      </w:r>
      <w:proofErr w:type="spellStart"/>
      <w:r>
        <w:t>textarea</w:t>
      </w:r>
      <w:proofErr w:type="spellEnd"/>
      <w:r>
        <w:t xml:space="preserve"> is provided that contains information about the mandatory fields (text from Daimler AG).</w:t>
      </w:r>
    </w:p>
    <w:p w:rsidRPr="00C20AEF" w:rsidR="00CB0C2D" w:rsidP="0088752D" w:rsidRDefault="00CB0C2D" w14:paraId="0CAD8AB4" w14:textId="77777777">
      <w:pPr>
        <w:pStyle w:val="Textkrper"/>
      </w:pPr>
    </w:p>
    <w:p w:rsidRPr="00C20AEF" w:rsidR="003A740D" w:rsidP="003A740D" w:rsidRDefault="003A740D" w14:paraId="78AED409" w14:textId="77777777">
      <w:pPr>
        <w:pStyle w:val="Anforderungsnummer"/>
      </w:pPr>
      <w:r>
        <w:t>Requirement: FKT-GUI-228</w:t>
      </w:r>
    </w:p>
    <w:p w:rsidRPr="00C20AEF" w:rsidR="003A740D" w:rsidP="003A740D" w:rsidRDefault="003A740D" w14:paraId="66094365" w14:textId="77777777">
      <w:pPr>
        <w:pStyle w:val="Anforderungstext"/>
      </w:pPr>
      <w:r>
        <w:t xml:space="preserve">If changes are made in one of the subpanels and not saved, the user must be notified by message when switching to another main panel, another application or when closing LOGBUS. Via Yes/No/Cancel the user has to decide how to handle/proceed with the changes. </w:t>
      </w:r>
    </w:p>
    <w:p w:rsidRPr="00C20AEF" w:rsidR="003A740D" w:rsidP="0088752D" w:rsidRDefault="003A740D" w14:paraId="0C6B69B6" w14:textId="77777777">
      <w:pPr>
        <w:pStyle w:val="Textkrper"/>
      </w:pPr>
    </w:p>
    <w:p w:rsidRPr="00C20AEF" w:rsidR="00234020" w:rsidP="00234020" w:rsidRDefault="00234020" w14:paraId="0FC333CD" w14:textId="77777777">
      <w:pPr>
        <w:pStyle w:val="Anforderungsnummer"/>
      </w:pPr>
      <w:r>
        <w:t>Requirement: FKT-GUI-229</w:t>
      </w:r>
    </w:p>
    <w:p w:rsidRPr="00C20AEF" w:rsidR="00234020" w:rsidP="00234020" w:rsidRDefault="00234020" w14:paraId="4EA6FA4A" w14:textId="0A431EAA">
      <w:pPr>
        <w:pStyle w:val="Anforderungstext"/>
      </w:pPr>
      <w:r>
        <w:t xml:space="preserve">The system shall provide the subpanels </w:t>
      </w:r>
      <w:r>
        <w:rPr>
          <w:i/>
        </w:rPr>
        <w:t>Operational Data and User Settings</w:t>
      </w:r>
      <w:r>
        <w:t xml:space="preserve">, </w:t>
      </w:r>
      <w:r>
        <w:rPr>
          <w:i/>
        </w:rPr>
        <w:t>Buy and Sell Settings</w:t>
      </w:r>
      <w:r>
        <w:t xml:space="preserve">, </w:t>
      </w:r>
      <w:r>
        <w:rPr>
          <w:i/>
        </w:rPr>
        <w:t xml:space="preserve">STOX Parts Scope and RG Matrix </w:t>
      </w:r>
      <w:r>
        <w:t xml:space="preserve">, and </w:t>
      </w:r>
      <w:r>
        <w:rPr>
          <w:i/>
        </w:rPr>
        <w:t>Administration</w:t>
      </w:r>
      <w:r>
        <w:t xml:space="preserve"> .</w:t>
      </w:r>
    </w:p>
    <w:p w:rsidRPr="00C20AEF" w:rsidR="0088752D" w:rsidP="0088752D" w:rsidRDefault="0088752D" w14:paraId="76DCD946" w14:textId="77777777">
      <w:pPr>
        <w:pStyle w:val="Textkrper"/>
      </w:pPr>
    </w:p>
    <w:p w:rsidRPr="00C20AEF" w:rsidR="00234020" w:rsidP="00234020" w:rsidRDefault="00234020" w14:paraId="11883DF4" w14:textId="77777777">
      <w:pPr>
        <w:pStyle w:val="Anforderungsnummer"/>
      </w:pPr>
      <w:r>
        <w:t>Requirement: FKT-GUI-230</w:t>
      </w:r>
    </w:p>
    <w:p w:rsidRPr="00C20AEF" w:rsidR="00234020" w:rsidP="00234020" w:rsidRDefault="00234020" w14:paraId="32BD864B" w14:textId="77777777">
      <w:pPr>
        <w:pStyle w:val="Anforderungstext"/>
      </w:pPr>
      <w:r>
        <w:t xml:space="preserve">The system must display the subpanels depending on the user role ("L"= read access, "S"= write access, "-"= no access): </w:t>
      </w:r>
    </w:p>
    <w:p w:rsidRPr="00C20AEF" w:rsidR="00BD0EB2" w:rsidP="00BD0EB2" w:rsidRDefault="00BD0EB2" w14:paraId="2BD5BE1E" w14:textId="77777777">
      <w:pPr>
        <w:pStyle w:val="Textkrper"/>
      </w:pPr>
    </w:p>
    <w:tbl>
      <w:tblPr>
        <w:tblW w:w="5001" w:type="pct"/>
        <w:tblBorders>
          <w:top w:val="single" w:color="E20074" w:sz="18" w:space="0"/>
          <w:insideH w:val="single" w:color="auto" w:sz="4" w:space="0"/>
        </w:tblBorders>
        <w:tblLook w:val="01E0" w:firstRow="1" w:lastRow="1" w:firstColumn="1" w:lastColumn="1" w:noHBand="0" w:noVBand="0"/>
      </w:tblPr>
      <w:tblGrid>
        <w:gridCol w:w="3481"/>
        <w:gridCol w:w="1300"/>
        <w:gridCol w:w="1472"/>
        <w:gridCol w:w="1397"/>
        <w:gridCol w:w="1700"/>
      </w:tblGrid>
      <w:tr w:rsidRPr="00C20AEF" w:rsidR="00234020" w:rsidTr="00234020" w14:paraId="4802A2CA" w14:textId="77777777">
        <w:trPr>
          <w:tblHeader/>
        </w:trPr>
        <w:tc>
          <w:tcPr>
            <w:tcW w:w="1861" w:type="pct"/>
            <w:tcBorders>
              <w:top w:val="single" w:color="E20074" w:sz="18" w:space="0"/>
              <w:bottom w:val="single" w:color="auto" w:sz="4" w:space="0"/>
            </w:tcBorders>
            <w:shd w:val="clear" w:color="auto" w:fill="E0E0E0"/>
          </w:tcPr>
          <w:p w:rsidRPr="00C20AEF" w:rsidR="00234020" w:rsidP="00234020" w:rsidRDefault="00234020" w14:paraId="41EB5AB1" w14:textId="77777777">
            <w:pPr>
              <w:pStyle w:val="TableHeading"/>
              <w:keepNext w:val="0"/>
              <w:rPr>
                <w:rStyle w:val="Fett"/>
                <w:b/>
                <w:bCs/>
              </w:rPr>
            </w:pPr>
            <w:r>
              <w:rPr>
                <w:rStyle w:val="Fett"/>
                <w:b/>
              </w:rPr>
              <w:t>Panel / Roll</w:t>
            </w:r>
          </w:p>
        </w:tc>
        <w:tc>
          <w:tcPr>
            <w:tcW w:w="695" w:type="pct"/>
            <w:tcBorders>
              <w:top w:val="single" w:color="E20074" w:sz="18" w:space="0"/>
              <w:bottom w:val="single" w:color="auto" w:sz="4" w:space="0"/>
            </w:tcBorders>
            <w:shd w:val="clear" w:color="auto" w:fill="E0E0E0"/>
          </w:tcPr>
          <w:p w:rsidRPr="00C20AEF" w:rsidR="00234020" w:rsidP="00234020" w:rsidRDefault="0002442B" w14:paraId="7D031150" w14:textId="77777777">
            <w:pPr>
              <w:pStyle w:val="TableHeading"/>
              <w:keepNext w:val="0"/>
              <w:rPr>
                <w:rStyle w:val="Fett"/>
                <w:b/>
                <w:bCs/>
              </w:rPr>
            </w:pPr>
            <w:r>
              <w:rPr>
                <w:rStyle w:val="Fett"/>
                <w:b/>
              </w:rPr>
              <w:t>Retailer</w:t>
            </w:r>
          </w:p>
        </w:tc>
        <w:tc>
          <w:tcPr>
            <w:tcW w:w="787" w:type="pct"/>
            <w:tcBorders>
              <w:top w:val="single" w:color="E20074" w:sz="18" w:space="0"/>
              <w:bottom w:val="single" w:color="auto" w:sz="4" w:space="0"/>
            </w:tcBorders>
            <w:shd w:val="clear" w:color="auto" w:fill="E0E0E0"/>
          </w:tcPr>
          <w:p w:rsidRPr="00C20AEF" w:rsidR="00234020" w:rsidP="00234020" w:rsidRDefault="0002442B" w14:paraId="79BC222B" w14:textId="77777777">
            <w:pPr>
              <w:pStyle w:val="TableHeading"/>
              <w:keepNext w:val="0"/>
              <w:rPr>
                <w:rStyle w:val="Fett"/>
                <w:b/>
                <w:bCs/>
              </w:rPr>
            </w:pPr>
            <w:proofErr w:type="spellStart"/>
            <w:r>
              <w:rPr>
                <w:rStyle w:val="Fett"/>
                <w:b/>
              </w:rPr>
              <w:t>Retaileradmin</w:t>
            </w:r>
            <w:proofErr w:type="spellEnd"/>
          </w:p>
        </w:tc>
        <w:tc>
          <w:tcPr>
            <w:tcW w:w="747" w:type="pct"/>
            <w:tcBorders>
              <w:top w:val="single" w:color="E20074" w:sz="18" w:space="0"/>
              <w:bottom w:val="single" w:color="auto" w:sz="4" w:space="0"/>
            </w:tcBorders>
            <w:shd w:val="clear" w:color="auto" w:fill="E0E0E0"/>
          </w:tcPr>
          <w:p w:rsidRPr="00C20AEF" w:rsidR="00234020" w:rsidP="00234020" w:rsidRDefault="00234020" w14:paraId="4177D26B" w14:textId="77777777">
            <w:pPr>
              <w:pStyle w:val="TableHeading"/>
              <w:keepNext w:val="0"/>
              <w:rPr>
                <w:rStyle w:val="Fett"/>
                <w:b/>
                <w:bCs/>
              </w:rPr>
            </w:pPr>
            <w:proofErr w:type="spellStart"/>
            <w:r>
              <w:rPr>
                <w:rStyle w:val="Fett"/>
                <w:b/>
              </w:rPr>
              <w:t>Marktsteurer</w:t>
            </w:r>
            <w:proofErr w:type="spellEnd"/>
          </w:p>
        </w:tc>
        <w:tc>
          <w:tcPr>
            <w:tcW w:w="909" w:type="pct"/>
            <w:tcBorders>
              <w:top w:val="single" w:color="E20074" w:sz="18" w:space="0"/>
              <w:bottom w:val="single" w:color="auto" w:sz="4" w:space="0"/>
            </w:tcBorders>
            <w:shd w:val="clear" w:color="auto" w:fill="E0E0E0"/>
          </w:tcPr>
          <w:p w:rsidRPr="00C20AEF" w:rsidR="00234020" w:rsidP="00234020" w:rsidRDefault="00234020" w14:paraId="2CD02405" w14:textId="77777777">
            <w:pPr>
              <w:pStyle w:val="TableHeading"/>
              <w:keepNext w:val="0"/>
              <w:rPr>
                <w:rStyle w:val="Fett"/>
                <w:b/>
                <w:bCs/>
              </w:rPr>
            </w:pPr>
            <w:r>
              <w:rPr>
                <w:rStyle w:val="Fett"/>
                <w:b/>
              </w:rPr>
              <w:t>Admin Controller</w:t>
            </w:r>
          </w:p>
        </w:tc>
      </w:tr>
      <w:tr w:rsidRPr="00C20AEF" w:rsidR="00234020" w:rsidTr="00234020" w14:paraId="42BB66FF" w14:textId="77777777">
        <w:tc>
          <w:tcPr>
            <w:tcW w:w="1861" w:type="pct"/>
            <w:tcBorders>
              <w:top w:val="single" w:color="auto" w:sz="4" w:space="0"/>
            </w:tcBorders>
          </w:tcPr>
          <w:p w:rsidRPr="00C20AEF" w:rsidR="00234020" w:rsidP="00234020" w:rsidRDefault="00234020" w14:paraId="282C0A75" w14:textId="77777777">
            <w:pPr>
              <w:pStyle w:val="TabelleFlietext3"/>
              <w:spacing w:before="60" w:after="60"/>
            </w:pPr>
            <w:r>
              <w:t>Operating data and user settings</w:t>
            </w:r>
            <w:r w:rsidRPr="00C20AEF">
              <w:rPr>
                <w:rStyle w:val="Funotenzeichen"/>
              </w:rPr>
              <w:footnoteReference w:id="51"/>
            </w:r>
          </w:p>
        </w:tc>
        <w:tc>
          <w:tcPr>
            <w:tcW w:w="695" w:type="pct"/>
            <w:tcBorders>
              <w:top w:val="single" w:color="auto" w:sz="4" w:space="0"/>
            </w:tcBorders>
          </w:tcPr>
          <w:p w:rsidRPr="00C20AEF" w:rsidR="00234020" w:rsidP="00234020" w:rsidRDefault="00234020" w14:paraId="3C99F3A2" w14:textId="77777777">
            <w:pPr>
              <w:pStyle w:val="TabelleFlietext3"/>
              <w:spacing w:before="60" w:after="60"/>
              <w:jc w:val="center"/>
            </w:pPr>
            <w:r>
              <w:t>L</w:t>
            </w:r>
          </w:p>
        </w:tc>
        <w:tc>
          <w:tcPr>
            <w:tcW w:w="787" w:type="pct"/>
            <w:tcBorders>
              <w:top w:val="single" w:color="auto" w:sz="4" w:space="0"/>
            </w:tcBorders>
          </w:tcPr>
          <w:p w:rsidRPr="00C20AEF" w:rsidR="00234020" w:rsidP="00234020" w:rsidRDefault="00234020" w14:paraId="7924727A" w14:textId="77777777">
            <w:pPr>
              <w:pStyle w:val="TabelleFlietext3"/>
              <w:spacing w:before="60" w:after="60"/>
              <w:jc w:val="center"/>
            </w:pPr>
            <w:r>
              <w:t>S</w:t>
            </w:r>
          </w:p>
        </w:tc>
        <w:tc>
          <w:tcPr>
            <w:tcW w:w="747" w:type="pct"/>
            <w:tcBorders>
              <w:top w:val="single" w:color="auto" w:sz="4" w:space="0"/>
            </w:tcBorders>
          </w:tcPr>
          <w:p w:rsidRPr="00C20AEF" w:rsidR="00234020" w:rsidP="00234020" w:rsidRDefault="00234020" w14:paraId="0648B05B" w14:textId="77777777">
            <w:pPr>
              <w:pStyle w:val="TabelleFlietext3"/>
              <w:spacing w:before="60" w:after="60"/>
              <w:jc w:val="center"/>
            </w:pPr>
            <w:r>
              <w:t>L</w:t>
            </w:r>
          </w:p>
        </w:tc>
        <w:tc>
          <w:tcPr>
            <w:tcW w:w="909" w:type="pct"/>
            <w:tcBorders>
              <w:top w:val="single" w:color="auto" w:sz="4" w:space="0"/>
            </w:tcBorders>
          </w:tcPr>
          <w:p w:rsidRPr="00C20AEF" w:rsidR="00234020" w:rsidP="00234020" w:rsidRDefault="003A740D" w14:paraId="2DA23441" w14:textId="77777777">
            <w:pPr>
              <w:pStyle w:val="TabelleFlietext3"/>
              <w:spacing w:before="60" w:after="60"/>
              <w:jc w:val="center"/>
            </w:pPr>
            <w:r>
              <w:t>S</w:t>
            </w:r>
          </w:p>
        </w:tc>
      </w:tr>
      <w:tr w:rsidRPr="00C20AEF" w:rsidR="00234020" w:rsidTr="00234020" w14:paraId="44D9D64C" w14:textId="77777777">
        <w:tc>
          <w:tcPr>
            <w:tcW w:w="1861" w:type="pct"/>
          </w:tcPr>
          <w:p w:rsidRPr="00C20AEF" w:rsidR="00234020" w:rsidP="00234020" w:rsidRDefault="00234020" w14:paraId="2A6B261F" w14:textId="77777777">
            <w:pPr>
              <w:pStyle w:val="TabelleFlietext3"/>
              <w:spacing w:before="60" w:after="60"/>
            </w:pPr>
            <w:r>
              <w:t>Ver/buy settings</w:t>
            </w:r>
            <w:r w:rsidRPr="00C20AEF" w:rsidR="003A740D">
              <w:rPr>
                <w:rStyle w:val="Funotenzeichen"/>
              </w:rPr>
              <w:footnoteReference w:id="52"/>
            </w:r>
          </w:p>
        </w:tc>
        <w:tc>
          <w:tcPr>
            <w:tcW w:w="695" w:type="pct"/>
          </w:tcPr>
          <w:p w:rsidRPr="00C20AEF" w:rsidR="00234020" w:rsidP="00234020" w:rsidRDefault="003A740D" w14:paraId="6BA232CC" w14:textId="77777777">
            <w:pPr>
              <w:pStyle w:val="TabelleFlietext3"/>
              <w:spacing w:before="60" w:after="60"/>
              <w:jc w:val="center"/>
            </w:pPr>
            <w:r>
              <w:t>(S)</w:t>
            </w:r>
          </w:p>
        </w:tc>
        <w:tc>
          <w:tcPr>
            <w:tcW w:w="787" w:type="pct"/>
          </w:tcPr>
          <w:p w:rsidRPr="00C20AEF" w:rsidR="00234020" w:rsidP="00234020" w:rsidRDefault="00234020" w14:paraId="4883BD83" w14:textId="77777777">
            <w:pPr>
              <w:pStyle w:val="TabelleFlietext3"/>
              <w:spacing w:before="60" w:after="60"/>
              <w:jc w:val="center"/>
            </w:pPr>
            <w:r>
              <w:t>S</w:t>
            </w:r>
          </w:p>
        </w:tc>
        <w:tc>
          <w:tcPr>
            <w:tcW w:w="747" w:type="pct"/>
          </w:tcPr>
          <w:p w:rsidRPr="00C20AEF" w:rsidR="00234020" w:rsidP="00234020" w:rsidRDefault="00234020" w14:paraId="010A18BF" w14:textId="77777777">
            <w:pPr>
              <w:pStyle w:val="TabelleFlietext3"/>
              <w:spacing w:before="60" w:after="60"/>
              <w:jc w:val="center"/>
            </w:pPr>
            <w:r>
              <w:t>L</w:t>
            </w:r>
          </w:p>
        </w:tc>
        <w:tc>
          <w:tcPr>
            <w:tcW w:w="909" w:type="pct"/>
          </w:tcPr>
          <w:p w:rsidRPr="00C20AEF" w:rsidR="00234020" w:rsidP="00234020" w:rsidRDefault="00234020" w14:paraId="7B63F5CE" w14:textId="77777777">
            <w:pPr>
              <w:pStyle w:val="TabelleFlietext3"/>
              <w:spacing w:before="60" w:after="60"/>
              <w:jc w:val="center"/>
            </w:pPr>
            <w:r>
              <w:t>S</w:t>
            </w:r>
          </w:p>
        </w:tc>
      </w:tr>
      <w:tr w:rsidRPr="00C20AEF" w:rsidR="00234020" w:rsidTr="00234020" w14:paraId="244D980C" w14:textId="77777777">
        <w:tc>
          <w:tcPr>
            <w:tcW w:w="1861" w:type="pct"/>
          </w:tcPr>
          <w:p w:rsidRPr="00C20AEF" w:rsidR="00234020" w:rsidP="00234020" w:rsidRDefault="00234020" w14:paraId="73FF0DBA" w14:textId="77777777">
            <w:pPr>
              <w:pStyle w:val="TabelleFlietext3"/>
              <w:spacing w:before="60" w:after="60"/>
            </w:pPr>
            <w:r>
              <w:t>Part size and RG matrix</w:t>
            </w:r>
            <w:r w:rsidRPr="00C20AEF">
              <w:rPr>
                <w:rStyle w:val="Funotenzeichen"/>
              </w:rPr>
              <w:footnoteReference w:id="53"/>
            </w:r>
          </w:p>
        </w:tc>
        <w:tc>
          <w:tcPr>
            <w:tcW w:w="695" w:type="pct"/>
          </w:tcPr>
          <w:p w:rsidRPr="00C20AEF" w:rsidR="00234020" w:rsidP="00234020" w:rsidRDefault="00234020" w14:paraId="1ABE9CE5" w14:textId="77777777">
            <w:pPr>
              <w:pStyle w:val="TabelleFlietext3"/>
              <w:spacing w:before="60" w:after="60"/>
              <w:jc w:val="center"/>
            </w:pPr>
            <w:r>
              <w:t>L</w:t>
            </w:r>
          </w:p>
        </w:tc>
        <w:tc>
          <w:tcPr>
            <w:tcW w:w="787" w:type="pct"/>
          </w:tcPr>
          <w:p w:rsidRPr="00C20AEF" w:rsidR="00234020" w:rsidP="00234020" w:rsidRDefault="00234020" w14:paraId="1D95CEA4" w14:textId="77777777">
            <w:pPr>
              <w:pStyle w:val="TabelleFlietext3"/>
              <w:spacing w:before="60" w:after="60"/>
              <w:jc w:val="center"/>
            </w:pPr>
            <w:r>
              <w:t>(S)</w:t>
            </w:r>
          </w:p>
        </w:tc>
        <w:tc>
          <w:tcPr>
            <w:tcW w:w="747" w:type="pct"/>
          </w:tcPr>
          <w:p w:rsidRPr="00C20AEF" w:rsidR="00234020" w:rsidP="00234020" w:rsidRDefault="00234020" w14:paraId="17252E11" w14:textId="77777777">
            <w:pPr>
              <w:pStyle w:val="TabelleFlietext3"/>
              <w:spacing w:before="60" w:after="60"/>
              <w:jc w:val="center"/>
            </w:pPr>
            <w:r>
              <w:t>L</w:t>
            </w:r>
          </w:p>
        </w:tc>
        <w:tc>
          <w:tcPr>
            <w:tcW w:w="909" w:type="pct"/>
          </w:tcPr>
          <w:p w:rsidRPr="00C20AEF" w:rsidR="00234020" w:rsidP="00234020" w:rsidRDefault="00234020" w14:paraId="0864F668" w14:textId="77777777">
            <w:pPr>
              <w:pStyle w:val="TabelleFlietext3"/>
              <w:spacing w:before="60" w:after="60"/>
              <w:jc w:val="center"/>
            </w:pPr>
            <w:r>
              <w:t>S</w:t>
            </w:r>
          </w:p>
        </w:tc>
      </w:tr>
      <w:tr w:rsidRPr="00C20AEF" w:rsidR="00234020" w:rsidTr="00234020" w14:paraId="33239E6A" w14:textId="77777777">
        <w:tc>
          <w:tcPr>
            <w:tcW w:w="1861" w:type="pct"/>
          </w:tcPr>
          <w:p w:rsidRPr="00C20AEF" w:rsidR="00234020" w:rsidP="00234020" w:rsidRDefault="00234020" w14:paraId="4FCEDAE7" w14:textId="77777777">
            <w:pPr>
              <w:pStyle w:val="TabelleFlietext3"/>
              <w:spacing w:before="60" w:after="60"/>
            </w:pPr>
            <w:r>
              <w:t>Administration</w:t>
            </w:r>
          </w:p>
        </w:tc>
        <w:tc>
          <w:tcPr>
            <w:tcW w:w="695" w:type="pct"/>
          </w:tcPr>
          <w:p w:rsidRPr="00C20AEF" w:rsidR="00234020" w:rsidP="00234020" w:rsidRDefault="00234020" w14:paraId="4DB0A1E4" w14:textId="77777777">
            <w:pPr>
              <w:pStyle w:val="TabelleFlietext3"/>
              <w:spacing w:before="60" w:after="60"/>
              <w:jc w:val="center"/>
            </w:pPr>
            <w:r>
              <w:t>-</w:t>
            </w:r>
          </w:p>
        </w:tc>
        <w:tc>
          <w:tcPr>
            <w:tcW w:w="787" w:type="pct"/>
          </w:tcPr>
          <w:p w:rsidRPr="00C20AEF" w:rsidR="00234020" w:rsidP="00234020" w:rsidRDefault="00234020" w14:paraId="0C3F76BB" w14:textId="77777777">
            <w:pPr>
              <w:pStyle w:val="TabelleFlietext3"/>
              <w:spacing w:before="60" w:after="60"/>
              <w:jc w:val="center"/>
            </w:pPr>
            <w:r>
              <w:t>-</w:t>
            </w:r>
          </w:p>
        </w:tc>
        <w:tc>
          <w:tcPr>
            <w:tcW w:w="747" w:type="pct"/>
          </w:tcPr>
          <w:p w:rsidRPr="00C20AEF" w:rsidR="00234020" w:rsidP="00234020" w:rsidRDefault="00234020" w14:paraId="79BAA1AC" w14:textId="77777777">
            <w:pPr>
              <w:pStyle w:val="TabelleFlietext3"/>
              <w:spacing w:before="60" w:after="60"/>
              <w:jc w:val="center"/>
            </w:pPr>
            <w:r>
              <w:t>-</w:t>
            </w:r>
          </w:p>
        </w:tc>
        <w:tc>
          <w:tcPr>
            <w:tcW w:w="909" w:type="pct"/>
          </w:tcPr>
          <w:p w:rsidRPr="00C20AEF" w:rsidR="00234020" w:rsidP="00234020" w:rsidRDefault="00234020" w14:paraId="07D9371A" w14:textId="77777777">
            <w:pPr>
              <w:pStyle w:val="TabelleFlietext3"/>
              <w:spacing w:before="60" w:after="60"/>
              <w:jc w:val="center"/>
            </w:pPr>
            <w:r>
              <w:t>S</w:t>
            </w:r>
          </w:p>
        </w:tc>
      </w:tr>
    </w:tbl>
    <w:p w:rsidRPr="00C20AEF" w:rsidR="00234020" w:rsidP="00234020" w:rsidRDefault="00234020" w14:paraId="7881044C" w14:textId="7EF23411">
      <w:pPr>
        <w:pStyle w:val="Beschriftung"/>
      </w:pPr>
      <w:bookmarkStart w:name="_Toc255401710" w:id="525"/>
      <w:bookmarkStart w:name="_Toc98411847" w:id="526"/>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43</w:t>
      </w:r>
      <w:r>
        <w:fldChar w:fldCharType="end"/>
      </w:r>
      <w:r>
        <w:t xml:space="preserve"> - Panel settings: Subpanels in dependence of the rolls</w:t>
      </w:r>
      <w:bookmarkEnd w:id="525"/>
      <w:bookmarkEnd w:id="526"/>
      <w:r>
        <w:t xml:space="preserve"> </w:t>
      </w:r>
    </w:p>
    <w:p w:rsidRPr="0087132D" w:rsidR="00234020" w:rsidP="00234020" w:rsidRDefault="00234020" w14:paraId="088ED5DE" w14:textId="77777777">
      <w:pPr>
        <w:pStyle w:val="berschrift3"/>
        <w:rPr>
          <w:highlight w:val="magenta"/>
        </w:rPr>
      </w:pPr>
      <w:bookmarkStart w:name="_Toc252787633" w:id="527"/>
      <w:bookmarkStart w:name="_Toc255461172" w:id="528"/>
      <w:bookmarkStart w:name="_Ref316893446" w:id="529"/>
      <w:bookmarkStart w:name="_Ref316893467" w:id="530"/>
      <w:bookmarkStart w:name="_Ref316893550" w:id="531"/>
      <w:bookmarkStart w:name="_Ref328036972" w:id="532"/>
      <w:bookmarkStart w:name="_Ref17118884" w:id="533"/>
      <w:bookmarkStart w:name="_Ref18568744" w:id="534"/>
      <w:bookmarkStart w:name="_Ref20311289" w:id="535"/>
      <w:bookmarkStart w:name="_Ref37772335" w:id="536"/>
      <w:bookmarkStart w:name="_Ref89152964" w:id="537"/>
      <w:bookmarkStart w:name="_Toc98411963" w:id="538"/>
      <w:r>
        <w:rPr>
          <w:highlight w:val="magenta"/>
        </w:rPr>
        <w:t>Operating data and user settings</w:t>
      </w:r>
      <w:bookmarkEnd w:id="527"/>
      <w:bookmarkEnd w:id="528"/>
      <w:bookmarkEnd w:id="529"/>
      <w:bookmarkEnd w:id="530"/>
      <w:bookmarkEnd w:id="531"/>
      <w:bookmarkEnd w:id="532"/>
      <w:bookmarkEnd w:id="533"/>
      <w:bookmarkEnd w:id="534"/>
      <w:bookmarkEnd w:id="535"/>
      <w:bookmarkEnd w:id="536"/>
      <w:bookmarkEnd w:id="537"/>
      <w:bookmarkEnd w:id="538"/>
    </w:p>
    <w:p w:rsidRPr="00C20AEF" w:rsidR="00234020" w:rsidP="00234020" w:rsidRDefault="00234020" w14:paraId="6AAF5BAB" w14:textId="77777777">
      <w:pPr>
        <w:pStyle w:val="Textkrper"/>
      </w:pPr>
      <w:r>
        <w:t xml:space="preserve">In the </w:t>
      </w:r>
      <w:r>
        <w:rPr>
          <w:i/>
        </w:rPr>
        <w:t>Operating Data and User Settings</w:t>
      </w:r>
      <w:r>
        <w:t xml:space="preserve"> subpanel, the user can edit his addresses and contact information relevant for STOX and specify other operating information relevant for STOX. In addition, the user can define his personal settings.</w:t>
      </w:r>
    </w:p>
    <w:p w:rsidRPr="00C20AEF" w:rsidR="00234020" w:rsidP="00234020" w:rsidRDefault="009C33EB" w14:paraId="645CADE6" w14:textId="77777777">
      <w:pPr>
        <w:pStyle w:val="Textkrper"/>
        <w:keepNext/>
      </w:pPr>
      <w:r>
        <w:rPr>
          <w:noProof/>
        </w:rPr>
        <w:lastRenderedPageBreak/>
        <w:drawing>
          <wp:inline distT="0" distB="0" distL="0" distR="0" wp14:anchorId="02CD014A" wp14:editId="0DB72976">
            <wp:extent cx="5926455" cy="4451350"/>
            <wp:effectExtent l="19050" t="0" r="0" b="0"/>
            <wp:docPr id="73" name="Bild 73"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01"/>
                    <pic:cNvPicPr>
                      <a:picLocks noChangeAspect="1" noChangeArrowheads="1"/>
                    </pic:cNvPicPr>
                  </pic:nvPicPr>
                  <pic:blipFill>
                    <a:blip r:embed="rId92"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C20AEF" w:rsidR="00234020" w:rsidP="00234020" w:rsidRDefault="00234020" w14:paraId="52883748" w14:textId="6B110F09">
      <w:pPr>
        <w:pStyle w:val="Beschriftung"/>
      </w:pPr>
      <w:bookmarkStart w:name="_Toc252787680" w:id="539"/>
      <w:bookmarkStart w:name="_Toc255401670" w:id="540"/>
      <w:bookmarkStart w:name="_Toc98411887" w:id="541"/>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20</w:t>
      </w:r>
      <w:r>
        <w:fldChar w:fldCharType="end"/>
      </w:r>
      <w:r>
        <w:t xml:space="preserve"> - Panel settings: Operating data</w:t>
      </w:r>
      <w:bookmarkEnd w:id="539"/>
      <w:r>
        <w:t xml:space="preserve"> and user settings</w:t>
      </w:r>
      <w:bookmarkEnd w:id="540"/>
      <w:bookmarkEnd w:id="541"/>
    </w:p>
    <w:p w:rsidRPr="00C20AEF" w:rsidR="00234020" w:rsidP="00234020" w:rsidRDefault="00234020" w14:paraId="4EBDA01E" w14:textId="77777777">
      <w:pPr>
        <w:pStyle w:val="SchnelllesetextbergeordneteAussage1"/>
      </w:pPr>
      <w:r>
        <w:t>Operation selection</w:t>
      </w:r>
    </w:p>
    <w:p w:rsidRPr="00C20AEF" w:rsidR="00234020" w:rsidP="00234020" w:rsidRDefault="00234020" w14:paraId="5BB48C5E" w14:textId="77777777">
      <w:pPr>
        <w:pStyle w:val="Anforderungsnummer"/>
      </w:pPr>
      <w:r>
        <w:t>Requirement: FKT-GUI-231</w:t>
      </w:r>
    </w:p>
    <w:p w:rsidRPr="00C20AEF" w:rsidR="00234020" w:rsidP="00234020" w:rsidRDefault="00234020" w14:paraId="3879DA73" w14:textId="77777777">
      <w:pPr>
        <w:pStyle w:val="Anforderungstext"/>
      </w:pPr>
      <w:r>
        <w:t>The system must provide the input fields Country (combo box) and Site (text field, max. 6 digits, numeric).</w:t>
      </w:r>
    </w:p>
    <w:p w:rsidRPr="00C20AEF" w:rsidR="00BD0EB2" w:rsidP="00BD0EB2" w:rsidRDefault="00BD0EB2" w14:paraId="35BE41A0" w14:textId="77777777">
      <w:pPr>
        <w:pStyle w:val="Textkrper"/>
      </w:pPr>
    </w:p>
    <w:p w:rsidRPr="00C20AEF" w:rsidR="00234020" w:rsidP="00234020" w:rsidRDefault="00234020" w14:paraId="5EE8546A" w14:textId="77777777">
      <w:pPr>
        <w:pStyle w:val="Anforderungsnummer"/>
      </w:pPr>
      <w:r>
        <w:t>Requirement: FKT-GUI-232</w:t>
      </w:r>
    </w:p>
    <w:p w:rsidRPr="00C20AEF" w:rsidR="00234020" w:rsidP="00234020" w:rsidRDefault="00234020" w14:paraId="11FB56AE" w14:textId="77777777">
      <w:pPr>
        <w:pStyle w:val="Anforderungstext"/>
      </w:pPr>
      <w:r>
        <w:t xml:space="preserve">If the user confirms his entry in the Operation number field with the </w:t>
      </w:r>
      <w:proofErr w:type="spellStart"/>
      <w:r>
        <w:rPr>
          <w:i/>
        </w:rPr>
        <w:t>Enter</w:t>
      </w:r>
      <w:r>
        <w:t>key</w:t>
      </w:r>
      <w:proofErr w:type="spellEnd"/>
      <w:r>
        <w:t>, the active operation is set and the settings are loaded.</w:t>
      </w:r>
    </w:p>
    <w:p w:rsidRPr="00C20AEF" w:rsidR="00BD0EB2" w:rsidP="00BD0EB2" w:rsidRDefault="00BD0EB2" w14:paraId="72390176" w14:textId="77777777">
      <w:pPr>
        <w:pStyle w:val="Textkrper"/>
      </w:pPr>
    </w:p>
    <w:p w:rsidRPr="00C20AEF" w:rsidR="00234020" w:rsidP="00234020" w:rsidRDefault="00234020" w14:paraId="0FFA0B2C" w14:textId="77777777">
      <w:pPr>
        <w:pStyle w:val="Anforderungsnummer"/>
      </w:pPr>
      <w:r>
        <w:t>Requirement: FKT-GUI-233</w:t>
      </w:r>
    </w:p>
    <w:p w:rsidRPr="00C20AEF" w:rsidR="00234020" w:rsidP="00234020" w:rsidRDefault="00234020" w14:paraId="068B61D7" w14:textId="64ECEA5D">
      <w:pPr>
        <w:pStyle w:val="Anforderungstext"/>
      </w:pPr>
      <w:r>
        <w:t xml:space="preserve">When you click the </w:t>
      </w:r>
      <w:r>
        <w:rPr>
          <w:i/>
        </w:rPr>
        <w:t>Load</w:t>
      </w:r>
      <w:r>
        <w:t xml:space="preserve"> button, the system must set the active mode. The requirements defined at </w:t>
      </w:r>
      <w:r w:rsidRPr="00C20AEF" w:rsidR="00A9316A">
        <w:fldChar w:fldCharType="begin"/>
      </w:r>
      <w:r w:rsidRPr="00C20AEF" w:rsidR="00A9316A">
        <w:instrText xml:space="preserve"> REF _Ref253734448 \r \h  \* MERGEFORMAT </w:instrText>
      </w:r>
      <w:r w:rsidRPr="00C20AEF" w:rsidR="00A9316A">
        <w:fldChar w:fldCharType="separate"/>
      </w:r>
      <w:r w:rsidR="000D3A2D">
        <w:t>4.2.1</w:t>
      </w:r>
      <w:r w:rsidRPr="00C20AEF" w:rsidR="00A9316A">
        <w:fldChar w:fldCharType="end"/>
      </w:r>
      <w:r>
        <w:t xml:space="preserve"> apply here. </w:t>
      </w:r>
    </w:p>
    <w:p w:rsidRPr="00C20AEF" w:rsidR="00BD0EB2" w:rsidP="00BD0EB2" w:rsidRDefault="00BD0EB2" w14:paraId="2C353A31" w14:textId="77777777">
      <w:pPr>
        <w:pStyle w:val="Textkrper"/>
      </w:pPr>
    </w:p>
    <w:p w:rsidRPr="00C20AEF" w:rsidR="00234020" w:rsidP="00234020" w:rsidRDefault="00234020" w14:paraId="11062F6A" w14:textId="77777777">
      <w:pPr>
        <w:pStyle w:val="Anforderungsnummer"/>
      </w:pPr>
      <w:r>
        <w:t>Requirement: FKT-GUI-234</w:t>
      </w:r>
    </w:p>
    <w:p w:rsidRPr="00C20AEF" w:rsidR="00234020" w:rsidP="00234020" w:rsidRDefault="00234020" w14:paraId="35559F2B" w14:textId="77777777">
      <w:pPr>
        <w:pStyle w:val="Anforderungstext"/>
      </w:pPr>
      <w:r>
        <w:t xml:space="preserve">When clicking the </w:t>
      </w:r>
      <w:r>
        <w:rPr>
          <w:i/>
        </w:rPr>
        <w:t>Load</w:t>
      </w:r>
      <w:r>
        <w:t xml:space="preserve"> button, the system must load the settings (STOX relevant operating data for active operation) after successfully setting the operation.</w:t>
      </w:r>
    </w:p>
    <w:p w:rsidRPr="00C20AEF" w:rsidR="00234020" w:rsidP="00234020" w:rsidRDefault="00234020" w14:paraId="30C80E29" w14:textId="088F0777">
      <w:pPr>
        <w:pStyle w:val="SchnelllesetextbergeordneteAussage1"/>
      </w:pPr>
      <w:r>
        <w:t>Field description</w:t>
      </w:r>
    </w:p>
    <w:p w:rsidRPr="00C20AEF" w:rsidR="00234020" w:rsidP="00234020" w:rsidRDefault="00234020" w14:paraId="05D4170F" w14:textId="77777777">
      <w:pPr>
        <w:pStyle w:val="Anforderungsnummer"/>
      </w:pPr>
      <w:r>
        <w:lastRenderedPageBreak/>
        <w:t>Requirement: FKT-GUI-235</w:t>
      </w:r>
    </w:p>
    <w:p w:rsidRPr="00C20AEF" w:rsidR="00234020" w:rsidP="00212050" w:rsidRDefault="00234020" w14:paraId="34855DF6" w14:textId="77777777">
      <w:pPr>
        <w:pStyle w:val="Anforderungstext"/>
      </w:pPr>
      <w:r>
        <w:t>The system must provide and populate the following fields (if data is available). In the table, delivery address is abbreviated as LA and billing address as RA.</w:t>
      </w:r>
    </w:p>
    <w:p w:rsidRPr="00C20AEF" w:rsidR="00BD0EB2" w:rsidP="00BD0EB2" w:rsidRDefault="00BD0EB2" w14:paraId="7B727317" w14:textId="77777777">
      <w:pPr>
        <w:pStyle w:val="Textkrper"/>
      </w:pPr>
    </w:p>
    <w:tbl>
      <w:tblPr>
        <w:tblW w:w="4910" w:type="pct"/>
        <w:tblBorders>
          <w:top w:val="single" w:color="E20074" w:sz="18" w:space="0"/>
          <w:insideH w:val="single" w:color="auto" w:sz="4" w:space="0"/>
        </w:tblBorders>
        <w:tblLook w:val="01E0" w:firstRow="1" w:lastRow="1" w:firstColumn="1" w:lastColumn="1" w:noHBand="0" w:noVBand="0"/>
      </w:tblPr>
      <w:tblGrid>
        <w:gridCol w:w="1984"/>
        <w:gridCol w:w="1135"/>
        <w:gridCol w:w="1063"/>
        <w:gridCol w:w="911"/>
        <w:gridCol w:w="4087"/>
      </w:tblGrid>
      <w:tr w:rsidRPr="00C20AEF" w:rsidR="00234020" w:rsidTr="00E3234F" w14:paraId="00736A0B" w14:textId="77777777">
        <w:trPr>
          <w:tblHeader/>
        </w:trPr>
        <w:tc>
          <w:tcPr>
            <w:tcW w:w="1081" w:type="pct"/>
            <w:tcBorders>
              <w:top w:val="single" w:color="E20074" w:sz="18" w:space="0"/>
              <w:bottom w:val="single" w:color="auto" w:sz="4" w:space="0"/>
            </w:tcBorders>
            <w:shd w:val="clear" w:color="auto" w:fill="E0E0E0"/>
          </w:tcPr>
          <w:p w:rsidRPr="00C20AEF" w:rsidR="00234020" w:rsidP="00BC3C86" w:rsidRDefault="00234020" w14:paraId="70B6398E" w14:textId="77777777">
            <w:pPr>
              <w:pStyle w:val="TableHeading"/>
              <w:keepNext w:val="0"/>
              <w:rPr>
                <w:rStyle w:val="Fett"/>
                <w:b/>
                <w:bCs/>
              </w:rPr>
            </w:pPr>
            <w:r>
              <w:rPr>
                <w:rStyle w:val="Fett"/>
                <w:b/>
              </w:rPr>
              <w:t>Field</w:t>
            </w:r>
          </w:p>
        </w:tc>
        <w:tc>
          <w:tcPr>
            <w:tcW w:w="618" w:type="pct"/>
            <w:tcBorders>
              <w:top w:val="single" w:color="E20074" w:sz="18" w:space="0"/>
              <w:bottom w:val="single" w:color="auto" w:sz="4" w:space="0"/>
            </w:tcBorders>
            <w:shd w:val="clear" w:color="auto" w:fill="E0E0E0"/>
          </w:tcPr>
          <w:p w:rsidRPr="00C20AEF" w:rsidR="00234020" w:rsidP="00BC3C86" w:rsidRDefault="00234020" w14:paraId="19CAF4B3" w14:textId="77777777">
            <w:pPr>
              <w:pStyle w:val="TableHeading"/>
              <w:keepNext w:val="0"/>
              <w:rPr>
                <w:rStyle w:val="Fett"/>
                <w:b/>
                <w:bCs/>
              </w:rPr>
            </w:pPr>
            <w:r>
              <w:rPr>
                <w:rStyle w:val="Fett"/>
                <w:b/>
              </w:rPr>
              <w:t>Element</w:t>
            </w:r>
          </w:p>
        </w:tc>
        <w:tc>
          <w:tcPr>
            <w:tcW w:w="579" w:type="pct"/>
            <w:tcBorders>
              <w:top w:val="single" w:color="E20074" w:sz="18" w:space="0"/>
              <w:bottom w:val="single" w:color="auto" w:sz="4" w:space="0"/>
            </w:tcBorders>
            <w:shd w:val="clear" w:color="auto" w:fill="E0E0E0"/>
          </w:tcPr>
          <w:p w:rsidRPr="00C20AEF" w:rsidR="00234020" w:rsidP="00BC3C86" w:rsidRDefault="00234020" w14:paraId="1A1A3119" w14:textId="77777777">
            <w:pPr>
              <w:pStyle w:val="TableHeading"/>
              <w:keepNext w:val="0"/>
              <w:rPr>
                <w:rStyle w:val="Fett"/>
                <w:b/>
                <w:bCs/>
              </w:rPr>
            </w:pPr>
            <w:r>
              <w:rPr>
                <w:rStyle w:val="Fett"/>
                <w:b/>
              </w:rPr>
              <w:t>Editable</w:t>
            </w:r>
          </w:p>
        </w:tc>
        <w:tc>
          <w:tcPr>
            <w:tcW w:w="496" w:type="pct"/>
            <w:tcBorders>
              <w:top w:val="single" w:color="E20074" w:sz="18" w:space="0"/>
              <w:bottom w:val="single" w:color="auto" w:sz="4" w:space="0"/>
            </w:tcBorders>
            <w:shd w:val="clear" w:color="auto" w:fill="E0E0E0"/>
          </w:tcPr>
          <w:p w:rsidRPr="00C20AEF" w:rsidR="00234020" w:rsidP="00BC3C86" w:rsidRDefault="00234020" w14:paraId="79DA5D27" w14:textId="77777777">
            <w:pPr>
              <w:pStyle w:val="TableHeading"/>
              <w:keepNext w:val="0"/>
              <w:rPr>
                <w:rStyle w:val="Fett"/>
                <w:b/>
                <w:bCs/>
              </w:rPr>
            </w:pPr>
            <w:r>
              <w:rPr>
                <w:rStyle w:val="Fett"/>
                <w:b/>
              </w:rPr>
              <w:t>Format</w:t>
            </w:r>
          </w:p>
        </w:tc>
        <w:tc>
          <w:tcPr>
            <w:tcW w:w="2226" w:type="pct"/>
            <w:tcBorders>
              <w:top w:val="single" w:color="E20074" w:sz="18" w:space="0"/>
              <w:bottom w:val="single" w:color="auto" w:sz="4" w:space="0"/>
            </w:tcBorders>
            <w:shd w:val="clear" w:color="auto" w:fill="E0E0E0"/>
          </w:tcPr>
          <w:p w:rsidRPr="00C20AEF" w:rsidR="00234020" w:rsidP="00BC3C86" w:rsidRDefault="00234020" w14:paraId="49348F8A" w14:textId="77777777">
            <w:pPr>
              <w:pStyle w:val="TableHeading"/>
              <w:keepNext w:val="0"/>
              <w:rPr>
                <w:rStyle w:val="Fett"/>
                <w:b/>
                <w:bCs/>
              </w:rPr>
            </w:pPr>
            <w:r>
              <w:rPr>
                <w:rStyle w:val="Fett"/>
                <w:b/>
              </w:rPr>
              <w:t>Content</w:t>
            </w:r>
          </w:p>
        </w:tc>
      </w:tr>
      <w:tr w:rsidRPr="00C20AEF" w:rsidR="00A418AD" w:rsidTr="00E3234F" w14:paraId="362CA71B" w14:textId="77777777">
        <w:tc>
          <w:tcPr>
            <w:tcW w:w="1081" w:type="pct"/>
          </w:tcPr>
          <w:p w:rsidRPr="00C20AEF" w:rsidR="00A418AD" w:rsidP="00BC3C86" w:rsidRDefault="00A418AD" w14:paraId="3D205634" w14:textId="010793D6">
            <w:pPr>
              <w:pStyle w:val="TabelleFlietext3"/>
              <w:spacing w:before="60" w:after="60"/>
              <w:ind w:left="0"/>
            </w:pPr>
            <w:r>
              <w:t>LA Overwrite</w:t>
            </w:r>
          </w:p>
        </w:tc>
        <w:tc>
          <w:tcPr>
            <w:tcW w:w="618" w:type="pct"/>
          </w:tcPr>
          <w:p w:rsidRPr="00C20AEF" w:rsidR="00A418AD" w:rsidP="00BC3C86" w:rsidRDefault="00A418AD" w14:paraId="1C97F0E5" w14:textId="0BD759A8">
            <w:pPr>
              <w:pStyle w:val="TabelleFlietext3"/>
              <w:spacing w:before="60" w:after="60"/>
              <w:ind w:left="0"/>
            </w:pPr>
            <w:r>
              <w:t>Checkbox</w:t>
            </w:r>
          </w:p>
        </w:tc>
        <w:tc>
          <w:tcPr>
            <w:tcW w:w="579" w:type="pct"/>
          </w:tcPr>
          <w:p w:rsidRPr="00C20AEF" w:rsidR="00A418AD" w:rsidP="00BC3C86" w:rsidRDefault="00A418AD" w14:paraId="0C01392B" w14:textId="7DD450E6">
            <w:pPr>
              <w:pStyle w:val="TabelleFlietext3"/>
              <w:spacing w:before="60" w:after="60"/>
              <w:ind w:left="0"/>
              <w:jc w:val="center"/>
            </w:pPr>
            <w:r>
              <w:t>J</w:t>
            </w:r>
          </w:p>
        </w:tc>
        <w:tc>
          <w:tcPr>
            <w:tcW w:w="496" w:type="pct"/>
          </w:tcPr>
          <w:p w:rsidRPr="00C20AEF" w:rsidR="00A418AD" w:rsidP="00BC3C86" w:rsidRDefault="00A418AD" w14:paraId="25FACE09" w14:textId="55307B9E">
            <w:pPr>
              <w:pStyle w:val="TabelleFlietext3"/>
              <w:spacing w:before="60" w:after="60"/>
              <w:ind w:left="0"/>
            </w:pPr>
            <w:r>
              <w:t>-</w:t>
            </w:r>
          </w:p>
        </w:tc>
        <w:tc>
          <w:tcPr>
            <w:tcW w:w="2226" w:type="pct"/>
          </w:tcPr>
          <w:p w:rsidRPr="00C20AEF" w:rsidR="00A418AD" w:rsidP="00BC3C86" w:rsidRDefault="00A418AD" w14:paraId="21BEF794" w14:textId="43D3E10B">
            <w:pPr>
              <w:pStyle w:val="TabelleFlietext3"/>
              <w:spacing w:before="60" w:after="60"/>
              <w:ind w:left="0"/>
            </w:pPr>
            <w:r>
              <w:t>If enabled, the delivery address can be overwritten. Synchronization with GSSN then no longer takes place</w:t>
            </w:r>
          </w:p>
        </w:tc>
      </w:tr>
      <w:tr w:rsidRPr="00C20AEF" w:rsidR="003A740D" w:rsidTr="00E3234F" w14:paraId="454789D2" w14:textId="77777777">
        <w:tc>
          <w:tcPr>
            <w:tcW w:w="1081" w:type="pct"/>
          </w:tcPr>
          <w:p w:rsidRPr="00C20AEF" w:rsidR="003A740D" w:rsidP="00BC3C86" w:rsidRDefault="003A740D" w14:paraId="162629AB" w14:textId="77777777">
            <w:pPr>
              <w:pStyle w:val="TabelleFlietext3"/>
              <w:spacing w:before="60" w:after="60"/>
              <w:ind w:left="0"/>
            </w:pPr>
            <w:r>
              <w:t>LA Name</w:t>
            </w:r>
          </w:p>
        </w:tc>
        <w:tc>
          <w:tcPr>
            <w:tcW w:w="618" w:type="pct"/>
          </w:tcPr>
          <w:p w:rsidRPr="00C20AEF" w:rsidR="003A740D" w:rsidP="00BC3C86" w:rsidRDefault="003A740D" w14:paraId="51195166" w14:textId="77777777">
            <w:pPr>
              <w:pStyle w:val="TabelleFlietext3"/>
              <w:spacing w:before="60" w:after="60"/>
              <w:ind w:left="0"/>
            </w:pPr>
            <w:r>
              <w:t>Text field</w:t>
            </w:r>
          </w:p>
        </w:tc>
        <w:tc>
          <w:tcPr>
            <w:tcW w:w="579" w:type="pct"/>
          </w:tcPr>
          <w:p w:rsidRPr="00C20AEF" w:rsidR="003A740D" w:rsidP="00BC3C86" w:rsidRDefault="003A740D" w14:paraId="53548C72" w14:textId="77777777">
            <w:pPr>
              <w:pStyle w:val="TabelleFlietext3"/>
              <w:spacing w:before="60" w:after="60"/>
              <w:ind w:left="0"/>
              <w:jc w:val="center"/>
            </w:pPr>
            <w:r>
              <w:t>J</w:t>
            </w:r>
          </w:p>
        </w:tc>
        <w:tc>
          <w:tcPr>
            <w:tcW w:w="496" w:type="pct"/>
          </w:tcPr>
          <w:p w:rsidRPr="00C20AEF" w:rsidR="003A740D" w:rsidP="00BC3C86" w:rsidRDefault="00B639B3" w14:paraId="6D9CDBCF" w14:textId="2F9567F2">
            <w:pPr>
              <w:pStyle w:val="TabelleFlietext3"/>
              <w:spacing w:before="60" w:after="60"/>
              <w:ind w:left="0"/>
            </w:pPr>
            <w:r>
              <w:t>-</w:t>
            </w:r>
          </w:p>
        </w:tc>
        <w:tc>
          <w:tcPr>
            <w:tcW w:w="2226" w:type="pct"/>
          </w:tcPr>
          <w:p w:rsidRPr="00C20AEF" w:rsidR="003A740D" w:rsidP="00BC3C86" w:rsidRDefault="003A740D" w14:paraId="35A991B4" w14:textId="77777777">
            <w:pPr>
              <w:pStyle w:val="TabelleFlietext3"/>
              <w:spacing w:before="60" w:after="60"/>
              <w:ind w:left="0"/>
            </w:pPr>
            <w:r>
              <w:t>Name of the delivery address</w:t>
            </w:r>
          </w:p>
        </w:tc>
      </w:tr>
      <w:tr w:rsidRPr="00C20AEF" w:rsidR="00234020" w:rsidTr="00E3234F" w14:paraId="350591EE" w14:textId="77777777">
        <w:tc>
          <w:tcPr>
            <w:tcW w:w="1081" w:type="pct"/>
          </w:tcPr>
          <w:p w:rsidRPr="00C20AEF" w:rsidR="00234020" w:rsidP="00BC3C86" w:rsidRDefault="00234020" w14:paraId="647F188D" w14:textId="6EE19A59">
            <w:pPr>
              <w:pStyle w:val="TabelleFlietext3"/>
              <w:spacing w:before="60" w:after="60"/>
              <w:ind w:left="0"/>
            </w:pPr>
            <w:r>
              <w:t>LA Street</w:t>
            </w:r>
          </w:p>
        </w:tc>
        <w:tc>
          <w:tcPr>
            <w:tcW w:w="618" w:type="pct"/>
          </w:tcPr>
          <w:p w:rsidRPr="00C20AEF" w:rsidR="00234020" w:rsidP="00BC3C86" w:rsidRDefault="00234020" w14:paraId="7ADDBC33" w14:textId="77777777">
            <w:pPr>
              <w:pStyle w:val="TabelleFlietext3"/>
              <w:spacing w:before="60" w:after="60"/>
              <w:ind w:left="0"/>
            </w:pPr>
            <w:r>
              <w:t>Text field</w:t>
            </w:r>
          </w:p>
        </w:tc>
        <w:tc>
          <w:tcPr>
            <w:tcW w:w="579" w:type="pct"/>
          </w:tcPr>
          <w:p w:rsidRPr="00C20AEF" w:rsidR="00234020" w:rsidP="00BC3C86" w:rsidRDefault="00234020" w14:paraId="2789EEB5" w14:textId="77777777">
            <w:pPr>
              <w:pStyle w:val="TabelleFlietext3"/>
              <w:spacing w:before="60" w:after="60"/>
              <w:ind w:left="0"/>
              <w:jc w:val="center"/>
            </w:pPr>
            <w:r>
              <w:t>J</w:t>
            </w:r>
          </w:p>
        </w:tc>
        <w:tc>
          <w:tcPr>
            <w:tcW w:w="496" w:type="pct"/>
          </w:tcPr>
          <w:p w:rsidRPr="00C20AEF" w:rsidR="00234020" w:rsidP="00BC3C86" w:rsidRDefault="00234020" w14:paraId="71976B18" w14:textId="77777777">
            <w:pPr>
              <w:pStyle w:val="TabelleFlietext3"/>
              <w:spacing w:before="60" w:after="60"/>
              <w:ind w:left="0"/>
            </w:pPr>
            <w:r>
              <w:t>-</w:t>
            </w:r>
          </w:p>
        </w:tc>
        <w:tc>
          <w:tcPr>
            <w:tcW w:w="2226" w:type="pct"/>
          </w:tcPr>
          <w:p w:rsidRPr="00C20AEF" w:rsidR="00234020" w:rsidP="00BC3C86" w:rsidRDefault="009703DC" w14:paraId="58F473A6" w14:textId="147BA6C3">
            <w:pPr>
              <w:pStyle w:val="TabelleFlietext3"/>
              <w:spacing w:before="60" w:after="60"/>
              <w:ind w:left="0"/>
            </w:pPr>
            <w:r>
              <w:t>Street of the delivery address</w:t>
            </w:r>
          </w:p>
        </w:tc>
      </w:tr>
      <w:tr w:rsidRPr="00C20AEF" w:rsidR="00234020" w:rsidTr="00E3234F" w14:paraId="18ABD776" w14:textId="77777777">
        <w:tc>
          <w:tcPr>
            <w:tcW w:w="1081" w:type="pct"/>
          </w:tcPr>
          <w:p w:rsidRPr="00C20AEF" w:rsidR="00234020" w:rsidP="00BC3C86" w:rsidRDefault="00234020" w14:paraId="31BC1D25" w14:textId="77777777">
            <w:pPr>
              <w:pStyle w:val="TabelleFlietext3"/>
              <w:spacing w:before="60" w:after="60"/>
              <w:ind w:left="0"/>
            </w:pPr>
            <w:r>
              <w:t>LA House number</w:t>
            </w:r>
          </w:p>
        </w:tc>
        <w:tc>
          <w:tcPr>
            <w:tcW w:w="618" w:type="pct"/>
          </w:tcPr>
          <w:p w:rsidRPr="00C20AEF" w:rsidR="00234020" w:rsidP="00BC3C86" w:rsidRDefault="00234020" w14:paraId="18B6EB70" w14:textId="77777777">
            <w:pPr>
              <w:pStyle w:val="TabelleFlietext3"/>
              <w:spacing w:before="60" w:after="60"/>
              <w:ind w:left="0"/>
            </w:pPr>
            <w:r>
              <w:t>Text field</w:t>
            </w:r>
          </w:p>
        </w:tc>
        <w:tc>
          <w:tcPr>
            <w:tcW w:w="579" w:type="pct"/>
          </w:tcPr>
          <w:p w:rsidRPr="00C20AEF" w:rsidR="00234020" w:rsidP="00BC3C86" w:rsidRDefault="00234020" w14:paraId="3C72D6BE" w14:textId="77777777">
            <w:pPr>
              <w:pStyle w:val="TabelleFlietext3"/>
              <w:spacing w:before="60" w:after="60"/>
              <w:ind w:left="0"/>
              <w:jc w:val="center"/>
            </w:pPr>
            <w:r>
              <w:t>J</w:t>
            </w:r>
          </w:p>
        </w:tc>
        <w:tc>
          <w:tcPr>
            <w:tcW w:w="496" w:type="pct"/>
          </w:tcPr>
          <w:p w:rsidRPr="00C20AEF" w:rsidR="00234020" w:rsidP="00BC3C86" w:rsidRDefault="00234020" w14:paraId="1CA51390" w14:textId="77777777">
            <w:pPr>
              <w:pStyle w:val="TabelleFlietext3"/>
              <w:spacing w:before="60" w:after="60"/>
              <w:ind w:left="0"/>
            </w:pPr>
            <w:r>
              <w:t>-</w:t>
            </w:r>
          </w:p>
        </w:tc>
        <w:tc>
          <w:tcPr>
            <w:tcW w:w="2226" w:type="pct"/>
          </w:tcPr>
          <w:p w:rsidRPr="00C20AEF" w:rsidR="00234020" w:rsidP="00BC3C86" w:rsidRDefault="00234020" w14:paraId="03EC3B4E" w14:textId="77777777">
            <w:pPr>
              <w:pStyle w:val="TabelleFlietext3"/>
              <w:spacing w:before="60" w:after="60"/>
              <w:ind w:left="0"/>
            </w:pPr>
            <w:r>
              <w:t>House number of the delivery address</w:t>
            </w:r>
          </w:p>
        </w:tc>
      </w:tr>
      <w:tr w:rsidRPr="00C20AEF" w:rsidR="00234020" w:rsidTr="00E3234F" w14:paraId="44FA2822" w14:textId="77777777">
        <w:tc>
          <w:tcPr>
            <w:tcW w:w="1081" w:type="pct"/>
          </w:tcPr>
          <w:p w:rsidRPr="00C20AEF" w:rsidR="00234020" w:rsidP="00BC3C86" w:rsidRDefault="00234020" w14:paraId="13757F38" w14:textId="77777777">
            <w:pPr>
              <w:pStyle w:val="TabelleFlietext3"/>
              <w:spacing w:before="60" w:after="60"/>
              <w:ind w:left="0"/>
            </w:pPr>
            <w:r>
              <w:t>LA POSTCODE</w:t>
            </w:r>
          </w:p>
        </w:tc>
        <w:tc>
          <w:tcPr>
            <w:tcW w:w="618" w:type="pct"/>
          </w:tcPr>
          <w:p w:rsidRPr="00C20AEF" w:rsidR="00234020" w:rsidP="00BC3C86" w:rsidRDefault="00234020" w14:paraId="1D9E4769" w14:textId="77777777">
            <w:pPr>
              <w:pStyle w:val="TabelleFlietext3"/>
              <w:spacing w:before="60" w:after="60"/>
              <w:ind w:left="0"/>
            </w:pPr>
            <w:r>
              <w:t>Text field</w:t>
            </w:r>
          </w:p>
        </w:tc>
        <w:tc>
          <w:tcPr>
            <w:tcW w:w="579" w:type="pct"/>
          </w:tcPr>
          <w:p w:rsidRPr="00C20AEF" w:rsidR="00234020" w:rsidP="00BC3C86" w:rsidRDefault="00234020" w14:paraId="5C26463C" w14:textId="77777777">
            <w:pPr>
              <w:pStyle w:val="TabelleFlietext3"/>
              <w:spacing w:before="60" w:after="60"/>
              <w:ind w:left="0"/>
              <w:jc w:val="center"/>
            </w:pPr>
            <w:r>
              <w:t>J</w:t>
            </w:r>
          </w:p>
        </w:tc>
        <w:tc>
          <w:tcPr>
            <w:tcW w:w="496" w:type="pct"/>
          </w:tcPr>
          <w:p w:rsidRPr="00C20AEF" w:rsidR="00234020" w:rsidP="00BC3C86" w:rsidRDefault="00233B65" w14:paraId="43614363" w14:textId="77777777">
            <w:pPr>
              <w:pStyle w:val="TabelleFlietext3"/>
              <w:spacing w:before="60" w:after="60"/>
              <w:ind w:left="0"/>
            </w:pPr>
            <w:r>
              <w:t>-</w:t>
            </w:r>
          </w:p>
        </w:tc>
        <w:tc>
          <w:tcPr>
            <w:tcW w:w="2226" w:type="pct"/>
          </w:tcPr>
          <w:p w:rsidRPr="00C20AEF" w:rsidR="00234020" w:rsidP="002461D9" w:rsidRDefault="00234020" w14:paraId="056313C5" w14:textId="5D24CF72">
            <w:pPr>
              <w:pStyle w:val="TabelleFlietext3"/>
              <w:spacing w:before="60" w:after="60"/>
              <w:ind w:left="0"/>
            </w:pPr>
            <w:r>
              <w:t>Postal code of the delivery address (alphanumeric)</w:t>
            </w:r>
          </w:p>
        </w:tc>
      </w:tr>
      <w:tr w:rsidRPr="00C20AEF" w:rsidR="00234020" w:rsidTr="00E3234F" w14:paraId="78C12A26" w14:textId="77777777">
        <w:tc>
          <w:tcPr>
            <w:tcW w:w="1081" w:type="pct"/>
          </w:tcPr>
          <w:p w:rsidRPr="00C20AEF" w:rsidR="00234020" w:rsidP="00BC3C86" w:rsidRDefault="00234020" w14:paraId="4BE289B3" w14:textId="77777777">
            <w:pPr>
              <w:pStyle w:val="TabelleFlietext3"/>
              <w:spacing w:before="60" w:after="60"/>
              <w:ind w:left="0"/>
            </w:pPr>
            <w:r>
              <w:t>LA Place</w:t>
            </w:r>
          </w:p>
        </w:tc>
        <w:tc>
          <w:tcPr>
            <w:tcW w:w="618" w:type="pct"/>
          </w:tcPr>
          <w:p w:rsidRPr="00C20AEF" w:rsidR="00234020" w:rsidP="00BC3C86" w:rsidRDefault="00234020" w14:paraId="4CC980B4" w14:textId="77777777">
            <w:pPr>
              <w:pStyle w:val="TabelleFlietext3"/>
              <w:spacing w:before="60" w:after="60"/>
              <w:ind w:left="0"/>
            </w:pPr>
            <w:r>
              <w:t>Text field</w:t>
            </w:r>
          </w:p>
        </w:tc>
        <w:tc>
          <w:tcPr>
            <w:tcW w:w="579" w:type="pct"/>
          </w:tcPr>
          <w:p w:rsidRPr="00C20AEF" w:rsidR="00234020" w:rsidP="00BC3C86" w:rsidRDefault="00234020" w14:paraId="695B49B6" w14:textId="77777777">
            <w:pPr>
              <w:pStyle w:val="TabelleFlietext3"/>
              <w:spacing w:before="60" w:after="60"/>
              <w:ind w:left="0"/>
              <w:jc w:val="center"/>
            </w:pPr>
            <w:r>
              <w:t>J</w:t>
            </w:r>
          </w:p>
        </w:tc>
        <w:tc>
          <w:tcPr>
            <w:tcW w:w="496" w:type="pct"/>
          </w:tcPr>
          <w:p w:rsidRPr="00C20AEF" w:rsidR="00234020" w:rsidP="00BC3C86" w:rsidRDefault="00234020" w14:paraId="6E27C087" w14:textId="77777777">
            <w:pPr>
              <w:pStyle w:val="TabelleFlietext3"/>
              <w:spacing w:before="60" w:after="60"/>
              <w:ind w:left="0"/>
            </w:pPr>
            <w:r>
              <w:t>-</w:t>
            </w:r>
          </w:p>
        </w:tc>
        <w:tc>
          <w:tcPr>
            <w:tcW w:w="2226" w:type="pct"/>
          </w:tcPr>
          <w:p w:rsidRPr="00C20AEF" w:rsidR="00234020" w:rsidP="00BC3C86" w:rsidRDefault="00234020" w14:paraId="0611ED16" w14:textId="77777777">
            <w:pPr>
              <w:pStyle w:val="TabelleFlietext3"/>
              <w:spacing w:before="60" w:after="60"/>
              <w:ind w:left="0"/>
            </w:pPr>
            <w:r>
              <w:t>Place of delivery address</w:t>
            </w:r>
          </w:p>
        </w:tc>
      </w:tr>
      <w:tr w:rsidRPr="00C20AEF" w:rsidR="009703DC" w:rsidTr="00E3234F" w14:paraId="58885127" w14:textId="77777777">
        <w:tc>
          <w:tcPr>
            <w:tcW w:w="1081" w:type="pct"/>
          </w:tcPr>
          <w:p w:rsidRPr="00C20AEF" w:rsidR="009703DC" w:rsidP="00903DF3" w:rsidRDefault="009703DC" w14:paraId="38CB7FC2" w14:textId="04097760">
            <w:pPr>
              <w:pStyle w:val="TabelleFlietext3"/>
              <w:spacing w:before="60" w:after="60"/>
              <w:ind w:left="0"/>
            </w:pPr>
            <w:r>
              <w:t>Different billing address</w:t>
            </w:r>
          </w:p>
        </w:tc>
        <w:tc>
          <w:tcPr>
            <w:tcW w:w="618" w:type="pct"/>
          </w:tcPr>
          <w:p w:rsidRPr="00C20AEF" w:rsidR="009703DC" w:rsidP="00903DF3" w:rsidRDefault="009703DC" w14:paraId="71F0F563" w14:textId="77777777">
            <w:pPr>
              <w:pStyle w:val="TabelleFlietext3"/>
              <w:spacing w:before="60" w:after="60"/>
              <w:ind w:left="0"/>
            </w:pPr>
            <w:r>
              <w:t>Checkbox</w:t>
            </w:r>
          </w:p>
        </w:tc>
        <w:tc>
          <w:tcPr>
            <w:tcW w:w="579" w:type="pct"/>
          </w:tcPr>
          <w:p w:rsidRPr="00C20AEF" w:rsidR="009703DC" w:rsidP="00903DF3" w:rsidRDefault="009703DC" w14:paraId="4402D4D8" w14:textId="77777777">
            <w:pPr>
              <w:pStyle w:val="TabelleFlietext3"/>
              <w:spacing w:before="60" w:after="60"/>
              <w:ind w:left="0"/>
              <w:jc w:val="center"/>
            </w:pPr>
            <w:r>
              <w:t>J</w:t>
            </w:r>
          </w:p>
        </w:tc>
        <w:tc>
          <w:tcPr>
            <w:tcW w:w="496" w:type="pct"/>
          </w:tcPr>
          <w:p w:rsidRPr="00C20AEF" w:rsidR="009703DC" w:rsidP="00903DF3" w:rsidRDefault="009703DC" w14:paraId="3BAC424D" w14:textId="77777777">
            <w:pPr>
              <w:pStyle w:val="TabelleFlietext3"/>
              <w:spacing w:before="60" w:after="60"/>
              <w:ind w:left="0"/>
            </w:pPr>
            <w:r>
              <w:t>-</w:t>
            </w:r>
          </w:p>
        </w:tc>
        <w:tc>
          <w:tcPr>
            <w:tcW w:w="2226" w:type="pct"/>
          </w:tcPr>
          <w:p w:rsidRPr="00C20AEF" w:rsidR="009703DC" w:rsidP="00903DF3" w:rsidRDefault="009703DC" w14:paraId="5A786A06" w14:textId="77777777">
            <w:pPr>
              <w:pStyle w:val="TabelleFlietext3"/>
              <w:spacing w:before="60" w:after="60"/>
              <w:ind w:left="0"/>
            </w:pPr>
            <w:r>
              <w:t>If activated, the billing address can be edited by selecting from the list</w:t>
            </w:r>
          </w:p>
        </w:tc>
      </w:tr>
      <w:tr w:rsidRPr="00C20AEF" w:rsidR="009703DC" w:rsidTr="00E3234F" w14:paraId="2F39FD9F" w14:textId="77777777">
        <w:tc>
          <w:tcPr>
            <w:tcW w:w="1081" w:type="pct"/>
          </w:tcPr>
          <w:p w:rsidRPr="00C20AEF" w:rsidR="009703DC" w:rsidP="009703DC" w:rsidRDefault="009703DC" w14:paraId="2EA12BBB" w14:textId="6B2B0A1E">
            <w:pPr>
              <w:pStyle w:val="TabelleFlietext3"/>
              <w:spacing w:before="60" w:after="60"/>
              <w:ind w:left="0"/>
            </w:pPr>
            <w:r>
              <w:t>RA Operating selection</w:t>
            </w:r>
          </w:p>
        </w:tc>
        <w:tc>
          <w:tcPr>
            <w:tcW w:w="618" w:type="pct"/>
          </w:tcPr>
          <w:p w:rsidRPr="00C20AEF" w:rsidR="009703DC" w:rsidP="009703DC" w:rsidRDefault="009703DC" w14:paraId="781765E5" w14:textId="3D8DB7D9">
            <w:pPr>
              <w:pStyle w:val="TabelleFlietext3"/>
              <w:spacing w:before="60" w:after="60"/>
              <w:ind w:left="0"/>
            </w:pPr>
            <w:proofErr w:type="spellStart"/>
            <w:r>
              <w:t>Combobox</w:t>
            </w:r>
            <w:proofErr w:type="spellEnd"/>
          </w:p>
        </w:tc>
        <w:tc>
          <w:tcPr>
            <w:tcW w:w="579" w:type="pct"/>
          </w:tcPr>
          <w:p w:rsidRPr="00C20AEF" w:rsidR="009703DC" w:rsidP="009703DC" w:rsidRDefault="009703DC" w14:paraId="34ACEE8A" w14:textId="00D2CCDD">
            <w:pPr>
              <w:pStyle w:val="TabelleFlietext3"/>
              <w:spacing w:before="60" w:after="60"/>
              <w:ind w:left="0"/>
              <w:jc w:val="center"/>
            </w:pPr>
            <w:r>
              <w:t>N</w:t>
            </w:r>
          </w:p>
        </w:tc>
        <w:tc>
          <w:tcPr>
            <w:tcW w:w="496" w:type="pct"/>
          </w:tcPr>
          <w:p w:rsidRPr="00C20AEF" w:rsidR="009703DC" w:rsidP="009703DC" w:rsidRDefault="009703DC" w14:paraId="6947F0C8" w14:textId="3209E346">
            <w:pPr>
              <w:pStyle w:val="TabelleFlietext3"/>
              <w:spacing w:before="60" w:after="60"/>
              <w:ind w:left="0"/>
            </w:pPr>
            <w:r>
              <w:t>-</w:t>
            </w:r>
          </w:p>
        </w:tc>
        <w:tc>
          <w:tcPr>
            <w:tcW w:w="2226" w:type="pct"/>
          </w:tcPr>
          <w:p w:rsidRPr="00C20AEF" w:rsidR="009703DC" w:rsidP="009703DC" w:rsidRDefault="009703DC" w14:paraId="2F94540A" w14:textId="64A9136F">
            <w:pPr>
              <w:pStyle w:val="TabelleFlietext3"/>
              <w:spacing w:before="60" w:after="60"/>
              <w:ind w:left="0"/>
            </w:pPr>
            <w:r>
              <w:t xml:space="preserve">All establishments from OrteD2D and </w:t>
            </w:r>
            <w:proofErr w:type="spellStart"/>
            <w:r>
              <w:t>OrteDS</w:t>
            </w:r>
            <w:proofErr w:type="spellEnd"/>
            <w:r>
              <w:t xml:space="preserve"> incl. main and branch establishments (only establishment numbers without wildcards, regardless of establishment status, also GSSN establishments)</w:t>
            </w:r>
          </w:p>
          <w:p w:rsidRPr="00C20AEF" w:rsidR="00BF2F65" w:rsidP="009703DC" w:rsidRDefault="00BF2F65" w14:paraId="49F80325" w14:textId="77777777">
            <w:pPr>
              <w:pStyle w:val="TabelleFlietext3"/>
              <w:spacing w:before="60" w:after="60"/>
              <w:ind w:left="0"/>
            </w:pPr>
            <w:r>
              <w:t>Only from the country of the currently loaded operation</w:t>
            </w:r>
          </w:p>
          <w:p w:rsidRPr="00C20AEF" w:rsidR="00430E2E" w:rsidP="009703DC" w:rsidRDefault="00430E2E" w14:paraId="07ED21E5" w14:textId="35F3287A">
            <w:pPr>
              <w:pStyle w:val="TabelleFlietext3"/>
              <w:spacing w:before="60" w:after="60"/>
              <w:ind w:left="0"/>
            </w:pPr>
            <w:r>
              <w:t>In the case of taxpayers, only the main and branch establishments of the loaded establishment</w:t>
            </w:r>
          </w:p>
        </w:tc>
      </w:tr>
      <w:tr w:rsidRPr="00C20AEF" w:rsidR="009703DC" w:rsidTr="00E3234F" w14:paraId="11D792F0" w14:textId="77777777">
        <w:tc>
          <w:tcPr>
            <w:tcW w:w="1081" w:type="pct"/>
          </w:tcPr>
          <w:p w:rsidRPr="00C20AEF" w:rsidR="009703DC" w:rsidP="009703DC" w:rsidRDefault="009703DC" w14:paraId="257AE6BF" w14:textId="77777777">
            <w:pPr>
              <w:pStyle w:val="TabelleFlietext3"/>
              <w:spacing w:before="60" w:after="60"/>
              <w:ind w:left="0"/>
            </w:pPr>
            <w:r>
              <w:t>RA Name</w:t>
            </w:r>
          </w:p>
        </w:tc>
        <w:tc>
          <w:tcPr>
            <w:tcW w:w="618" w:type="pct"/>
          </w:tcPr>
          <w:p w:rsidRPr="00C20AEF" w:rsidR="009703DC" w:rsidP="009703DC" w:rsidRDefault="009703DC" w14:paraId="76F2F970" w14:textId="77777777">
            <w:pPr>
              <w:pStyle w:val="TabelleFlietext3"/>
              <w:spacing w:before="60" w:after="60"/>
              <w:ind w:left="0"/>
            </w:pPr>
            <w:r>
              <w:t>Text field</w:t>
            </w:r>
          </w:p>
        </w:tc>
        <w:tc>
          <w:tcPr>
            <w:tcW w:w="579" w:type="pct"/>
          </w:tcPr>
          <w:p w:rsidRPr="00C20AEF" w:rsidR="009703DC" w:rsidP="009703DC" w:rsidRDefault="009703DC" w14:paraId="62582589" w14:textId="6E9428FA">
            <w:pPr>
              <w:pStyle w:val="TabelleFlietext3"/>
              <w:spacing w:before="60" w:after="60"/>
              <w:ind w:left="0"/>
              <w:jc w:val="center"/>
            </w:pPr>
            <w:r>
              <w:t>N</w:t>
            </w:r>
          </w:p>
        </w:tc>
        <w:tc>
          <w:tcPr>
            <w:tcW w:w="496" w:type="pct"/>
          </w:tcPr>
          <w:p w:rsidRPr="00C20AEF" w:rsidR="009703DC" w:rsidP="009703DC" w:rsidRDefault="009703DC" w14:paraId="6AA4EFAE" w14:textId="77777777">
            <w:pPr>
              <w:pStyle w:val="TabelleFlietext3"/>
              <w:spacing w:before="60" w:after="60"/>
              <w:ind w:left="0"/>
            </w:pPr>
          </w:p>
        </w:tc>
        <w:tc>
          <w:tcPr>
            <w:tcW w:w="2226" w:type="pct"/>
          </w:tcPr>
          <w:p w:rsidRPr="00C20AEF" w:rsidR="009703DC" w:rsidP="009703DC" w:rsidRDefault="009703DC" w14:paraId="548BCA2A" w14:textId="77777777">
            <w:pPr>
              <w:pStyle w:val="TabelleFlietext3"/>
              <w:spacing w:before="60" w:after="60"/>
              <w:ind w:left="0"/>
            </w:pPr>
            <w:r>
              <w:t>Invoice font name</w:t>
            </w:r>
          </w:p>
        </w:tc>
      </w:tr>
      <w:tr w:rsidRPr="00C20AEF" w:rsidR="009703DC" w:rsidTr="00E3234F" w14:paraId="1A6F2218" w14:textId="77777777">
        <w:tc>
          <w:tcPr>
            <w:tcW w:w="1081" w:type="pct"/>
          </w:tcPr>
          <w:p w:rsidRPr="00C20AEF" w:rsidR="009703DC" w:rsidP="009703DC" w:rsidRDefault="009703DC" w14:paraId="162CC753" w14:textId="5F420D6A">
            <w:pPr>
              <w:pStyle w:val="TabelleFlietext3"/>
              <w:spacing w:before="60" w:after="60"/>
              <w:ind w:left="0"/>
            </w:pPr>
            <w:r>
              <w:t>RA Street</w:t>
            </w:r>
          </w:p>
        </w:tc>
        <w:tc>
          <w:tcPr>
            <w:tcW w:w="618" w:type="pct"/>
          </w:tcPr>
          <w:p w:rsidRPr="00C20AEF" w:rsidR="009703DC" w:rsidP="009703DC" w:rsidRDefault="009703DC" w14:paraId="4EE76F3A" w14:textId="77777777">
            <w:pPr>
              <w:pStyle w:val="TabelleFlietext3"/>
              <w:spacing w:before="60" w:after="60"/>
              <w:ind w:left="0"/>
            </w:pPr>
            <w:r>
              <w:t>Text field</w:t>
            </w:r>
          </w:p>
        </w:tc>
        <w:tc>
          <w:tcPr>
            <w:tcW w:w="579" w:type="pct"/>
          </w:tcPr>
          <w:p w:rsidRPr="00C20AEF" w:rsidR="009703DC" w:rsidP="009703DC" w:rsidRDefault="009703DC" w14:paraId="1FA2E721" w14:textId="44F4FE0C">
            <w:pPr>
              <w:pStyle w:val="TabelleFlietext3"/>
              <w:spacing w:before="60" w:after="60"/>
              <w:ind w:left="0"/>
              <w:jc w:val="center"/>
            </w:pPr>
            <w:r>
              <w:t>N</w:t>
            </w:r>
          </w:p>
        </w:tc>
        <w:tc>
          <w:tcPr>
            <w:tcW w:w="496" w:type="pct"/>
          </w:tcPr>
          <w:p w:rsidRPr="00C20AEF" w:rsidR="009703DC" w:rsidP="009703DC" w:rsidRDefault="009703DC" w14:paraId="47899569" w14:textId="77777777">
            <w:pPr>
              <w:pStyle w:val="TabelleFlietext3"/>
              <w:spacing w:before="60" w:after="60"/>
              <w:ind w:left="0"/>
            </w:pPr>
            <w:r>
              <w:t>-</w:t>
            </w:r>
          </w:p>
        </w:tc>
        <w:tc>
          <w:tcPr>
            <w:tcW w:w="2226" w:type="pct"/>
          </w:tcPr>
          <w:p w:rsidRPr="00C20AEF" w:rsidR="009703DC" w:rsidP="009703DC" w:rsidRDefault="009703DC" w14:paraId="0435AE5F" w14:textId="329F6C36">
            <w:pPr>
              <w:pStyle w:val="TabelleFlietext3"/>
              <w:spacing w:before="60" w:after="60"/>
              <w:ind w:left="0"/>
            </w:pPr>
            <w:r>
              <w:t>Invoice font street</w:t>
            </w:r>
          </w:p>
        </w:tc>
      </w:tr>
      <w:tr w:rsidRPr="00C20AEF" w:rsidR="009703DC" w:rsidTr="00E3234F" w14:paraId="67C545EB" w14:textId="77777777">
        <w:tc>
          <w:tcPr>
            <w:tcW w:w="1081" w:type="pct"/>
          </w:tcPr>
          <w:p w:rsidRPr="00C20AEF" w:rsidR="009703DC" w:rsidP="009703DC" w:rsidRDefault="009703DC" w14:paraId="347BB34F" w14:textId="77777777">
            <w:pPr>
              <w:pStyle w:val="TabelleFlietext3"/>
              <w:spacing w:before="60" w:after="60"/>
              <w:ind w:left="0"/>
            </w:pPr>
            <w:r>
              <w:t>RA House number</w:t>
            </w:r>
          </w:p>
        </w:tc>
        <w:tc>
          <w:tcPr>
            <w:tcW w:w="618" w:type="pct"/>
          </w:tcPr>
          <w:p w:rsidRPr="00C20AEF" w:rsidR="009703DC" w:rsidP="009703DC" w:rsidRDefault="009703DC" w14:paraId="089AA735" w14:textId="77777777">
            <w:pPr>
              <w:pStyle w:val="TabelleFlietext3"/>
              <w:spacing w:before="60" w:after="60"/>
              <w:ind w:left="0"/>
            </w:pPr>
            <w:r>
              <w:t>Text field</w:t>
            </w:r>
          </w:p>
        </w:tc>
        <w:tc>
          <w:tcPr>
            <w:tcW w:w="579" w:type="pct"/>
          </w:tcPr>
          <w:p w:rsidRPr="00C20AEF" w:rsidR="009703DC" w:rsidP="009703DC" w:rsidRDefault="009703DC" w14:paraId="300D5700" w14:textId="05C2FCB0">
            <w:pPr>
              <w:pStyle w:val="TabelleFlietext3"/>
              <w:spacing w:before="60" w:after="60"/>
              <w:ind w:left="0"/>
              <w:jc w:val="center"/>
            </w:pPr>
            <w:r>
              <w:t>N</w:t>
            </w:r>
          </w:p>
        </w:tc>
        <w:tc>
          <w:tcPr>
            <w:tcW w:w="496" w:type="pct"/>
          </w:tcPr>
          <w:p w:rsidRPr="00C20AEF" w:rsidR="009703DC" w:rsidP="009703DC" w:rsidRDefault="009703DC" w14:paraId="0ACF5E10" w14:textId="77777777">
            <w:pPr>
              <w:pStyle w:val="TabelleFlietext3"/>
              <w:spacing w:before="60" w:after="60"/>
              <w:ind w:left="0"/>
            </w:pPr>
            <w:r>
              <w:t>-</w:t>
            </w:r>
          </w:p>
        </w:tc>
        <w:tc>
          <w:tcPr>
            <w:tcW w:w="2226" w:type="pct"/>
          </w:tcPr>
          <w:p w:rsidRPr="00C20AEF" w:rsidR="009703DC" w:rsidP="009703DC" w:rsidRDefault="009703DC" w14:paraId="50585517" w14:textId="77777777">
            <w:pPr>
              <w:pStyle w:val="TabelleFlietext3"/>
              <w:spacing w:before="60" w:after="60"/>
              <w:ind w:left="0"/>
            </w:pPr>
            <w:r>
              <w:t>House number of the invoice font</w:t>
            </w:r>
          </w:p>
        </w:tc>
      </w:tr>
      <w:tr w:rsidRPr="00C20AEF" w:rsidR="009703DC" w:rsidTr="00E3234F" w14:paraId="7E86C519" w14:textId="77777777">
        <w:tc>
          <w:tcPr>
            <w:tcW w:w="1081" w:type="pct"/>
          </w:tcPr>
          <w:p w:rsidRPr="00C20AEF" w:rsidR="009703DC" w:rsidP="009703DC" w:rsidRDefault="009703DC" w14:paraId="16183E29" w14:textId="77777777">
            <w:pPr>
              <w:pStyle w:val="TabelleFlietext3"/>
              <w:spacing w:before="60" w:after="60"/>
              <w:ind w:left="0"/>
            </w:pPr>
            <w:r>
              <w:t>RA POSTCODE</w:t>
            </w:r>
          </w:p>
        </w:tc>
        <w:tc>
          <w:tcPr>
            <w:tcW w:w="618" w:type="pct"/>
          </w:tcPr>
          <w:p w:rsidRPr="00C20AEF" w:rsidR="009703DC" w:rsidP="009703DC" w:rsidRDefault="009703DC" w14:paraId="3B15730D" w14:textId="77777777">
            <w:pPr>
              <w:pStyle w:val="TabelleFlietext3"/>
              <w:spacing w:before="60" w:after="60"/>
              <w:ind w:left="0"/>
            </w:pPr>
            <w:r>
              <w:t>Text field</w:t>
            </w:r>
          </w:p>
        </w:tc>
        <w:tc>
          <w:tcPr>
            <w:tcW w:w="579" w:type="pct"/>
          </w:tcPr>
          <w:p w:rsidRPr="00C20AEF" w:rsidR="009703DC" w:rsidP="009703DC" w:rsidRDefault="009703DC" w14:paraId="40EB907D" w14:textId="246495C0">
            <w:pPr>
              <w:pStyle w:val="TabelleFlietext3"/>
              <w:spacing w:before="60" w:after="60"/>
              <w:ind w:left="0"/>
              <w:jc w:val="center"/>
            </w:pPr>
            <w:r>
              <w:t>N</w:t>
            </w:r>
          </w:p>
        </w:tc>
        <w:tc>
          <w:tcPr>
            <w:tcW w:w="496" w:type="pct"/>
          </w:tcPr>
          <w:p w:rsidRPr="00C20AEF" w:rsidR="009703DC" w:rsidP="009703DC" w:rsidRDefault="009703DC" w14:paraId="2812F24A" w14:textId="77777777">
            <w:pPr>
              <w:pStyle w:val="TabelleFlietext3"/>
              <w:spacing w:before="60" w:after="60"/>
              <w:ind w:left="0"/>
            </w:pPr>
            <w:r>
              <w:t>-</w:t>
            </w:r>
          </w:p>
        </w:tc>
        <w:tc>
          <w:tcPr>
            <w:tcW w:w="2226" w:type="pct"/>
          </w:tcPr>
          <w:p w:rsidRPr="00C20AEF" w:rsidR="009703DC" w:rsidP="009703DC" w:rsidRDefault="009703DC" w14:paraId="79E5C36A" w14:textId="77777777">
            <w:pPr>
              <w:pStyle w:val="TabelleFlietext3"/>
              <w:spacing w:before="60" w:after="60"/>
              <w:ind w:left="0"/>
            </w:pPr>
            <w:r>
              <w:t>Zip code of the invoice font</w:t>
            </w:r>
          </w:p>
        </w:tc>
      </w:tr>
      <w:tr w:rsidRPr="00C20AEF" w:rsidR="009703DC" w:rsidTr="00E3234F" w14:paraId="64C63CC5" w14:textId="77777777">
        <w:tc>
          <w:tcPr>
            <w:tcW w:w="1081" w:type="pct"/>
          </w:tcPr>
          <w:p w:rsidRPr="00C20AEF" w:rsidR="009703DC" w:rsidP="009703DC" w:rsidRDefault="009703DC" w14:paraId="13443936" w14:textId="77777777">
            <w:pPr>
              <w:pStyle w:val="TabelleFlietext3"/>
              <w:spacing w:before="60" w:after="60"/>
              <w:ind w:left="0"/>
            </w:pPr>
            <w:r>
              <w:t>RA Place</w:t>
            </w:r>
          </w:p>
        </w:tc>
        <w:tc>
          <w:tcPr>
            <w:tcW w:w="618" w:type="pct"/>
          </w:tcPr>
          <w:p w:rsidRPr="00C20AEF" w:rsidR="009703DC" w:rsidP="009703DC" w:rsidRDefault="009703DC" w14:paraId="3B537A19" w14:textId="77777777">
            <w:pPr>
              <w:pStyle w:val="TabelleFlietext3"/>
              <w:spacing w:before="60" w:after="60"/>
              <w:ind w:left="0"/>
            </w:pPr>
            <w:r>
              <w:t>Text field</w:t>
            </w:r>
          </w:p>
        </w:tc>
        <w:tc>
          <w:tcPr>
            <w:tcW w:w="579" w:type="pct"/>
          </w:tcPr>
          <w:p w:rsidRPr="00C20AEF" w:rsidR="009703DC" w:rsidP="009703DC" w:rsidRDefault="009703DC" w14:paraId="0C7FF4BD" w14:textId="41D1A7DD">
            <w:pPr>
              <w:pStyle w:val="TabelleFlietext3"/>
              <w:spacing w:before="60" w:after="60"/>
              <w:ind w:left="0"/>
              <w:jc w:val="center"/>
            </w:pPr>
            <w:r>
              <w:t>N</w:t>
            </w:r>
          </w:p>
        </w:tc>
        <w:tc>
          <w:tcPr>
            <w:tcW w:w="496" w:type="pct"/>
          </w:tcPr>
          <w:p w:rsidRPr="00C20AEF" w:rsidR="009703DC" w:rsidP="009703DC" w:rsidRDefault="009703DC" w14:paraId="23DCC077" w14:textId="77777777">
            <w:pPr>
              <w:pStyle w:val="TabelleFlietext3"/>
              <w:spacing w:before="60" w:after="60"/>
              <w:ind w:left="0"/>
            </w:pPr>
            <w:r>
              <w:t>-</w:t>
            </w:r>
          </w:p>
        </w:tc>
        <w:tc>
          <w:tcPr>
            <w:tcW w:w="2226" w:type="pct"/>
          </w:tcPr>
          <w:p w:rsidRPr="00C20AEF" w:rsidR="009703DC" w:rsidP="009703DC" w:rsidRDefault="009703DC" w14:paraId="66D06BD8" w14:textId="77777777">
            <w:pPr>
              <w:pStyle w:val="TabelleFlietext3"/>
              <w:spacing w:before="60" w:after="60"/>
              <w:ind w:left="0"/>
            </w:pPr>
            <w:r>
              <w:t>Place of invoice writing</w:t>
            </w:r>
          </w:p>
        </w:tc>
      </w:tr>
      <w:tr w:rsidRPr="00C20AEF" w:rsidR="009703DC" w:rsidTr="00E3234F" w14:paraId="44890DCA" w14:textId="77777777">
        <w:tc>
          <w:tcPr>
            <w:tcW w:w="1081" w:type="pct"/>
          </w:tcPr>
          <w:p w:rsidRPr="00C20AEF" w:rsidR="009703DC" w:rsidP="009703DC" w:rsidRDefault="009703DC" w14:paraId="16C59F7B" w14:textId="77777777">
            <w:pPr>
              <w:pStyle w:val="TabelleFlietext3"/>
              <w:spacing w:before="60" w:after="60"/>
              <w:ind w:left="0"/>
            </w:pPr>
            <w:r>
              <w:t>VAT ID</w:t>
            </w:r>
          </w:p>
        </w:tc>
        <w:tc>
          <w:tcPr>
            <w:tcW w:w="618" w:type="pct"/>
          </w:tcPr>
          <w:p w:rsidRPr="00C20AEF" w:rsidR="009703DC" w:rsidP="009703DC" w:rsidRDefault="009703DC" w14:paraId="3683F7F8" w14:textId="77777777">
            <w:pPr>
              <w:pStyle w:val="TabelleFlietext3"/>
              <w:spacing w:before="60" w:after="60"/>
              <w:ind w:left="0"/>
            </w:pPr>
            <w:r>
              <w:t>Text field</w:t>
            </w:r>
          </w:p>
        </w:tc>
        <w:tc>
          <w:tcPr>
            <w:tcW w:w="579" w:type="pct"/>
          </w:tcPr>
          <w:p w:rsidRPr="00C20AEF" w:rsidR="009703DC" w:rsidP="009703DC" w:rsidRDefault="009703DC" w14:paraId="7FCCA71A" w14:textId="77777777">
            <w:pPr>
              <w:pStyle w:val="TabelleFlietext3"/>
              <w:spacing w:before="60" w:after="60"/>
              <w:ind w:left="0"/>
              <w:jc w:val="center"/>
            </w:pPr>
            <w:r>
              <w:t>J</w:t>
            </w:r>
          </w:p>
        </w:tc>
        <w:tc>
          <w:tcPr>
            <w:tcW w:w="496" w:type="pct"/>
          </w:tcPr>
          <w:p w:rsidRPr="00C20AEF" w:rsidR="009703DC" w:rsidP="009703DC" w:rsidRDefault="009703DC" w14:paraId="6933919F" w14:textId="77777777">
            <w:pPr>
              <w:pStyle w:val="TabelleFlietext3"/>
              <w:spacing w:before="60" w:after="60"/>
              <w:ind w:left="0"/>
            </w:pPr>
            <w:r>
              <w:t>-</w:t>
            </w:r>
          </w:p>
        </w:tc>
        <w:tc>
          <w:tcPr>
            <w:tcW w:w="2226" w:type="pct"/>
          </w:tcPr>
          <w:p w:rsidRPr="00C20AEF" w:rsidR="009703DC" w:rsidP="009703DC" w:rsidRDefault="009703DC" w14:paraId="7A66604B" w14:textId="77777777">
            <w:pPr>
              <w:pStyle w:val="TabelleFlietext3"/>
              <w:spacing w:before="60" w:after="60"/>
              <w:ind w:left="0"/>
            </w:pPr>
            <w:r>
              <w:t>Sales tax ID (account information)</w:t>
            </w:r>
          </w:p>
        </w:tc>
      </w:tr>
      <w:tr w:rsidRPr="00C20AEF" w:rsidR="009703DC" w:rsidTr="00E3234F" w14:paraId="4ABEFE02" w14:textId="77777777">
        <w:tc>
          <w:tcPr>
            <w:tcW w:w="1081" w:type="pct"/>
          </w:tcPr>
          <w:p w:rsidRPr="00C20AEF" w:rsidR="009703DC" w:rsidP="009703DC" w:rsidRDefault="009703DC" w14:paraId="58E2D1A0" w14:textId="77777777">
            <w:pPr>
              <w:pStyle w:val="TabelleFlietext3"/>
              <w:spacing w:before="60" w:after="60"/>
              <w:ind w:left="0"/>
            </w:pPr>
            <w:r>
              <w:t>SWIFT</w:t>
            </w:r>
          </w:p>
        </w:tc>
        <w:tc>
          <w:tcPr>
            <w:tcW w:w="618" w:type="pct"/>
          </w:tcPr>
          <w:p w:rsidRPr="00C20AEF" w:rsidR="009703DC" w:rsidP="009703DC" w:rsidRDefault="009703DC" w14:paraId="1090DFC3" w14:textId="77777777">
            <w:pPr>
              <w:pStyle w:val="TabelleFlietext3"/>
              <w:spacing w:before="60" w:after="60"/>
              <w:ind w:left="0"/>
            </w:pPr>
            <w:r>
              <w:t>Text field</w:t>
            </w:r>
          </w:p>
        </w:tc>
        <w:tc>
          <w:tcPr>
            <w:tcW w:w="579" w:type="pct"/>
          </w:tcPr>
          <w:p w:rsidRPr="00C20AEF" w:rsidR="009703DC" w:rsidP="009703DC" w:rsidRDefault="009703DC" w14:paraId="20E50040" w14:textId="77777777">
            <w:pPr>
              <w:pStyle w:val="TabelleFlietext3"/>
              <w:spacing w:before="60" w:after="60"/>
              <w:ind w:left="0"/>
              <w:jc w:val="center"/>
            </w:pPr>
            <w:r>
              <w:t>J</w:t>
            </w:r>
          </w:p>
        </w:tc>
        <w:tc>
          <w:tcPr>
            <w:tcW w:w="496" w:type="pct"/>
          </w:tcPr>
          <w:p w:rsidRPr="00C20AEF" w:rsidR="009703DC" w:rsidP="009703DC" w:rsidRDefault="009703DC" w14:paraId="0C476AE0" w14:textId="77777777">
            <w:pPr>
              <w:pStyle w:val="TabelleFlietext3"/>
              <w:spacing w:before="60" w:after="60"/>
              <w:ind w:left="0"/>
            </w:pPr>
            <w:r>
              <w:t>-</w:t>
            </w:r>
          </w:p>
        </w:tc>
        <w:tc>
          <w:tcPr>
            <w:tcW w:w="2226" w:type="pct"/>
          </w:tcPr>
          <w:p w:rsidRPr="00C20AEF" w:rsidR="009703DC" w:rsidP="009703DC" w:rsidRDefault="009703DC" w14:paraId="2ADBBBC3" w14:textId="77777777">
            <w:pPr>
              <w:pStyle w:val="TabelleFlietext3"/>
              <w:spacing w:before="60" w:after="60"/>
              <w:ind w:left="0"/>
            </w:pPr>
            <w:r>
              <w:t>SWIFT number (account information)</w:t>
            </w:r>
          </w:p>
        </w:tc>
      </w:tr>
      <w:tr w:rsidRPr="00C20AEF" w:rsidR="009703DC" w:rsidTr="00E3234F" w14:paraId="224A8A6A" w14:textId="77777777">
        <w:tc>
          <w:tcPr>
            <w:tcW w:w="1081" w:type="pct"/>
          </w:tcPr>
          <w:p w:rsidRPr="00C20AEF" w:rsidR="009703DC" w:rsidP="009703DC" w:rsidRDefault="009703DC" w14:paraId="1C236839" w14:textId="77777777">
            <w:pPr>
              <w:pStyle w:val="TabelleFlietext3"/>
              <w:spacing w:before="60" w:after="60"/>
              <w:ind w:left="0"/>
            </w:pPr>
            <w:r>
              <w:t>IBAN</w:t>
            </w:r>
          </w:p>
        </w:tc>
        <w:tc>
          <w:tcPr>
            <w:tcW w:w="618" w:type="pct"/>
          </w:tcPr>
          <w:p w:rsidRPr="00C20AEF" w:rsidR="009703DC" w:rsidP="009703DC" w:rsidRDefault="009703DC" w14:paraId="15620FDA" w14:textId="77777777">
            <w:pPr>
              <w:pStyle w:val="TabelleFlietext3"/>
              <w:spacing w:before="60" w:after="60"/>
              <w:ind w:left="0"/>
            </w:pPr>
            <w:r>
              <w:t>Text field</w:t>
            </w:r>
          </w:p>
        </w:tc>
        <w:tc>
          <w:tcPr>
            <w:tcW w:w="579" w:type="pct"/>
          </w:tcPr>
          <w:p w:rsidRPr="00C20AEF" w:rsidR="009703DC" w:rsidP="009703DC" w:rsidRDefault="009703DC" w14:paraId="6E06DA0F" w14:textId="77777777">
            <w:pPr>
              <w:pStyle w:val="TabelleFlietext3"/>
              <w:spacing w:before="60" w:after="60"/>
              <w:ind w:left="0"/>
              <w:jc w:val="center"/>
            </w:pPr>
            <w:r>
              <w:t>J</w:t>
            </w:r>
          </w:p>
        </w:tc>
        <w:tc>
          <w:tcPr>
            <w:tcW w:w="496" w:type="pct"/>
          </w:tcPr>
          <w:p w:rsidRPr="00C20AEF" w:rsidR="009703DC" w:rsidP="009703DC" w:rsidRDefault="009703DC" w14:paraId="17E876AD" w14:textId="77777777">
            <w:pPr>
              <w:pStyle w:val="TabelleFlietext3"/>
              <w:spacing w:before="60" w:after="60"/>
              <w:ind w:left="0"/>
            </w:pPr>
            <w:r>
              <w:t>-</w:t>
            </w:r>
          </w:p>
        </w:tc>
        <w:tc>
          <w:tcPr>
            <w:tcW w:w="2226" w:type="pct"/>
          </w:tcPr>
          <w:p w:rsidRPr="00C20AEF" w:rsidR="009703DC" w:rsidP="009703DC" w:rsidRDefault="009703DC" w14:paraId="4C1D7CD3" w14:textId="77777777">
            <w:pPr>
              <w:pStyle w:val="TabelleFlietext3"/>
              <w:spacing w:before="60" w:after="60"/>
              <w:ind w:left="0"/>
            </w:pPr>
            <w:r>
              <w:t>IBAN number (account information)</w:t>
            </w:r>
          </w:p>
        </w:tc>
      </w:tr>
      <w:tr w:rsidRPr="00C20AEF" w:rsidR="009703DC" w:rsidTr="00E3234F" w14:paraId="499DA4C1" w14:textId="77777777">
        <w:tc>
          <w:tcPr>
            <w:tcW w:w="1081" w:type="pct"/>
          </w:tcPr>
          <w:p w:rsidRPr="00C20AEF" w:rsidR="009703DC" w:rsidP="009703DC" w:rsidRDefault="009703DC" w14:paraId="20ACBD3B" w14:textId="77777777">
            <w:pPr>
              <w:pStyle w:val="TabelleFlietext3"/>
              <w:spacing w:before="60" w:after="60"/>
              <w:ind w:left="0"/>
            </w:pPr>
            <w:r>
              <w:t>PSG accounts receivable no.</w:t>
            </w:r>
          </w:p>
        </w:tc>
        <w:tc>
          <w:tcPr>
            <w:tcW w:w="618" w:type="pct"/>
          </w:tcPr>
          <w:p w:rsidRPr="00C20AEF" w:rsidR="009703DC" w:rsidP="009703DC" w:rsidRDefault="009703DC" w14:paraId="1DE4472B" w14:textId="77777777">
            <w:pPr>
              <w:pStyle w:val="TabelleFlietext3"/>
              <w:spacing w:before="60" w:after="60"/>
              <w:ind w:left="0"/>
            </w:pPr>
            <w:r>
              <w:t>Text field</w:t>
            </w:r>
          </w:p>
        </w:tc>
        <w:tc>
          <w:tcPr>
            <w:tcW w:w="579" w:type="pct"/>
          </w:tcPr>
          <w:p w:rsidRPr="00C20AEF" w:rsidR="009703DC" w:rsidP="009703DC" w:rsidRDefault="009703DC" w14:paraId="598B0214" w14:textId="77777777">
            <w:pPr>
              <w:pStyle w:val="TabelleFlietext3"/>
              <w:spacing w:before="60" w:after="60"/>
              <w:ind w:left="0"/>
              <w:jc w:val="center"/>
            </w:pPr>
            <w:r>
              <w:t>J</w:t>
            </w:r>
          </w:p>
        </w:tc>
        <w:tc>
          <w:tcPr>
            <w:tcW w:w="496" w:type="pct"/>
          </w:tcPr>
          <w:p w:rsidRPr="00C20AEF" w:rsidR="009703DC" w:rsidP="009703DC" w:rsidRDefault="009703DC" w14:paraId="44DBA1B7" w14:textId="77777777">
            <w:pPr>
              <w:pStyle w:val="TabelleFlietext3"/>
              <w:spacing w:before="60" w:after="60"/>
              <w:ind w:left="0"/>
            </w:pPr>
            <w:r>
              <w:t>-</w:t>
            </w:r>
          </w:p>
        </w:tc>
        <w:tc>
          <w:tcPr>
            <w:tcW w:w="2226" w:type="pct"/>
          </w:tcPr>
          <w:p w:rsidRPr="00C20AEF" w:rsidR="009703DC" w:rsidP="009703DC" w:rsidRDefault="009703DC" w14:paraId="38D7CB43" w14:textId="77777777">
            <w:pPr>
              <w:pStyle w:val="TabelleFlietext3"/>
              <w:spacing w:before="60" w:after="60"/>
              <w:ind w:left="0"/>
            </w:pPr>
            <w:r>
              <w:t>PSG accounts receivable number</w:t>
            </w:r>
          </w:p>
        </w:tc>
      </w:tr>
      <w:tr w:rsidRPr="00C20AEF" w:rsidR="009703DC" w:rsidTr="00E3234F" w14:paraId="78671B0E" w14:textId="77777777">
        <w:tc>
          <w:tcPr>
            <w:tcW w:w="1081" w:type="pct"/>
          </w:tcPr>
          <w:p w:rsidRPr="00C20AEF" w:rsidR="009703DC" w:rsidP="009703DC" w:rsidRDefault="009703DC" w14:paraId="3FC64AAB" w14:textId="77777777">
            <w:pPr>
              <w:pStyle w:val="TabelleFlietext3"/>
              <w:spacing w:before="60" w:after="60"/>
              <w:ind w:left="0"/>
            </w:pPr>
            <w:r>
              <w:t>File storage</w:t>
            </w:r>
          </w:p>
        </w:tc>
        <w:tc>
          <w:tcPr>
            <w:tcW w:w="618" w:type="pct"/>
          </w:tcPr>
          <w:p w:rsidRPr="00C20AEF" w:rsidR="009703DC" w:rsidP="009703DC" w:rsidRDefault="009703DC" w14:paraId="352B51B2" w14:textId="77777777">
            <w:pPr>
              <w:pStyle w:val="TabelleFlietext3"/>
              <w:spacing w:before="60" w:after="60"/>
              <w:ind w:left="0"/>
            </w:pPr>
            <w:r>
              <w:t>Text field</w:t>
            </w:r>
          </w:p>
        </w:tc>
        <w:tc>
          <w:tcPr>
            <w:tcW w:w="579" w:type="pct"/>
          </w:tcPr>
          <w:p w:rsidRPr="00C20AEF" w:rsidR="009703DC" w:rsidP="009703DC" w:rsidRDefault="009703DC" w14:paraId="59E9EFC1" w14:textId="77777777">
            <w:pPr>
              <w:pStyle w:val="TabelleFlietext3"/>
              <w:spacing w:before="60" w:after="60"/>
              <w:ind w:left="0"/>
              <w:jc w:val="center"/>
            </w:pPr>
            <w:r>
              <w:t>J</w:t>
            </w:r>
          </w:p>
        </w:tc>
        <w:tc>
          <w:tcPr>
            <w:tcW w:w="496" w:type="pct"/>
          </w:tcPr>
          <w:p w:rsidRPr="00C20AEF" w:rsidR="009703DC" w:rsidP="009703DC" w:rsidRDefault="009703DC" w14:paraId="7E9FB3FF" w14:textId="77777777">
            <w:pPr>
              <w:pStyle w:val="TabelleFlietext3"/>
              <w:spacing w:before="60" w:after="60"/>
              <w:ind w:left="0"/>
            </w:pPr>
            <w:r>
              <w:t>-</w:t>
            </w:r>
          </w:p>
        </w:tc>
        <w:tc>
          <w:tcPr>
            <w:tcW w:w="2226" w:type="pct"/>
          </w:tcPr>
          <w:p w:rsidRPr="00C20AEF" w:rsidR="009703DC" w:rsidP="009703DC" w:rsidRDefault="009703DC" w14:paraId="4FC94BA0" w14:textId="77777777">
            <w:pPr>
              <w:pStyle w:val="TabelleFlietext3"/>
              <w:spacing w:before="60" w:after="60"/>
              <w:ind w:left="0"/>
            </w:pPr>
            <w:r>
              <w:t>Default path where files are stored (e.g. printouts as PDF)</w:t>
            </w:r>
          </w:p>
        </w:tc>
      </w:tr>
      <w:tr w:rsidRPr="00C20AEF" w:rsidR="009703DC" w:rsidTr="00E3234F" w14:paraId="322F2592" w14:textId="77777777">
        <w:tc>
          <w:tcPr>
            <w:tcW w:w="1081" w:type="pct"/>
          </w:tcPr>
          <w:p w:rsidRPr="00C20AEF" w:rsidR="009703DC" w:rsidP="009703DC" w:rsidRDefault="009703DC" w14:paraId="2685D170" w14:textId="77777777">
            <w:pPr>
              <w:pStyle w:val="TabelleFlietext3"/>
              <w:spacing w:before="60" w:after="60"/>
              <w:ind w:left="0"/>
            </w:pPr>
            <w:r>
              <w:t>Notes</w:t>
            </w:r>
          </w:p>
        </w:tc>
        <w:tc>
          <w:tcPr>
            <w:tcW w:w="618" w:type="pct"/>
          </w:tcPr>
          <w:p w:rsidRPr="00C20AEF" w:rsidR="009703DC" w:rsidP="009703DC" w:rsidRDefault="009703DC" w14:paraId="76C07825" w14:textId="77777777">
            <w:pPr>
              <w:pStyle w:val="TabelleFlietext3"/>
              <w:spacing w:before="60" w:after="60"/>
              <w:ind w:left="0"/>
            </w:pPr>
            <w:proofErr w:type="spellStart"/>
            <w:r>
              <w:t>Textarea</w:t>
            </w:r>
            <w:proofErr w:type="spellEnd"/>
          </w:p>
        </w:tc>
        <w:tc>
          <w:tcPr>
            <w:tcW w:w="579" w:type="pct"/>
          </w:tcPr>
          <w:p w:rsidRPr="00C20AEF" w:rsidR="009703DC" w:rsidP="009703DC" w:rsidRDefault="00B639B3" w14:paraId="50CE2810" w14:textId="041B9932">
            <w:pPr>
              <w:pStyle w:val="TabelleFlietext3"/>
              <w:spacing w:before="60" w:after="60"/>
              <w:ind w:left="0"/>
              <w:jc w:val="center"/>
            </w:pPr>
            <w:r>
              <w:t>N</w:t>
            </w:r>
          </w:p>
        </w:tc>
        <w:tc>
          <w:tcPr>
            <w:tcW w:w="496" w:type="pct"/>
          </w:tcPr>
          <w:p w:rsidRPr="00C20AEF" w:rsidR="009703DC" w:rsidP="009703DC" w:rsidRDefault="00B639B3" w14:paraId="0FE3DB23" w14:textId="31D0BAA7">
            <w:pPr>
              <w:pStyle w:val="TabelleFlietext3"/>
              <w:spacing w:before="60" w:after="60"/>
              <w:ind w:left="0"/>
            </w:pPr>
            <w:r>
              <w:t>-</w:t>
            </w:r>
          </w:p>
        </w:tc>
        <w:tc>
          <w:tcPr>
            <w:tcW w:w="2226" w:type="pct"/>
          </w:tcPr>
          <w:p w:rsidRPr="00C20AEF" w:rsidR="009703DC" w:rsidP="009703DC" w:rsidRDefault="009703DC" w14:paraId="335A81B7" w14:textId="77777777">
            <w:pPr>
              <w:pStyle w:val="TabelleFlietext3"/>
              <w:spacing w:before="60" w:after="60"/>
              <w:ind w:left="0"/>
            </w:pPr>
            <w:r>
              <w:t>Note text on the mandatory data</w:t>
            </w:r>
          </w:p>
        </w:tc>
      </w:tr>
    </w:tbl>
    <w:p w:rsidRPr="00C20AEF" w:rsidR="00234020" w:rsidP="00234020" w:rsidRDefault="00234020" w14:paraId="55C10E95" w14:textId="35551CAE">
      <w:pPr>
        <w:pStyle w:val="Beschriftung"/>
      </w:pPr>
      <w:bookmarkStart w:name="_Toc255401711" w:id="542"/>
      <w:bookmarkStart w:name="_Toc98411848" w:id="543"/>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44</w:t>
      </w:r>
      <w:r>
        <w:fldChar w:fldCharType="end"/>
      </w:r>
      <w:r>
        <w:t xml:space="preserve"> - Panel settings: Overview fields operating data and user settings</w:t>
      </w:r>
      <w:bookmarkEnd w:id="542"/>
      <w:bookmarkEnd w:id="543"/>
    </w:p>
    <w:p w:rsidRPr="00C20AEF" w:rsidR="00234020" w:rsidP="00234020" w:rsidRDefault="00234020" w14:paraId="6A593AF9" w14:textId="77777777">
      <w:pPr>
        <w:pStyle w:val="Anforderungsnummer"/>
      </w:pPr>
      <w:r>
        <w:lastRenderedPageBreak/>
        <w:t>Requirement: FKT-GUI-236</w:t>
      </w:r>
    </w:p>
    <w:p w:rsidRPr="00C20AEF" w:rsidR="00234020" w:rsidP="00234020" w:rsidRDefault="00234020" w14:paraId="7C386248" w14:textId="77777777">
      <w:pPr>
        <w:pStyle w:val="Anforderungstext"/>
      </w:pPr>
      <w:r>
        <w:t xml:space="preserve">The system may allow editing of the delivery address as well as other operational data only if the logged-in user is in the </w:t>
      </w:r>
      <w:proofErr w:type="spellStart"/>
      <w:r>
        <w:rPr>
          <w:i/>
        </w:rPr>
        <w:t>Retaileradmin</w:t>
      </w:r>
      <w:proofErr w:type="spellEnd"/>
      <w:r>
        <w:t xml:space="preserve"> or </w:t>
      </w:r>
      <w:r>
        <w:rPr>
          <w:i/>
        </w:rPr>
        <w:t>Admin Controller</w:t>
      </w:r>
      <w:r>
        <w:t xml:space="preserve"> role and is authorized to operate in STOX.</w:t>
      </w:r>
    </w:p>
    <w:p w:rsidRPr="00C20AEF" w:rsidR="00234020" w:rsidP="00234020" w:rsidRDefault="00234020" w14:paraId="1A1F5FB7" w14:textId="77777777">
      <w:pPr>
        <w:pStyle w:val="Anforderungstext"/>
      </w:pPr>
      <w:r>
        <w:t>The user settings are not affected. These are user-dependent and can therefore be edited by any user.</w:t>
      </w:r>
    </w:p>
    <w:p w:rsidRPr="00C20AEF" w:rsidR="00F817C2" w:rsidP="00BD0EB2" w:rsidRDefault="00F817C2" w14:paraId="40A7B730" w14:textId="77777777">
      <w:pPr>
        <w:pStyle w:val="Textkrper"/>
      </w:pPr>
    </w:p>
    <w:p w:rsidRPr="00C20AEF" w:rsidR="00282557" w:rsidP="00234020" w:rsidRDefault="00282557" w14:paraId="3ED68D70" w14:textId="3FA06370">
      <w:pPr>
        <w:pStyle w:val="Anforderungsnummer"/>
      </w:pPr>
      <w:r>
        <w:rPr>
          <w:noProof/>
        </w:rPr>
        <w:drawing>
          <wp:inline distT="0" distB="0" distL="0" distR="0" wp14:anchorId="0AAE6F91" wp14:editId="5D50C23B">
            <wp:extent cx="5935980" cy="28428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35980" cy="2842895"/>
                    </a:xfrm>
                    <a:prstGeom prst="rect">
                      <a:avLst/>
                    </a:prstGeom>
                  </pic:spPr>
                </pic:pic>
              </a:graphicData>
            </a:graphic>
          </wp:inline>
        </w:drawing>
      </w:r>
    </w:p>
    <w:p w:rsidRPr="00C20AEF" w:rsidR="00282557" w:rsidP="00282557" w:rsidRDefault="00282557" w14:paraId="016233FC" w14:textId="6688E72C">
      <w:pPr>
        <w:pStyle w:val="Beschriftung"/>
      </w:pPr>
      <w:bookmarkStart w:name="_Toc98411888" w:id="544"/>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21</w:t>
      </w:r>
      <w:r>
        <w:fldChar w:fldCharType="end"/>
      </w:r>
      <w:r>
        <w:t xml:space="preserve"> - Panel settings: Different billing address</w:t>
      </w:r>
      <w:bookmarkEnd w:id="544"/>
    </w:p>
    <w:p w:rsidRPr="00C20AEF" w:rsidR="00234020" w:rsidP="00234020" w:rsidRDefault="00234020" w14:paraId="7D2B7FC1" w14:textId="0F42667B">
      <w:pPr>
        <w:pStyle w:val="Anforderungsnummer"/>
      </w:pPr>
      <w:r>
        <w:rPr>
          <w:highlight w:val="magenta"/>
        </w:rPr>
        <w:t>Requirement: FKT-GUI-237</w:t>
      </w:r>
    </w:p>
    <w:p w:rsidRPr="00C20AEF" w:rsidR="002D60FF" w:rsidP="00630D38" w:rsidRDefault="00234020" w14:paraId="572E6935" w14:textId="241AAEEF">
      <w:pPr>
        <w:pStyle w:val="Anforderungstext"/>
      </w:pPr>
      <w:r>
        <w:t xml:space="preserve">If the user sets a checkmark in the </w:t>
      </w:r>
      <w:r>
        <w:rPr>
          <w:i/>
        </w:rPr>
        <w:t>Different billing address</w:t>
      </w:r>
      <w:r>
        <w:t xml:space="preserve"> checkbox, the selection box of the establishments becomes active. In addition to the loaded site number (default), this also contains all </w:t>
      </w:r>
      <w:proofErr w:type="spellStart"/>
      <w:r>
        <w:t>sitesDS</w:t>
      </w:r>
      <w:proofErr w:type="spellEnd"/>
      <w:r>
        <w:t xml:space="preserve"> and sitesD2D incl. main and branch sites of the currently active user (only complete site numbers without wildcards). </w:t>
      </w:r>
      <w:proofErr w:type="spellStart"/>
      <w:r>
        <w:rPr>
          <w:highlight w:val="magenta"/>
        </w:rPr>
        <w:t>PlacesDS</w:t>
      </w:r>
      <w:proofErr w:type="spellEnd"/>
      <w:r>
        <w:rPr>
          <w:highlight w:val="magenta"/>
        </w:rPr>
        <w:t xml:space="preserve"> and PlacesD2D that do not match the selected country in panel 8.1 are not displayed.</w:t>
      </w:r>
      <w:r>
        <w:t xml:space="preserve"> If you select a different company number, its address will be used as the billing address. The values in the text fields cannot be changed manually. Initially the checkbox is disabled. This means that the billing address is the same as the address of the site in the site selection.</w:t>
      </w:r>
    </w:p>
    <w:p w:rsidRPr="00C20AEF" w:rsidR="00D4582C" w:rsidP="002D60FF" w:rsidRDefault="00D4582C" w14:paraId="2A86F138" w14:textId="03BEC113">
      <w:pPr>
        <w:pStyle w:val="Anforderungstext"/>
      </w:pPr>
      <w:r>
        <w:t>If the checkbox is deactivated again after an activation, the address of the company is automatically set again in the company selection and taken over as the billing address for this company the next time it is saved.</w:t>
      </w:r>
    </w:p>
    <w:p w:rsidRPr="00C20AEF" w:rsidR="00AD7C36" w:rsidP="002D60FF" w:rsidRDefault="00AD7C36" w14:paraId="4801B092" w14:textId="6002EFF6">
      <w:pPr>
        <w:pStyle w:val="Anforderungstext"/>
      </w:pPr>
      <w:r>
        <w:t>By default, the delivery address corresponds to the selected site number. However, this can be changed manually, i.e. the fields are editable (but there is no separate checkbox "Like billing address" or similar for this).</w:t>
      </w:r>
    </w:p>
    <w:p w:rsidRPr="00C20AEF" w:rsidR="00956A6C" w:rsidP="009D52F0" w:rsidRDefault="00956A6C" w14:paraId="1BEBE969" w14:textId="77777777">
      <w:pPr>
        <w:pStyle w:val="Anforderungsnummer"/>
      </w:pPr>
    </w:p>
    <w:p w:rsidRPr="00C20AEF" w:rsidR="009D52F0" w:rsidP="009D52F0" w:rsidRDefault="009D52F0" w14:paraId="17057FE9" w14:textId="114B96FC">
      <w:pPr>
        <w:pStyle w:val="Anforderungsnummer"/>
      </w:pPr>
      <w:r>
        <w:t>Requirement: FKT-GUI-316</w:t>
      </w:r>
    </w:p>
    <w:p w:rsidRPr="00C20AEF" w:rsidR="009D52F0" w:rsidP="009D52F0" w:rsidRDefault="009D52F0" w14:paraId="19F805D2" w14:textId="132BE3EA">
      <w:pPr>
        <w:pStyle w:val="Anforderungstext"/>
      </w:pPr>
      <w:r>
        <w:t xml:space="preserve">If a different billing address has been entered but the different company is not (or no longer) in the </w:t>
      </w:r>
      <w:proofErr w:type="spellStart"/>
      <w:r>
        <w:t>OrteDS</w:t>
      </w:r>
      <w:proofErr w:type="spellEnd"/>
      <w:r>
        <w:t xml:space="preserve"> or OrteD2D lists including main and branch companies of the currently active user, the company number is added to the selection box (otherwise the display would not be consistent).</w:t>
      </w:r>
    </w:p>
    <w:p w:rsidRPr="00C20AEF" w:rsidR="009D52F0" w:rsidP="009D52F0" w:rsidRDefault="009D52F0" w14:paraId="5AAF6D6B" w14:textId="23659509">
      <w:pPr>
        <w:pStyle w:val="Anforderungstext"/>
      </w:pPr>
      <w:r>
        <w:t>When the site selected for the billing address is deleted (via template 22 "Delete site"), the address of the original site is set again as the billing address.</w:t>
      </w:r>
    </w:p>
    <w:p w:rsidRPr="00C20AEF" w:rsidR="00A418AD" w:rsidP="00A418AD" w:rsidRDefault="00A418AD" w14:paraId="7CAEA8F3" w14:textId="5C6C493B">
      <w:pPr>
        <w:pStyle w:val="Anforderungsnummer"/>
      </w:pPr>
      <w:r>
        <w:t>Requirement: FKT-GUI-418</w:t>
      </w:r>
    </w:p>
    <w:p w:rsidRPr="00C20AEF" w:rsidR="00A418AD" w:rsidP="00A418AD" w:rsidRDefault="00A418AD" w14:paraId="0B1340EE" w14:textId="54BAB59C">
      <w:pPr>
        <w:pStyle w:val="Anforderungstext"/>
      </w:pPr>
      <w:r>
        <w:t xml:space="preserve">If the checkbox for manually overwriting the delivery address is selected, the text fields of the delivery address become editable. Changes can be saved. There is then no synchronization of the GSSN data with the manual data of the delivery address. If the checkbox is deselected again, the delivery address again corresponds to the site data of the site. </w:t>
      </w:r>
    </w:p>
    <w:p w:rsidRPr="00C20AEF" w:rsidR="00673043" w:rsidP="00E11046" w:rsidRDefault="00673043" w14:paraId="45046939" w14:textId="7583A4F2"/>
    <w:p w:rsidRPr="00C20AEF" w:rsidR="00D365D8" w:rsidP="006B4B8B" w:rsidRDefault="00956A6C" w14:paraId="55457A7C" w14:textId="15D35436">
      <w:pPr>
        <w:pStyle w:val="Anforderungsnummer"/>
      </w:pPr>
      <w:r>
        <w:br w:type="page"/>
      </w:r>
      <w:r>
        <w:lastRenderedPageBreak/>
        <w:t>Requirement: FKT-GUI-238</w:t>
      </w:r>
    </w:p>
    <w:p w:rsidRPr="00C20AEF" w:rsidR="00D365D8" w:rsidP="00D365D8" w:rsidRDefault="00D365D8" w14:paraId="6578CB86" w14:textId="77777777">
      <w:pPr>
        <w:pStyle w:val="Anforderungstext"/>
      </w:pPr>
      <w:r>
        <w:t xml:space="preserve">At the first startup, the following default values are set in the </w:t>
      </w:r>
      <w:r>
        <w:rPr>
          <w:i/>
        </w:rPr>
        <w:t>Operating data and User settings</w:t>
      </w:r>
      <w:r>
        <w:t xml:space="preserve"> panel:</w:t>
      </w:r>
    </w:p>
    <w:p w:rsidRPr="00C20AEF" w:rsidR="00D365D8" w:rsidP="00D365D8" w:rsidRDefault="00D365D8" w14:paraId="6624C3C5" w14:textId="77777777">
      <w:pPr>
        <w:pStyle w:val="Textkrper"/>
      </w:pPr>
    </w:p>
    <w:tbl>
      <w:tblPr>
        <w:tblW w:w="4094" w:type="pct"/>
        <w:tblBorders>
          <w:top w:val="single" w:color="E20074" w:sz="18" w:space="0"/>
          <w:insideH w:val="single" w:color="auto" w:sz="4" w:space="0"/>
        </w:tblBorders>
        <w:tblLook w:val="01E0" w:firstRow="1" w:lastRow="1" w:firstColumn="1" w:lastColumn="1" w:noHBand="0" w:noVBand="0"/>
      </w:tblPr>
      <w:tblGrid>
        <w:gridCol w:w="3544"/>
        <w:gridCol w:w="4110"/>
      </w:tblGrid>
      <w:tr w:rsidRPr="00C20AEF" w:rsidR="00D365D8" w:rsidTr="00937FF7" w14:paraId="109C936C" w14:textId="77777777">
        <w:trPr>
          <w:tblHeader/>
        </w:trPr>
        <w:tc>
          <w:tcPr>
            <w:tcW w:w="2315" w:type="pct"/>
            <w:tcBorders>
              <w:top w:val="single" w:color="E20074" w:sz="18" w:space="0"/>
              <w:bottom w:val="single" w:color="auto" w:sz="4" w:space="0"/>
            </w:tcBorders>
            <w:shd w:val="clear" w:color="auto" w:fill="E0E0E0"/>
          </w:tcPr>
          <w:p w:rsidRPr="00C20AEF" w:rsidR="00D365D8" w:rsidP="001A643E" w:rsidRDefault="00D365D8" w14:paraId="2B775294" w14:textId="77777777">
            <w:pPr>
              <w:pStyle w:val="TableHeading"/>
              <w:keepNext w:val="0"/>
              <w:rPr>
                <w:rStyle w:val="Fett"/>
                <w:b/>
                <w:bCs/>
              </w:rPr>
            </w:pPr>
            <w:r>
              <w:rPr>
                <w:rStyle w:val="Fett"/>
                <w:b/>
              </w:rPr>
              <w:t>Field</w:t>
            </w:r>
          </w:p>
        </w:tc>
        <w:tc>
          <w:tcPr>
            <w:tcW w:w="2685" w:type="pct"/>
            <w:tcBorders>
              <w:top w:val="single" w:color="E20074" w:sz="18" w:space="0"/>
              <w:bottom w:val="single" w:color="auto" w:sz="4" w:space="0"/>
            </w:tcBorders>
            <w:shd w:val="clear" w:color="auto" w:fill="E0E0E0"/>
          </w:tcPr>
          <w:p w:rsidRPr="00C20AEF" w:rsidR="00D365D8" w:rsidP="001A643E" w:rsidRDefault="00F817C2" w14:paraId="1BA7D4D4" w14:textId="77777777">
            <w:pPr>
              <w:pStyle w:val="TableHeading"/>
              <w:keepNext w:val="0"/>
              <w:rPr>
                <w:rStyle w:val="Fett"/>
                <w:b/>
                <w:bCs/>
              </w:rPr>
            </w:pPr>
            <w:r>
              <w:rPr>
                <w:rStyle w:val="Fett"/>
                <w:b/>
              </w:rPr>
              <w:t>Default value</w:t>
            </w:r>
          </w:p>
        </w:tc>
      </w:tr>
      <w:tr w:rsidRPr="00C20AEF" w:rsidR="00956A6C" w:rsidTr="00937FF7" w14:paraId="24853FD1" w14:textId="77777777">
        <w:tc>
          <w:tcPr>
            <w:tcW w:w="2315" w:type="pct"/>
          </w:tcPr>
          <w:p w:rsidRPr="00C20AEF" w:rsidR="00956A6C" w:rsidP="00956A6C" w:rsidRDefault="00956A6C" w14:paraId="312E127B" w14:textId="02D6F76C">
            <w:pPr>
              <w:pStyle w:val="TabelleFlietext3"/>
              <w:spacing w:before="60" w:after="60"/>
              <w:ind w:left="0"/>
            </w:pPr>
            <w:r>
              <w:t>Different billing address</w:t>
            </w:r>
          </w:p>
        </w:tc>
        <w:tc>
          <w:tcPr>
            <w:tcW w:w="2685" w:type="pct"/>
          </w:tcPr>
          <w:p w:rsidRPr="00C20AEF" w:rsidR="00956A6C" w:rsidP="00956A6C" w:rsidRDefault="00956A6C" w14:paraId="4F87B706" w14:textId="687B240D">
            <w:pPr>
              <w:pStyle w:val="TabelleFlietext3"/>
              <w:spacing w:before="60" w:after="60"/>
              <w:ind w:left="0"/>
            </w:pPr>
            <w:r>
              <w:t>Not selected/selected</w:t>
            </w:r>
          </w:p>
        </w:tc>
      </w:tr>
      <w:tr w:rsidRPr="00C20AEF" w:rsidR="00956A6C" w:rsidTr="00937FF7" w14:paraId="0DC81214" w14:textId="77777777">
        <w:tc>
          <w:tcPr>
            <w:tcW w:w="2315" w:type="pct"/>
          </w:tcPr>
          <w:p w:rsidRPr="00C20AEF" w:rsidR="00956A6C" w:rsidP="00956A6C" w:rsidRDefault="00956A6C" w14:paraId="1A58D266" w14:textId="3EF227DA">
            <w:pPr>
              <w:pStyle w:val="TabelleFlietext3"/>
              <w:spacing w:before="60" w:after="60"/>
              <w:ind w:left="0"/>
            </w:pPr>
            <w:r>
              <w:t>Billing address</w:t>
            </w:r>
          </w:p>
        </w:tc>
        <w:tc>
          <w:tcPr>
            <w:tcW w:w="2685" w:type="pct"/>
          </w:tcPr>
          <w:p w:rsidRPr="00C20AEF" w:rsidR="00956A6C" w:rsidP="00956A6C" w:rsidRDefault="00956A6C" w14:paraId="5C8C4F38" w14:textId="6AEF9C07">
            <w:pPr>
              <w:pStyle w:val="TabelleFlietext3"/>
              <w:spacing w:before="60" w:after="60"/>
              <w:ind w:left="0"/>
            </w:pPr>
            <w:r>
              <w:t>Address of the establishment from GSSN data.</w:t>
            </w:r>
          </w:p>
        </w:tc>
      </w:tr>
      <w:tr w:rsidRPr="00C20AEF" w:rsidR="00956A6C" w:rsidTr="00937FF7" w14:paraId="571657AC" w14:textId="77777777">
        <w:tc>
          <w:tcPr>
            <w:tcW w:w="2315" w:type="pct"/>
          </w:tcPr>
          <w:p w:rsidRPr="00C20AEF" w:rsidR="00956A6C" w:rsidP="00956A6C" w:rsidRDefault="00956A6C" w14:paraId="26EDF837" w14:textId="77777777">
            <w:pPr>
              <w:pStyle w:val="TabelleFlietext3"/>
              <w:spacing w:before="60" w:after="60"/>
              <w:ind w:left="0"/>
            </w:pPr>
            <w:r>
              <w:t>Delivery address</w:t>
            </w:r>
          </w:p>
        </w:tc>
        <w:tc>
          <w:tcPr>
            <w:tcW w:w="2685" w:type="pct"/>
          </w:tcPr>
          <w:p w:rsidRPr="00C20AEF" w:rsidR="00956A6C" w:rsidP="00956A6C" w:rsidRDefault="00956A6C" w14:paraId="12580DCE" w14:textId="77777777">
            <w:pPr>
              <w:pStyle w:val="TabelleFlietext3"/>
              <w:spacing w:before="60" w:after="60"/>
              <w:ind w:left="0"/>
            </w:pPr>
            <w:r>
              <w:t>Address of the establishment from GSSN data.</w:t>
            </w:r>
          </w:p>
        </w:tc>
      </w:tr>
      <w:tr w:rsidRPr="00C20AEF" w:rsidR="00956A6C" w:rsidTr="00937FF7" w14:paraId="6792E59E" w14:textId="77777777">
        <w:tc>
          <w:tcPr>
            <w:tcW w:w="2315" w:type="pct"/>
          </w:tcPr>
          <w:p w:rsidRPr="00C20AEF" w:rsidR="00956A6C" w:rsidP="00956A6C" w:rsidRDefault="00956A6C" w14:paraId="0F2E5866" w14:textId="77777777">
            <w:pPr>
              <w:pStyle w:val="TabelleFlietext3"/>
              <w:spacing w:before="60" w:after="60"/>
              <w:ind w:left="0"/>
            </w:pPr>
            <w:r>
              <w:t>File storage</w:t>
            </w:r>
          </w:p>
        </w:tc>
        <w:tc>
          <w:tcPr>
            <w:tcW w:w="2685" w:type="pct"/>
          </w:tcPr>
          <w:p w:rsidRPr="00C20AEF" w:rsidR="00956A6C" w:rsidP="00956A6C" w:rsidRDefault="00956A6C" w14:paraId="0001FEA6" w14:textId="77777777">
            <w:pPr>
              <w:pStyle w:val="TabelleFlietext3"/>
              <w:spacing w:before="60" w:after="60"/>
              <w:ind w:left="0"/>
            </w:pPr>
            <w:r>
              <w:t>Default storage directory of the user</w:t>
            </w:r>
          </w:p>
        </w:tc>
      </w:tr>
      <w:tr w:rsidRPr="00C20AEF" w:rsidR="00956A6C" w:rsidTr="00937FF7" w14:paraId="600F13E8" w14:textId="77777777">
        <w:tc>
          <w:tcPr>
            <w:tcW w:w="2315" w:type="pct"/>
          </w:tcPr>
          <w:p w:rsidRPr="00C20AEF" w:rsidR="00956A6C" w:rsidP="00956A6C" w:rsidRDefault="00956A6C" w14:paraId="69FF050D" w14:textId="77777777">
            <w:pPr>
              <w:pStyle w:val="TabelleFlietext3"/>
              <w:spacing w:before="60" w:after="60"/>
              <w:ind w:left="0"/>
            </w:pPr>
            <w:r>
              <w:t>Other data</w:t>
            </w:r>
          </w:p>
        </w:tc>
        <w:tc>
          <w:tcPr>
            <w:tcW w:w="2685" w:type="pct"/>
          </w:tcPr>
          <w:p w:rsidRPr="00C20AEF" w:rsidR="00956A6C" w:rsidP="00956A6C" w:rsidRDefault="00956A6C" w14:paraId="7771B3E3" w14:textId="77777777">
            <w:pPr>
              <w:pStyle w:val="TabelleFlietext3"/>
              <w:spacing w:before="60" w:after="60"/>
              <w:ind w:left="0"/>
            </w:pPr>
            <w:r>
              <w:t>Not filled.</w:t>
            </w:r>
          </w:p>
        </w:tc>
      </w:tr>
    </w:tbl>
    <w:p w:rsidRPr="00C20AEF" w:rsidR="00D365D8" w:rsidP="00D365D8" w:rsidRDefault="00D365D8" w14:paraId="3D7BA2A4" w14:textId="4D36FB39">
      <w:pPr>
        <w:pStyle w:val="Beschriftung"/>
      </w:pPr>
      <w:bookmarkStart w:name="_Toc98411849" w:id="545"/>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45</w:t>
      </w:r>
      <w:r>
        <w:fldChar w:fldCharType="end"/>
      </w:r>
      <w:r>
        <w:t xml:space="preserve"> - Panel settings: Default values Operating data and user settings</w:t>
      </w:r>
      <w:bookmarkEnd w:id="545"/>
    </w:p>
    <w:p w:rsidRPr="00C20AEF" w:rsidR="00234020" w:rsidP="00234020" w:rsidRDefault="00234020" w14:paraId="4B1B54FB" w14:textId="77777777">
      <w:pPr>
        <w:pStyle w:val="Anforderungsnummer"/>
      </w:pPr>
      <w:r>
        <w:t>Requirement: FKT-GUI-239</w:t>
      </w:r>
    </w:p>
    <w:p w:rsidRPr="00C20AEF" w:rsidR="00234020" w:rsidP="00234020" w:rsidRDefault="00234020" w14:paraId="7297EE22" w14:textId="77777777">
      <w:pPr>
        <w:pStyle w:val="Anforderungstext"/>
      </w:pPr>
      <w:r>
        <w:t xml:space="preserve">When you click the </w:t>
      </w:r>
      <w:r>
        <w:rPr>
          <w:i/>
        </w:rPr>
        <w:t>Save</w:t>
      </w:r>
      <w:r>
        <w:t xml:space="preserve"> button, the system must save the changes made by the user to the database.</w:t>
      </w:r>
    </w:p>
    <w:p w:rsidRPr="00C20AEF" w:rsidR="00BD0EB2" w:rsidP="00BD0EB2" w:rsidRDefault="00BD0EB2" w14:paraId="49977D18" w14:textId="77777777">
      <w:pPr>
        <w:pStyle w:val="Textkrper"/>
      </w:pPr>
    </w:p>
    <w:p w:rsidRPr="00C20AEF" w:rsidR="00234020" w:rsidP="00234020" w:rsidRDefault="00234020" w14:paraId="53A6ED8A" w14:textId="77777777">
      <w:pPr>
        <w:pStyle w:val="Anforderungsnummer"/>
      </w:pPr>
      <w:r>
        <w:t>Requirement: FKT-GUI-240</w:t>
      </w:r>
    </w:p>
    <w:p w:rsidRPr="00C20AEF" w:rsidR="00234020" w:rsidP="00234020" w:rsidRDefault="00234020" w14:paraId="45F3AF95" w14:textId="77777777">
      <w:pPr>
        <w:pStyle w:val="Anforderungstext"/>
      </w:pPr>
      <w:r>
        <w:t xml:space="preserve">When you click the </w:t>
      </w:r>
      <w:r>
        <w:rPr>
          <w:i/>
        </w:rPr>
        <w:t>Discard Entries</w:t>
      </w:r>
      <w:r>
        <w:t xml:space="preserve"> button, the system must - after confirmation via a popup - discard the changes made by the user and set the previously loaded settings.</w:t>
      </w:r>
    </w:p>
    <w:p w:rsidRPr="00C20AEF" w:rsidR="00BD0EB2" w:rsidP="00BD0EB2" w:rsidRDefault="00BD0EB2" w14:paraId="30A3C8E9" w14:textId="77777777">
      <w:pPr>
        <w:pStyle w:val="Textkrper"/>
      </w:pPr>
    </w:p>
    <w:p w:rsidRPr="00C20AEF" w:rsidR="00234020" w:rsidP="00234020" w:rsidRDefault="00234020" w14:paraId="165F6E0F" w14:textId="77777777">
      <w:pPr>
        <w:pStyle w:val="Anforderungsnummer"/>
      </w:pPr>
      <w:r>
        <w:t>Requirement: FKT-GUI-241</w:t>
      </w:r>
    </w:p>
    <w:p w:rsidRPr="00C20AEF" w:rsidR="00234020" w:rsidP="00234020" w:rsidRDefault="00234020" w14:paraId="660E0000" w14:textId="77777777">
      <w:pPr>
        <w:pStyle w:val="Anforderungstext"/>
      </w:pPr>
      <w:r>
        <w:t xml:space="preserve">When clicking the </w:t>
      </w:r>
      <w:r>
        <w:rPr>
          <w:i/>
        </w:rPr>
        <w:t>Set Path</w:t>
      </w:r>
      <w:r>
        <w:t xml:space="preserve"> button, the system must open a Java </w:t>
      </w:r>
      <w:proofErr w:type="spellStart"/>
      <w:r>
        <w:t>FileChooser</w:t>
      </w:r>
      <w:proofErr w:type="spellEnd"/>
      <w:r>
        <w:t xml:space="preserve"> dialog. There the user can select a folder in the file system. If he confirms this in the </w:t>
      </w:r>
      <w:proofErr w:type="spellStart"/>
      <w:r>
        <w:t>FileChooser</w:t>
      </w:r>
      <w:proofErr w:type="spellEnd"/>
      <w:r>
        <w:t xml:space="preserve"> dialog with </w:t>
      </w:r>
      <w:r>
        <w:rPr>
          <w:i/>
        </w:rPr>
        <w:t>YES</w:t>
      </w:r>
      <w:r>
        <w:t xml:space="preserve">, the marked folder is defined as </w:t>
      </w:r>
      <w:r>
        <w:rPr>
          <w:i/>
        </w:rPr>
        <w:t>default storage</w:t>
      </w:r>
      <w:r>
        <w:t xml:space="preserve"> . If he cancels the setting of the folder in the </w:t>
      </w:r>
      <w:proofErr w:type="spellStart"/>
      <w:r>
        <w:t>FileChooser</w:t>
      </w:r>
      <w:proofErr w:type="spellEnd"/>
      <w:r>
        <w:t xml:space="preserve"> dialog with </w:t>
      </w:r>
      <w:r>
        <w:rPr>
          <w:i/>
        </w:rPr>
        <w:t>Cancel</w:t>
      </w:r>
      <w:r>
        <w:t xml:space="preserve"> , the input is discarded.</w:t>
      </w:r>
    </w:p>
    <w:p w:rsidRPr="00C20AEF" w:rsidR="00234020" w:rsidP="00234020" w:rsidRDefault="00234020" w14:paraId="4222F5F0" w14:textId="77777777">
      <w:pPr>
        <w:pStyle w:val="SchnelllesetextbergeordneteAussage1"/>
      </w:pPr>
      <w:r>
        <w:t>Button overview</w:t>
      </w:r>
    </w:p>
    <w:p w:rsidRPr="00C20AEF" w:rsidR="00234020" w:rsidP="00234020" w:rsidRDefault="00234020" w14:paraId="5241CE48" w14:textId="77777777">
      <w:pPr>
        <w:pStyle w:val="Textkrper"/>
      </w:pPr>
      <w:r>
        <w:t xml:space="preserve">The following buttons are available in the </w:t>
      </w:r>
      <w:r>
        <w:rPr>
          <w:i/>
        </w:rPr>
        <w:t>Operating data and User settings</w:t>
      </w:r>
      <w:r>
        <w:t xml:space="preserve"> subpanel:</w:t>
      </w:r>
    </w:p>
    <w:tbl>
      <w:tblPr>
        <w:tblW w:w="4750" w:type="pct"/>
        <w:tblBorders>
          <w:top w:val="single" w:color="E20074" w:sz="18" w:space="0"/>
          <w:insideH w:val="single" w:color="auto" w:sz="4" w:space="0"/>
        </w:tblBorders>
        <w:tblLayout w:type="fixed"/>
        <w:tblLook w:val="01E0" w:firstRow="1" w:lastRow="1" w:firstColumn="1" w:lastColumn="1" w:noHBand="0" w:noVBand="0"/>
      </w:tblPr>
      <w:tblGrid>
        <w:gridCol w:w="1925"/>
        <w:gridCol w:w="11"/>
        <w:gridCol w:w="1019"/>
        <w:gridCol w:w="5926"/>
      </w:tblGrid>
      <w:tr w:rsidRPr="00C20AEF" w:rsidR="00234020" w:rsidTr="00234020" w14:paraId="648786F6" w14:textId="77777777">
        <w:trPr>
          <w:tblHeader/>
        </w:trPr>
        <w:tc>
          <w:tcPr>
            <w:tcW w:w="1967" w:type="dxa"/>
            <w:tcBorders>
              <w:top w:val="single" w:color="E20074" w:sz="18" w:space="0"/>
              <w:bottom w:val="single" w:color="auto" w:sz="4" w:space="0"/>
            </w:tcBorders>
            <w:shd w:val="clear" w:color="auto" w:fill="E0E0E0"/>
          </w:tcPr>
          <w:p w:rsidRPr="00C20AEF" w:rsidR="00234020" w:rsidP="00234020" w:rsidRDefault="00234020" w14:paraId="41936EAE" w14:textId="77777777">
            <w:pPr>
              <w:pStyle w:val="TableHeading"/>
              <w:keepNext w:val="0"/>
              <w:rPr>
                <w:rStyle w:val="Fett"/>
                <w:b/>
                <w:bCs/>
              </w:rPr>
            </w:pPr>
            <w:r>
              <w:rPr>
                <w:rStyle w:val="Fett"/>
                <w:b/>
              </w:rPr>
              <w:t>Button</w:t>
            </w:r>
          </w:p>
        </w:tc>
        <w:tc>
          <w:tcPr>
            <w:tcW w:w="1050" w:type="dxa"/>
            <w:gridSpan w:val="2"/>
            <w:tcBorders>
              <w:top w:val="single" w:color="E20074" w:sz="18" w:space="0"/>
              <w:bottom w:val="single" w:color="auto" w:sz="4" w:space="0"/>
            </w:tcBorders>
            <w:shd w:val="clear" w:color="auto" w:fill="E0E0E0"/>
          </w:tcPr>
          <w:p w:rsidRPr="00C20AEF" w:rsidR="00234020" w:rsidP="00234020" w:rsidRDefault="00234020" w14:paraId="5009F0D6" w14:textId="77777777">
            <w:pPr>
              <w:pStyle w:val="TableHeading"/>
              <w:keepNext w:val="0"/>
              <w:rPr>
                <w:rStyle w:val="Fett"/>
                <w:b/>
                <w:bCs/>
              </w:rPr>
            </w:pPr>
            <w:r>
              <w:rPr>
                <w:rStyle w:val="Fett"/>
                <w:b/>
              </w:rPr>
              <w:t>Symbol</w:t>
            </w:r>
          </w:p>
        </w:tc>
        <w:tc>
          <w:tcPr>
            <w:tcW w:w="6069" w:type="dxa"/>
            <w:tcBorders>
              <w:top w:val="single" w:color="E20074" w:sz="18" w:space="0"/>
              <w:bottom w:val="single" w:color="auto" w:sz="4" w:space="0"/>
            </w:tcBorders>
            <w:shd w:val="clear" w:color="auto" w:fill="E0E0E0"/>
          </w:tcPr>
          <w:p w:rsidRPr="00C20AEF" w:rsidR="00234020" w:rsidP="00234020" w:rsidRDefault="00234020" w14:paraId="2869239A" w14:textId="77777777">
            <w:pPr>
              <w:pStyle w:val="TableHeading"/>
              <w:keepNext w:val="0"/>
              <w:rPr>
                <w:rStyle w:val="Fett"/>
                <w:b/>
                <w:bCs/>
              </w:rPr>
            </w:pPr>
            <w:r>
              <w:rPr>
                <w:rStyle w:val="Fett"/>
                <w:b/>
              </w:rPr>
              <w:t>Function</w:t>
            </w:r>
          </w:p>
        </w:tc>
      </w:tr>
      <w:tr w:rsidRPr="00C20AEF" w:rsidR="00234020" w:rsidTr="00234020" w14:paraId="06951A54" w14:textId="77777777">
        <w:tc>
          <w:tcPr>
            <w:tcW w:w="1978" w:type="dxa"/>
            <w:gridSpan w:val="2"/>
            <w:tcBorders>
              <w:top w:val="single" w:color="auto" w:sz="4" w:space="0"/>
            </w:tcBorders>
          </w:tcPr>
          <w:p w:rsidRPr="00C20AEF" w:rsidR="00234020" w:rsidP="00234020" w:rsidRDefault="00234020" w14:paraId="3E51782A" w14:textId="77777777">
            <w:pPr>
              <w:pStyle w:val="TabelleFlietext3"/>
              <w:spacing w:before="60" w:after="60"/>
            </w:pPr>
            <w:r>
              <w:t>Load settings</w:t>
            </w:r>
          </w:p>
        </w:tc>
        <w:tc>
          <w:tcPr>
            <w:tcW w:w="1039" w:type="dxa"/>
            <w:tcBorders>
              <w:top w:val="single" w:color="auto" w:sz="4" w:space="0"/>
            </w:tcBorders>
            <w:vAlign w:val="center"/>
          </w:tcPr>
          <w:p w:rsidRPr="00C20AEF" w:rsidR="00234020" w:rsidP="00234020" w:rsidRDefault="009C33EB" w14:paraId="567BB335" w14:textId="77777777">
            <w:pPr>
              <w:keepLines/>
              <w:spacing w:before="60" w:after="60"/>
              <w:jc w:val="center"/>
            </w:pPr>
            <w:r>
              <w:rPr>
                <w:noProof/>
              </w:rPr>
              <w:drawing>
                <wp:inline distT="0" distB="0" distL="0" distR="0" wp14:anchorId="46BE427A" wp14:editId="0C090C0E">
                  <wp:extent cx="379730" cy="379730"/>
                  <wp:effectExtent l="19050" t="0" r="1270" b="0"/>
                  <wp:docPr id="74" name="Bild 74"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6069" w:type="dxa"/>
            <w:tcBorders>
              <w:top w:val="single" w:color="auto" w:sz="4" w:space="0"/>
            </w:tcBorders>
          </w:tcPr>
          <w:p w:rsidRPr="00C20AEF" w:rsidR="00234020" w:rsidP="00234020" w:rsidRDefault="00234020" w14:paraId="6296CAD3" w14:textId="77777777">
            <w:pPr>
              <w:pStyle w:val="TabelleFlietext3"/>
              <w:spacing w:before="60" w:after="60"/>
            </w:pPr>
            <w:r>
              <w:t>Sets the active operation.</w:t>
            </w:r>
          </w:p>
          <w:p w:rsidRPr="00C20AEF" w:rsidR="00234020" w:rsidP="00234020" w:rsidRDefault="00234020" w14:paraId="4DEFE0EF" w14:textId="77777777">
            <w:pPr>
              <w:pStyle w:val="TabelleFlietext3"/>
              <w:spacing w:before="60" w:after="60"/>
            </w:pPr>
            <w:r>
              <w:t>Loads the settings for the selected operation/user.</w:t>
            </w:r>
          </w:p>
        </w:tc>
      </w:tr>
      <w:tr w:rsidRPr="00C20AEF" w:rsidR="00234020" w:rsidTr="00234020" w14:paraId="7ADC3D9B" w14:textId="77777777">
        <w:tc>
          <w:tcPr>
            <w:tcW w:w="1978" w:type="dxa"/>
            <w:gridSpan w:val="2"/>
            <w:tcBorders>
              <w:top w:val="single" w:color="auto" w:sz="4" w:space="0"/>
            </w:tcBorders>
          </w:tcPr>
          <w:p w:rsidRPr="00C20AEF" w:rsidR="00234020" w:rsidP="00234020" w:rsidRDefault="00234020" w14:paraId="211FB267" w14:textId="77777777">
            <w:pPr>
              <w:pStyle w:val="TabelleFlietext3"/>
              <w:spacing w:before="60" w:after="60"/>
            </w:pPr>
            <w:r>
              <w:t>Discard inputs</w:t>
            </w:r>
          </w:p>
        </w:tc>
        <w:tc>
          <w:tcPr>
            <w:tcW w:w="1039" w:type="dxa"/>
            <w:tcBorders>
              <w:top w:val="single" w:color="auto" w:sz="4" w:space="0"/>
            </w:tcBorders>
          </w:tcPr>
          <w:p w:rsidRPr="00C20AEF" w:rsidR="00234020" w:rsidP="00234020" w:rsidRDefault="009C33EB" w14:paraId="580BE17F" w14:textId="77777777">
            <w:pPr>
              <w:keepLines/>
              <w:spacing w:before="60" w:after="60"/>
              <w:jc w:val="center"/>
            </w:pPr>
            <w:r>
              <w:rPr>
                <w:noProof/>
              </w:rPr>
              <w:drawing>
                <wp:inline distT="0" distB="0" distL="0" distR="0" wp14:anchorId="52201E5F" wp14:editId="3539FF93">
                  <wp:extent cx="379730" cy="379730"/>
                  <wp:effectExtent l="19050" t="0" r="1270" b="0"/>
                  <wp:docPr id="75" name="Bild 75"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utton"/>
                          <pic:cNvPicPr>
                            <a:picLocks noChangeAspect="1" noChangeArrowheads="1"/>
                          </pic:cNvPicPr>
                        </pic:nvPicPr>
                        <pic:blipFill>
                          <a:blip r:embed="rId40"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6069" w:type="dxa"/>
            <w:tcBorders>
              <w:top w:val="single" w:color="auto" w:sz="4" w:space="0"/>
            </w:tcBorders>
          </w:tcPr>
          <w:p w:rsidRPr="00C20AEF" w:rsidR="00234020" w:rsidP="00234020" w:rsidRDefault="00234020" w14:paraId="5AD6BB4C" w14:textId="77777777">
            <w:pPr>
              <w:pStyle w:val="TabelleFlietext3"/>
              <w:spacing w:before="60" w:after="60"/>
            </w:pPr>
            <w:r>
              <w:t>Discards the user input.</w:t>
            </w:r>
          </w:p>
        </w:tc>
      </w:tr>
      <w:tr w:rsidRPr="00C20AEF" w:rsidR="00234020" w:rsidTr="00234020" w14:paraId="7000CED8" w14:textId="77777777">
        <w:tc>
          <w:tcPr>
            <w:tcW w:w="1978" w:type="dxa"/>
            <w:gridSpan w:val="2"/>
            <w:tcBorders>
              <w:top w:val="single" w:color="auto" w:sz="4" w:space="0"/>
            </w:tcBorders>
          </w:tcPr>
          <w:p w:rsidRPr="00C20AEF" w:rsidR="00234020" w:rsidP="00234020" w:rsidRDefault="00234020" w14:paraId="6E344BD5" w14:textId="77777777">
            <w:pPr>
              <w:pStyle w:val="TabelleFlietext3"/>
              <w:spacing w:before="60" w:after="60"/>
            </w:pPr>
            <w:r>
              <w:t>Set path</w:t>
            </w:r>
          </w:p>
        </w:tc>
        <w:tc>
          <w:tcPr>
            <w:tcW w:w="1039" w:type="dxa"/>
            <w:tcBorders>
              <w:top w:val="single" w:color="auto" w:sz="4" w:space="0"/>
            </w:tcBorders>
            <w:vAlign w:val="center"/>
          </w:tcPr>
          <w:p w:rsidRPr="00C20AEF" w:rsidR="00234020" w:rsidP="00234020" w:rsidRDefault="009C33EB" w14:paraId="674E1334" w14:textId="77777777">
            <w:pPr>
              <w:keepLines/>
              <w:spacing w:before="60" w:after="60"/>
              <w:jc w:val="center"/>
            </w:pPr>
            <w:r>
              <w:rPr>
                <w:noProof/>
              </w:rPr>
              <w:drawing>
                <wp:inline distT="0" distB="0" distL="0" distR="0" wp14:anchorId="0D0E74CF" wp14:editId="7EA3EAD5">
                  <wp:extent cx="379730" cy="379730"/>
                  <wp:effectExtent l="19050" t="0" r="1270" b="0"/>
                  <wp:docPr id="76" name="Bild 76"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utton"/>
                          <pic:cNvPicPr>
                            <a:picLocks noChangeAspect="1" noChangeArrowheads="1"/>
                          </pic:cNvPicPr>
                        </pic:nvPicPr>
                        <pic:blipFill>
                          <a:blip r:embed="rId42"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6069" w:type="dxa"/>
            <w:tcBorders>
              <w:top w:val="single" w:color="auto" w:sz="4" w:space="0"/>
            </w:tcBorders>
          </w:tcPr>
          <w:p w:rsidRPr="00C20AEF" w:rsidR="00234020" w:rsidP="00234020" w:rsidRDefault="00234020" w14:paraId="3943903A" w14:textId="77777777">
            <w:pPr>
              <w:pStyle w:val="TabelleFlietext3"/>
              <w:spacing w:before="60" w:after="60"/>
            </w:pPr>
            <w:r>
              <w:t xml:space="preserve">Opens a </w:t>
            </w:r>
            <w:proofErr w:type="spellStart"/>
            <w:r>
              <w:t>FileChooser</w:t>
            </w:r>
            <w:proofErr w:type="spellEnd"/>
            <w:r>
              <w:t xml:space="preserve"> dialog where the user can select the desired path.</w:t>
            </w:r>
          </w:p>
        </w:tc>
      </w:tr>
      <w:tr w:rsidRPr="00C20AEF" w:rsidR="00234020" w:rsidTr="00234020" w14:paraId="55D9BD67" w14:textId="77777777">
        <w:tc>
          <w:tcPr>
            <w:tcW w:w="1967" w:type="dxa"/>
          </w:tcPr>
          <w:p w:rsidRPr="00C20AEF" w:rsidR="00234020" w:rsidP="00234020" w:rsidRDefault="00234020" w14:paraId="6A0C2323" w14:textId="77777777">
            <w:pPr>
              <w:pStyle w:val="TabelleFlietext3"/>
              <w:spacing w:before="60" w:after="60"/>
            </w:pPr>
            <w:r>
              <w:t>Save</w:t>
            </w:r>
          </w:p>
        </w:tc>
        <w:tc>
          <w:tcPr>
            <w:tcW w:w="1050" w:type="dxa"/>
            <w:gridSpan w:val="2"/>
          </w:tcPr>
          <w:p w:rsidRPr="00C20AEF" w:rsidR="00234020" w:rsidP="00234020" w:rsidRDefault="009C33EB" w14:paraId="6EACDA7E" w14:textId="77777777">
            <w:pPr>
              <w:keepLines/>
              <w:spacing w:before="60" w:after="60"/>
              <w:jc w:val="center"/>
            </w:pPr>
            <w:r>
              <w:rPr>
                <w:noProof/>
              </w:rPr>
              <w:drawing>
                <wp:inline distT="0" distB="0" distL="0" distR="0" wp14:anchorId="7174F213" wp14:editId="2E77B71E">
                  <wp:extent cx="379730" cy="379730"/>
                  <wp:effectExtent l="19050" t="0" r="1270" b="0"/>
                  <wp:docPr id="77" name="Bild 77"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utton"/>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6069" w:type="dxa"/>
          </w:tcPr>
          <w:p w:rsidRPr="00C20AEF" w:rsidR="00234020" w:rsidP="00234020" w:rsidRDefault="00234020" w14:paraId="7846F960" w14:textId="77777777">
            <w:pPr>
              <w:pStyle w:val="TabelleFlietext3"/>
              <w:spacing w:before="60" w:after="60"/>
            </w:pPr>
            <w:r>
              <w:t>Saves the user input.</w:t>
            </w:r>
          </w:p>
        </w:tc>
      </w:tr>
    </w:tbl>
    <w:p w:rsidRPr="00C20AEF" w:rsidR="00234020" w:rsidP="00234020" w:rsidRDefault="00234020" w14:paraId="1D43F70E" w14:textId="475486A7">
      <w:pPr>
        <w:pStyle w:val="Beschriftung"/>
      </w:pPr>
      <w:bookmarkStart w:name="_Toc255401712" w:id="546"/>
      <w:bookmarkStart w:name="_Toc98411850" w:id="547"/>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46</w:t>
      </w:r>
      <w:r>
        <w:fldChar w:fldCharType="end"/>
      </w:r>
      <w:r>
        <w:t xml:space="preserve"> - Order overview panel: Buttons of the Buy table</w:t>
      </w:r>
      <w:bookmarkEnd w:id="546"/>
      <w:bookmarkEnd w:id="547"/>
    </w:p>
    <w:p w:rsidRPr="00756596" w:rsidR="00234020" w:rsidP="00234020" w:rsidRDefault="00234020" w14:paraId="5369975F" w14:textId="75D374D0">
      <w:pPr>
        <w:pStyle w:val="berschrift3"/>
        <w:rPr>
          <w:highlight w:val="magenta"/>
        </w:rPr>
      </w:pPr>
      <w:bookmarkStart w:name="_Toc252787634" w:id="548"/>
      <w:bookmarkStart w:name="_Toc255461173" w:id="549"/>
      <w:bookmarkStart w:name="_Ref17185202" w:id="550"/>
      <w:bookmarkStart w:name="_Ref18588369" w:id="551"/>
      <w:bookmarkStart w:name="_Ref37245621" w:id="552"/>
      <w:bookmarkStart w:name="_Ref91153779" w:id="553"/>
      <w:bookmarkStart w:name="_Toc98411964" w:id="554"/>
      <w:r>
        <w:rPr>
          <w:highlight w:val="magenta"/>
        </w:rPr>
        <w:t>Buy and sell settings</w:t>
      </w:r>
      <w:bookmarkEnd w:id="548"/>
      <w:bookmarkEnd w:id="549"/>
      <w:bookmarkEnd w:id="550"/>
      <w:bookmarkEnd w:id="551"/>
      <w:bookmarkEnd w:id="552"/>
      <w:bookmarkEnd w:id="553"/>
      <w:bookmarkEnd w:id="554"/>
    </w:p>
    <w:p w:rsidRPr="00C20AEF" w:rsidR="00234020" w:rsidP="00234020" w:rsidRDefault="00234020" w14:paraId="14E0F5B3" w14:textId="4C353A8F">
      <w:pPr>
        <w:pStyle w:val="Textkrper"/>
      </w:pPr>
      <w:r>
        <w:t xml:space="preserve">In the </w:t>
      </w:r>
      <w:r>
        <w:rPr>
          <w:i/>
        </w:rPr>
        <w:t>Buy and Sell Settings</w:t>
      </w:r>
      <w:r>
        <w:t xml:space="preserve"> subpanel, the user can customize settings for buying and selling parts. This includes settings for the shipping methods offered as well as automatic order comments. </w:t>
      </w:r>
    </w:p>
    <w:p w:rsidRPr="00C20AEF" w:rsidR="00234020" w:rsidP="00234020" w:rsidRDefault="00234020" w14:paraId="153E93DF" w14:textId="77777777">
      <w:pPr>
        <w:pStyle w:val="Textkrper"/>
      </w:pPr>
      <w:r>
        <w:lastRenderedPageBreak/>
        <w:t>In addition, the user can define 2 lists (preferred suppliers and problematic suppliers), through which he can refine his search results.</w:t>
      </w:r>
    </w:p>
    <w:p w:rsidRPr="00C20AEF" w:rsidR="00234020" w:rsidP="00234020" w:rsidRDefault="009C33EB" w14:paraId="1CBB7C33" w14:textId="77777777">
      <w:pPr>
        <w:pStyle w:val="Textkrper"/>
        <w:keepNext/>
      </w:pPr>
      <w:r>
        <w:rPr>
          <w:noProof/>
        </w:rPr>
        <w:drawing>
          <wp:inline distT="0" distB="0" distL="0" distR="0" wp14:anchorId="41B8C93F" wp14:editId="690D5D6F">
            <wp:extent cx="5926455" cy="4451350"/>
            <wp:effectExtent l="19050" t="0" r="0" b="0"/>
            <wp:docPr id="78" name="Bild 78"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01"/>
                    <pic:cNvPicPr>
                      <a:picLocks noChangeAspect="1" noChangeArrowheads="1"/>
                    </pic:cNvPicPr>
                  </pic:nvPicPr>
                  <pic:blipFill>
                    <a:blip r:embed="rId94"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C20AEF" w:rsidR="00234020" w:rsidP="00234020" w:rsidRDefault="00234020" w14:paraId="5F986E1E" w14:textId="3158390A">
      <w:pPr>
        <w:pStyle w:val="Beschriftung"/>
      </w:pPr>
      <w:bookmarkStart w:name="_Toc252787681" w:id="555"/>
      <w:bookmarkStart w:name="_Toc255401671" w:id="556"/>
      <w:bookmarkStart w:name="_Toc98411889" w:id="557"/>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22</w:t>
      </w:r>
      <w:r>
        <w:fldChar w:fldCharType="end"/>
      </w:r>
      <w:r>
        <w:t xml:space="preserve"> - Panel settings: Buy and sell settings</w:t>
      </w:r>
      <w:bookmarkEnd w:id="555"/>
      <w:bookmarkEnd w:id="556"/>
      <w:bookmarkEnd w:id="557"/>
    </w:p>
    <w:p w:rsidRPr="00C20AEF" w:rsidR="00234020" w:rsidP="00234020" w:rsidRDefault="00234020" w14:paraId="75C55A93" w14:textId="77777777">
      <w:pPr>
        <w:pStyle w:val="SchnelllesetextbergeordneteAussage1"/>
      </w:pPr>
      <w:r>
        <w:t>Operation selection</w:t>
      </w:r>
    </w:p>
    <w:p w:rsidRPr="00C20AEF" w:rsidR="00234020" w:rsidP="00234020" w:rsidRDefault="00234020" w14:paraId="2F30A5E6" w14:textId="77777777">
      <w:pPr>
        <w:pStyle w:val="Anforderungsnummer"/>
      </w:pPr>
      <w:r>
        <w:t>Requirement: FKT-GUI-242</w:t>
      </w:r>
    </w:p>
    <w:p w:rsidRPr="00C20AEF" w:rsidR="00234020" w:rsidP="00234020" w:rsidRDefault="00234020" w14:paraId="785942FD" w14:textId="77777777">
      <w:pPr>
        <w:pStyle w:val="Anforderungstext"/>
      </w:pPr>
      <w:r>
        <w:t>The system must provide the input fields Country (combo box) and Site (text field, max. 6 digits, numeric).</w:t>
      </w:r>
    </w:p>
    <w:p w:rsidRPr="00C20AEF" w:rsidR="00BD0EB2" w:rsidP="00BD0EB2" w:rsidRDefault="00BD0EB2" w14:paraId="136BED55" w14:textId="77777777">
      <w:pPr>
        <w:pStyle w:val="Textkrper"/>
      </w:pPr>
    </w:p>
    <w:p w:rsidRPr="00C20AEF" w:rsidR="00234020" w:rsidP="00234020" w:rsidRDefault="00234020" w14:paraId="2E7C8E73" w14:textId="77777777">
      <w:pPr>
        <w:pStyle w:val="Anforderungsnummer"/>
      </w:pPr>
      <w:r>
        <w:t>Requirement: FKT-GUI-243</w:t>
      </w:r>
    </w:p>
    <w:p w:rsidRPr="00C20AEF" w:rsidR="00234020" w:rsidP="00234020" w:rsidRDefault="00234020" w14:paraId="7B71B0EF" w14:textId="77777777">
      <w:pPr>
        <w:pStyle w:val="Anforderungstext"/>
      </w:pPr>
      <w:r>
        <w:t xml:space="preserve">If the user confirms his entry in the Operation number field with the </w:t>
      </w:r>
      <w:proofErr w:type="spellStart"/>
      <w:r>
        <w:rPr>
          <w:i/>
        </w:rPr>
        <w:t>Enter</w:t>
      </w:r>
      <w:r>
        <w:t>key</w:t>
      </w:r>
      <w:proofErr w:type="spellEnd"/>
      <w:r>
        <w:t>, the active operation is set and the settings are loaded.</w:t>
      </w:r>
    </w:p>
    <w:p w:rsidRPr="00C20AEF" w:rsidR="00BD0EB2" w:rsidP="00BD0EB2" w:rsidRDefault="00BD0EB2" w14:paraId="539DB4E3" w14:textId="77777777">
      <w:pPr>
        <w:pStyle w:val="Textkrper"/>
      </w:pPr>
    </w:p>
    <w:p w:rsidRPr="00C20AEF" w:rsidR="00234020" w:rsidP="00234020" w:rsidRDefault="00234020" w14:paraId="6431503D" w14:textId="77777777">
      <w:pPr>
        <w:pStyle w:val="Anforderungsnummer"/>
      </w:pPr>
      <w:r>
        <w:t>Requirement: FKT-GUI-244</w:t>
      </w:r>
    </w:p>
    <w:p w:rsidRPr="00C20AEF" w:rsidR="00234020" w:rsidP="00234020" w:rsidRDefault="00234020" w14:paraId="52E023F4" w14:textId="7666BAD4">
      <w:pPr>
        <w:pStyle w:val="Anforderungstext"/>
      </w:pPr>
      <w:r>
        <w:t xml:space="preserve">When you click the </w:t>
      </w:r>
      <w:r>
        <w:rPr>
          <w:i/>
        </w:rPr>
        <w:t>Load</w:t>
      </w:r>
      <w:r>
        <w:t xml:space="preserve"> button, the system must set the active mode. The requirements defined at </w:t>
      </w:r>
      <w:r w:rsidRPr="00C20AEF" w:rsidR="00A9316A">
        <w:fldChar w:fldCharType="begin"/>
      </w:r>
      <w:r w:rsidRPr="00C20AEF" w:rsidR="00A9316A">
        <w:instrText xml:space="preserve"> REF _Ref253734448 \r \h  \* MERGEFORMAT </w:instrText>
      </w:r>
      <w:r w:rsidRPr="00C20AEF" w:rsidR="00A9316A">
        <w:fldChar w:fldCharType="separate"/>
      </w:r>
      <w:r w:rsidR="000D3A2D">
        <w:t>4.2.1</w:t>
      </w:r>
      <w:r w:rsidRPr="00C20AEF" w:rsidR="00A9316A">
        <w:fldChar w:fldCharType="end"/>
      </w:r>
      <w:r>
        <w:t xml:space="preserve"> apply here. </w:t>
      </w:r>
    </w:p>
    <w:p w:rsidRPr="00C20AEF" w:rsidR="00BD0EB2" w:rsidP="00BD0EB2" w:rsidRDefault="00BD0EB2" w14:paraId="7BD021C7" w14:textId="77777777">
      <w:pPr>
        <w:pStyle w:val="Textkrper"/>
      </w:pPr>
    </w:p>
    <w:p w:rsidRPr="00C20AEF" w:rsidR="00234020" w:rsidP="00234020" w:rsidRDefault="00234020" w14:paraId="7AACBCD6" w14:textId="77777777">
      <w:pPr>
        <w:pStyle w:val="Anforderungsnummer"/>
      </w:pPr>
      <w:r>
        <w:t>Requirement: FKT-GUI-245</w:t>
      </w:r>
    </w:p>
    <w:p w:rsidRPr="00C20AEF" w:rsidR="00234020" w:rsidP="00234020" w:rsidRDefault="00234020" w14:paraId="4FD54D29" w14:textId="77777777">
      <w:pPr>
        <w:pStyle w:val="Anforderungstext"/>
      </w:pPr>
      <w:r>
        <w:t xml:space="preserve">When you click on the </w:t>
      </w:r>
      <w:r>
        <w:rPr>
          <w:i/>
        </w:rPr>
        <w:t>Load</w:t>
      </w:r>
      <w:r>
        <w:t xml:space="preserve"> button, the system must load the sales/purchase settings and the operation lists after the operation has been successfully set.</w:t>
      </w:r>
    </w:p>
    <w:p w:rsidRPr="00C20AEF" w:rsidR="00234020" w:rsidP="00234020" w:rsidRDefault="00234020" w14:paraId="44FDFBA1" w14:textId="77777777">
      <w:pPr>
        <w:pStyle w:val="SchnelllesetextbergeordneteAussage1"/>
      </w:pPr>
      <w:r>
        <w:lastRenderedPageBreak/>
        <w:t>Field description</w:t>
      </w:r>
    </w:p>
    <w:p w:rsidRPr="00C20AEF" w:rsidR="00234020" w:rsidP="00234020" w:rsidRDefault="00234020" w14:paraId="5EAB323E" w14:textId="77777777">
      <w:pPr>
        <w:pStyle w:val="Anforderungsnummer"/>
      </w:pPr>
      <w:r>
        <w:t>Requirement: FKT-GUI-246</w:t>
      </w:r>
    </w:p>
    <w:p w:rsidRPr="00C20AEF" w:rsidR="00234020" w:rsidP="00234020" w:rsidRDefault="00234020" w14:paraId="68B35DCC" w14:textId="78AA544E">
      <w:pPr>
        <w:pStyle w:val="Anforderungstext"/>
      </w:pPr>
      <w:r>
        <w:t>The system must provide and populate the following fields (if data is available). In the table, shipping type is abbreviated as VA. The defined shipping methods (transport service provider) apply to both processes (</w:t>
      </w:r>
      <w:proofErr w:type="spellStart"/>
      <w:r>
        <w:t>DeadStock</w:t>
      </w:r>
      <w:proofErr w:type="spellEnd"/>
      <w:r>
        <w:t xml:space="preserve"> and D2D).</w:t>
      </w:r>
    </w:p>
    <w:p w:rsidRPr="00C20AEF" w:rsidR="00BD0EB2" w:rsidP="00BD0EB2" w:rsidRDefault="00BD0EB2" w14:paraId="44223CD1" w14:textId="77777777">
      <w:pPr>
        <w:pStyle w:val="Textkrper"/>
      </w:pPr>
    </w:p>
    <w:tbl>
      <w:tblPr>
        <w:tblW w:w="4910" w:type="pct"/>
        <w:tblBorders>
          <w:top w:val="single" w:color="E20074" w:sz="18" w:space="0"/>
          <w:insideH w:val="single" w:color="auto" w:sz="4" w:space="0"/>
        </w:tblBorders>
        <w:tblLook w:val="01E0" w:firstRow="1" w:lastRow="1" w:firstColumn="1" w:lastColumn="1" w:noHBand="0" w:noVBand="0"/>
      </w:tblPr>
      <w:tblGrid>
        <w:gridCol w:w="2042"/>
        <w:gridCol w:w="1074"/>
        <w:gridCol w:w="947"/>
        <w:gridCol w:w="1181"/>
        <w:gridCol w:w="3936"/>
      </w:tblGrid>
      <w:tr w:rsidRPr="00C20AEF" w:rsidR="00234020" w:rsidTr="00234020" w14:paraId="468A1499" w14:textId="77777777">
        <w:trPr>
          <w:tblHeader/>
        </w:trPr>
        <w:tc>
          <w:tcPr>
            <w:tcW w:w="1112" w:type="pct"/>
            <w:tcBorders>
              <w:top w:val="single" w:color="E20074" w:sz="18" w:space="0"/>
              <w:bottom w:val="single" w:color="auto" w:sz="4" w:space="0"/>
            </w:tcBorders>
            <w:shd w:val="clear" w:color="auto" w:fill="E0E0E0"/>
          </w:tcPr>
          <w:p w:rsidRPr="00C20AEF" w:rsidR="00234020" w:rsidP="00234020" w:rsidRDefault="00234020" w14:paraId="7083F25E" w14:textId="77777777">
            <w:pPr>
              <w:pStyle w:val="TableHeading"/>
              <w:keepNext w:val="0"/>
              <w:rPr>
                <w:rStyle w:val="Fett"/>
                <w:b/>
                <w:bCs/>
              </w:rPr>
            </w:pPr>
            <w:r>
              <w:rPr>
                <w:rStyle w:val="Fett"/>
                <w:b/>
              </w:rPr>
              <w:t>Field</w:t>
            </w:r>
          </w:p>
        </w:tc>
        <w:tc>
          <w:tcPr>
            <w:tcW w:w="585" w:type="pct"/>
            <w:tcBorders>
              <w:top w:val="single" w:color="E20074" w:sz="18" w:space="0"/>
              <w:bottom w:val="single" w:color="auto" w:sz="4" w:space="0"/>
            </w:tcBorders>
            <w:shd w:val="clear" w:color="auto" w:fill="E0E0E0"/>
          </w:tcPr>
          <w:p w:rsidRPr="00C20AEF" w:rsidR="00234020" w:rsidP="00234020" w:rsidRDefault="00234020" w14:paraId="10F5F531" w14:textId="77777777">
            <w:pPr>
              <w:pStyle w:val="TableHeading"/>
              <w:keepNext w:val="0"/>
              <w:rPr>
                <w:rStyle w:val="Fett"/>
                <w:b/>
                <w:bCs/>
              </w:rPr>
            </w:pPr>
            <w:r>
              <w:rPr>
                <w:rStyle w:val="Fett"/>
                <w:b/>
              </w:rPr>
              <w:t>Element</w:t>
            </w:r>
          </w:p>
        </w:tc>
        <w:tc>
          <w:tcPr>
            <w:tcW w:w="516" w:type="pct"/>
            <w:tcBorders>
              <w:top w:val="single" w:color="E20074" w:sz="18" w:space="0"/>
              <w:bottom w:val="single" w:color="auto" w:sz="4" w:space="0"/>
            </w:tcBorders>
            <w:shd w:val="clear" w:color="auto" w:fill="E0E0E0"/>
          </w:tcPr>
          <w:p w:rsidRPr="00C20AEF" w:rsidR="00234020" w:rsidP="00234020" w:rsidRDefault="00234020" w14:paraId="46CC01C9" w14:textId="77777777">
            <w:pPr>
              <w:pStyle w:val="TableHeading"/>
              <w:keepNext w:val="0"/>
              <w:rPr>
                <w:rStyle w:val="Fett"/>
                <w:b/>
                <w:bCs/>
              </w:rPr>
            </w:pPr>
            <w:r>
              <w:rPr>
                <w:rStyle w:val="Fett"/>
                <w:b/>
              </w:rPr>
              <w:t>Editable</w:t>
            </w:r>
          </w:p>
        </w:tc>
        <w:tc>
          <w:tcPr>
            <w:tcW w:w="643" w:type="pct"/>
            <w:tcBorders>
              <w:top w:val="single" w:color="E20074" w:sz="18" w:space="0"/>
              <w:bottom w:val="single" w:color="auto" w:sz="4" w:space="0"/>
            </w:tcBorders>
            <w:shd w:val="clear" w:color="auto" w:fill="E0E0E0"/>
          </w:tcPr>
          <w:p w:rsidRPr="00C20AEF" w:rsidR="00234020" w:rsidP="00234020" w:rsidRDefault="00234020" w14:paraId="1B6D6393" w14:textId="77777777">
            <w:pPr>
              <w:pStyle w:val="TableHeading"/>
              <w:keepNext w:val="0"/>
              <w:rPr>
                <w:rStyle w:val="Fett"/>
                <w:b/>
                <w:bCs/>
              </w:rPr>
            </w:pPr>
            <w:r>
              <w:rPr>
                <w:rStyle w:val="Fett"/>
                <w:b/>
              </w:rPr>
              <w:t>Format</w:t>
            </w:r>
          </w:p>
        </w:tc>
        <w:tc>
          <w:tcPr>
            <w:tcW w:w="2144" w:type="pct"/>
            <w:tcBorders>
              <w:top w:val="single" w:color="E20074" w:sz="18" w:space="0"/>
              <w:bottom w:val="single" w:color="auto" w:sz="4" w:space="0"/>
            </w:tcBorders>
            <w:shd w:val="clear" w:color="auto" w:fill="E0E0E0"/>
          </w:tcPr>
          <w:p w:rsidRPr="00C20AEF" w:rsidR="00234020" w:rsidP="00234020" w:rsidRDefault="00234020" w14:paraId="4E91B2ED" w14:textId="77777777">
            <w:pPr>
              <w:pStyle w:val="TableHeading"/>
              <w:keepNext w:val="0"/>
              <w:rPr>
                <w:rStyle w:val="Fett"/>
                <w:b/>
                <w:bCs/>
              </w:rPr>
            </w:pPr>
            <w:r>
              <w:rPr>
                <w:rStyle w:val="Fett"/>
                <w:b/>
              </w:rPr>
              <w:t>Content</w:t>
            </w:r>
          </w:p>
        </w:tc>
      </w:tr>
      <w:tr w:rsidRPr="00C20AEF" w:rsidR="00234020" w:rsidTr="00234020" w14:paraId="310F0C19" w14:textId="77777777">
        <w:tc>
          <w:tcPr>
            <w:tcW w:w="1112" w:type="pct"/>
            <w:tcBorders>
              <w:top w:val="single" w:color="auto" w:sz="4" w:space="0"/>
            </w:tcBorders>
          </w:tcPr>
          <w:p w:rsidRPr="00C20AEF" w:rsidR="00234020" w:rsidP="00234020" w:rsidRDefault="00526758" w14:paraId="3A451E01" w14:textId="77777777">
            <w:pPr>
              <w:pStyle w:val="TabelleFlietext3"/>
              <w:spacing w:before="60" w:after="60"/>
              <w:ind w:left="0"/>
            </w:pPr>
            <w:r>
              <w:t>5x VA Name</w:t>
            </w:r>
          </w:p>
        </w:tc>
        <w:tc>
          <w:tcPr>
            <w:tcW w:w="585" w:type="pct"/>
            <w:tcBorders>
              <w:top w:val="single" w:color="auto" w:sz="4" w:space="0"/>
            </w:tcBorders>
          </w:tcPr>
          <w:p w:rsidRPr="00C20AEF" w:rsidR="00234020" w:rsidP="00234020" w:rsidRDefault="00234020" w14:paraId="089CDFD6" w14:textId="77777777">
            <w:pPr>
              <w:pStyle w:val="TabelleFlietext3"/>
              <w:spacing w:before="60" w:after="60"/>
              <w:ind w:left="0"/>
            </w:pPr>
            <w:proofErr w:type="spellStart"/>
            <w:r>
              <w:t>Combobox</w:t>
            </w:r>
            <w:proofErr w:type="spellEnd"/>
          </w:p>
        </w:tc>
        <w:tc>
          <w:tcPr>
            <w:tcW w:w="516" w:type="pct"/>
            <w:tcBorders>
              <w:top w:val="single" w:color="auto" w:sz="4" w:space="0"/>
            </w:tcBorders>
          </w:tcPr>
          <w:p w:rsidRPr="00C20AEF" w:rsidR="00234020" w:rsidP="00234020" w:rsidRDefault="00234020" w14:paraId="0543D58F" w14:textId="77777777">
            <w:pPr>
              <w:pStyle w:val="TabelleFlietext3"/>
              <w:spacing w:before="60" w:after="60"/>
              <w:ind w:left="0"/>
              <w:jc w:val="center"/>
            </w:pPr>
            <w:r>
              <w:t>J</w:t>
            </w:r>
          </w:p>
        </w:tc>
        <w:tc>
          <w:tcPr>
            <w:tcW w:w="643" w:type="pct"/>
            <w:tcBorders>
              <w:top w:val="single" w:color="auto" w:sz="4" w:space="0"/>
            </w:tcBorders>
          </w:tcPr>
          <w:p w:rsidRPr="00C20AEF" w:rsidR="00234020" w:rsidP="00234020" w:rsidRDefault="00212050" w14:paraId="16648700" w14:textId="77777777">
            <w:pPr>
              <w:pStyle w:val="TabelleFlietext3"/>
              <w:spacing w:before="60" w:after="60"/>
              <w:ind w:left="0"/>
            </w:pPr>
            <w:r>
              <w:t>-</w:t>
            </w:r>
          </w:p>
        </w:tc>
        <w:tc>
          <w:tcPr>
            <w:tcW w:w="2144" w:type="pct"/>
            <w:tcBorders>
              <w:top w:val="single" w:color="auto" w:sz="4" w:space="0"/>
            </w:tcBorders>
          </w:tcPr>
          <w:p w:rsidRPr="00C20AEF" w:rsidR="00234020" w:rsidP="00234020" w:rsidRDefault="00234020" w14:paraId="299BB962" w14:textId="77777777">
            <w:pPr>
              <w:pStyle w:val="TabelleFlietext3"/>
              <w:spacing w:before="60" w:after="60"/>
              <w:ind w:left="0"/>
            </w:pPr>
            <w:r>
              <w:t>Name of the postal service provider (the shipping method)</w:t>
            </w:r>
          </w:p>
          <w:p w:rsidRPr="00C20AEF" w:rsidR="00234020" w:rsidP="00234020" w:rsidRDefault="00234020" w14:paraId="5623A8C9" w14:textId="77777777">
            <w:pPr>
              <w:pStyle w:val="TabelleFlietext3"/>
              <w:spacing w:before="60" w:after="60"/>
              <w:ind w:left="0"/>
            </w:pPr>
            <w:r>
              <w:t>Selection from the 5 service providers of the market as well as input of a free text possible.</w:t>
            </w:r>
          </w:p>
        </w:tc>
      </w:tr>
      <w:tr w:rsidRPr="00C20AEF" w:rsidR="00234020" w:rsidTr="00234020" w14:paraId="6401288C" w14:textId="77777777">
        <w:tc>
          <w:tcPr>
            <w:tcW w:w="1112" w:type="pct"/>
          </w:tcPr>
          <w:p w:rsidRPr="00C20AEF" w:rsidR="00234020" w:rsidP="00234020" w:rsidRDefault="00234020" w14:paraId="294FF632" w14:textId="77777777">
            <w:pPr>
              <w:pStyle w:val="TabelleFlietext3"/>
              <w:keepNext/>
              <w:spacing w:before="60" w:after="60"/>
              <w:ind w:left="0"/>
            </w:pPr>
            <w:r>
              <w:t>5x VA costs</w:t>
            </w:r>
          </w:p>
        </w:tc>
        <w:tc>
          <w:tcPr>
            <w:tcW w:w="585" w:type="pct"/>
          </w:tcPr>
          <w:p w:rsidRPr="00C20AEF" w:rsidR="00234020" w:rsidP="00234020" w:rsidRDefault="00234020" w14:paraId="7BA4B134" w14:textId="77777777">
            <w:pPr>
              <w:pStyle w:val="TabelleFlietext3"/>
              <w:keepNext/>
              <w:spacing w:before="60" w:after="60"/>
              <w:ind w:left="0"/>
            </w:pPr>
            <w:r>
              <w:t>Text field</w:t>
            </w:r>
          </w:p>
        </w:tc>
        <w:tc>
          <w:tcPr>
            <w:tcW w:w="516" w:type="pct"/>
          </w:tcPr>
          <w:p w:rsidRPr="00C20AEF" w:rsidR="00234020" w:rsidP="00234020" w:rsidRDefault="00234020" w14:paraId="782F1E4F" w14:textId="77777777">
            <w:pPr>
              <w:pStyle w:val="TabelleFlietext3"/>
              <w:keepNext/>
              <w:spacing w:before="60" w:after="60"/>
              <w:ind w:left="0"/>
              <w:jc w:val="center"/>
            </w:pPr>
            <w:r>
              <w:t>J</w:t>
            </w:r>
          </w:p>
        </w:tc>
        <w:tc>
          <w:tcPr>
            <w:tcW w:w="643" w:type="pct"/>
          </w:tcPr>
          <w:p w:rsidRPr="00C20AEF" w:rsidR="00234020" w:rsidP="00234020" w:rsidRDefault="00212050" w14:paraId="42AAB7CE" w14:textId="77777777">
            <w:pPr>
              <w:pStyle w:val="TabelleFlietext3"/>
              <w:keepNext/>
              <w:spacing w:before="60" w:after="60"/>
              <w:ind w:left="0"/>
            </w:pPr>
            <w:r>
              <w:t>Price format (currency identifier as tooltip)</w:t>
            </w:r>
          </w:p>
        </w:tc>
        <w:tc>
          <w:tcPr>
            <w:tcW w:w="2144" w:type="pct"/>
          </w:tcPr>
          <w:p w:rsidRPr="00C20AEF" w:rsidR="00234020" w:rsidP="00234020" w:rsidRDefault="00234020" w14:paraId="2A5A4476" w14:textId="77777777">
            <w:pPr>
              <w:pStyle w:val="TabelleFlietext3"/>
              <w:keepNext/>
              <w:spacing w:before="60" w:after="60"/>
              <w:ind w:left="0"/>
            </w:pPr>
            <w:r>
              <w:t>Approximate cost of shipping (of a standard package). Mandatory field, if VA Name filled.</w:t>
            </w:r>
          </w:p>
        </w:tc>
      </w:tr>
      <w:tr w:rsidRPr="00C20AEF" w:rsidR="00234020" w:rsidTr="00234020" w14:paraId="62801C5F" w14:textId="77777777">
        <w:tc>
          <w:tcPr>
            <w:tcW w:w="1112" w:type="pct"/>
          </w:tcPr>
          <w:p w:rsidRPr="00C20AEF" w:rsidR="00234020" w:rsidP="00234020" w:rsidRDefault="00234020" w14:paraId="1B7D8038" w14:textId="77777777">
            <w:pPr>
              <w:pStyle w:val="TabelleFlietext3"/>
              <w:keepNext/>
              <w:spacing w:before="60" w:after="60"/>
              <w:ind w:left="0"/>
            </w:pPr>
            <w:r>
              <w:t>5x VA expected duration</w:t>
            </w:r>
          </w:p>
        </w:tc>
        <w:tc>
          <w:tcPr>
            <w:tcW w:w="585" w:type="pct"/>
          </w:tcPr>
          <w:p w:rsidRPr="00C20AEF" w:rsidR="00234020" w:rsidP="00234020" w:rsidRDefault="00234020" w14:paraId="38AC9366" w14:textId="77777777">
            <w:pPr>
              <w:pStyle w:val="TabelleFlietext3"/>
              <w:keepNext/>
              <w:spacing w:before="60" w:after="60"/>
              <w:ind w:left="0"/>
            </w:pPr>
            <w:r>
              <w:t>Text field</w:t>
            </w:r>
          </w:p>
        </w:tc>
        <w:tc>
          <w:tcPr>
            <w:tcW w:w="516" w:type="pct"/>
          </w:tcPr>
          <w:p w:rsidRPr="00C20AEF" w:rsidR="00234020" w:rsidP="00234020" w:rsidRDefault="00234020" w14:paraId="4F9F8C97" w14:textId="77777777">
            <w:pPr>
              <w:pStyle w:val="TabelleFlietext3"/>
              <w:keepNext/>
              <w:spacing w:before="60" w:after="60"/>
              <w:ind w:left="0"/>
              <w:jc w:val="center"/>
            </w:pPr>
            <w:r>
              <w:t>J</w:t>
            </w:r>
          </w:p>
        </w:tc>
        <w:tc>
          <w:tcPr>
            <w:tcW w:w="643" w:type="pct"/>
          </w:tcPr>
          <w:p w:rsidRPr="00C20AEF" w:rsidR="00234020" w:rsidP="00234020" w:rsidRDefault="00212050" w14:paraId="36E16335" w14:textId="77777777">
            <w:pPr>
              <w:pStyle w:val="TabelleFlietext3"/>
              <w:keepNext/>
              <w:spacing w:before="60" w:after="60"/>
              <w:ind w:left="0"/>
            </w:pPr>
            <w:r>
              <w:t>Integer</w:t>
            </w:r>
          </w:p>
        </w:tc>
        <w:tc>
          <w:tcPr>
            <w:tcW w:w="2144" w:type="pct"/>
          </w:tcPr>
          <w:p w:rsidRPr="00C20AEF" w:rsidR="00234020" w:rsidP="00234020" w:rsidRDefault="00234020" w14:paraId="7FA7C6BC" w14:textId="77777777">
            <w:pPr>
              <w:pStyle w:val="TabelleFlietext3"/>
              <w:keepNext/>
              <w:spacing w:before="60" w:after="60"/>
              <w:ind w:left="0"/>
            </w:pPr>
            <w:r>
              <w:t>Estimated time of shipment. Mandatory field, if VA Name filled.</w:t>
            </w:r>
          </w:p>
        </w:tc>
      </w:tr>
      <w:tr w:rsidRPr="00C20AEF" w:rsidR="00234020" w:rsidTr="00234020" w14:paraId="29646E13" w14:textId="77777777">
        <w:tc>
          <w:tcPr>
            <w:tcW w:w="1112" w:type="pct"/>
          </w:tcPr>
          <w:p w:rsidRPr="00C20AEF" w:rsidR="00234020" w:rsidP="00234020" w:rsidRDefault="00234020" w14:paraId="67CD4EF0" w14:textId="77777777">
            <w:pPr>
              <w:pStyle w:val="TabelleFlietext3"/>
              <w:keepNext/>
              <w:spacing w:before="60" w:after="60"/>
              <w:ind w:left="0"/>
            </w:pPr>
            <w:r>
              <w:t>5x VA Notes</w:t>
            </w:r>
          </w:p>
        </w:tc>
        <w:tc>
          <w:tcPr>
            <w:tcW w:w="585" w:type="pct"/>
          </w:tcPr>
          <w:p w:rsidRPr="00C20AEF" w:rsidR="00234020" w:rsidP="00234020" w:rsidRDefault="00234020" w14:paraId="4A5A32A4" w14:textId="77777777">
            <w:pPr>
              <w:pStyle w:val="TabelleFlietext3"/>
              <w:keepNext/>
              <w:spacing w:before="60" w:after="60"/>
              <w:ind w:left="0"/>
            </w:pPr>
            <w:r>
              <w:t>Text field</w:t>
            </w:r>
          </w:p>
        </w:tc>
        <w:tc>
          <w:tcPr>
            <w:tcW w:w="516" w:type="pct"/>
          </w:tcPr>
          <w:p w:rsidRPr="00C20AEF" w:rsidR="00234020" w:rsidP="00234020" w:rsidRDefault="00234020" w14:paraId="0155952C" w14:textId="77777777">
            <w:pPr>
              <w:pStyle w:val="TabelleFlietext3"/>
              <w:keepNext/>
              <w:spacing w:before="60" w:after="60"/>
              <w:ind w:left="0"/>
              <w:jc w:val="center"/>
            </w:pPr>
            <w:r>
              <w:t>J</w:t>
            </w:r>
          </w:p>
        </w:tc>
        <w:tc>
          <w:tcPr>
            <w:tcW w:w="643" w:type="pct"/>
          </w:tcPr>
          <w:p w:rsidRPr="00C20AEF" w:rsidR="00234020" w:rsidP="00234020" w:rsidRDefault="00212050" w14:paraId="4B48796C" w14:textId="77777777">
            <w:pPr>
              <w:pStyle w:val="TabelleFlietext3"/>
              <w:keepNext/>
              <w:spacing w:before="60" w:after="60"/>
              <w:ind w:left="0"/>
            </w:pPr>
            <w:r>
              <w:t>Max. 100 characters</w:t>
            </w:r>
          </w:p>
        </w:tc>
        <w:tc>
          <w:tcPr>
            <w:tcW w:w="2144" w:type="pct"/>
          </w:tcPr>
          <w:p w:rsidRPr="00C20AEF" w:rsidR="00234020" w:rsidP="00234020" w:rsidRDefault="00234020" w14:paraId="3667062B" w14:textId="77777777">
            <w:pPr>
              <w:pStyle w:val="TabelleFlietext3"/>
              <w:keepNext/>
              <w:spacing w:before="60" w:after="60"/>
              <w:ind w:left="0"/>
            </w:pPr>
            <w:r>
              <w:t>Comment on the shipping method.</w:t>
            </w:r>
          </w:p>
        </w:tc>
      </w:tr>
      <w:tr w:rsidRPr="00C20AEF" w:rsidR="00234020" w:rsidTr="00234020" w14:paraId="674EAD4A" w14:textId="77777777">
        <w:tc>
          <w:tcPr>
            <w:tcW w:w="1112" w:type="pct"/>
          </w:tcPr>
          <w:p w:rsidRPr="00C20AEF" w:rsidR="00234020" w:rsidP="00234020" w:rsidRDefault="00FD21BB" w14:paraId="0CDF8933" w14:textId="77777777">
            <w:pPr>
              <w:pStyle w:val="TabelleFlietext3"/>
              <w:keepNext/>
              <w:spacing w:before="60" w:after="60"/>
              <w:ind w:left="0"/>
            </w:pPr>
            <w:r>
              <w:t>VA late pickup possible</w:t>
            </w:r>
          </w:p>
        </w:tc>
        <w:tc>
          <w:tcPr>
            <w:tcW w:w="585" w:type="pct"/>
          </w:tcPr>
          <w:p w:rsidRPr="00C20AEF" w:rsidR="00234020" w:rsidP="00234020" w:rsidRDefault="00234020" w14:paraId="769F2923" w14:textId="77777777">
            <w:pPr>
              <w:pStyle w:val="TabelleFlietext3"/>
              <w:keepNext/>
              <w:spacing w:before="60" w:after="60"/>
              <w:ind w:left="0"/>
            </w:pPr>
            <w:r>
              <w:t>Checkbox</w:t>
            </w:r>
          </w:p>
        </w:tc>
        <w:tc>
          <w:tcPr>
            <w:tcW w:w="516" w:type="pct"/>
          </w:tcPr>
          <w:p w:rsidRPr="00C20AEF" w:rsidR="00234020" w:rsidP="00234020" w:rsidRDefault="00234020" w14:paraId="52FA2C15" w14:textId="77777777">
            <w:pPr>
              <w:pStyle w:val="TabelleFlietext3"/>
              <w:keepNext/>
              <w:spacing w:before="60" w:after="60"/>
              <w:ind w:left="0"/>
              <w:jc w:val="center"/>
            </w:pPr>
            <w:r>
              <w:t>J</w:t>
            </w:r>
          </w:p>
        </w:tc>
        <w:tc>
          <w:tcPr>
            <w:tcW w:w="643" w:type="pct"/>
          </w:tcPr>
          <w:p w:rsidRPr="00C20AEF" w:rsidR="00234020" w:rsidP="00234020" w:rsidRDefault="00234020" w14:paraId="627A11F2" w14:textId="77777777">
            <w:pPr>
              <w:pStyle w:val="TabelleFlietext3"/>
              <w:keepNext/>
              <w:spacing w:before="60" w:after="60"/>
              <w:ind w:left="0"/>
            </w:pPr>
            <w:r>
              <w:t>-</w:t>
            </w:r>
          </w:p>
        </w:tc>
        <w:tc>
          <w:tcPr>
            <w:tcW w:w="2144" w:type="pct"/>
          </w:tcPr>
          <w:p w:rsidRPr="00C20AEF" w:rsidR="00234020" w:rsidP="00234020" w:rsidRDefault="00234020" w14:paraId="000F5579" w14:textId="77777777">
            <w:pPr>
              <w:pStyle w:val="TabelleFlietext3"/>
              <w:keepNext/>
              <w:spacing w:before="60" w:after="60"/>
              <w:ind w:left="0"/>
            </w:pPr>
            <w:r>
              <w:t>Selected: Late pickup possible until xx o'clock.</w:t>
            </w:r>
          </w:p>
        </w:tc>
      </w:tr>
      <w:tr w:rsidRPr="00C20AEF" w:rsidR="00234020" w:rsidTr="00234020" w14:paraId="00DD9367" w14:textId="77777777">
        <w:tc>
          <w:tcPr>
            <w:tcW w:w="1112" w:type="pct"/>
          </w:tcPr>
          <w:p w:rsidRPr="00C20AEF" w:rsidR="00234020" w:rsidP="00234020" w:rsidRDefault="00234020" w14:paraId="505AE1C6" w14:textId="77777777">
            <w:pPr>
              <w:pStyle w:val="TabelleFlietext3"/>
              <w:keepNext/>
              <w:spacing w:before="60" w:after="60"/>
              <w:ind w:left="0"/>
            </w:pPr>
            <w:r>
              <w:t>VA Late collection until</w:t>
            </w:r>
          </w:p>
        </w:tc>
        <w:tc>
          <w:tcPr>
            <w:tcW w:w="585" w:type="pct"/>
          </w:tcPr>
          <w:p w:rsidRPr="00C20AEF" w:rsidR="00234020" w:rsidP="00234020" w:rsidRDefault="00234020" w14:paraId="49945401" w14:textId="77777777">
            <w:pPr>
              <w:pStyle w:val="TabelleFlietext3"/>
              <w:keepNext/>
              <w:spacing w:before="60" w:after="60"/>
              <w:ind w:left="0"/>
            </w:pPr>
            <w:r>
              <w:t>Text field</w:t>
            </w:r>
          </w:p>
        </w:tc>
        <w:tc>
          <w:tcPr>
            <w:tcW w:w="516" w:type="pct"/>
          </w:tcPr>
          <w:p w:rsidRPr="00C20AEF" w:rsidR="00234020" w:rsidP="00234020" w:rsidRDefault="00234020" w14:paraId="5A67737E" w14:textId="77777777">
            <w:pPr>
              <w:pStyle w:val="TabelleFlietext3"/>
              <w:keepNext/>
              <w:spacing w:before="60" w:after="60"/>
              <w:ind w:left="0"/>
              <w:jc w:val="center"/>
            </w:pPr>
            <w:r>
              <w:t>J</w:t>
            </w:r>
          </w:p>
        </w:tc>
        <w:tc>
          <w:tcPr>
            <w:tcW w:w="643" w:type="pct"/>
          </w:tcPr>
          <w:p w:rsidRPr="00C20AEF" w:rsidR="00234020" w:rsidP="00234020" w:rsidRDefault="000F3D77" w14:paraId="4DC68D67" w14:textId="77777777">
            <w:pPr>
              <w:pStyle w:val="TabelleFlietext3"/>
              <w:keepNext/>
              <w:spacing w:before="60" w:after="60"/>
              <w:ind w:left="0"/>
            </w:pPr>
            <w:r>
              <w:t>Max. 8 characters</w:t>
            </w:r>
          </w:p>
        </w:tc>
        <w:tc>
          <w:tcPr>
            <w:tcW w:w="2144" w:type="pct"/>
          </w:tcPr>
          <w:p w:rsidRPr="00C20AEF" w:rsidR="00234020" w:rsidP="00234020" w:rsidRDefault="00234020" w14:paraId="552B8015" w14:textId="77777777">
            <w:pPr>
              <w:pStyle w:val="TabelleFlietext3"/>
              <w:keepNext/>
              <w:spacing w:before="60" w:after="60"/>
              <w:ind w:left="0"/>
            </w:pPr>
            <w:r>
              <w:t>Time until which collection is possible. Mandatory field if late pickup is selected.</w:t>
            </w:r>
          </w:p>
        </w:tc>
      </w:tr>
      <w:tr w:rsidRPr="00C20AEF" w:rsidR="00234020" w:rsidTr="00234020" w14:paraId="6E89AA13" w14:textId="77777777">
        <w:tc>
          <w:tcPr>
            <w:tcW w:w="1112" w:type="pct"/>
          </w:tcPr>
          <w:p w:rsidRPr="00C20AEF" w:rsidR="00234020" w:rsidP="00234020" w:rsidRDefault="00234020" w14:paraId="4F6C8DDD" w14:textId="77777777">
            <w:pPr>
              <w:pStyle w:val="TabelleFlietext3"/>
              <w:keepNext/>
              <w:spacing w:before="60" w:after="60"/>
              <w:ind w:left="0"/>
            </w:pPr>
            <w:r>
              <w:t>Ordering information</w:t>
            </w:r>
          </w:p>
        </w:tc>
        <w:tc>
          <w:tcPr>
            <w:tcW w:w="585" w:type="pct"/>
          </w:tcPr>
          <w:p w:rsidRPr="00C20AEF" w:rsidR="00234020" w:rsidP="00234020" w:rsidRDefault="00234020" w14:paraId="128B4103" w14:textId="77777777">
            <w:pPr>
              <w:pStyle w:val="TabelleFlietext3"/>
              <w:keepNext/>
              <w:spacing w:before="60" w:after="60"/>
              <w:ind w:left="0"/>
            </w:pPr>
            <w:proofErr w:type="spellStart"/>
            <w:r>
              <w:t>Textarea</w:t>
            </w:r>
            <w:proofErr w:type="spellEnd"/>
          </w:p>
        </w:tc>
        <w:tc>
          <w:tcPr>
            <w:tcW w:w="516" w:type="pct"/>
          </w:tcPr>
          <w:p w:rsidRPr="00C20AEF" w:rsidR="00234020" w:rsidP="00234020" w:rsidRDefault="00234020" w14:paraId="0349DA59" w14:textId="77777777">
            <w:pPr>
              <w:pStyle w:val="TabelleFlietext3"/>
              <w:keepNext/>
              <w:spacing w:before="60" w:after="60"/>
              <w:ind w:left="0"/>
              <w:jc w:val="center"/>
            </w:pPr>
            <w:r>
              <w:t>J</w:t>
            </w:r>
          </w:p>
        </w:tc>
        <w:tc>
          <w:tcPr>
            <w:tcW w:w="643" w:type="pct"/>
          </w:tcPr>
          <w:p w:rsidRPr="00C20AEF" w:rsidR="00234020" w:rsidP="00234020" w:rsidRDefault="007646A1" w14:paraId="434A3C08" w14:textId="77777777">
            <w:pPr>
              <w:pStyle w:val="TabelleFlietext3"/>
              <w:keepNext/>
              <w:spacing w:before="60" w:after="60"/>
              <w:ind w:left="0"/>
            </w:pPr>
            <w:r>
              <w:t>Max. 2000 characters</w:t>
            </w:r>
          </w:p>
        </w:tc>
        <w:tc>
          <w:tcPr>
            <w:tcW w:w="2144" w:type="pct"/>
          </w:tcPr>
          <w:p w:rsidRPr="00C20AEF" w:rsidR="00234020" w:rsidP="00234020" w:rsidRDefault="00234020" w14:paraId="11EDE57D" w14:textId="77777777">
            <w:pPr>
              <w:pStyle w:val="TabelleFlietext3"/>
              <w:keepNext/>
              <w:spacing w:before="60" w:after="60"/>
              <w:ind w:left="0"/>
            </w:pPr>
            <w:r>
              <w:t>Remark to be attached to outgoing orders (user as buyer).</w:t>
            </w:r>
          </w:p>
        </w:tc>
      </w:tr>
      <w:tr w:rsidRPr="00C20AEF" w:rsidR="00234020" w:rsidTr="00234020" w14:paraId="2E62D929" w14:textId="77777777">
        <w:tc>
          <w:tcPr>
            <w:tcW w:w="1112" w:type="pct"/>
          </w:tcPr>
          <w:p w:rsidRPr="00C20AEF" w:rsidR="00234020" w:rsidP="00234020" w:rsidRDefault="00234020" w14:paraId="324E878D" w14:textId="77777777">
            <w:pPr>
              <w:pStyle w:val="TabelleFlietext3"/>
              <w:keepNext/>
              <w:spacing w:before="60" w:after="60"/>
              <w:ind w:left="0"/>
            </w:pPr>
            <w:r>
              <w:t>Shipping note</w:t>
            </w:r>
          </w:p>
        </w:tc>
        <w:tc>
          <w:tcPr>
            <w:tcW w:w="585" w:type="pct"/>
          </w:tcPr>
          <w:p w:rsidRPr="00C20AEF" w:rsidR="00234020" w:rsidP="00234020" w:rsidRDefault="00234020" w14:paraId="09B2EE63" w14:textId="77777777">
            <w:pPr>
              <w:pStyle w:val="TabelleFlietext3"/>
              <w:keepNext/>
              <w:spacing w:before="60" w:after="60"/>
              <w:ind w:left="0"/>
            </w:pPr>
            <w:proofErr w:type="spellStart"/>
            <w:r>
              <w:t>Textarea</w:t>
            </w:r>
            <w:proofErr w:type="spellEnd"/>
          </w:p>
        </w:tc>
        <w:tc>
          <w:tcPr>
            <w:tcW w:w="516" w:type="pct"/>
          </w:tcPr>
          <w:p w:rsidRPr="00C20AEF" w:rsidR="00234020" w:rsidP="00234020" w:rsidRDefault="00234020" w14:paraId="30700E5A" w14:textId="77777777">
            <w:pPr>
              <w:pStyle w:val="TabelleFlietext3"/>
              <w:keepNext/>
              <w:spacing w:before="60" w:after="60"/>
              <w:ind w:left="0"/>
              <w:jc w:val="center"/>
            </w:pPr>
            <w:r>
              <w:t>J</w:t>
            </w:r>
          </w:p>
        </w:tc>
        <w:tc>
          <w:tcPr>
            <w:tcW w:w="643" w:type="pct"/>
          </w:tcPr>
          <w:p w:rsidRPr="00C20AEF" w:rsidR="00234020" w:rsidP="00234020" w:rsidRDefault="007646A1" w14:paraId="55E369FC" w14:textId="77777777">
            <w:pPr>
              <w:pStyle w:val="TabelleFlietext3"/>
              <w:keepNext/>
              <w:spacing w:before="60" w:after="60"/>
              <w:ind w:left="0"/>
            </w:pPr>
            <w:r>
              <w:t>Max. 1000 characters</w:t>
            </w:r>
          </w:p>
        </w:tc>
        <w:tc>
          <w:tcPr>
            <w:tcW w:w="2144" w:type="pct"/>
          </w:tcPr>
          <w:p w:rsidRPr="00C20AEF" w:rsidR="00234020" w:rsidP="00234020" w:rsidRDefault="00234020" w14:paraId="1065D9D7" w14:textId="77777777">
            <w:pPr>
              <w:pStyle w:val="TabelleFlietext3"/>
              <w:keepNext/>
              <w:spacing w:before="60" w:after="60"/>
              <w:ind w:left="0"/>
            </w:pPr>
            <w:r>
              <w:t>Remark to be attached to incoming orders (user as seller).</w:t>
            </w:r>
          </w:p>
        </w:tc>
      </w:tr>
      <w:tr w:rsidRPr="00C20AEF" w:rsidR="00234020" w:rsidTr="00234020" w14:paraId="6BF01975" w14:textId="77777777">
        <w:tc>
          <w:tcPr>
            <w:tcW w:w="1112" w:type="pct"/>
          </w:tcPr>
          <w:p w:rsidRPr="00C20AEF" w:rsidR="00234020" w:rsidP="00234020" w:rsidRDefault="00234020" w14:paraId="2131BB62" w14:textId="77777777">
            <w:pPr>
              <w:pStyle w:val="TabelleFlietext3"/>
              <w:spacing w:before="60" w:after="60"/>
              <w:ind w:left="0"/>
            </w:pPr>
            <w:r>
              <w:t>Preferred suppliers</w:t>
            </w:r>
          </w:p>
        </w:tc>
        <w:tc>
          <w:tcPr>
            <w:tcW w:w="585" w:type="pct"/>
          </w:tcPr>
          <w:p w:rsidRPr="00C20AEF" w:rsidR="00234020" w:rsidP="00234020" w:rsidRDefault="00234020" w14:paraId="0BEE6F01" w14:textId="77777777">
            <w:pPr>
              <w:pStyle w:val="TabelleFlietext3"/>
              <w:spacing w:before="60" w:after="60"/>
              <w:ind w:left="0"/>
            </w:pPr>
            <w:r>
              <w:t>Table</w:t>
            </w:r>
          </w:p>
        </w:tc>
        <w:tc>
          <w:tcPr>
            <w:tcW w:w="516" w:type="pct"/>
          </w:tcPr>
          <w:p w:rsidRPr="00C20AEF" w:rsidR="00234020" w:rsidP="00234020" w:rsidRDefault="00234020" w14:paraId="55252904" w14:textId="77777777">
            <w:pPr>
              <w:pStyle w:val="TabelleFlietext3"/>
              <w:spacing w:before="60" w:after="60"/>
              <w:ind w:left="0"/>
              <w:jc w:val="center"/>
            </w:pPr>
            <w:r>
              <w:t>N</w:t>
            </w:r>
          </w:p>
        </w:tc>
        <w:tc>
          <w:tcPr>
            <w:tcW w:w="643" w:type="pct"/>
          </w:tcPr>
          <w:p w:rsidRPr="00C20AEF" w:rsidR="00234020" w:rsidP="00234020" w:rsidRDefault="007646A1" w14:paraId="0DA36C60" w14:textId="77777777">
            <w:pPr>
              <w:pStyle w:val="TabelleFlietext3"/>
              <w:spacing w:before="60" w:after="60"/>
              <w:ind w:left="0"/>
            </w:pPr>
            <w:r>
              <w:t>Max. 200 plants</w:t>
            </w:r>
          </w:p>
        </w:tc>
        <w:tc>
          <w:tcPr>
            <w:tcW w:w="2144" w:type="pct"/>
          </w:tcPr>
          <w:p w:rsidRPr="00C20AEF" w:rsidR="00234020" w:rsidP="00234020" w:rsidRDefault="00234020" w14:paraId="51816442" w14:textId="77777777">
            <w:pPr>
              <w:pStyle w:val="TabelleFlietext3"/>
              <w:keepNext/>
              <w:spacing w:before="60" w:after="60"/>
              <w:ind w:left="0"/>
            </w:pPr>
            <w:r>
              <w:t>List of preferred suppliers (company number and name). Editable via operating list panel. Sorted in ascending order by company number.</w:t>
            </w:r>
          </w:p>
        </w:tc>
      </w:tr>
      <w:tr w:rsidRPr="00C20AEF" w:rsidR="00234020" w:rsidTr="00234020" w14:paraId="1FE4759E" w14:textId="77777777">
        <w:tc>
          <w:tcPr>
            <w:tcW w:w="1112" w:type="pct"/>
          </w:tcPr>
          <w:p w:rsidRPr="00C20AEF" w:rsidR="00234020" w:rsidP="00234020" w:rsidRDefault="00234020" w14:paraId="750D8367" w14:textId="645FFD80">
            <w:pPr>
              <w:pStyle w:val="TabelleFlietext3"/>
              <w:spacing w:before="60" w:after="60"/>
              <w:ind w:left="0"/>
            </w:pPr>
            <w:r>
              <w:t>Problematic suppliers</w:t>
            </w:r>
          </w:p>
        </w:tc>
        <w:tc>
          <w:tcPr>
            <w:tcW w:w="585" w:type="pct"/>
          </w:tcPr>
          <w:p w:rsidRPr="00C20AEF" w:rsidR="00234020" w:rsidP="00234020" w:rsidRDefault="00234020" w14:paraId="227707D2" w14:textId="77777777">
            <w:pPr>
              <w:pStyle w:val="TabelleFlietext3"/>
              <w:spacing w:before="60" w:after="60"/>
              <w:ind w:left="0"/>
            </w:pPr>
            <w:r>
              <w:t>Table</w:t>
            </w:r>
          </w:p>
        </w:tc>
        <w:tc>
          <w:tcPr>
            <w:tcW w:w="516" w:type="pct"/>
          </w:tcPr>
          <w:p w:rsidRPr="00C20AEF" w:rsidR="00234020" w:rsidP="00234020" w:rsidRDefault="00234020" w14:paraId="4B73D170" w14:textId="77777777">
            <w:pPr>
              <w:pStyle w:val="TabelleFlietext3"/>
              <w:spacing w:before="60" w:after="60"/>
              <w:ind w:left="0"/>
              <w:jc w:val="center"/>
            </w:pPr>
            <w:r>
              <w:t>N</w:t>
            </w:r>
          </w:p>
        </w:tc>
        <w:tc>
          <w:tcPr>
            <w:tcW w:w="643" w:type="pct"/>
          </w:tcPr>
          <w:p w:rsidRPr="00C20AEF" w:rsidR="00234020" w:rsidP="00234020" w:rsidRDefault="007646A1" w14:paraId="3536A0D6" w14:textId="77777777">
            <w:pPr>
              <w:pStyle w:val="TabelleFlietext3"/>
              <w:spacing w:before="60" w:after="60"/>
              <w:ind w:left="0"/>
            </w:pPr>
            <w:r>
              <w:t>Max. 200 plants</w:t>
            </w:r>
          </w:p>
        </w:tc>
        <w:tc>
          <w:tcPr>
            <w:tcW w:w="2144" w:type="pct"/>
          </w:tcPr>
          <w:p w:rsidRPr="00C20AEF" w:rsidR="00234020" w:rsidP="00234020" w:rsidRDefault="00234020" w14:paraId="0BC501D8" w14:textId="77777777">
            <w:pPr>
              <w:pStyle w:val="TabelleFlietext3"/>
              <w:keepNext/>
              <w:spacing w:before="60" w:after="60"/>
              <w:ind w:left="0"/>
            </w:pPr>
            <w:r>
              <w:t>List of problematic suppliers (company number and name). Editable via operating list panel. Sorted in ascending order by company number.</w:t>
            </w:r>
          </w:p>
        </w:tc>
      </w:tr>
    </w:tbl>
    <w:p w:rsidRPr="00C20AEF" w:rsidR="00234020" w:rsidP="00234020" w:rsidRDefault="00234020" w14:paraId="1A80E014" w14:textId="67A8DD8F">
      <w:pPr>
        <w:pStyle w:val="Beschriftung"/>
      </w:pPr>
      <w:bookmarkStart w:name="_Toc255401713" w:id="558"/>
      <w:bookmarkStart w:name="_Toc98411851" w:id="559"/>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47</w:t>
      </w:r>
      <w:r>
        <w:fldChar w:fldCharType="end"/>
      </w:r>
      <w:r>
        <w:t xml:space="preserve"> - Panel settings: Overview fields operating data and user settings</w:t>
      </w:r>
      <w:bookmarkEnd w:id="558"/>
      <w:bookmarkEnd w:id="559"/>
    </w:p>
    <w:p w:rsidRPr="00C20AEF" w:rsidR="00234020" w:rsidP="00234020" w:rsidRDefault="00234020" w14:paraId="5D212326" w14:textId="77777777">
      <w:pPr>
        <w:pStyle w:val="Anforderungsnummer"/>
      </w:pPr>
      <w:bookmarkStart w:name="_Hlk89089237" w:id="560"/>
      <w:r>
        <w:rPr>
          <w:highlight w:val="magenta"/>
        </w:rPr>
        <w:t>Requirement: FKT-GUI-247</w:t>
      </w:r>
    </w:p>
    <w:bookmarkEnd w:id="560"/>
    <w:p w:rsidRPr="00C20AEF" w:rsidR="00234020" w:rsidP="00234020" w:rsidRDefault="00234020" w14:paraId="5B4E585F" w14:textId="55A7EA26">
      <w:pPr>
        <w:pStyle w:val="Anforderungstext"/>
      </w:pPr>
      <w:r>
        <w:t xml:space="preserve">The system may allow processing of transportation service providers as well as automatic order notices only if the logged-in user is in the role of </w:t>
      </w:r>
      <w:proofErr w:type="spellStart"/>
      <w:r>
        <w:rPr>
          <w:i/>
        </w:rPr>
        <w:t>Retaileradmin</w:t>
      </w:r>
      <w:proofErr w:type="spellEnd"/>
      <w:r>
        <w:rPr>
          <w:i/>
        </w:rPr>
        <w:t xml:space="preserve"> </w:t>
      </w:r>
      <w:r>
        <w:t>or</w:t>
      </w:r>
      <w:r>
        <w:rPr>
          <w:i/>
        </w:rPr>
        <w:t xml:space="preserve"> Admin Controller</w:t>
      </w:r>
      <w:r>
        <w:t xml:space="preserve"> and is authorized to operate in STOX. At least one valid, standard transportation service provider (not "pickup") (including cost and duration) must be deposited.</w:t>
      </w:r>
    </w:p>
    <w:p w:rsidRPr="00C20AEF" w:rsidR="00234020" w:rsidP="00234020" w:rsidRDefault="00234020" w14:paraId="67A1201B" w14:textId="17D75B1F">
      <w:pPr>
        <w:pStyle w:val="Anforderungstext"/>
      </w:pPr>
      <w:r>
        <w:t xml:space="preserve">The lists (preferred and problematic suppliers) may also be edited by users in the </w:t>
      </w:r>
      <w:r>
        <w:rPr>
          <w:i/>
        </w:rPr>
        <w:t>Retailer</w:t>
      </w:r>
      <w:r>
        <w:t xml:space="preserve"> role. These lists are valid for all STOX users of the selected company.</w:t>
      </w:r>
    </w:p>
    <w:p w:rsidRPr="00C20AEF" w:rsidR="00F54B09" w:rsidP="00234020" w:rsidRDefault="00F54B09" w14:paraId="3BCF8496" w14:textId="7F4C0286">
      <w:pPr>
        <w:pStyle w:val="Anforderungstext"/>
      </w:pPr>
      <w:r>
        <w:lastRenderedPageBreak/>
        <w:t xml:space="preserve">The display order of the transport service providers in </w:t>
      </w:r>
      <w:proofErr w:type="spellStart"/>
      <w:r>
        <w:t>DeadStock</w:t>
      </w:r>
      <w:proofErr w:type="spellEnd"/>
      <w:r>
        <w:t xml:space="preserve"> (selection as buyer in shopping cart and order details) or D2D (selection as seller in order details, see chapter </w:t>
      </w:r>
      <w:r w:rsidRPr="00C20AEF" w:rsidR="006D4D0E">
        <w:fldChar w:fldCharType="begin"/>
      </w:r>
      <w:r w:rsidRPr="00C20AEF" w:rsidR="006D4D0E">
        <w:instrText xml:space="preserve"> REF _Ref252356202 \r \h </w:instrText>
      </w:r>
      <w:r w:rsidRPr="00C20AEF" w:rsidR="002833DE">
        <w:instrText xml:space="preserve"> \* MERGEFORMAT </w:instrText>
      </w:r>
      <w:r w:rsidRPr="00C20AEF" w:rsidR="006D4D0E">
        <w:fldChar w:fldCharType="separate"/>
      </w:r>
      <w:r w:rsidR="000D3A2D">
        <w:t>4.4.2</w:t>
      </w:r>
      <w:r w:rsidRPr="00C20AEF" w:rsidR="006D4D0E">
        <w:fldChar w:fldCharType="end"/>
      </w:r>
      <w:r>
        <w:t xml:space="preserve">) corresponds to the order of the values entered in dialog </w:t>
      </w:r>
      <w:r>
        <w:rPr>
          <w:highlight w:val="magenta"/>
        </w:rPr>
        <w:t>8.2 (Buy and sell settings)</w:t>
      </w:r>
      <w:r>
        <w:t xml:space="preserve"> . The initial sequence is fixed by the department. For the D2D process (order details), </w:t>
      </w:r>
      <w:r>
        <w:rPr>
          <w:highlight w:val="magenta"/>
        </w:rPr>
        <w:t>ONLY the central transport service providers of the store (except "pickup") specified by the department</w:t>
      </w:r>
      <w:r>
        <w:t xml:space="preserve"> are available for selection by the seller (freely entered transport service providers are not available for selection). </w:t>
      </w:r>
    </w:p>
    <w:p w:rsidRPr="00C20AEF" w:rsidR="00BD0EB2" w:rsidP="00BD0EB2" w:rsidRDefault="00BD0EB2" w14:paraId="2B59A5B8" w14:textId="77777777">
      <w:pPr>
        <w:pStyle w:val="Textkrper"/>
      </w:pPr>
    </w:p>
    <w:p w:rsidRPr="00C20AEF" w:rsidR="00FD21BB" w:rsidP="00FD21BB" w:rsidRDefault="00FD21BB" w14:paraId="29374BA0" w14:textId="77777777">
      <w:pPr>
        <w:pStyle w:val="Anforderungsnummer"/>
      </w:pPr>
      <w:r>
        <w:t>Requirement: FKT-GUI-248</w:t>
      </w:r>
    </w:p>
    <w:p w:rsidRPr="00C20AEF" w:rsidR="00FD21BB" w:rsidP="00FD21BB" w:rsidRDefault="00FD21BB" w14:paraId="495D136A" w14:textId="77777777">
      <w:pPr>
        <w:pStyle w:val="Anforderungstext"/>
      </w:pPr>
      <w:r>
        <w:t xml:space="preserve">If the user sets the </w:t>
      </w:r>
      <w:r>
        <w:rPr>
          <w:i/>
        </w:rPr>
        <w:t xml:space="preserve">Late pickup </w:t>
      </w:r>
      <w:proofErr w:type="spellStart"/>
      <w:r>
        <w:rPr>
          <w:i/>
        </w:rPr>
        <w:t>possible</w:t>
      </w:r>
      <w:r>
        <w:t>filter</w:t>
      </w:r>
      <w:proofErr w:type="spellEnd"/>
      <w:r>
        <w:t xml:space="preserve">, the system must activate the </w:t>
      </w:r>
      <w:r>
        <w:rPr>
          <w:i/>
        </w:rPr>
        <w:t xml:space="preserve">Late </w:t>
      </w:r>
      <w:proofErr w:type="spellStart"/>
      <w:r>
        <w:rPr>
          <w:i/>
        </w:rPr>
        <w:t>pickup</w:t>
      </w:r>
      <w:proofErr w:type="spellEnd"/>
      <w:r>
        <w:rPr>
          <w:i/>
        </w:rPr>
        <w:t xml:space="preserve"> until</w:t>
      </w:r>
      <w:r>
        <w:t xml:space="preserve"> text field. If the user removes the checkmark, the text field must be deactivated.</w:t>
      </w:r>
    </w:p>
    <w:p w:rsidRPr="00C20AEF" w:rsidR="00BD0EB2" w:rsidP="00BD0EB2" w:rsidRDefault="00BD0EB2" w14:paraId="12BE9EA1" w14:textId="77777777">
      <w:pPr>
        <w:pStyle w:val="Textkrper"/>
      </w:pPr>
    </w:p>
    <w:p w:rsidRPr="00C20AEF" w:rsidR="00FD21BB" w:rsidP="00FD21BB" w:rsidRDefault="00FD21BB" w14:paraId="35D84727" w14:textId="77777777">
      <w:pPr>
        <w:pStyle w:val="Anforderungsnummer"/>
      </w:pPr>
      <w:r>
        <w:t>Requirement: FKT-GUI-249</w:t>
      </w:r>
    </w:p>
    <w:p w:rsidRPr="00C20AEF" w:rsidR="00FD21BB" w:rsidP="00FD21BB" w:rsidRDefault="00FD21BB" w14:paraId="452E73A4" w14:textId="77777777">
      <w:pPr>
        <w:pStyle w:val="Anforderungstext"/>
      </w:pPr>
      <w:r>
        <w:t xml:space="preserve">If the </w:t>
      </w:r>
      <w:r>
        <w:rPr>
          <w:i/>
        </w:rPr>
        <w:t>Late pickup possible</w:t>
      </w:r>
      <w:r>
        <w:t xml:space="preserve"> filter is set, the system must check if the user has set the </w:t>
      </w:r>
      <w:r>
        <w:rPr>
          <w:i/>
        </w:rPr>
        <w:t xml:space="preserve">Late </w:t>
      </w:r>
      <w:proofErr w:type="spellStart"/>
      <w:r>
        <w:rPr>
          <w:i/>
        </w:rPr>
        <w:t>pickup</w:t>
      </w:r>
      <w:proofErr w:type="spellEnd"/>
      <w:r>
        <w:rPr>
          <w:i/>
        </w:rPr>
        <w:t xml:space="preserve"> until</w:t>
      </w:r>
      <w:r>
        <w:t xml:space="preserve"> empty text field before saving. If so, the user receives an error message.</w:t>
      </w:r>
    </w:p>
    <w:p w:rsidRPr="00C20AEF" w:rsidR="00BD0EB2" w:rsidP="00BD0EB2" w:rsidRDefault="00BD0EB2" w14:paraId="22173791" w14:textId="77777777">
      <w:pPr>
        <w:pStyle w:val="Textkrper"/>
      </w:pPr>
    </w:p>
    <w:p w:rsidRPr="00C20AEF" w:rsidR="00234020" w:rsidP="00234020" w:rsidRDefault="00234020" w14:paraId="6FBB791C" w14:textId="77777777">
      <w:pPr>
        <w:pStyle w:val="Anforderungsnummer"/>
      </w:pPr>
      <w:r>
        <w:t>Requirement: FKT-GUI-250</w:t>
      </w:r>
    </w:p>
    <w:p w:rsidRPr="00C20AEF" w:rsidR="00234020" w:rsidP="00234020" w:rsidRDefault="00234020" w14:paraId="0622134C" w14:textId="27F1A184">
      <w:pPr>
        <w:pStyle w:val="Anforderungstext"/>
      </w:pPr>
      <w:r>
        <w:t xml:space="preserve">When you click the </w:t>
      </w:r>
      <w:r>
        <w:rPr>
          <w:i/>
        </w:rPr>
        <w:t>Save</w:t>
      </w:r>
      <w:r>
        <w:t xml:space="preserve"> button, the system must save the changes made by the user to the database. If the entries are insufficient/incorrect (e.g. more than 200 plants or missing VA costs/ VA duration), saving is aborted and a meaningful error message is displayed.</w:t>
      </w:r>
    </w:p>
    <w:p w:rsidRPr="00C20AEF" w:rsidR="00BD0EB2" w:rsidP="00BD0EB2" w:rsidRDefault="00BD0EB2" w14:paraId="644B0247" w14:textId="77777777">
      <w:pPr>
        <w:pStyle w:val="Textkrper"/>
      </w:pPr>
    </w:p>
    <w:p w:rsidRPr="00C20AEF" w:rsidR="00234020" w:rsidP="00234020" w:rsidRDefault="00234020" w14:paraId="2CA35C6C" w14:textId="77777777">
      <w:pPr>
        <w:pStyle w:val="Anforderungsnummer"/>
      </w:pPr>
      <w:r>
        <w:t>Requirement: FKT-GUI-251</w:t>
      </w:r>
    </w:p>
    <w:p w:rsidRPr="00C20AEF" w:rsidR="00234020" w:rsidP="00234020" w:rsidRDefault="00234020" w14:paraId="121D7407" w14:textId="77777777">
      <w:pPr>
        <w:pStyle w:val="Anforderungstext"/>
      </w:pPr>
      <w:r>
        <w:t xml:space="preserve">When you click the </w:t>
      </w:r>
      <w:r>
        <w:rPr>
          <w:i/>
        </w:rPr>
        <w:t xml:space="preserve">Discard Entries </w:t>
      </w:r>
      <w:r>
        <w:t>button, the system must - after confirmation via a popup - discard the changes made by the user and set the previously loaded settings.</w:t>
      </w:r>
    </w:p>
    <w:p w:rsidRPr="00C20AEF" w:rsidR="00BD0EB2" w:rsidP="00BD0EB2" w:rsidRDefault="00BD0EB2" w14:paraId="0EF8ED63" w14:textId="77777777">
      <w:pPr>
        <w:pStyle w:val="Textkrper"/>
      </w:pPr>
    </w:p>
    <w:p w:rsidRPr="00C20AEF" w:rsidR="00234020" w:rsidP="00234020" w:rsidRDefault="00234020" w14:paraId="7EB7B552" w14:textId="77777777">
      <w:pPr>
        <w:pStyle w:val="Anforderungsnummer"/>
      </w:pPr>
      <w:r>
        <w:t>Requirement: FKT-GUI-252</w:t>
      </w:r>
    </w:p>
    <w:p w:rsidRPr="00C20AEF" w:rsidR="00336BDC" w:rsidP="00234020" w:rsidRDefault="00234020" w14:paraId="0A4DF905" w14:textId="77777777">
      <w:pPr>
        <w:pStyle w:val="Anforderungstext"/>
      </w:pPr>
      <w:r>
        <w:t xml:space="preserve">When you click on the </w:t>
      </w:r>
      <w:r>
        <w:rPr>
          <w:i/>
        </w:rPr>
        <w:t>Open dialog</w:t>
      </w:r>
      <w:r>
        <w:t xml:space="preserve"> button, the system must open the site list dialog. In the operating lists dialog, the elements for selecting, creating, deleting and copying a list are hidden (since they are not needed here). The list of preferred or problematic suppliers corresponds to the assigned plants (right table) in the dialog. </w:t>
      </w:r>
      <w:r>
        <w:br/>
      </w:r>
      <w:r>
        <w:t xml:space="preserve">The user can modify the respective list (search for establishments (only for the country of his currently deposited establishment), add or remove). If the user confirms the sites by clicking the </w:t>
      </w:r>
      <w:proofErr w:type="spellStart"/>
      <w:r>
        <w:rPr>
          <w:i/>
        </w:rPr>
        <w:t>OK</w:t>
      </w:r>
      <w:r>
        <w:t>button</w:t>
      </w:r>
      <w:proofErr w:type="spellEnd"/>
      <w:r>
        <w:t xml:space="preserve">, the list of preferred or problematic suppliers will be added or removed. If he cancels with </w:t>
      </w:r>
      <w:r>
        <w:rPr>
          <w:i/>
        </w:rPr>
        <w:t>Cancel</w:t>
      </w:r>
      <w:r>
        <w:t xml:space="preserve"> , the input (newly added or deleted farms) is discarded.</w:t>
      </w:r>
    </w:p>
    <w:p w:rsidRPr="00C20AEF" w:rsidR="00234020" w:rsidP="00234020" w:rsidRDefault="00336BDC" w14:paraId="68B3FA21" w14:textId="6224751D">
      <w:pPr>
        <w:pStyle w:val="Anforderungstext"/>
      </w:pPr>
      <w:r>
        <w:t xml:space="preserve">When saving, the lists of preferred or problematic business partners are transferred to all other locations in the location network (i.e. all main and branch locations initialized in </w:t>
      </w:r>
      <w:proofErr w:type="spellStart"/>
      <w:r>
        <w:t>DeadStock</w:t>
      </w:r>
      <w:proofErr w:type="spellEnd"/>
      <w:r>
        <w:t xml:space="preserve"> or D2D).</w:t>
      </w:r>
    </w:p>
    <w:p w:rsidRPr="00C20AEF" w:rsidR="00D365D8" w:rsidP="00D365D8" w:rsidRDefault="00D365D8" w14:paraId="5B8FC131" w14:textId="77777777">
      <w:pPr>
        <w:pStyle w:val="Textkrper"/>
      </w:pPr>
    </w:p>
    <w:p w:rsidRPr="00C20AEF" w:rsidR="00336BDC" w:rsidRDefault="00336BDC" w14:paraId="39541CF5" w14:textId="77777777">
      <w:pPr>
        <w:rPr>
          <w:rFonts w:ascii="Tele-GroteskFet" w:hAnsi="Tele-GroteskFet" w:eastAsia="Times New Roman"/>
        </w:rPr>
      </w:pPr>
      <w:r>
        <w:br w:type="page"/>
      </w:r>
    </w:p>
    <w:p w:rsidRPr="00C20AEF" w:rsidR="00D365D8" w:rsidP="00D365D8" w:rsidRDefault="00D365D8" w14:paraId="34F362A6" w14:textId="3259C7D6">
      <w:pPr>
        <w:pStyle w:val="Anforderungsnummer"/>
      </w:pPr>
      <w:r>
        <w:lastRenderedPageBreak/>
        <w:t>Requirement: FKT-GUI-253</w:t>
      </w:r>
    </w:p>
    <w:p w:rsidRPr="00C20AEF" w:rsidR="00D365D8" w:rsidP="00D365D8" w:rsidRDefault="00D365D8" w14:paraId="781C38B8" w14:textId="3114687A">
      <w:pPr>
        <w:pStyle w:val="Anforderungstext"/>
      </w:pPr>
      <w:r>
        <w:t xml:space="preserve">At the first startup, the following default values are set in the </w:t>
      </w:r>
      <w:r>
        <w:rPr>
          <w:i/>
        </w:rPr>
        <w:t>Buy and Sell Settings</w:t>
      </w:r>
      <w:r>
        <w:t xml:space="preserve"> panel:</w:t>
      </w:r>
    </w:p>
    <w:p w:rsidRPr="00C20AEF" w:rsidR="00D365D8" w:rsidP="00D365D8" w:rsidRDefault="00D365D8" w14:paraId="6DB8D072" w14:textId="77777777">
      <w:pPr>
        <w:pStyle w:val="Textkrper"/>
      </w:pPr>
    </w:p>
    <w:tbl>
      <w:tblPr>
        <w:tblW w:w="3213" w:type="pct"/>
        <w:tblBorders>
          <w:top w:val="single" w:color="E20074" w:sz="18" w:space="0"/>
          <w:insideH w:val="single" w:color="auto" w:sz="4" w:space="0"/>
        </w:tblBorders>
        <w:tblLook w:val="01E0" w:firstRow="1" w:lastRow="1" w:firstColumn="1" w:lastColumn="1" w:noHBand="0" w:noVBand="0"/>
      </w:tblPr>
      <w:tblGrid>
        <w:gridCol w:w="2304"/>
        <w:gridCol w:w="3703"/>
      </w:tblGrid>
      <w:tr w:rsidRPr="00C20AEF" w:rsidR="00D365D8" w:rsidTr="001A643E" w14:paraId="2A7EDABA" w14:textId="77777777">
        <w:trPr>
          <w:tblHeader/>
        </w:trPr>
        <w:tc>
          <w:tcPr>
            <w:tcW w:w="1918" w:type="pct"/>
            <w:tcBorders>
              <w:top w:val="single" w:color="E20074" w:sz="18" w:space="0"/>
              <w:bottom w:val="single" w:color="auto" w:sz="4" w:space="0"/>
            </w:tcBorders>
            <w:shd w:val="clear" w:color="auto" w:fill="E0E0E0"/>
          </w:tcPr>
          <w:p w:rsidRPr="00C20AEF" w:rsidR="00D365D8" w:rsidP="001A643E" w:rsidRDefault="00D365D8" w14:paraId="66218AF1" w14:textId="77777777">
            <w:pPr>
              <w:pStyle w:val="TableHeading"/>
              <w:keepNext w:val="0"/>
              <w:rPr>
                <w:rStyle w:val="Fett"/>
                <w:b/>
                <w:bCs/>
              </w:rPr>
            </w:pPr>
            <w:r>
              <w:rPr>
                <w:rStyle w:val="Fett"/>
                <w:b/>
              </w:rPr>
              <w:t>Field</w:t>
            </w:r>
          </w:p>
        </w:tc>
        <w:tc>
          <w:tcPr>
            <w:tcW w:w="3082" w:type="pct"/>
            <w:tcBorders>
              <w:top w:val="single" w:color="E20074" w:sz="18" w:space="0"/>
              <w:bottom w:val="single" w:color="auto" w:sz="4" w:space="0"/>
            </w:tcBorders>
            <w:shd w:val="clear" w:color="auto" w:fill="E0E0E0"/>
          </w:tcPr>
          <w:p w:rsidRPr="00C20AEF" w:rsidR="00D365D8" w:rsidP="001A643E" w:rsidRDefault="00D365D8" w14:paraId="2FDC1E30" w14:textId="77777777">
            <w:pPr>
              <w:pStyle w:val="TableHeading"/>
              <w:keepNext w:val="0"/>
              <w:rPr>
                <w:rStyle w:val="Fett"/>
                <w:b/>
                <w:bCs/>
              </w:rPr>
            </w:pPr>
            <w:r>
              <w:rPr>
                <w:rStyle w:val="Fett"/>
                <w:b/>
              </w:rPr>
              <w:t>Element</w:t>
            </w:r>
          </w:p>
        </w:tc>
      </w:tr>
      <w:tr w:rsidRPr="00C20AEF" w:rsidR="00D365D8" w:rsidTr="001A643E" w14:paraId="27F21CF5" w14:textId="77777777">
        <w:tc>
          <w:tcPr>
            <w:tcW w:w="1918" w:type="pct"/>
          </w:tcPr>
          <w:p w:rsidRPr="00C20AEF" w:rsidR="00D365D8" w:rsidP="001A643E" w:rsidRDefault="00D365D8" w14:paraId="5F99C964" w14:textId="77777777">
            <w:pPr>
              <w:pStyle w:val="TabelleFlietext3"/>
              <w:spacing w:before="60" w:after="60"/>
              <w:ind w:left="0"/>
            </w:pPr>
            <w:r>
              <w:t>Late pickup</w:t>
            </w:r>
          </w:p>
        </w:tc>
        <w:tc>
          <w:tcPr>
            <w:tcW w:w="3082" w:type="pct"/>
          </w:tcPr>
          <w:p w:rsidRPr="00C20AEF" w:rsidR="00D365D8" w:rsidP="001A643E" w:rsidRDefault="00D365D8" w14:paraId="29CFE788" w14:textId="77777777">
            <w:pPr>
              <w:pStyle w:val="TabelleFlietext3"/>
              <w:spacing w:before="60" w:after="60"/>
              <w:ind w:left="0"/>
            </w:pPr>
            <w:r>
              <w:t>Not selected</w:t>
            </w:r>
          </w:p>
        </w:tc>
      </w:tr>
      <w:tr w:rsidRPr="00C20AEF" w:rsidR="00D365D8" w:rsidTr="001A643E" w14:paraId="2CBF59B0" w14:textId="77777777">
        <w:tc>
          <w:tcPr>
            <w:tcW w:w="1918" w:type="pct"/>
          </w:tcPr>
          <w:p w:rsidRPr="00C20AEF" w:rsidR="00D365D8" w:rsidP="001A643E" w:rsidRDefault="00D365D8" w14:paraId="0E4DA099" w14:textId="77777777">
            <w:pPr>
              <w:pStyle w:val="TabelleFlietext3"/>
              <w:spacing w:before="60" w:after="60"/>
              <w:ind w:left="0"/>
            </w:pPr>
            <w:r>
              <w:t>Postal service provider</w:t>
            </w:r>
          </w:p>
        </w:tc>
        <w:tc>
          <w:tcPr>
            <w:tcW w:w="3082" w:type="pct"/>
          </w:tcPr>
          <w:p w:rsidRPr="00C20AEF" w:rsidR="00D365D8" w:rsidP="001A643E" w:rsidRDefault="00D365D8" w14:paraId="5316CCE5" w14:textId="77777777">
            <w:pPr>
              <w:pStyle w:val="TabelleFlietext3"/>
              <w:spacing w:before="60" w:after="60"/>
              <w:ind w:left="0"/>
            </w:pPr>
            <w:r>
              <w:t>No service provider selected.</w:t>
            </w:r>
          </w:p>
        </w:tc>
      </w:tr>
      <w:tr w:rsidRPr="00C20AEF" w:rsidR="00212050" w:rsidTr="00B928EA" w14:paraId="4639E13F" w14:textId="77777777">
        <w:tc>
          <w:tcPr>
            <w:tcW w:w="1918" w:type="pct"/>
          </w:tcPr>
          <w:p w:rsidRPr="00C20AEF" w:rsidR="00212050" w:rsidP="00B928EA" w:rsidRDefault="00212050" w14:paraId="43E08F60" w14:textId="77777777">
            <w:pPr>
              <w:pStyle w:val="TabelleFlietext3"/>
              <w:spacing w:before="60" w:after="60"/>
              <w:ind w:left="0"/>
            </w:pPr>
            <w:r>
              <w:t>Order remarks</w:t>
            </w:r>
          </w:p>
        </w:tc>
        <w:tc>
          <w:tcPr>
            <w:tcW w:w="3082" w:type="pct"/>
          </w:tcPr>
          <w:p w:rsidRPr="00C20AEF" w:rsidR="00212050" w:rsidP="00B928EA" w:rsidRDefault="00212050" w14:paraId="18E938EF" w14:textId="77777777">
            <w:pPr>
              <w:pStyle w:val="TabelleFlietext3"/>
              <w:spacing w:before="60" w:after="60"/>
              <w:ind w:left="0"/>
            </w:pPr>
            <w:r>
              <w:t>Not filled.</w:t>
            </w:r>
          </w:p>
        </w:tc>
      </w:tr>
      <w:tr w:rsidRPr="00C20AEF" w:rsidR="00212050" w:rsidTr="001A643E" w14:paraId="728E5E7C" w14:textId="77777777">
        <w:tc>
          <w:tcPr>
            <w:tcW w:w="1918" w:type="pct"/>
          </w:tcPr>
          <w:p w:rsidRPr="00C20AEF" w:rsidR="00212050" w:rsidP="001A643E" w:rsidRDefault="00212050" w14:paraId="3582FF1C" w14:textId="77777777">
            <w:pPr>
              <w:pStyle w:val="TabelleFlietext3"/>
              <w:spacing w:before="60" w:after="60"/>
              <w:ind w:left="0"/>
            </w:pPr>
            <w:r>
              <w:t>Other fields</w:t>
            </w:r>
          </w:p>
        </w:tc>
        <w:tc>
          <w:tcPr>
            <w:tcW w:w="3082" w:type="pct"/>
          </w:tcPr>
          <w:p w:rsidRPr="00C20AEF" w:rsidR="00212050" w:rsidP="001A643E" w:rsidRDefault="00212050" w14:paraId="7D81AB1C" w14:textId="77777777">
            <w:pPr>
              <w:pStyle w:val="TabelleFlietext3"/>
              <w:spacing w:before="60" w:after="60"/>
              <w:ind w:left="0"/>
            </w:pPr>
            <w:r>
              <w:t>Empty</w:t>
            </w:r>
          </w:p>
        </w:tc>
      </w:tr>
    </w:tbl>
    <w:p w:rsidRPr="00C20AEF" w:rsidR="00D365D8" w:rsidP="00D365D8" w:rsidRDefault="00D365D8" w14:paraId="5ACBAB10" w14:textId="0746BBF1">
      <w:pPr>
        <w:pStyle w:val="Beschriftung"/>
      </w:pPr>
      <w:bookmarkStart w:name="_Toc98411852" w:id="561"/>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48</w:t>
      </w:r>
      <w:r>
        <w:fldChar w:fldCharType="end"/>
      </w:r>
      <w:r>
        <w:t xml:space="preserve"> - Panel settings: Default values purchase and sale settings</w:t>
      </w:r>
      <w:bookmarkEnd w:id="561"/>
    </w:p>
    <w:p w:rsidRPr="00C20AEF" w:rsidR="00234020" w:rsidP="00234020" w:rsidRDefault="00234020" w14:paraId="526E73EE" w14:textId="77777777">
      <w:pPr>
        <w:pStyle w:val="SchnelllesetextbergeordneteAussage1"/>
      </w:pPr>
      <w:r>
        <w:t>Button overview</w:t>
      </w:r>
    </w:p>
    <w:p w:rsidRPr="00C20AEF" w:rsidR="00234020" w:rsidP="00234020" w:rsidRDefault="00234020" w14:paraId="7262599C" w14:textId="77777777">
      <w:pPr>
        <w:pStyle w:val="Textkrper"/>
      </w:pPr>
      <w:r>
        <w:t xml:space="preserve">The following buttons are available in the </w:t>
      </w:r>
      <w:r>
        <w:rPr>
          <w:i/>
        </w:rPr>
        <w:t xml:space="preserve">Verification/Purchase Settings </w:t>
      </w:r>
      <w:r>
        <w:t>subpanel:</w:t>
      </w:r>
    </w:p>
    <w:tbl>
      <w:tblPr>
        <w:tblW w:w="4489" w:type="pct"/>
        <w:tblBorders>
          <w:top w:val="single" w:color="E20074" w:sz="18" w:space="0"/>
          <w:insideH w:val="single" w:color="auto" w:sz="4" w:space="0"/>
        </w:tblBorders>
        <w:tblLayout w:type="fixed"/>
        <w:tblLook w:val="01E0" w:firstRow="1" w:lastRow="1" w:firstColumn="1" w:lastColumn="1" w:noHBand="0" w:noVBand="0"/>
      </w:tblPr>
      <w:tblGrid>
        <w:gridCol w:w="1924"/>
        <w:gridCol w:w="1030"/>
        <w:gridCol w:w="5439"/>
      </w:tblGrid>
      <w:tr w:rsidRPr="00C20AEF" w:rsidR="00234020" w:rsidTr="00234020" w14:paraId="3746DCEE" w14:textId="77777777">
        <w:trPr>
          <w:tblHeader/>
        </w:trPr>
        <w:tc>
          <w:tcPr>
            <w:tcW w:w="1967" w:type="dxa"/>
            <w:tcBorders>
              <w:top w:val="single" w:color="E20074" w:sz="18" w:space="0"/>
              <w:bottom w:val="single" w:color="auto" w:sz="4" w:space="0"/>
            </w:tcBorders>
            <w:shd w:val="clear" w:color="auto" w:fill="E0E0E0"/>
          </w:tcPr>
          <w:p w:rsidRPr="00C20AEF" w:rsidR="00234020" w:rsidP="00234020" w:rsidRDefault="00234020" w14:paraId="4214A1F2" w14:textId="77777777">
            <w:pPr>
              <w:pStyle w:val="TableHeading"/>
              <w:keepNext w:val="0"/>
              <w:rPr>
                <w:rStyle w:val="Fett"/>
                <w:b/>
                <w:bCs/>
              </w:rPr>
            </w:pPr>
            <w:r>
              <w:rPr>
                <w:rStyle w:val="Fett"/>
                <w:b/>
              </w:rPr>
              <w:t>Button</w:t>
            </w:r>
          </w:p>
        </w:tc>
        <w:tc>
          <w:tcPr>
            <w:tcW w:w="1050" w:type="dxa"/>
            <w:tcBorders>
              <w:top w:val="single" w:color="E20074" w:sz="18" w:space="0"/>
              <w:bottom w:val="single" w:color="auto" w:sz="4" w:space="0"/>
            </w:tcBorders>
            <w:shd w:val="clear" w:color="auto" w:fill="E0E0E0"/>
          </w:tcPr>
          <w:p w:rsidRPr="00C20AEF" w:rsidR="00234020" w:rsidP="00234020" w:rsidRDefault="00234020" w14:paraId="2C958686" w14:textId="77777777">
            <w:pPr>
              <w:pStyle w:val="TableHeading"/>
              <w:keepNext w:val="0"/>
              <w:rPr>
                <w:rStyle w:val="Fett"/>
                <w:b/>
                <w:bCs/>
              </w:rPr>
            </w:pPr>
            <w:r>
              <w:rPr>
                <w:rStyle w:val="Fett"/>
                <w:b/>
              </w:rPr>
              <w:t>Symbol</w:t>
            </w:r>
          </w:p>
        </w:tc>
        <w:tc>
          <w:tcPr>
            <w:tcW w:w="5570" w:type="dxa"/>
            <w:tcBorders>
              <w:top w:val="single" w:color="E20074" w:sz="18" w:space="0"/>
              <w:bottom w:val="single" w:color="auto" w:sz="4" w:space="0"/>
            </w:tcBorders>
            <w:shd w:val="clear" w:color="auto" w:fill="E0E0E0"/>
          </w:tcPr>
          <w:p w:rsidRPr="00C20AEF" w:rsidR="00234020" w:rsidP="00234020" w:rsidRDefault="00234020" w14:paraId="7F5692B3" w14:textId="77777777">
            <w:pPr>
              <w:pStyle w:val="TableHeading"/>
              <w:keepNext w:val="0"/>
              <w:rPr>
                <w:rStyle w:val="Fett"/>
                <w:b/>
                <w:bCs/>
              </w:rPr>
            </w:pPr>
            <w:r>
              <w:rPr>
                <w:rStyle w:val="Fett"/>
                <w:b/>
              </w:rPr>
              <w:t>Function</w:t>
            </w:r>
          </w:p>
        </w:tc>
      </w:tr>
      <w:tr w:rsidRPr="00C20AEF" w:rsidR="00234020" w:rsidTr="00234020" w14:paraId="528FE45E" w14:textId="77777777">
        <w:tc>
          <w:tcPr>
            <w:tcW w:w="1967" w:type="dxa"/>
          </w:tcPr>
          <w:p w:rsidRPr="00C20AEF" w:rsidR="00234020" w:rsidP="00234020" w:rsidRDefault="00234020" w14:paraId="349672B3" w14:textId="77777777">
            <w:pPr>
              <w:pStyle w:val="TabelleFlietext3"/>
              <w:spacing w:before="60" w:after="60"/>
            </w:pPr>
            <w:r>
              <w:t>Load settings</w:t>
            </w:r>
          </w:p>
        </w:tc>
        <w:tc>
          <w:tcPr>
            <w:tcW w:w="1050" w:type="dxa"/>
          </w:tcPr>
          <w:p w:rsidRPr="00C20AEF" w:rsidR="00234020" w:rsidP="00234020" w:rsidRDefault="009C33EB" w14:paraId="0ABB0782" w14:textId="77777777">
            <w:pPr>
              <w:keepLines/>
              <w:spacing w:before="60" w:after="60"/>
              <w:jc w:val="center"/>
            </w:pPr>
            <w:r>
              <w:rPr>
                <w:noProof/>
              </w:rPr>
              <w:drawing>
                <wp:inline distT="0" distB="0" distL="0" distR="0" wp14:anchorId="40C66C93" wp14:editId="174029E8">
                  <wp:extent cx="379730" cy="379730"/>
                  <wp:effectExtent l="19050" t="0" r="1270" b="0"/>
                  <wp:docPr id="79" name="Bild 79"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570" w:type="dxa"/>
          </w:tcPr>
          <w:p w:rsidRPr="00C20AEF" w:rsidR="00234020" w:rsidP="00234020" w:rsidRDefault="00234020" w14:paraId="441BCED5" w14:textId="77777777">
            <w:pPr>
              <w:pStyle w:val="TabelleFlietext3"/>
              <w:spacing w:before="60" w:after="60"/>
            </w:pPr>
            <w:r>
              <w:t>Sets the active operation.</w:t>
            </w:r>
          </w:p>
          <w:p w:rsidRPr="00C20AEF" w:rsidR="00234020" w:rsidP="00234020" w:rsidRDefault="00234020" w14:paraId="79DA9B97" w14:textId="77777777">
            <w:pPr>
              <w:pStyle w:val="TabelleFlietext3"/>
              <w:spacing w:before="60" w:after="60"/>
            </w:pPr>
            <w:r>
              <w:t>Loads the settings for the selected operation/user.</w:t>
            </w:r>
          </w:p>
        </w:tc>
      </w:tr>
      <w:tr w:rsidRPr="00C20AEF" w:rsidR="00234020" w:rsidTr="00234020" w14:paraId="5C1C2653" w14:textId="77777777">
        <w:tc>
          <w:tcPr>
            <w:tcW w:w="1967" w:type="dxa"/>
          </w:tcPr>
          <w:p w:rsidRPr="00C20AEF" w:rsidR="00234020" w:rsidP="00234020" w:rsidRDefault="00234020" w14:paraId="7538D55E" w14:textId="77777777">
            <w:pPr>
              <w:pStyle w:val="TabelleFlietext3"/>
              <w:spacing w:before="60" w:after="60"/>
            </w:pPr>
            <w:r>
              <w:t>Discard inputs</w:t>
            </w:r>
          </w:p>
        </w:tc>
        <w:tc>
          <w:tcPr>
            <w:tcW w:w="1050" w:type="dxa"/>
          </w:tcPr>
          <w:p w:rsidRPr="00C20AEF" w:rsidR="00234020" w:rsidP="00234020" w:rsidRDefault="009C33EB" w14:paraId="205E7495" w14:textId="77777777">
            <w:pPr>
              <w:keepLines/>
              <w:spacing w:before="60" w:after="60"/>
              <w:jc w:val="center"/>
            </w:pPr>
            <w:r>
              <w:rPr>
                <w:noProof/>
              </w:rPr>
              <w:drawing>
                <wp:inline distT="0" distB="0" distL="0" distR="0" wp14:anchorId="13946F58" wp14:editId="40803013">
                  <wp:extent cx="379730" cy="379730"/>
                  <wp:effectExtent l="19050" t="0" r="1270" b="0"/>
                  <wp:docPr id="80" name="Bild 80"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Button"/>
                          <pic:cNvPicPr>
                            <a:picLocks noChangeAspect="1" noChangeArrowheads="1"/>
                          </pic:cNvPicPr>
                        </pic:nvPicPr>
                        <pic:blipFill>
                          <a:blip r:embed="rId40"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C20AEF" w:rsidR="00234020" w:rsidP="00234020" w:rsidRDefault="00234020" w14:paraId="62AB2E4D" w14:textId="77777777">
            <w:pPr>
              <w:pStyle w:val="TabelleFlietext3"/>
              <w:spacing w:before="60" w:after="60"/>
            </w:pPr>
            <w:r>
              <w:t>Discards the user input.</w:t>
            </w:r>
          </w:p>
        </w:tc>
      </w:tr>
      <w:tr w:rsidRPr="00C20AEF" w:rsidR="00234020" w:rsidTr="00234020" w14:paraId="16949023" w14:textId="77777777">
        <w:tc>
          <w:tcPr>
            <w:tcW w:w="1967" w:type="dxa"/>
          </w:tcPr>
          <w:p w:rsidRPr="00C20AEF" w:rsidR="00234020" w:rsidP="00234020" w:rsidRDefault="00234020" w14:paraId="3EF71CA3" w14:textId="77777777">
            <w:pPr>
              <w:pStyle w:val="TabelleFlietext3"/>
              <w:spacing w:before="60" w:after="60"/>
            </w:pPr>
            <w:r>
              <w:t>Open dialog</w:t>
            </w:r>
          </w:p>
        </w:tc>
        <w:tc>
          <w:tcPr>
            <w:tcW w:w="1050" w:type="dxa"/>
          </w:tcPr>
          <w:p w:rsidRPr="00C20AEF" w:rsidR="00234020" w:rsidP="00234020" w:rsidRDefault="009C33EB" w14:paraId="291274EE" w14:textId="77777777">
            <w:pPr>
              <w:keepLines/>
              <w:spacing w:before="60" w:after="60"/>
              <w:jc w:val="center"/>
            </w:pPr>
            <w:r>
              <w:rPr>
                <w:noProof/>
              </w:rPr>
              <w:drawing>
                <wp:inline distT="0" distB="0" distL="0" distR="0" wp14:anchorId="10C13015" wp14:editId="5E5E4DAC">
                  <wp:extent cx="379730" cy="379730"/>
                  <wp:effectExtent l="19050" t="0" r="1270" b="0"/>
                  <wp:docPr id="81" name="Bild 81"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Button"/>
                          <pic:cNvPicPr>
                            <a:picLocks noChangeAspect="1" noChangeArrowheads="1"/>
                          </pic:cNvPicPr>
                        </pic:nvPicPr>
                        <pic:blipFill>
                          <a:blip r:embed="rId42"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C20AEF" w:rsidR="00234020" w:rsidP="00234020" w:rsidRDefault="00234020" w14:paraId="441C8E86" w14:textId="77777777">
            <w:pPr>
              <w:pStyle w:val="TabelleFlietext3"/>
              <w:spacing w:before="60" w:after="60"/>
            </w:pPr>
            <w:r>
              <w:t xml:space="preserve">Opens the </w:t>
            </w:r>
            <w:r>
              <w:rPr>
                <w:i/>
              </w:rPr>
              <w:t>operation list panel</w:t>
            </w:r>
            <w:r>
              <w:t xml:space="preserve"> for editing the operation lists.</w:t>
            </w:r>
          </w:p>
        </w:tc>
      </w:tr>
      <w:tr w:rsidRPr="00C20AEF" w:rsidR="00234020" w:rsidTr="00234020" w14:paraId="1F68688D" w14:textId="77777777">
        <w:tc>
          <w:tcPr>
            <w:tcW w:w="1967" w:type="dxa"/>
          </w:tcPr>
          <w:p w:rsidRPr="00C20AEF" w:rsidR="00234020" w:rsidP="00234020" w:rsidRDefault="00234020" w14:paraId="5C6A3FF1" w14:textId="77777777">
            <w:pPr>
              <w:pStyle w:val="TabelleFlietext3"/>
              <w:spacing w:before="60" w:after="60"/>
            </w:pPr>
            <w:r>
              <w:t>Save</w:t>
            </w:r>
          </w:p>
        </w:tc>
        <w:tc>
          <w:tcPr>
            <w:tcW w:w="1050" w:type="dxa"/>
          </w:tcPr>
          <w:p w:rsidRPr="00C20AEF" w:rsidR="00234020" w:rsidP="00234020" w:rsidRDefault="009C33EB" w14:paraId="7323E759" w14:textId="77777777">
            <w:pPr>
              <w:keepLines/>
              <w:spacing w:before="60" w:after="60"/>
              <w:jc w:val="center"/>
            </w:pPr>
            <w:r>
              <w:rPr>
                <w:noProof/>
              </w:rPr>
              <w:drawing>
                <wp:inline distT="0" distB="0" distL="0" distR="0" wp14:anchorId="62D6BA97" wp14:editId="62C11D67">
                  <wp:extent cx="379730" cy="379730"/>
                  <wp:effectExtent l="19050" t="0" r="1270" b="0"/>
                  <wp:docPr id="82" name="Bild 82"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Button"/>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C20AEF" w:rsidR="00234020" w:rsidP="00234020" w:rsidRDefault="00234020" w14:paraId="436F49A0" w14:textId="77777777">
            <w:pPr>
              <w:pStyle w:val="TabelleFlietext3"/>
              <w:spacing w:before="60" w:after="60"/>
            </w:pPr>
            <w:r>
              <w:t>Saves the user input or saves supplier lists.</w:t>
            </w:r>
          </w:p>
        </w:tc>
      </w:tr>
    </w:tbl>
    <w:p w:rsidRPr="00C20AEF" w:rsidR="00234020" w:rsidP="00234020" w:rsidRDefault="00234020" w14:paraId="037FB282" w14:textId="5A8342A7">
      <w:pPr>
        <w:pStyle w:val="Beschriftung"/>
      </w:pPr>
      <w:bookmarkStart w:name="_Toc255401714" w:id="562"/>
      <w:bookmarkStart w:name="_Toc98411853" w:id="563"/>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49</w:t>
      </w:r>
      <w:r>
        <w:fldChar w:fldCharType="end"/>
      </w:r>
      <w:r>
        <w:t xml:space="preserve"> - Panel settings: Buttons of the Verification/Purchase </w:t>
      </w:r>
      <w:proofErr w:type="spellStart"/>
      <w:r>
        <w:t>Settingssubpanel</w:t>
      </w:r>
      <w:bookmarkEnd w:id="563"/>
      <w:proofErr w:type="spellEnd"/>
      <w:r>
        <w:t xml:space="preserve"> </w:t>
      </w:r>
      <w:bookmarkEnd w:id="562"/>
    </w:p>
    <w:p w:rsidRPr="00C20AEF" w:rsidR="00336BDC" w:rsidRDefault="00336BDC" w14:paraId="5558F241" w14:textId="77777777">
      <w:pPr>
        <w:rPr>
          <w:rFonts w:cs="Arial"/>
          <w:kern w:val="28"/>
          <w:sz w:val="28"/>
          <w:szCs w:val="26"/>
        </w:rPr>
      </w:pPr>
      <w:bookmarkStart w:name="_Toc252787635" w:id="564"/>
      <w:bookmarkStart w:name="_Toc255461174" w:id="565"/>
      <w:bookmarkStart w:name="_Ref292362570" w:id="566"/>
      <w:r>
        <w:br w:type="page"/>
      </w:r>
    </w:p>
    <w:p w:rsidRPr="00C20AEF" w:rsidR="00234020" w:rsidP="00234020" w:rsidRDefault="00234020" w14:paraId="54EFCB10" w14:textId="6AE7B007">
      <w:pPr>
        <w:pStyle w:val="berschrift3"/>
      </w:pPr>
      <w:bookmarkStart w:name="_Ref18571553" w:id="567"/>
      <w:bookmarkStart w:name="_Toc98411965" w:id="568"/>
      <w:r>
        <w:lastRenderedPageBreak/>
        <w:t>Criteria Part Scope</w:t>
      </w:r>
      <w:bookmarkEnd w:id="564"/>
      <w:bookmarkEnd w:id="565"/>
      <w:r>
        <w:t xml:space="preserve"> and RG Matrix</w:t>
      </w:r>
      <w:bookmarkEnd w:id="566"/>
      <w:bookmarkEnd w:id="567"/>
      <w:bookmarkEnd w:id="568"/>
    </w:p>
    <w:p w:rsidRPr="00C20AEF" w:rsidR="00234020" w:rsidP="00234020" w:rsidRDefault="00234020" w14:paraId="0E4E1A9A" w14:textId="20FA8BE0">
      <w:pPr>
        <w:pStyle w:val="Textkrper"/>
      </w:pPr>
      <w:r>
        <w:t xml:space="preserve">In the </w:t>
      </w:r>
      <w:r>
        <w:rPr>
          <w:i/>
        </w:rPr>
        <w:t>Part Scope and Discount Group Matrix</w:t>
      </w:r>
      <w:r>
        <w:t xml:space="preserve"> subpanel the user can make settings for the calculation of his </w:t>
      </w:r>
      <w:proofErr w:type="spellStart"/>
      <w:r>
        <w:t>DeadStock</w:t>
      </w:r>
      <w:proofErr w:type="spellEnd"/>
      <w:r>
        <w:t xml:space="preserve"> part scope as well as view the </w:t>
      </w:r>
      <w:r>
        <w:rPr>
          <w:i/>
        </w:rPr>
        <w:t>discount</w:t>
      </w:r>
      <w:r>
        <w:t xml:space="preserve"> group matrix currently valid for STOX (</w:t>
      </w:r>
      <w:proofErr w:type="spellStart"/>
      <w:r>
        <w:t>DeadStock</w:t>
      </w:r>
      <w:proofErr w:type="spellEnd"/>
      <w:r>
        <w:t xml:space="preserve"> and D2D).</w:t>
      </w:r>
    </w:p>
    <w:p w:rsidRPr="00C20AEF" w:rsidR="00234020" w:rsidP="00234020" w:rsidRDefault="00234020" w14:paraId="655F4E19" w14:textId="77777777">
      <w:pPr>
        <w:pStyle w:val="Textkrper"/>
      </w:pPr>
    </w:p>
    <w:p w:rsidRPr="00C20AEF" w:rsidR="00234020" w:rsidP="00234020" w:rsidRDefault="009C33EB" w14:paraId="14441237" w14:textId="77777777">
      <w:pPr>
        <w:pStyle w:val="Textkrper"/>
        <w:keepNext/>
      </w:pPr>
      <w:r>
        <w:rPr>
          <w:noProof/>
        </w:rPr>
        <w:drawing>
          <wp:inline distT="0" distB="0" distL="0" distR="0" wp14:anchorId="2591DD80" wp14:editId="67EB2C3F">
            <wp:extent cx="5926455" cy="4451350"/>
            <wp:effectExtent l="19050" t="0" r="0" b="0"/>
            <wp:docPr id="83" name="Bild 83" descr="Unbenan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Unbenannt-1"/>
                    <pic:cNvPicPr>
                      <a:picLocks noChangeAspect="1" noChangeArrowheads="1"/>
                    </pic:cNvPicPr>
                  </pic:nvPicPr>
                  <pic:blipFill>
                    <a:blip r:embed="rId95"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C20AEF" w:rsidR="00234020" w:rsidP="00234020" w:rsidRDefault="00234020" w14:paraId="127B887F" w14:textId="58C59ED4">
      <w:pPr>
        <w:pStyle w:val="Beschriftung"/>
      </w:pPr>
      <w:bookmarkStart w:name="_Toc252787682" w:id="569"/>
      <w:bookmarkStart w:name="_Toc255401672" w:id="570"/>
      <w:bookmarkStart w:name="_Toc98411890" w:id="571"/>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23</w:t>
      </w:r>
      <w:r>
        <w:fldChar w:fldCharType="end"/>
      </w:r>
      <w:r>
        <w:t xml:space="preserve"> - Panel settings: Criteria part scope</w:t>
      </w:r>
      <w:bookmarkEnd w:id="569"/>
      <w:bookmarkEnd w:id="570"/>
      <w:bookmarkEnd w:id="571"/>
    </w:p>
    <w:p w:rsidRPr="00C20AEF" w:rsidR="009C711E" w:rsidP="009C711E" w:rsidRDefault="009C711E" w14:paraId="2892509C" w14:textId="6030000B">
      <w:pPr>
        <w:pStyle w:val="Textkrper"/>
      </w:pPr>
      <w:r>
        <w:t>The "</w:t>
      </w:r>
      <w:proofErr w:type="spellStart"/>
      <w:r>
        <w:t>DeadStock</w:t>
      </w:r>
      <w:proofErr w:type="spellEnd"/>
      <w:r>
        <w:t xml:space="preserve"> Cluster Definition" area and the two fields "Minimum Value Limit per Item" or "Minimum Unit Price per Item" have no influence on the D2D process. If a user has no "</w:t>
      </w:r>
      <w:proofErr w:type="spellStart"/>
      <w:r>
        <w:t>DeadStock</w:t>
      </w:r>
      <w:proofErr w:type="spellEnd"/>
      <w:r>
        <w:t xml:space="preserve"> rights" (i.e. his </w:t>
      </w:r>
      <w:proofErr w:type="spellStart"/>
      <w:r>
        <w:rPr>
          <w:i/>
        </w:rPr>
        <w:t>OrteDS</w:t>
      </w:r>
      <w:proofErr w:type="spellEnd"/>
      <w:r>
        <w:t xml:space="preserve"> are empty), the fields are hidden.</w:t>
      </w:r>
    </w:p>
    <w:p w:rsidRPr="00C20AEF" w:rsidR="0020039D" w:rsidP="0020039D" w:rsidRDefault="004B5B0F" w14:paraId="283032AD" w14:textId="77777777">
      <w:pPr>
        <w:pStyle w:val="berschrift4"/>
      </w:pPr>
      <w:bookmarkStart w:name="_Ref292362573" w:id="572"/>
      <w:r>
        <w:br w:type="page"/>
      </w:r>
      <w:bookmarkStart w:name="_Ref305585153" w:id="573"/>
      <w:r>
        <w:lastRenderedPageBreak/>
        <w:t>Criteria part scope</w:t>
      </w:r>
      <w:bookmarkEnd w:id="572"/>
      <w:bookmarkEnd w:id="573"/>
    </w:p>
    <w:p w:rsidRPr="00C20AEF" w:rsidR="00234020" w:rsidP="00234020" w:rsidRDefault="00234020" w14:paraId="5C14D5B6" w14:textId="77777777">
      <w:pPr>
        <w:pStyle w:val="SchnelllesetextbergeordneteAussage1"/>
      </w:pPr>
      <w:r>
        <w:t>Operation selection</w:t>
      </w:r>
    </w:p>
    <w:p w:rsidRPr="00C20AEF" w:rsidR="00234020" w:rsidP="00234020" w:rsidRDefault="00234020" w14:paraId="2657902B" w14:textId="77777777">
      <w:pPr>
        <w:pStyle w:val="Anforderungsnummer"/>
      </w:pPr>
      <w:r>
        <w:t>Requirement: FKT-GUI-254</w:t>
      </w:r>
    </w:p>
    <w:p w:rsidRPr="00C20AEF" w:rsidR="00234020" w:rsidP="00234020" w:rsidRDefault="00234020" w14:paraId="08428E6D" w14:textId="77777777">
      <w:pPr>
        <w:pStyle w:val="Anforderungstext"/>
      </w:pPr>
      <w:r>
        <w:t>The system must provide the input fields Country (combo box) and Site (text field, max. 6 digits, numeric).</w:t>
      </w:r>
    </w:p>
    <w:p w:rsidRPr="00C20AEF" w:rsidR="00BD0EB2" w:rsidP="00BD0EB2" w:rsidRDefault="00BD0EB2" w14:paraId="7C5EA60A" w14:textId="77777777">
      <w:pPr>
        <w:pStyle w:val="Textkrper"/>
      </w:pPr>
    </w:p>
    <w:p w:rsidRPr="00C20AEF" w:rsidR="00234020" w:rsidP="00234020" w:rsidRDefault="00234020" w14:paraId="5614C18C" w14:textId="77777777">
      <w:pPr>
        <w:pStyle w:val="Anforderungsnummer"/>
      </w:pPr>
      <w:r>
        <w:t>Requirement: FKT-GUI-255</w:t>
      </w:r>
    </w:p>
    <w:p w:rsidRPr="00C20AEF" w:rsidR="00234020" w:rsidP="00234020" w:rsidRDefault="00234020" w14:paraId="7551F1B2" w14:textId="77777777">
      <w:pPr>
        <w:pStyle w:val="Anforderungstext"/>
      </w:pPr>
      <w:r>
        <w:t xml:space="preserve">If the user confirms his entry in the Operation number field with the </w:t>
      </w:r>
      <w:proofErr w:type="spellStart"/>
      <w:r>
        <w:rPr>
          <w:i/>
        </w:rPr>
        <w:t>Enter</w:t>
      </w:r>
      <w:r>
        <w:t>key</w:t>
      </w:r>
      <w:proofErr w:type="spellEnd"/>
      <w:r>
        <w:t>, the active operation is set and the settings are loaded.</w:t>
      </w:r>
    </w:p>
    <w:p w:rsidRPr="00C20AEF" w:rsidR="00BD0EB2" w:rsidP="00BD0EB2" w:rsidRDefault="00BD0EB2" w14:paraId="63B231B3" w14:textId="77777777">
      <w:pPr>
        <w:pStyle w:val="Textkrper"/>
      </w:pPr>
    </w:p>
    <w:p w:rsidRPr="00C20AEF" w:rsidR="00234020" w:rsidP="00234020" w:rsidRDefault="00234020" w14:paraId="46297991" w14:textId="77777777">
      <w:pPr>
        <w:pStyle w:val="Anforderungsnummer"/>
      </w:pPr>
      <w:r>
        <w:t>Requirement: FKT-GUI-256</w:t>
      </w:r>
    </w:p>
    <w:p w:rsidRPr="00C20AEF" w:rsidR="00234020" w:rsidP="00234020" w:rsidRDefault="00234020" w14:paraId="40298BD7" w14:textId="169D209A">
      <w:pPr>
        <w:pStyle w:val="Anforderungstext"/>
      </w:pPr>
      <w:r>
        <w:t xml:space="preserve">When you click the </w:t>
      </w:r>
      <w:r>
        <w:rPr>
          <w:i/>
        </w:rPr>
        <w:t>Load</w:t>
      </w:r>
      <w:r>
        <w:t xml:space="preserve"> button, the system must set the active mode. The requirements defined at </w:t>
      </w:r>
      <w:r w:rsidRPr="00C20AEF" w:rsidR="00A9316A">
        <w:fldChar w:fldCharType="begin"/>
      </w:r>
      <w:r w:rsidRPr="00C20AEF" w:rsidR="00A9316A">
        <w:instrText xml:space="preserve"> REF _Ref253734448 \r \h  \* MERGEFORMAT </w:instrText>
      </w:r>
      <w:r w:rsidRPr="00C20AEF" w:rsidR="00A9316A">
        <w:fldChar w:fldCharType="separate"/>
      </w:r>
      <w:r w:rsidR="000D3A2D">
        <w:t>4.2.1</w:t>
      </w:r>
      <w:r w:rsidRPr="00C20AEF" w:rsidR="00A9316A">
        <w:fldChar w:fldCharType="end"/>
      </w:r>
      <w:r>
        <w:t xml:space="preserve"> apply here. </w:t>
      </w:r>
    </w:p>
    <w:p w:rsidRPr="00C20AEF" w:rsidR="00BD0EB2" w:rsidP="00BD0EB2" w:rsidRDefault="00BD0EB2" w14:paraId="14E67A9E" w14:textId="77777777">
      <w:pPr>
        <w:pStyle w:val="Textkrper"/>
      </w:pPr>
    </w:p>
    <w:p w:rsidRPr="00C20AEF" w:rsidR="00234020" w:rsidP="00234020" w:rsidRDefault="00234020" w14:paraId="68FACC1F" w14:textId="77777777">
      <w:pPr>
        <w:pStyle w:val="Anforderungsnummer"/>
      </w:pPr>
      <w:r>
        <w:t>Requirement: FKT-GUI-257</w:t>
      </w:r>
    </w:p>
    <w:p w:rsidRPr="00C20AEF" w:rsidR="00234020" w:rsidP="00234020" w:rsidRDefault="00234020" w14:paraId="7875C176" w14:textId="77777777">
      <w:pPr>
        <w:pStyle w:val="Anforderungstext"/>
      </w:pPr>
      <w:r>
        <w:t xml:space="preserve">When you click the </w:t>
      </w:r>
      <w:r>
        <w:rPr>
          <w:i/>
        </w:rPr>
        <w:t>Load</w:t>
      </w:r>
      <w:r>
        <w:t xml:space="preserve"> button, the system must load the settings (for active operation) after the operation has been successfully set.</w:t>
      </w:r>
    </w:p>
    <w:p w:rsidRPr="00C20AEF" w:rsidR="00234020" w:rsidP="00234020" w:rsidRDefault="00234020" w14:paraId="588BC3E7" w14:textId="77777777">
      <w:pPr>
        <w:pStyle w:val="SchnelllesetextbergeordneteAussage1"/>
      </w:pPr>
      <w:r>
        <w:t>Field description</w:t>
      </w:r>
    </w:p>
    <w:p w:rsidRPr="00C20AEF" w:rsidR="00234020" w:rsidP="00234020" w:rsidRDefault="00234020" w14:paraId="04E74E76" w14:textId="77777777">
      <w:pPr>
        <w:pStyle w:val="Anforderungsnummer"/>
      </w:pPr>
      <w:r>
        <w:t>Requirement: FKT-GUI-258</w:t>
      </w:r>
    </w:p>
    <w:p w:rsidRPr="00C20AEF" w:rsidR="00234020" w:rsidP="00234020" w:rsidRDefault="00234020" w14:paraId="38B9BAAB" w14:textId="77777777">
      <w:pPr>
        <w:pStyle w:val="Anforderungstext"/>
      </w:pPr>
      <w:r>
        <w:t>The system must provide and populate the following fields (if data is available):</w:t>
      </w:r>
    </w:p>
    <w:p w:rsidRPr="00C20AEF" w:rsidR="00BD0EB2" w:rsidP="00BD0EB2" w:rsidRDefault="00BD0EB2" w14:paraId="483AF5A2" w14:textId="77777777">
      <w:pPr>
        <w:pStyle w:val="Textkrper"/>
      </w:pPr>
    </w:p>
    <w:tbl>
      <w:tblPr>
        <w:tblW w:w="5000" w:type="pct"/>
        <w:tblBorders>
          <w:top w:val="single" w:color="E20074" w:sz="18" w:space="0"/>
          <w:insideH w:val="single" w:color="auto" w:sz="4" w:space="0"/>
        </w:tblBorders>
        <w:tblLook w:val="01E0" w:firstRow="1" w:lastRow="1" w:firstColumn="1" w:lastColumn="1" w:noHBand="0" w:noVBand="0"/>
      </w:tblPr>
      <w:tblGrid>
        <w:gridCol w:w="1695"/>
        <w:gridCol w:w="1174"/>
        <w:gridCol w:w="1124"/>
        <w:gridCol w:w="1621"/>
        <w:gridCol w:w="3734"/>
      </w:tblGrid>
      <w:tr w:rsidRPr="00C20AEF" w:rsidR="00234020" w:rsidTr="00C0505D" w14:paraId="2DB2F132" w14:textId="77777777">
        <w:trPr>
          <w:tblHeader/>
        </w:trPr>
        <w:tc>
          <w:tcPr>
            <w:tcW w:w="907" w:type="pct"/>
            <w:tcBorders>
              <w:top w:val="single" w:color="E20074" w:sz="18" w:space="0"/>
              <w:bottom w:val="single" w:color="auto" w:sz="4" w:space="0"/>
            </w:tcBorders>
            <w:shd w:val="clear" w:color="auto" w:fill="E0E0E0"/>
          </w:tcPr>
          <w:p w:rsidRPr="00C20AEF" w:rsidR="00234020" w:rsidP="00234020" w:rsidRDefault="00234020" w14:paraId="18EE1495" w14:textId="77777777">
            <w:pPr>
              <w:pStyle w:val="TableHeading"/>
              <w:keepNext w:val="0"/>
              <w:rPr>
                <w:rStyle w:val="Fett"/>
                <w:b/>
                <w:bCs/>
              </w:rPr>
            </w:pPr>
            <w:r>
              <w:rPr>
                <w:rStyle w:val="Fett"/>
                <w:b/>
              </w:rPr>
              <w:t>Field</w:t>
            </w:r>
          </w:p>
        </w:tc>
        <w:tc>
          <w:tcPr>
            <w:tcW w:w="628" w:type="pct"/>
            <w:tcBorders>
              <w:top w:val="single" w:color="E20074" w:sz="18" w:space="0"/>
              <w:bottom w:val="single" w:color="auto" w:sz="4" w:space="0"/>
            </w:tcBorders>
            <w:shd w:val="clear" w:color="auto" w:fill="E0E0E0"/>
          </w:tcPr>
          <w:p w:rsidRPr="00C20AEF" w:rsidR="00234020" w:rsidP="00234020" w:rsidRDefault="00234020" w14:paraId="00984B9C" w14:textId="77777777">
            <w:pPr>
              <w:pStyle w:val="TableHeading"/>
              <w:keepNext w:val="0"/>
              <w:rPr>
                <w:rStyle w:val="Fett"/>
                <w:b/>
                <w:bCs/>
              </w:rPr>
            </w:pPr>
            <w:r>
              <w:rPr>
                <w:rStyle w:val="Fett"/>
                <w:b/>
              </w:rPr>
              <w:t>Element</w:t>
            </w:r>
          </w:p>
        </w:tc>
        <w:tc>
          <w:tcPr>
            <w:tcW w:w="601" w:type="pct"/>
            <w:tcBorders>
              <w:top w:val="single" w:color="E20074" w:sz="18" w:space="0"/>
              <w:bottom w:val="single" w:color="auto" w:sz="4" w:space="0"/>
            </w:tcBorders>
            <w:shd w:val="clear" w:color="auto" w:fill="E0E0E0"/>
          </w:tcPr>
          <w:p w:rsidRPr="00C20AEF" w:rsidR="00234020" w:rsidP="00234020" w:rsidRDefault="00234020" w14:paraId="6D994AFA" w14:textId="77777777">
            <w:pPr>
              <w:pStyle w:val="TableHeading"/>
              <w:keepNext w:val="0"/>
              <w:rPr>
                <w:rStyle w:val="Fett"/>
                <w:b/>
                <w:bCs/>
              </w:rPr>
            </w:pPr>
            <w:r>
              <w:rPr>
                <w:rStyle w:val="Fett"/>
                <w:b/>
              </w:rPr>
              <w:t>Editable</w:t>
            </w:r>
          </w:p>
        </w:tc>
        <w:tc>
          <w:tcPr>
            <w:tcW w:w="867" w:type="pct"/>
            <w:tcBorders>
              <w:top w:val="single" w:color="E20074" w:sz="18" w:space="0"/>
              <w:bottom w:val="single" w:color="auto" w:sz="4" w:space="0"/>
            </w:tcBorders>
            <w:shd w:val="clear" w:color="auto" w:fill="E0E0E0"/>
          </w:tcPr>
          <w:p w:rsidRPr="00C20AEF" w:rsidR="00234020" w:rsidP="00234020" w:rsidRDefault="00234020" w14:paraId="2CDE5893" w14:textId="77777777">
            <w:pPr>
              <w:pStyle w:val="TableHeading"/>
              <w:keepNext w:val="0"/>
              <w:rPr>
                <w:rStyle w:val="Fett"/>
                <w:b/>
                <w:bCs/>
              </w:rPr>
            </w:pPr>
            <w:r>
              <w:rPr>
                <w:rStyle w:val="Fett"/>
                <w:b/>
              </w:rPr>
              <w:t>Format</w:t>
            </w:r>
          </w:p>
        </w:tc>
        <w:tc>
          <w:tcPr>
            <w:tcW w:w="1997" w:type="pct"/>
            <w:tcBorders>
              <w:top w:val="single" w:color="E20074" w:sz="18" w:space="0"/>
              <w:bottom w:val="single" w:color="auto" w:sz="4" w:space="0"/>
            </w:tcBorders>
            <w:shd w:val="clear" w:color="auto" w:fill="E0E0E0"/>
          </w:tcPr>
          <w:p w:rsidRPr="00C20AEF" w:rsidR="00234020" w:rsidP="00234020" w:rsidRDefault="00234020" w14:paraId="68F8D93D" w14:textId="77777777">
            <w:pPr>
              <w:pStyle w:val="TableHeading"/>
              <w:keepNext w:val="0"/>
              <w:rPr>
                <w:rStyle w:val="Fett"/>
                <w:b/>
                <w:bCs/>
              </w:rPr>
            </w:pPr>
            <w:r>
              <w:rPr>
                <w:rStyle w:val="Fett"/>
                <w:b/>
              </w:rPr>
              <w:t>Content</w:t>
            </w:r>
          </w:p>
        </w:tc>
      </w:tr>
      <w:tr w:rsidRPr="00C20AEF" w:rsidR="005E37BD" w:rsidTr="00C0505D" w14:paraId="4E64217E" w14:textId="77777777">
        <w:tc>
          <w:tcPr>
            <w:tcW w:w="907" w:type="pct"/>
          </w:tcPr>
          <w:p w:rsidRPr="00C20AEF" w:rsidR="005E37BD" w:rsidP="0037647E" w:rsidRDefault="0012276D" w14:paraId="44DBE48E" w14:textId="768118AB">
            <w:pPr>
              <w:pStyle w:val="TabelleFlietext3"/>
              <w:spacing w:before="60" w:after="60"/>
              <w:ind w:left="0"/>
            </w:pPr>
            <w:r>
              <w:t xml:space="preserve">3x </w:t>
            </w:r>
            <w:proofErr w:type="spellStart"/>
            <w:r>
              <w:t>DeadStock</w:t>
            </w:r>
            <w:proofErr w:type="spellEnd"/>
            <w:r>
              <w:t xml:space="preserve"> category</w:t>
            </w:r>
          </w:p>
        </w:tc>
        <w:tc>
          <w:tcPr>
            <w:tcW w:w="628" w:type="pct"/>
          </w:tcPr>
          <w:p w:rsidRPr="00C20AEF" w:rsidR="005E37BD" w:rsidP="0037647E" w:rsidRDefault="005E37BD" w14:paraId="42DBE9D0" w14:textId="77777777">
            <w:pPr>
              <w:pStyle w:val="TabelleFlietext3"/>
              <w:spacing w:before="60" w:after="60"/>
              <w:ind w:left="0"/>
            </w:pPr>
            <w:r>
              <w:t>Text field</w:t>
            </w:r>
          </w:p>
        </w:tc>
        <w:tc>
          <w:tcPr>
            <w:tcW w:w="601" w:type="pct"/>
          </w:tcPr>
          <w:p w:rsidRPr="00C20AEF" w:rsidR="005E37BD" w:rsidP="0037647E" w:rsidRDefault="005E37BD" w14:paraId="09A59C52" w14:textId="77777777">
            <w:pPr>
              <w:pStyle w:val="TabelleFlietext3"/>
              <w:spacing w:before="60" w:after="60"/>
              <w:ind w:left="0"/>
              <w:jc w:val="center"/>
            </w:pPr>
          </w:p>
        </w:tc>
        <w:tc>
          <w:tcPr>
            <w:tcW w:w="867" w:type="pct"/>
          </w:tcPr>
          <w:p w:rsidRPr="00C20AEF" w:rsidR="005E37BD" w:rsidP="0037647E" w:rsidRDefault="005E37BD" w14:paraId="316A9B67" w14:textId="77777777">
            <w:pPr>
              <w:pStyle w:val="TabelleFlietext3"/>
              <w:spacing w:before="60" w:after="60"/>
              <w:ind w:left="0"/>
            </w:pPr>
            <w:r>
              <w:t>-</w:t>
            </w:r>
          </w:p>
        </w:tc>
        <w:tc>
          <w:tcPr>
            <w:tcW w:w="1997" w:type="pct"/>
          </w:tcPr>
          <w:p w:rsidRPr="00C20AEF" w:rsidR="005E37BD" w:rsidP="0037647E" w:rsidRDefault="00276340" w14:paraId="61D89F4C" w14:textId="5C784B94">
            <w:pPr>
              <w:pStyle w:val="TabelleFlietext3"/>
              <w:keepNext/>
              <w:spacing w:before="60" w:after="60"/>
              <w:ind w:left="0"/>
            </w:pPr>
            <w:proofErr w:type="spellStart"/>
            <w:r>
              <w:t>DeadStock</w:t>
            </w:r>
            <w:proofErr w:type="spellEnd"/>
            <w:r>
              <w:t xml:space="preserve"> categories I - III.</w:t>
            </w:r>
          </w:p>
        </w:tc>
      </w:tr>
      <w:tr w:rsidRPr="00C20AEF" w:rsidR="00C0505D" w:rsidTr="00C0505D" w14:paraId="0110E7BE" w14:textId="77777777">
        <w:tc>
          <w:tcPr>
            <w:tcW w:w="907" w:type="pct"/>
            <w:tcBorders>
              <w:top w:val="single" w:color="auto" w:sz="4" w:space="0"/>
            </w:tcBorders>
          </w:tcPr>
          <w:p w:rsidRPr="00C20AEF" w:rsidR="00C0505D" w:rsidP="00234020" w:rsidRDefault="0012276D" w14:paraId="7265B46A" w14:textId="10F126AE">
            <w:pPr>
              <w:pStyle w:val="TabelleFlietext3"/>
              <w:spacing w:before="60" w:after="60"/>
              <w:ind w:left="0"/>
            </w:pPr>
            <w:r>
              <w:t xml:space="preserve">3x </w:t>
            </w:r>
            <w:proofErr w:type="spellStart"/>
            <w:r>
              <w:t>DeadStock</w:t>
            </w:r>
            <w:proofErr w:type="spellEnd"/>
            <w:r>
              <w:t xml:space="preserve"> discount rate</w:t>
            </w:r>
          </w:p>
        </w:tc>
        <w:tc>
          <w:tcPr>
            <w:tcW w:w="628" w:type="pct"/>
            <w:tcBorders>
              <w:top w:val="single" w:color="auto" w:sz="4" w:space="0"/>
            </w:tcBorders>
          </w:tcPr>
          <w:p w:rsidRPr="00C20AEF" w:rsidR="00C0505D" w:rsidP="00234020" w:rsidRDefault="00C0505D" w14:paraId="42C737F3" w14:textId="77777777">
            <w:pPr>
              <w:pStyle w:val="TabelleFlietext3"/>
              <w:spacing w:before="60" w:after="60"/>
              <w:ind w:left="0"/>
            </w:pPr>
            <w:r>
              <w:t>Text field</w:t>
            </w:r>
          </w:p>
        </w:tc>
        <w:tc>
          <w:tcPr>
            <w:tcW w:w="601" w:type="pct"/>
            <w:tcBorders>
              <w:top w:val="single" w:color="auto" w:sz="4" w:space="0"/>
            </w:tcBorders>
          </w:tcPr>
          <w:p w:rsidRPr="00C20AEF" w:rsidR="00C0505D" w:rsidP="00234020" w:rsidRDefault="00C0505D" w14:paraId="6FBA3F6A" w14:textId="77777777">
            <w:pPr>
              <w:pStyle w:val="TabelleFlietext3"/>
              <w:spacing w:before="60" w:after="60"/>
              <w:ind w:left="0"/>
              <w:jc w:val="center"/>
            </w:pPr>
            <w:r>
              <w:t>J</w:t>
            </w:r>
          </w:p>
        </w:tc>
        <w:tc>
          <w:tcPr>
            <w:tcW w:w="867" w:type="pct"/>
            <w:tcBorders>
              <w:top w:val="single" w:color="auto" w:sz="4" w:space="0"/>
            </w:tcBorders>
          </w:tcPr>
          <w:p w:rsidRPr="00C20AEF" w:rsidR="00C0505D" w:rsidP="00C0505D" w:rsidRDefault="00C0505D" w14:paraId="571FB30D" w14:textId="77777777">
            <w:pPr>
              <w:pStyle w:val="TabelleFlietext3"/>
              <w:spacing w:before="60" w:after="60"/>
              <w:ind w:left="0"/>
            </w:pPr>
            <w:r>
              <w:t>2-digit integer between 0 and 99</w:t>
            </w:r>
          </w:p>
        </w:tc>
        <w:tc>
          <w:tcPr>
            <w:tcW w:w="1997" w:type="pct"/>
            <w:tcBorders>
              <w:top w:val="single" w:color="auto" w:sz="4" w:space="0"/>
            </w:tcBorders>
          </w:tcPr>
          <w:p w:rsidRPr="00C20AEF" w:rsidR="00C0505D" w:rsidP="00292EB9" w:rsidRDefault="00C0505D" w14:paraId="7624E923" w14:textId="0AA3BE06">
            <w:pPr>
              <w:pStyle w:val="TabelleFlietext3"/>
              <w:keepNext/>
              <w:spacing w:before="60" w:after="60"/>
              <w:ind w:left="0"/>
            </w:pPr>
            <w:r>
              <w:t xml:space="preserve">Discount rate in percent to </w:t>
            </w:r>
            <w:proofErr w:type="spellStart"/>
            <w:r>
              <w:t>DeadStock</w:t>
            </w:r>
            <w:proofErr w:type="spellEnd"/>
            <w:r>
              <w:t xml:space="preserve"> category.</w:t>
            </w:r>
            <w:r>
              <w:br/>
            </w:r>
            <w:r>
              <w:t>Default value of the market as tooltip.</w:t>
            </w:r>
          </w:p>
        </w:tc>
      </w:tr>
      <w:tr w:rsidRPr="00C20AEF" w:rsidR="00234020" w:rsidTr="00C0505D" w14:paraId="5E4ADEF4" w14:textId="77777777">
        <w:tc>
          <w:tcPr>
            <w:tcW w:w="907" w:type="pct"/>
          </w:tcPr>
          <w:p w:rsidRPr="00C20AEF" w:rsidR="00234020" w:rsidP="00234020" w:rsidRDefault="00234020" w14:paraId="0097199A" w14:textId="77777777">
            <w:pPr>
              <w:pStyle w:val="TabelleFlietext3"/>
              <w:spacing w:before="60" w:after="60"/>
              <w:ind w:left="0"/>
            </w:pPr>
            <w:r>
              <w:t>3x Investment date</w:t>
            </w:r>
          </w:p>
        </w:tc>
        <w:tc>
          <w:tcPr>
            <w:tcW w:w="628" w:type="pct"/>
          </w:tcPr>
          <w:p w:rsidRPr="00C20AEF" w:rsidR="00234020" w:rsidP="00234020" w:rsidRDefault="00234020" w14:paraId="3FBDD78D" w14:textId="77777777">
            <w:pPr>
              <w:pStyle w:val="TabelleFlietext3"/>
              <w:spacing w:before="60" w:after="60"/>
              <w:ind w:left="0"/>
            </w:pPr>
            <w:r>
              <w:t>Text field</w:t>
            </w:r>
          </w:p>
        </w:tc>
        <w:tc>
          <w:tcPr>
            <w:tcW w:w="601" w:type="pct"/>
          </w:tcPr>
          <w:p w:rsidRPr="00C20AEF" w:rsidR="00234020" w:rsidP="00234020" w:rsidRDefault="00234020" w14:paraId="710320CF" w14:textId="77777777">
            <w:pPr>
              <w:pStyle w:val="TabelleFlietext3"/>
              <w:spacing w:before="60" w:after="60"/>
              <w:ind w:left="0"/>
              <w:jc w:val="center"/>
            </w:pPr>
            <w:r>
              <w:t>J</w:t>
            </w:r>
          </w:p>
        </w:tc>
        <w:tc>
          <w:tcPr>
            <w:tcW w:w="867" w:type="pct"/>
          </w:tcPr>
          <w:p w:rsidRPr="00C20AEF" w:rsidR="00234020" w:rsidP="00234020" w:rsidRDefault="00234020" w14:paraId="200E9BF6" w14:textId="77777777">
            <w:pPr>
              <w:pStyle w:val="TabelleFlietext3"/>
              <w:spacing w:before="60" w:after="60"/>
              <w:ind w:left="0"/>
            </w:pPr>
            <w:r>
              <w:t>2-digit integer</w:t>
            </w:r>
          </w:p>
        </w:tc>
        <w:tc>
          <w:tcPr>
            <w:tcW w:w="1997" w:type="pct"/>
          </w:tcPr>
          <w:p w:rsidRPr="00C20AEF" w:rsidR="00234020" w:rsidP="00234020" w:rsidRDefault="00234020" w14:paraId="6B820275" w14:textId="77777777">
            <w:pPr>
              <w:pStyle w:val="TabelleFlietext3"/>
              <w:spacing w:before="60" w:after="60"/>
              <w:ind w:left="0"/>
            </w:pPr>
            <w:r>
              <w:t>Definition of the maximum investment date (in months in the past).</w:t>
            </w:r>
            <w:r>
              <w:br/>
            </w:r>
            <w:r>
              <w:t>2x editable (cluster II and III)</w:t>
            </w:r>
          </w:p>
          <w:p w:rsidRPr="00C20AEF" w:rsidR="00752560" w:rsidP="00234020" w:rsidRDefault="00752560" w14:paraId="75A53764" w14:textId="77777777">
            <w:pPr>
              <w:pStyle w:val="TabelleFlietext3"/>
              <w:spacing w:before="60" w:after="60"/>
              <w:ind w:left="0"/>
            </w:pPr>
            <w:r>
              <w:t>Default value of the market as tooltip.</w:t>
            </w:r>
          </w:p>
        </w:tc>
      </w:tr>
      <w:tr w:rsidRPr="00C20AEF" w:rsidR="00234020" w:rsidTr="00C0505D" w14:paraId="20BA53AE" w14:textId="77777777">
        <w:tc>
          <w:tcPr>
            <w:tcW w:w="907" w:type="pct"/>
          </w:tcPr>
          <w:p w:rsidRPr="00C20AEF" w:rsidR="00234020" w:rsidP="00234020" w:rsidRDefault="00234020" w14:paraId="79581892" w14:textId="77777777">
            <w:pPr>
              <w:pStyle w:val="TabelleFlietext3"/>
              <w:spacing w:before="60" w:after="60"/>
              <w:ind w:left="0"/>
            </w:pPr>
            <w:r>
              <w:t>3x last access</w:t>
            </w:r>
          </w:p>
        </w:tc>
        <w:tc>
          <w:tcPr>
            <w:tcW w:w="628" w:type="pct"/>
          </w:tcPr>
          <w:p w:rsidRPr="00C20AEF" w:rsidR="00234020" w:rsidP="00234020" w:rsidRDefault="00234020" w14:paraId="43B38263" w14:textId="77777777">
            <w:pPr>
              <w:pStyle w:val="TabelleFlietext3"/>
              <w:spacing w:before="60" w:after="60"/>
              <w:ind w:left="0"/>
            </w:pPr>
            <w:r>
              <w:t>Text field</w:t>
            </w:r>
          </w:p>
        </w:tc>
        <w:tc>
          <w:tcPr>
            <w:tcW w:w="601" w:type="pct"/>
          </w:tcPr>
          <w:p w:rsidRPr="00C20AEF" w:rsidR="00234020" w:rsidP="00234020" w:rsidRDefault="00234020" w14:paraId="589DF8CA" w14:textId="77777777">
            <w:pPr>
              <w:pStyle w:val="TabelleFlietext3"/>
              <w:spacing w:before="60" w:after="60"/>
              <w:ind w:left="0"/>
              <w:jc w:val="center"/>
            </w:pPr>
            <w:r>
              <w:t>J</w:t>
            </w:r>
          </w:p>
        </w:tc>
        <w:tc>
          <w:tcPr>
            <w:tcW w:w="867" w:type="pct"/>
          </w:tcPr>
          <w:p w:rsidRPr="00C20AEF" w:rsidR="00234020" w:rsidP="00234020" w:rsidRDefault="00234020" w14:paraId="3F5E3BA5" w14:textId="77777777">
            <w:pPr>
              <w:pStyle w:val="TabelleFlietext3"/>
              <w:spacing w:before="60" w:after="60"/>
              <w:ind w:left="0"/>
            </w:pPr>
            <w:r>
              <w:t>2-digit integer</w:t>
            </w:r>
          </w:p>
        </w:tc>
        <w:tc>
          <w:tcPr>
            <w:tcW w:w="1997" w:type="pct"/>
          </w:tcPr>
          <w:p w:rsidRPr="00C20AEF" w:rsidR="00234020" w:rsidP="00234020" w:rsidRDefault="00234020" w14:paraId="1D22EFC0" w14:textId="77777777">
            <w:pPr>
              <w:pStyle w:val="TabelleFlietext3"/>
              <w:spacing w:before="60" w:after="60"/>
              <w:ind w:left="0"/>
            </w:pPr>
            <w:r>
              <w:t>Definition of the maximum date of the last receipt (in months in the past).</w:t>
            </w:r>
            <w:r>
              <w:br/>
            </w:r>
            <w:r>
              <w:t>2x editable (cluster II and III)</w:t>
            </w:r>
          </w:p>
          <w:p w:rsidRPr="00C20AEF" w:rsidR="00752560" w:rsidP="00234020" w:rsidRDefault="00752560" w14:paraId="6054652D" w14:textId="77777777">
            <w:pPr>
              <w:pStyle w:val="TabelleFlietext3"/>
              <w:spacing w:before="60" w:after="60"/>
              <w:ind w:left="0"/>
            </w:pPr>
            <w:r>
              <w:t>Default value of the market as tooltip.</w:t>
            </w:r>
          </w:p>
        </w:tc>
      </w:tr>
      <w:tr w:rsidRPr="00C20AEF" w:rsidR="00234020" w:rsidTr="00C0505D" w14:paraId="5A608FA7" w14:textId="77777777">
        <w:tc>
          <w:tcPr>
            <w:tcW w:w="907" w:type="pct"/>
          </w:tcPr>
          <w:p w:rsidRPr="00C20AEF" w:rsidR="00234020" w:rsidP="00234020" w:rsidRDefault="00234020" w14:paraId="2728F601" w14:textId="77777777">
            <w:pPr>
              <w:pStyle w:val="TabelleFlietext3"/>
              <w:spacing w:before="60" w:after="60"/>
              <w:ind w:left="0"/>
            </w:pPr>
            <w:r>
              <w:t>3x last exit</w:t>
            </w:r>
          </w:p>
        </w:tc>
        <w:tc>
          <w:tcPr>
            <w:tcW w:w="628" w:type="pct"/>
          </w:tcPr>
          <w:p w:rsidRPr="00C20AEF" w:rsidR="00234020" w:rsidP="00234020" w:rsidRDefault="00234020" w14:paraId="69725C41" w14:textId="77777777">
            <w:pPr>
              <w:pStyle w:val="TabelleFlietext3"/>
              <w:spacing w:before="60" w:after="60"/>
              <w:ind w:left="0"/>
            </w:pPr>
            <w:r>
              <w:t>Text field</w:t>
            </w:r>
          </w:p>
        </w:tc>
        <w:tc>
          <w:tcPr>
            <w:tcW w:w="601" w:type="pct"/>
          </w:tcPr>
          <w:p w:rsidRPr="00C20AEF" w:rsidR="00234020" w:rsidP="00234020" w:rsidRDefault="00234020" w14:paraId="634A05EC" w14:textId="77777777">
            <w:pPr>
              <w:pStyle w:val="TabelleFlietext3"/>
              <w:spacing w:before="60" w:after="60"/>
              <w:ind w:left="0"/>
              <w:jc w:val="center"/>
            </w:pPr>
            <w:r>
              <w:t>J</w:t>
            </w:r>
          </w:p>
        </w:tc>
        <w:tc>
          <w:tcPr>
            <w:tcW w:w="867" w:type="pct"/>
          </w:tcPr>
          <w:p w:rsidRPr="00C20AEF" w:rsidR="00234020" w:rsidP="00234020" w:rsidRDefault="00234020" w14:paraId="29D2268C" w14:textId="77777777">
            <w:pPr>
              <w:pStyle w:val="TabelleFlietext3"/>
              <w:spacing w:before="60" w:after="60"/>
              <w:ind w:left="0"/>
            </w:pPr>
            <w:r>
              <w:t>2-digit integer</w:t>
            </w:r>
          </w:p>
        </w:tc>
        <w:tc>
          <w:tcPr>
            <w:tcW w:w="1997" w:type="pct"/>
          </w:tcPr>
          <w:p w:rsidRPr="00C20AEF" w:rsidR="00234020" w:rsidP="00234020" w:rsidRDefault="00234020" w14:paraId="7E1D8D57" w14:textId="77777777">
            <w:pPr>
              <w:pStyle w:val="TabelleFlietext3"/>
              <w:spacing w:before="60" w:after="60"/>
              <w:ind w:left="0"/>
            </w:pPr>
            <w:r>
              <w:t>Definition of the maximum date of the last departure (in months in the past).</w:t>
            </w:r>
            <w:r>
              <w:br/>
            </w:r>
            <w:r>
              <w:t>2x editable (cluster II and III)</w:t>
            </w:r>
          </w:p>
          <w:p w:rsidRPr="00C20AEF" w:rsidR="00752560" w:rsidP="00234020" w:rsidRDefault="00752560" w14:paraId="4EC4438E" w14:textId="77777777">
            <w:pPr>
              <w:pStyle w:val="TabelleFlietext3"/>
              <w:spacing w:before="60" w:after="60"/>
              <w:ind w:left="0"/>
            </w:pPr>
            <w:r>
              <w:t>Default value of the market as tooltip.</w:t>
            </w:r>
          </w:p>
        </w:tc>
      </w:tr>
      <w:tr w:rsidRPr="00C20AEF" w:rsidR="00234020" w:rsidTr="00C0505D" w14:paraId="58D90AC5" w14:textId="77777777">
        <w:tc>
          <w:tcPr>
            <w:tcW w:w="907" w:type="pct"/>
          </w:tcPr>
          <w:p w:rsidRPr="00C20AEF" w:rsidR="00234020" w:rsidP="00234020" w:rsidRDefault="00234020" w14:paraId="4573D72E" w14:textId="77777777">
            <w:pPr>
              <w:pStyle w:val="TabelleFlietext3"/>
              <w:spacing w:before="60" w:after="60"/>
              <w:ind w:left="0"/>
            </w:pPr>
            <w:r>
              <w:t>Price type BLP</w:t>
            </w:r>
          </w:p>
        </w:tc>
        <w:tc>
          <w:tcPr>
            <w:tcW w:w="628" w:type="pct"/>
          </w:tcPr>
          <w:p w:rsidRPr="00C20AEF" w:rsidR="00234020" w:rsidP="00234020" w:rsidRDefault="00234020" w14:paraId="0812CD91" w14:textId="77777777">
            <w:pPr>
              <w:pStyle w:val="TabelleFlietext3"/>
              <w:spacing w:before="60" w:after="60"/>
              <w:ind w:left="0"/>
            </w:pPr>
            <w:r>
              <w:t>Radio button</w:t>
            </w:r>
          </w:p>
        </w:tc>
        <w:tc>
          <w:tcPr>
            <w:tcW w:w="601" w:type="pct"/>
          </w:tcPr>
          <w:p w:rsidRPr="00C20AEF" w:rsidR="00234020" w:rsidP="00234020" w:rsidRDefault="00234020" w14:paraId="5464DC96" w14:textId="77777777">
            <w:pPr>
              <w:pStyle w:val="TabelleFlietext3"/>
              <w:spacing w:before="60" w:after="60"/>
              <w:ind w:left="0"/>
              <w:jc w:val="center"/>
            </w:pPr>
            <w:r>
              <w:t>J</w:t>
            </w:r>
          </w:p>
        </w:tc>
        <w:tc>
          <w:tcPr>
            <w:tcW w:w="867" w:type="pct"/>
          </w:tcPr>
          <w:p w:rsidRPr="00C20AEF" w:rsidR="00234020" w:rsidP="00234020" w:rsidRDefault="00234020" w14:paraId="3C6F4713" w14:textId="77777777">
            <w:pPr>
              <w:pStyle w:val="TabelleFlietext3"/>
              <w:spacing w:before="60" w:after="60"/>
              <w:ind w:left="0"/>
            </w:pPr>
            <w:r>
              <w:t>-</w:t>
            </w:r>
          </w:p>
        </w:tc>
        <w:tc>
          <w:tcPr>
            <w:tcW w:w="1997" w:type="pct"/>
          </w:tcPr>
          <w:p w:rsidRPr="00C20AEF" w:rsidR="00234020" w:rsidP="00234020" w:rsidRDefault="00234020" w14:paraId="140682EA" w14:textId="77777777">
            <w:pPr>
              <w:pStyle w:val="TabelleFlietext3"/>
              <w:spacing w:before="60" w:after="60"/>
              <w:ind w:left="0"/>
            </w:pPr>
            <w:proofErr w:type="spellStart"/>
            <w:r>
              <w:t>Radiobuttongroup</w:t>
            </w:r>
            <w:proofErr w:type="spellEnd"/>
            <w:r>
              <w:t xml:space="preserve"> Price type: Selection BLP.</w:t>
            </w:r>
          </w:p>
        </w:tc>
      </w:tr>
      <w:tr w:rsidRPr="00C20AEF" w:rsidR="00234020" w:rsidTr="00C0505D" w14:paraId="077FBBB1" w14:textId="77777777">
        <w:tc>
          <w:tcPr>
            <w:tcW w:w="907" w:type="pct"/>
          </w:tcPr>
          <w:p w:rsidRPr="00C20AEF" w:rsidR="00234020" w:rsidP="00234020" w:rsidRDefault="00234020" w14:paraId="197F1783" w14:textId="77777777">
            <w:pPr>
              <w:pStyle w:val="TabelleFlietext3"/>
              <w:spacing w:before="60" w:after="60"/>
              <w:ind w:left="0"/>
            </w:pPr>
            <w:r>
              <w:lastRenderedPageBreak/>
              <w:t>Price type VKP</w:t>
            </w:r>
          </w:p>
        </w:tc>
        <w:tc>
          <w:tcPr>
            <w:tcW w:w="628" w:type="pct"/>
          </w:tcPr>
          <w:p w:rsidRPr="00C20AEF" w:rsidR="00234020" w:rsidP="00234020" w:rsidRDefault="00234020" w14:paraId="3BB5BE4D" w14:textId="77777777">
            <w:pPr>
              <w:pStyle w:val="TabelleFlietext3"/>
              <w:spacing w:before="60" w:after="60"/>
              <w:ind w:left="0"/>
            </w:pPr>
            <w:r>
              <w:t>Radio button</w:t>
            </w:r>
          </w:p>
        </w:tc>
        <w:tc>
          <w:tcPr>
            <w:tcW w:w="601" w:type="pct"/>
          </w:tcPr>
          <w:p w:rsidRPr="00C20AEF" w:rsidR="00234020" w:rsidP="00234020" w:rsidRDefault="00234020" w14:paraId="46527547" w14:textId="77777777">
            <w:pPr>
              <w:pStyle w:val="TabelleFlietext3"/>
              <w:spacing w:before="60" w:after="60"/>
              <w:ind w:left="0"/>
              <w:jc w:val="center"/>
            </w:pPr>
            <w:r>
              <w:t>J</w:t>
            </w:r>
          </w:p>
        </w:tc>
        <w:tc>
          <w:tcPr>
            <w:tcW w:w="867" w:type="pct"/>
          </w:tcPr>
          <w:p w:rsidRPr="00C20AEF" w:rsidR="00234020" w:rsidP="00234020" w:rsidRDefault="00234020" w14:paraId="6469EE72" w14:textId="77777777">
            <w:pPr>
              <w:pStyle w:val="TabelleFlietext3"/>
              <w:spacing w:before="60" w:after="60"/>
              <w:ind w:left="0"/>
            </w:pPr>
            <w:r>
              <w:t>-</w:t>
            </w:r>
          </w:p>
        </w:tc>
        <w:tc>
          <w:tcPr>
            <w:tcW w:w="1997" w:type="pct"/>
          </w:tcPr>
          <w:p w:rsidRPr="00C20AEF" w:rsidR="00234020" w:rsidP="00234020" w:rsidRDefault="00234020" w14:paraId="4EED7A75" w14:textId="77777777">
            <w:pPr>
              <w:pStyle w:val="TabelleFlietext3"/>
              <w:spacing w:before="60" w:after="60"/>
              <w:ind w:left="0"/>
            </w:pPr>
            <w:proofErr w:type="spellStart"/>
            <w:r>
              <w:t>Radiobuttongroup</w:t>
            </w:r>
            <w:proofErr w:type="spellEnd"/>
            <w:r>
              <w:t xml:space="preserve"> Price type: Selection VKP.</w:t>
            </w:r>
          </w:p>
        </w:tc>
      </w:tr>
      <w:tr w:rsidRPr="00C20AEF" w:rsidR="00234020" w:rsidTr="00C0505D" w14:paraId="760987C1" w14:textId="77777777">
        <w:tc>
          <w:tcPr>
            <w:tcW w:w="907" w:type="pct"/>
          </w:tcPr>
          <w:p w:rsidRPr="00C20AEF" w:rsidR="00234020" w:rsidP="00234020" w:rsidRDefault="00234020" w14:paraId="4A5018F7" w14:textId="77777777">
            <w:pPr>
              <w:pStyle w:val="TabelleFlietext3"/>
              <w:spacing w:before="60" w:after="60"/>
              <w:ind w:left="0"/>
            </w:pPr>
            <w:r>
              <w:t>Min. value limit per pos.</w:t>
            </w:r>
          </w:p>
        </w:tc>
        <w:tc>
          <w:tcPr>
            <w:tcW w:w="628" w:type="pct"/>
          </w:tcPr>
          <w:p w:rsidRPr="00C20AEF" w:rsidR="00234020" w:rsidP="00234020" w:rsidRDefault="00234020" w14:paraId="7DDAA740" w14:textId="77777777">
            <w:pPr>
              <w:pStyle w:val="TabelleFlietext3"/>
              <w:spacing w:before="60" w:after="60"/>
              <w:ind w:left="0"/>
            </w:pPr>
            <w:r>
              <w:t>Text field</w:t>
            </w:r>
          </w:p>
        </w:tc>
        <w:tc>
          <w:tcPr>
            <w:tcW w:w="601" w:type="pct"/>
          </w:tcPr>
          <w:p w:rsidRPr="00C20AEF" w:rsidR="00234020" w:rsidP="00234020" w:rsidRDefault="00234020" w14:paraId="484F3531" w14:textId="77777777">
            <w:pPr>
              <w:pStyle w:val="TabelleFlietext3"/>
              <w:spacing w:before="60" w:after="60"/>
              <w:ind w:left="0"/>
              <w:jc w:val="center"/>
            </w:pPr>
            <w:r>
              <w:t>J</w:t>
            </w:r>
          </w:p>
        </w:tc>
        <w:tc>
          <w:tcPr>
            <w:tcW w:w="867" w:type="pct"/>
          </w:tcPr>
          <w:p w:rsidRPr="00C20AEF" w:rsidR="00234020" w:rsidP="00234020" w:rsidRDefault="00BB5EF2" w14:paraId="21B864DB" w14:textId="77777777">
            <w:pPr>
              <w:pStyle w:val="TabelleFlietext3"/>
              <w:spacing w:before="60" w:after="60"/>
              <w:ind w:left="0"/>
            </w:pPr>
            <w:r>
              <w:t>Price format without currency identifier</w:t>
            </w:r>
          </w:p>
        </w:tc>
        <w:tc>
          <w:tcPr>
            <w:tcW w:w="1997" w:type="pct"/>
          </w:tcPr>
          <w:p w:rsidRPr="00C20AEF" w:rsidR="00234020" w:rsidP="00234020" w:rsidRDefault="00234020" w14:paraId="3A01E70C" w14:textId="77777777">
            <w:pPr>
              <w:pStyle w:val="TabelleFlietext3"/>
              <w:spacing w:before="60" w:after="60"/>
              <w:ind w:left="0"/>
            </w:pPr>
            <w:r>
              <w:t>Minimum value limit per position (lower limit).</w:t>
            </w:r>
          </w:p>
        </w:tc>
      </w:tr>
      <w:tr w:rsidRPr="00C20AEF" w:rsidR="00234020" w:rsidTr="00C0505D" w14:paraId="780412C3" w14:textId="77777777">
        <w:tc>
          <w:tcPr>
            <w:tcW w:w="907" w:type="pct"/>
          </w:tcPr>
          <w:p w:rsidRPr="00C20AEF" w:rsidR="00234020" w:rsidP="00234020" w:rsidRDefault="00234020" w14:paraId="66A9F37E" w14:textId="77777777">
            <w:pPr>
              <w:pStyle w:val="TabelleFlietext3"/>
              <w:spacing w:before="60" w:after="60"/>
              <w:ind w:left="0"/>
            </w:pPr>
            <w:r>
              <w:t>Min. unit price per pos.</w:t>
            </w:r>
          </w:p>
        </w:tc>
        <w:tc>
          <w:tcPr>
            <w:tcW w:w="628" w:type="pct"/>
          </w:tcPr>
          <w:p w:rsidRPr="00C20AEF" w:rsidR="00234020" w:rsidP="00234020" w:rsidRDefault="00234020" w14:paraId="20EF16B2" w14:textId="77777777">
            <w:pPr>
              <w:pStyle w:val="TabelleFlietext3"/>
              <w:spacing w:before="60" w:after="60"/>
              <w:ind w:left="0"/>
            </w:pPr>
            <w:r>
              <w:t>Text field</w:t>
            </w:r>
          </w:p>
        </w:tc>
        <w:tc>
          <w:tcPr>
            <w:tcW w:w="601" w:type="pct"/>
          </w:tcPr>
          <w:p w:rsidRPr="00C20AEF" w:rsidR="00234020" w:rsidP="00234020" w:rsidRDefault="00234020" w14:paraId="0F46700D" w14:textId="77777777">
            <w:pPr>
              <w:pStyle w:val="TabelleFlietext3"/>
              <w:spacing w:before="60" w:after="60"/>
              <w:ind w:left="0"/>
              <w:jc w:val="center"/>
            </w:pPr>
            <w:r>
              <w:t>J</w:t>
            </w:r>
          </w:p>
        </w:tc>
        <w:tc>
          <w:tcPr>
            <w:tcW w:w="867" w:type="pct"/>
          </w:tcPr>
          <w:p w:rsidRPr="00C20AEF" w:rsidR="00234020" w:rsidP="00234020" w:rsidRDefault="00BB5EF2" w14:paraId="1C455DD8" w14:textId="77777777">
            <w:pPr>
              <w:pStyle w:val="TabelleFlietext3"/>
              <w:spacing w:before="60" w:after="60"/>
              <w:ind w:left="0"/>
            </w:pPr>
            <w:r>
              <w:t>Price format without currency identifier</w:t>
            </w:r>
          </w:p>
        </w:tc>
        <w:tc>
          <w:tcPr>
            <w:tcW w:w="1997" w:type="pct"/>
          </w:tcPr>
          <w:p w:rsidRPr="00C20AEF" w:rsidR="00234020" w:rsidP="00234020" w:rsidRDefault="00234020" w14:paraId="2C2DE702" w14:textId="77777777">
            <w:pPr>
              <w:pStyle w:val="TabelleFlietext3"/>
              <w:spacing w:before="60" w:after="60"/>
              <w:ind w:left="0"/>
            </w:pPr>
            <w:r>
              <w:t>Minimum unit price per position (lower limit).</w:t>
            </w:r>
          </w:p>
        </w:tc>
      </w:tr>
      <w:tr w:rsidRPr="00C20AEF" w:rsidR="00234020" w:rsidTr="00C0505D" w14:paraId="1D61409E" w14:textId="77777777">
        <w:tc>
          <w:tcPr>
            <w:tcW w:w="907" w:type="pct"/>
          </w:tcPr>
          <w:p w:rsidRPr="00C20AEF" w:rsidR="00234020" w:rsidP="00234020" w:rsidRDefault="00234020" w14:paraId="4F50B747" w14:textId="77777777">
            <w:pPr>
              <w:pStyle w:val="TabelleFlietext3"/>
              <w:spacing w:before="60" w:after="60"/>
              <w:ind w:left="0"/>
            </w:pPr>
            <w:r>
              <w:t>Exclude SA2</w:t>
            </w:r>
          </w:p>
        </w:tc>
        <w:tc>
          <w:tcPr>
            <w:tcW w:w="628" w:type="pct"/>
          </w:tcPr>
          <w:p w:rsidRPr="00C20AEF" w:rsidR="00234020" w:rsidP="00234020" w:rsidRDefault="00234020" w14:paraId="6694031F" w14:textId="77777777">
            <w:pPr>
              <w:pStyle w:val="TabelleFlietext3"/>
              <w:spacing w:before="60" w:after="60"/>
              <w:ind w:left="0"/>
            </w:pPr>
            <w:r>
              <w:t>Checkbox</w:t>
            </w:r>
          </w:p>
        </w:tc>
        <w:tc>
          <w:tcPr>
            <w:tcW w:w="601" w:type="pct"/>
          </w:tcPr>
          <w:p w:rsidRPr="00C20AEF" w:rsidR="00234020" w:rsidP="00234020" w:rsidRDefault="00234020" w14:paraId="57489E6B" w14:textId="77777777">
            <w:pPr>
              <w:pStyle w:val="TabelleFlietext3"/>
              <w:spacing w:before="60" w:after="60"/>
              <w:ind w:left="0"/>
              <w:jc w:val="center"/>
            </w:pPr>
            <w:r>
              <w:t>J</w:t>
            </w:r>
          </w:p>
        </w:tc>
        <w:tc>
          <w:tcPr>
            <w:tcW w:w="867" w:type="pct"/>
          </w:tcPr>
          <w:p w:rsidRPr="00C20AEF" w:rsidR="00234020" w:rsidP="00234020" w:rsidRDefault="00234020" w14:paraId="17F246C4" w14:textId="77777777">
            <w:pPr>
              <w:pStyle w:val="TabelleFlietext3"/>
              <w:spacing w:before="60" w:after="60"/>
              <w:ind w:left="0"/>
            </w:pPr>
            <w:r>
              <w:t>-</w:t>
            </w:r>
          </w:p>
        </w:tc>
        <w:tc>
          <w:tcPr>
            <w:tcW w:w="1997" w:type="pct"/>
          </w:tcPr>
          <w:p w:rsidRPr="00C20AEF" w:rsidR="00234020" w:rsidP="00234020" w:rsidRDefault="00234020" w14:paraId="44918327" w14:textId="77777777">
            <w:pPr>
              <w:pStyle w:val="TabelleFlietext3"/>
              <w:keepNext/>
              <w:spacing w:before="60" w:after="60"/>
              <w:ind w:left="0"/>
            </w:pPr>
            <w:r>
              <w:t>Exclude record type 2 from STOX part scope.</w:t>
            </w:r>
          </w:p>
        </w:tc>
      </w:tr>
    </w:tbl>
    <w:p w:rsidRPr="00C20AEF" w:rsidR="00234020" w:rsidP="00234020" w:rsidRDefault="00234020" w14:paraId="36F8B1E2" w14:textId="296E5DEA">
      <w:pPr>
        <w:pStyle w:val="Beschriftung"/>
      </w:pPr>
      <w:bookmarkStart w:name="_Toc98411854" w:id="574"/>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50</w:t>
      </w:r>
      <w:r>
        <w:fldChar w:fldCharType="end"/>
      </w:r>
      <w:r>
        <w:t xml:space="preserve"> - Panel settings: Fields Overview Subpanel Part Scope</w:t>
      </w:r>
      <w:bookmarkEnd w:id="574"/>
    </w:p>
    <w:p w:rsidRPr="00C20AEF" w:rsidR="00234020" w:rsidP="00234020" w:rsidRDefault="00234020" w14:paraId="7DCD05B0" w14:textId="77777777">
      <w:pPr>
        <w:pStyle w:val="Anforderungsnummer"/>
      </w:pPr>
      <w:r>
        <w:t>Requirement: FKT-GUI-259</w:t>
      </w:r>
    </w:p>
    <w:p w:rsidRPr="00C20AEF" w:rsidR="00234020" w:rsidP="00234020" w:rsidRDefault="00234020" w14:paraId="3D6021EE" w14:textId="77777777">
      <w:pPr>
        <w:pStyle w:val="Anforderungstext"/>
      </w:pPr>
      <w:r>
        <w:t>The system must disable the BLP price type when the user selects the VKP price type.</w:t>
      </w:r>
    </w:p>
    <w:p w:rsidRPr="00C20AEF" w:rsidR="00234020" w:rsidP="00234020" w:rsidRDefault="00234020" w14:paraId="2C027E01" w14:textId="37A3081E">
      <w:pPr>
        <w:pStyle w:val="Anforderungstext"/>
      </w:pPr>
      <w:r>
        <w:t>The system must disable the VKP price type when the user selects the BLP price type.</w:t>
      </w:r>
    </w:p>
    <w:p w:rsidRPr="00C20AEF" w:rsidR="00F90C08" w:rsidP="00234020" w:rsidRDefault="00F90C08" w14:paraId="047B2804" w14:textId="298D53CD">
      <w:pPr>
        <w:pStyle w:val="Anforderungstext"/>
      </w:pPr>
      <w:r>
        <w:t xml:space="preserve">The selected price type applies to both the D2D and </w:t>
      </w:r>
      <w:proofErr w:type="spellStart"/>
      <w:r>
        <w:t>DeadStock</w:t>
      </w:r>
      <w:proofErr w:type="spellEnd"/>
      <w:r>
        <w:t xml:space="preserve"> processes.</w:t>
      </w:r>
    </w:p>
    <w:p w:rsidRPr="00C20AEF" w:rsidR="00BD0EB2" w:rsidP="00BD0EB2" w:rsidRDefault="00BD0EB2" w14:paraId="76A8BE55" w14:textId="77777777">
      <w:pPr>
        <w:pStyle w:val="Textkrper"/>
      </w:pPr>
    </w:p>
    <w:p w:rsidRPr="00C20AEF" w:rsidR="00CC6B68" w:rsidP="00CC6B68" w:rsidRDefault="00CC6B68" w14:paraId="429AB824" w14:textId="77777777">
      <w:pPr>
        <w:pStyle w:val="Anforderungsnummer"/>
      </w:pPr>
      <w:r>
        <w:t>Requirement: FKT-GUI-260</w:t>
      </w:r>
    </w:p>
    <w:p w:rsidRPr="00C20AEF" w:rsidR="00CC6B68" w:rsidP="00CC6B68" w:rsidRDefault="00CC6B68" w14:paraId="44972142" w14:textId="40C43738">
      <w:pPr>
        <w:pStyle w:val="Anforderungstext"/>
      </w:pPr>
      <w:r>
        <w:t>The monthly values</w:t>
      </w:r>
      <w:r>
        <w:rPr>
          <w:i/>
        </w:rPr>
        <w:t xml:space="preserve">(investment date, last retirement </w:t>
      </w:r>
      <w:r>
        <w:t xml:space="preserve">and </w:t>
      </w:r>
      <w:r>
        <w:rPr>
          <w:i/>
        </w:rPr>
        <w:t>last acquisition</w:t>
      </w:r>
      <w:r>
        <w:t xml:space="preserve">) may only be editable for </w:t>
      </w:r>
      <w:proofErr w:type="spellStart"/>
      <w:r>
        <w:t>DeadStock</w:t>
      </w:r>
      <w:proofErr w:type="spellEnd"/>
      <w:r>
        <w:t xml:space="preserve"> Clusters II and III. </w:t>
      </w:r>
    </w:p>
    <w:p w:rsidRPr="00C20AEF" w:rsidR="00D81331" w:rsidP="00D81331" w:rsidRDefault="00D81331" w14:paraId="74E3B531" w14:textId="77777777">
      <w:pPr>
        <w:pStyle w:val="Textkrper"/>
      </w:pPr>
    </w:p>
    <w:p w:rsidRPr="00C20AEF" w:rsidR="00D81331" w:rsidP="00D81331" w:rsidRDefault="00D81331" w14:paraId="5EAB1F4C" w14:textId="77777777">
      <w:pPr>
        <w:pStyle w:val="Anforderungsnummer"/>
      </w:pPr>
      <w:r>
        <w:t>Requirement: FKT-GUI-310</w:t>
      </w:r>
    </w:p>
    <w:p w:rsidRPr="00C20AEF" w:rsidR="00D81331" w:rsidP="00D81331" w:rsidRDefault="00D81331" w14:paraId="65DC823F" w14:textId="77777777">
      <w:pPr>
        <w:pStyle w:val="Anforderungstext"/>
      </w:pPr>
      <w:r>
        <w:t xml:space="preserve">When filling the input fields of the monthly values, the system must check whether the values in cluster III are larger than those in cluster II. If not, an error message will be displayed. </w:t>
      </w:r>
    </w:p>
    <w:p w:rsidRPr="00C20AEF" w:rsidR="00D81331" w:rsidP="00BD0EB2" w:rsidRDefault="00D81331" w14:paraId="577D8A58" w14:textId="77777777">
      <w:pPr>
        <w:pStyle w:val="Textkrper"/>
      </w:pPr>
    </w:p>
    <w:p w:rsidRPr="00C20AEF" w:rsidR="00234020" w:rsidP="00234020" w:rsidRDefault="00234020" w14:paraId="06313B8C" w14:textId="77777777">
      <w:pPr>
        <w:pStyle w:val="Anforderungsnummer"/>
      </w:pPr>
      <w:r>
        <w:t>Requirement: FKT-GUI-261</w:t>
      </w:r>
    </w:p>
    <w:p w:rsidRPr="00C20AEF" w:rsidR="00234020" w:rsidP="00234020" w:rsidRDefault="00234020" w14:paraId="29C61AB7" w14:textId="77777777">
      <w:pPr>
        <w:pStyle w:val="Anforderungstext"/>
      </w:pPr>
      <w:r>
        <w:t>The system must check the entered monthly values</w:t>
      </w:r>
      <w:r>
        <w:rPr>
          <w:i/>
        </w:rPr>
        <w:t xml:space="preserve">(creation date, last retirement </w:t>
      </w:r>
      <w:r>
        <w:t xml:space="preserve">and </w:t>
      </w:r>
      <w:r>
        <w:rPr>
          <w:i/>
        </w:rPr>
        <w:t>last acquisition</w:t>
      </w:r>
      <w:r>
        <w:t>) for the associated bandwidths</w:t>
      </w:r>
      <w:r w:rsidRPr="00C20AEF">
        <w:rPr>
          <w:rStyle w:val="Funotenzeichen"/>
        </w:rPr>
        <w:footnoteReference w:id="54"/>
      </w:r>
      <w:r>
        <w:t xml:space="preserve"> before saving. If a monthly value exceeds or falls below the associated bandwidth, an error message is displayed to the user with the associated field and the lower and upper limit values. Saving is canceled.</w:t>
      </w:r>
    </w:p>
    <w:p w:rsidRPr="00C20AEF" w:rsidR="00BD0EB2" w:rsidP="00BD0EB2" w:rsidRDefault="00BD0EB2" w14:paraId="2FFBA271" w14:textId="77777777">
      <w:pPr>
        <w:pStyle w:val="Textkrper"/>
      </w:pPr>
    </w:p>
    <w:p w:rsidRPr="00C20AEF" w:rsidR="00E21D6F" w:rsidP="00E21D6F" w:rsidRDefault="00E21D6F" w14:paraId="63939939" w14:textId="77777777">
      <w:pPr>
        <w:pStyle w:val="Anforderungsnummer"/>
      </w:pPr>
      <w:r>
        <w:t>Requirement: FKT-GUI-262</w:t>
      </w:r>
    </w:p>
    <w:p w:rsidRPr="00C20AEF" w:rsidR="00E21D6F" w:rsidP="00E21D6F" w:rsidRDefault="00E21D6F" w14:paraId="306A072F" w14:textId="77777777">
      <w:pPr>
        <w:pStyle w:val="Anforderungstext"/>
      </w:pPr>
      <w:r>
        <w:t>Before saving, the system must check that the user enters either none or both monthly values of a criterion</w:t>
      </w:r>
      <w:r>
        <w:rPr>
          <w:i/>
        </w:rPr>
        <w:t xml:space="preserve">(creation date, last retirement </w:t>
      </w:r>
      <w:r>
        <w:t xml:space="preserve">and </w:t>
      </w:r>
      <w:r>
        <w:rPr>
          <w:i/>
        </w:rPr>
        <w:t>last acquisition</w:t>
      </w:r>
      <w:r>
        <w:t>). If the user has filled in only one monthly value for a criterion, a meaningful error message is displayed to the user. Saving is canceled.</w:t>
      </w:r>
    </w:p>
    <w:p w:rsidRPr="00C20AEF" w:rsidR="00E21D6F" w:rsidP="00E21D6F" w:rsidRDefault="00E21D6F" w14:paraId="6EA269FE" w14:textId="77777777">
      <w:pPr>
        <w:pStyle w:val="Anforderungstext"/>
      </w:pPr>
      <w:r>
        <w:t xml:space="preserve">Examples: </w:t>
      </w:r>
    </w:p>
    <w:p w:rsidRPr="00C20AEF" w:rsidR="00E21D6F" w:rsidP="00E21D6F" w:rsidRDefault="00E21D6F" w14:paraId="67C91FE5" w14:textId="77777777">
      <w:pPr>
        <w:pStyle w:val="Anforderungstext"/>
      </w:pPr>
      <w:r>
        <w:t>The user enters for the criterion</w:t>
      </w:r>
    </w:p>
    <w:p w:rsidRPr="00C20AEF" w:rsidR="00E21D6F" w:rsidP="00E21D6F" w:rsidRDefault="00E21D6F" w14:paraId="29D98051" w14:textId="77777777">
      <w:pPr>
        <w:pStyle w:val="Anforderungstext"/>
      </w:pPr>
      <w:r>
        <w:t xml:space="preserve">- </w:t>
      </w:r>
      <w:r>
        <w:rPr>
          <w:i/>
        </w:rPr>
        <w:t xml:space="preserve">last exit for </w:t>
      </w:r>
      <w:r>
        <w:t>both cluster II and cluster III no value</w:t>
      </w:r>
      <w:r>
        <w:rPr>
          <w:rFonts w:ascii="Wingdings" w:hAnsi="Wingdings" w:eastAsia="Wingdings" w:cs="Wingdings"/>
        </w:rPr>
        <w:t>à</w:t>
      </w:r>
      <w:r>
        <w:t xml:space="preserve"> OK</w:t>
      </w:r>
    </w:p>
    <w:p w:rsidRPr="00C20AEF" w:rsidR="00E21D6F" w:rsidP="00E21D6F" w:rsidRDefault="00E21D6F" w14:paraId="181C5B06" w14:textId="77777777">
      <w:pPr>
        <w:pStyle w:val="Anforderungstext"/>
      </w:pPr>
      <w:r>
        <w:t xml:space="preserve">- </w:t>
      </w:r>
      <w:r>
        <w:rPr>
          <w:i/>
        </w:rPr>
        <w:t>Creation date</w:t>
      </w:r>
      <w:r>
        <w:t xml:space="preserve"> enter a value for cluster III and leave cluster II empty </w:t>
      </w:r>
      <w:r>
        <w:rPr>
          <w:rFonts w:ascii="Wingdings" w:hAnsi="Wingdings" w:eastAsia="Wingdings" w:cs="Wingdings"/>
        </w:rPr>
        <w:t>à</w:t>
      </w:r>
      <w:r>
        <w:t xml:space="preserve"> Not OK</w:t>
      </w:r>
    </w:p>
    <w:p w:rsidRPr="00C20AEF" w:rsidR="00E21D6F" w:rsidP="00E21D6F" w:rsidRDefault="00E21D6F" w14:paraId="12DCC67B" w14:textId="77777777">
      <w:pPr>
        <w:pStyle w:val="Anforderungstext"/>
      </w:pPr>
      <w:r>
        <w:lastRenderedPageBreak/>
        <w:t xml:space="preserve">- </w:t>
      </w:r>
      <w:r>
        <w:rPr>
          <w:i/>
        </w:rPr>
        <w:t>Creation date</w:t>
      </w:r>
      <w:r>
        <w:t xml:space="preserve"> a value for cluster II and cluster III a </w:t>
      </w:r>
      <w:r>
        <w:rPr>
          <w:rFonts w:ascii="Wingdings" w:hAnsi="Wingdings" w:eastAsia="Wingdings" w:cs="Wingdings"/>
        </w:rPr>
        <w:t>à</w:t>
      </w:r>
      <w:r>
        <w:t xml:space="preserve"> OK</w:t>
      </w:r>
    </w:p>
    <w:p w:rsidRPr="00C20AEF" w:rsidR="00F434EB" w:rsidP="00E21D6F" w:rsidRDefault="00F434EB" w14:paraId="3AB7133B" w14:textId="77777777">
      <w:pPr>
        <w:pStyle w:val="Anforderungstext"/>
      </w:pPr>
      <w:r>
        <w:t>The system must check that the user has entered a discount rate for all clusters before saving (default values are those set centrally). If the user has not stored a discount rate for a cluster, a meaningful error message is displayed. Saving is canceled.</w:t>
      </w:r>
    </w:p>
    <w:p w:rsidRPr="00C20AEF" w:rsidR="00E21D6F" w:rsidP="00BD0EB2" w:rsidRDefault="00E21D6F" w14:paraId="1C69A144" w14:textId="77777777">
      <w:pPr>
        <w:pStyle w:val="Textkrper"/>
      </w:pPr>
    </w:p>
    <w:p w:rsidRPr="00C20AEF" w:rsidR="00234020" w:rsidP="00234020" w:rsidRDefault="00234020" w14:paraId="1B5C7796" w14:textId="77777777">
      <w:pPr>
        <w:pStyle w:val="Anforderungsnummer"/>
      </w:pPr>
      <w:r>
        <w:t>Requirement: FKT-GUI-263</w:t>
      </w:r>
    </w:p>
    <w:p w:rsidRPr="00C20AEF" w:rsidR="00234020" w:rsidP="00234020" w:rsidRDefault="00234020" w14:paraId="45646CB7" w14:textId="77777777">
      <w:pPr>
        <w:pStyle w:val="Anforderungstext"/>
      </w:pPr>
      <w:r>
        <w:t>The system must check the entered minimum values</w:t>
      </w:r>
      <w:r>
        <w:rPr>
          <w:i/>
        </w:rPr>
        <w:t xml:space="preserve">(min. value limit </w:t>
      </w:r>
      <w:r>
        <w:t>and</w:t>
      </w:r>
      <w:r>
        <w:rPr>
          <w:i/>
        </w:rPr>
        <w:t xml:space="preserve"> min. price per position</w:t>
      </w:r>
      <w:r>
        <w:t>) for the market-specific maximum value</w:t>
      </w:r>
      <w:r w:rsidRPr="00C20AEF">
        <w:rPr>
          <w:rStyle w:val="Funotenzeichen"/>
        </w:rPr>
        <w:footnoteReference w:id="55"/>
      </w:r>
      <w:r>
        <w:t xml:space="preserve"> before saving. If a minimum value exceeds the associated maximum value, an error message is displayed to the user with the associated field as well as the maximum possible input value. Saving is canceled.</w:t>
      </w:r>
    </w:p>
    <w:p w:rsidRPr="00C20AEF" w:rsidR="00BD0EB2" w:rsidP="00BD0EB2" w:rsidRDefault="00BD0EB2" w14:paraId="38AB7D4D" w14:textId="77777777">
      <w:pPr>
        <w:pStyle w:val="Textkrper"/>
      </w:pPr>
    </w:p>
    <w:p w:rsidRPr="00C20AEF" w:rsidR="00234020" w:rsidP="00234020" w:rsidRDefault="00234020" w14:paraId="25F2BE21" w14:textId="77777777">
      <w:pPr>
        <w:pStyle w:val="Anforderungsnummer"/>
      </w:pPr>
      <w:r>
        <w:t>Requirement: FKT-GUI-264</w:t>
      </w:r>
    </w:p>
    <w:p w:rsidRPr="00C20AEF" w:rsidR="00234020" w:rsidP="00234020" w:rsidRDefault="00234020" w14:paraId="6C74B294" w14:textId="77777777">
      <w:pPr>
        <w:pStyle w:val="Anforderungstext"/>
      </w:pPr>
      <w:r>
        <w:t>The system must check if a price type is selected before saving. If no price type is selected, an error message is displayed to the user and saving is aborted.</w:t>
      </w:r>
    </w:p>
    <w:p w:rsidRPr="00C20AEF" w:rsidR="00BD0EB2" w:rsidP="00BD0EB2" w:rsidRDefault="00BD0EB2" w14:paraId="53F3D99E" w14:textId="77777777">
      <w:pPr>
        <w:pStyle w:val="Textkrper"/>
      </w:pPr>
    </w:p>
    <w:p w:rsidRPr="00C20AEF" w:rsidR="00234020" w:rsidP="00234020" w:rsidRDefault="00234020" w14:paraId="4CF053FF" w14:textId="77777777">
      <w:pPr>
        <w:pStyle w:val="Anforderungsnummer"/>
      </w:pPr>
      <w:r>
        <w:t>Requirement: FKT-GUI-265</w:t>
      </w:r>
    </w:p>
    <w:p w:rsidRPr="00C20AEF" w:rsidR="00234020" w:rsidP="00234020" w:rsidRDefault="00234020" w14:paraId="3AD3300F" w14:textId="77777777">
      <w:pPr>
        <w:pStyle w:val="Anforderungstext"/>
      </w:pPr>
      <w:r>
        <w:t xml:space="preserve">When the user clicks on the </w:t>
      </w:r>
      <w:r>
        <w:rPr>
          <w:i/>
        </w:rPr>
        <w:t>Discard entries</w:t>
      </w:r>
      <w:r>
        <w:t xml:space="preserve"> button, the system must - after confirmation via a popup - discard the user's entries and set the previously loaded settings.</w:t>
      </w:r>
    </w:p>
    <w:p w:rsidRPr="00C20AEF" w:rsidR="00BD0EB2" w:rsidP="00BD0EB2" w:rsidRDefault="00BD0EB2" w14:paraId="52E781CB" w14:textId="77777777">
      <w:pPr>
        <w:pStyle w:val="Textkrper"/>
      </w:pPr>
    </w:p>
    <w:p w:rsidRPr="00C20AEF" w:rsidR="00234020" w:rsidP="00234020" w:rsidRDefault="00234020" w14:paraId="166B3A7D" w14:textId="77777777">
      <w:pPr>
        <w:pStyle w:val="Anforderungsnummer"/>
      </w:pPr>
      <w:r>
        <w:t>Requirement: FKT-GUI-266</w:t>
      </w:r>
    </w:p>
    <w:p w:rsidRPr="00C20AEF" w:rsidR="00234020" w:rsidP="00234020" w:rsidRDefault="00234020" w14:paraId="2AAF9CE9" w14:textId="77777777">
      <w:pPr>
        <w:pStyle w:val="Anforderungstext"/>
      </w:pPr>
      <w:r>
        <w:t xml:space="preserve">When you click the </w:t>
      </w:r>
      <w:r>
        <w:rPr>
          <w:i/>
        </w:rPr>
        <w:t>Save</w:t>
      </w:r>
      <w:r>
        <w:t xml:space="preserve"> button, the system must perform the checks described above and, if successful, save the user input to the database.</w:t>
      </w:r>
    </w:p>
    <w:p w:rsidRPr="00C20AEF" w:rsidR="0013357F" w:rsidP="00234020" w:rsidRDefault="0013357F" w14:paraId="2E2365C5" w14:textId="77777777">
      <w:pPr>
        <w:pStyle w:val="Anforderungstext"/>
      </w:pPr>
      <w:r>
        <w:t>Changes to the price type take effect live in STOX (for new part searches) after successful save.</w:t>
      </w:r>
    </w:p>
    <w:p w:rsidRPr="00C20AEF" w:rsidR="00752560" w:rsidP="00234020" w:rsidRDefault="00752560" w14:paraId="1F040937" w14:textId="143A2319">
      <w:pPr>
        <w:pStyle w:val="Anforderungstext"/>
      </w:pPr>
      <w:r>
        <w:t xml:space="preserve">When the settings are saved for the first time (if not changed), the default values for </w:t>
      </w:r>
      <w:proofErr w:type="spellStart"/>
      <w:r>
        <w:t>DeadStock</w:t>
      </w:r>
      <w:proofErr w:type="spellEnd"/>
      <w:r>
        <w:t xml:space="preserve"> discount rate, Investment date, Date l. Addition and Date l. Retirement are saved. If the default values change after saving, they are not automatically applied</w:t>
      </w:r>
      <w:r w:rsidRPr="00C20AEF">
        <w:rPr>
          <w:rStyle w:val="Funotenzeichen"/>
        </w:rPr>
        <w:footnoteReference w:id="56"/>
      </w:r>
      <w:r>
        <w:t>.</w:t>
      </w:r>
    </w:p>
    <w:p w:rsidRPr="00C20AEF" w:rsidR="004B5B0F" w:rsidP="00234020" w:rsidRDefault="004B5B0F" w14:paraId="78E243DD" w14:textId="77777777">
      <w:pPr>
        <w:pStyle w:val="Anforderungstext"/>
      </w:pPr>
      <w:r>
        <w:t>When the settings are successfully saved, the system checks whether any of the following parameters have changed (i.e. the value has been changed or deleted):</w:t>
      </w:r>
    </w:p>
    <w:p w:rsidRPr="00C20AEF" w:rsidR="004B5B0F" w:rsidP="00E834B8" w:rsidRDefault="004B5B0F" w14:paraId="1B528107" w14:textId="77777777">
      <w:pPr>
        <w:pStyle w:val="Anforderungstext"/>
        <w:numPr>
          <w:ilvl w:val="0"/>
          <w:numId w:val="26"/>
        </w:numPr>
      </w:pPr>
      <w:r>
        <w:t>Number of months for date of installation, last retirement or last acquisition</w:t>
      </w:r>
    </w:p>
    <w:p w:rsidRPr="00C20AEF" w:rsidR="004B5B0F" w:rsidP="00E834B8" w:rsidRDefault="004B5B0F" w14:paraId="472CBA3E" w14:textId="77777777">
      <w:pPr>
        <w:pStyle w:val="Anforderungstext"/>
        <w:numPr>
          <w:ilvl w:val="0"/>
          <w:numId w:val="26"/>
        </w:numPr>
      </w:pPr>
      <w:r>
        <w:t>Minimum value limit or unit price per item</w:t>
      </w:r>
    </w:p>
    <w:p w:rsidRPr="00C20AEF" w:rsidR="00123CBE" w:rsidP="00E834B8" w:rsidRDefault="00123CBE" w14:paraId="19F1A80E" w14:textId="77777777">
      <w:pPr>
        <w:pStyle w:val="Anforderungstext"/>
        <w:numPr>
          <w:ilvl w:val="0"/>
          <w:numId w:val="26"/>
        </w:numPr>
      </w:pPr>
      <w:r>
        <w:t>Price type (only if a minimum value limit or unit price per position is set)</w:t>
      </w:r>
    </w:p>
    <w:p w:rsidRPr="00C20AEF" w:rsidR="004B5B0F" w:rsidP="00E834B8" w:rsidRDefault="00123CBE" w14:paraId="66C8D828" w14:textId="77777777">
      <w:pPr>
        <w:pStyle w:val="Anforderungstext"/>
        <w:numPr>
          <w:ilvl w:val="0"/>
          <w:numId w:val="26"/>
        </w:numPr>
      </w:pPr>
      <w:r>
        <w:t>Exclusion record type 2 positions</w:t>
      </w:r>
    </w:p>
    <w:p w:rsidRPr="00C20AEF" w:rsidR="00CA31AE" w:rsidP="00CA31AE" w:rsidRDefault="00CA31AE" w14:paraId="421963C7" w14:textId="7D2B82CE">
      <w:pPr>
        <w:pStyle w:val="Anforderungstext"/>
      </w:pPr>
      <w:r>
        <w:t xml:space="preserve">If one of these parameters is changed, an identifier is set to perform a deletion of the existing assortment beforehand during the next assortment calculation (see section </w:t>
      </w:r>
      <w:r w:rsidRPr="00C20AEF" w:rsidR="00A9316A">
        <w:fldChar w:fldCharType="begin"/>
      </w:r>
      <w:r w:rsidRPr="00C20AEF" w:rsidR="00A9316A">
        <w:instrText xml:space="preserve"> REF _Ref274745487 \r \h  \* MERGEFORMAT </w:instrText>
      </w:r>
      <w:r w:rsidRPr="00C20AEF" w:rsidR="00A9316A">
        <w:fldChar w:fldCharType="separate"/>
      </w:r>
      <w:r w:rsidR="000D3A2D">
        <w:t>1.1.2</w:t>
      </w:r>
      <w:r w:rsidRPr="00C20AEF" w:rsidR="00A9316A">
        <w:fldChar w:fldCharType="end"/>
      </w:r>
      <w:r>
        <w:t>).</w:t>
      </w:r>
    </w:p>
    <w:p w:rsidRPr="00C20AEF" w:rsidR="00BD0EB2" w:rsidP="00BD0EB2" w:rsidRDefault="00BD0EB2" w14:paraId="63159CB0" w14:textId="77777777">
      <w:pPr>
        <w:pStyle w:val="Textkrper"/>
      </w:pPr>
    </w:p>
    <w:p w:rsidRPr="00C20AEF" w:rsidR="00234020" w:rsidP="00234020" w:rsidRDefault="00234020" w14:paraId="4F28EC25" w14:textId="77777777">
      <w:pPr>
        <w:pStyle w:val="Anforderungsnummer"/>
      </w:pPr>
      <w:r>
        <w:t>Requirement: FKT-GUI-267</w:t>
      </w:r>
    </w:p>
    <w:p w:rsidRPr="00C20AEF" w:rsidR="00234020" w:rsidP="00234020" w:rsidRDefault="00234020" w14:paraId="6FF829F8" w14:textId="6546F8A5">
      <w:pPr>
        <w:pStyle w:val="Anforderungstext"/>
      </w:pPr>
      <w:r>
        <w:t xml:space="preserve">When you click the </w:t>
      </w:r>
      <w:r>
        <w:rPr>
          <w:i/>
        </w:rPr>
        <w:t>Reset</w:t>
      </w:r>
      <w:r>
        <w:t xml:space="preserve"> button, the system will have to delete the merchant's settings and reset them to the default settings of the store. The reset must be confirmed by the user in a popup. The individual fields are reset as follows:</w:t>
      </w:r>
    </w:p>
    <w:p w:rsidRPr="00C20AEF" w:rsidR="00BD0EB2" w:rsidP="00BD0EB2" w:rsidRDefault="00BD0EB2" w14:paraId="1E6F09D4" w14:textId="77777777">
      <w:pPr>
        <w:pStyle w:val="Textkrper"/>
      </w:pPr>
    </w:p>
    <w:tbl>
      <w:tblPr>
        <w:tblW w:w="3213" w:type="pct"/>
        <w:tblBorders>
          <w:top w:val="single" w:color="E20074" w:sz="18" w:space="0"/>
          <w:insideH w:val="single" w:color="auto" w:sz="4" w:space="0"/>
        </w:tblBorders>
        <w:tblLook w:val="01E0" w:firstRow="1" w:lastRow="1" w:firstColumn="1" w:lastColumn="1" w:noHBand="0" w:noVBand="0"/>
      </w:tblPr>
      <w:tblGrid>
        <w:gridCol w:w="2304"/>
        <w:gridCol w:w="3703"/>
      </w:tblGrid>
      <w:tr w:rsidRPr="00C20AEF" w:rsidR="004A1454" w:rsidTr="004A1454" w14:paraId="49B9DD10" w14:textId="77777777">
        <w:trPr>
          <w:tblHeader/>
        </w:trPr>
        <w:tc>
          <w:tcPr>
            <w:tcW w:w="1918" w:type="pct"/>
            <w:tcBorders>
              <w:top w:val="single" w:color="E20074" w:sz="18" w:space="0"/>
              <w:bottom w:val="single" w:color="auto" w:sz="4" w:space="0"/>
            </w:tcBorders>
            <w:shd w:val="clear" w:color="auto" w:fill="E0E0E0"/>
          </w:tcPr>
          <w:p w:rsidRPr="00C20AEF" w:rsidR="004A1454" w:rsidP="00144B58" w:rsidRDefault="004A1454" w14:paraId="24D8D1E0" w14:textId="77777777">
            <w:pPr>
              <w:pStyle w:val="TableHeading"/>
              <w:keepNext w:val="0"/>
              <w:rPr>
                <w:rStyle w:val="Fett"/>
                <w:b/>
                <w:bCs/>
              </w:rPr>
            </w:pPr>
            <w:r>
              <w:rPr>
                <w:rStyle w:val="Fett"/>
                <w:b/>
              </w:rPr>
              <w:t>Field</w:t>
            </w:r>
          </w:p>
        </w:tc>
        <w:tc>
          <w:tcPr>
            <w:tcW w:w="3082" w:type="pct"/>
            <w:tcBorders>
              <w:top w:val="single" w:color="E20074" w:sz="18" w:space="0"/>
              <w:bottom w:val="single" w:color="auto" w:sz="4" w:space="0"/>
            </w:tcBorders>
            <w:shd w:val="clear" w:color="auto" w:fill="E0E0E0"/>
          </w:tcPr>
          <w:p w:rsidRPr="00C20AEF" w:rsidR="004A1454" w:rsidP="00144B58" w:rsidRDefault="004A1454" w14:paraId="2CF83945" w14:textId="77777777">
            <w:pPr>
              <w:pStyle w:val="TableHeading"/>
              <w:keepNext w:val="0"/>
              <w:rPr>
                <w:rStyle w:val="Fett"/>
                <w:b/>
                <w:bCs/>
              </w:rPr>
            </w:pPr>
            <w:r>
              <w:rPr>
                <w:rStyle w:val="Fett"/>
                <w:b/>
              </w:rPr>
              <w:t>Element</w:t>
            </w:r>
          </w:p>
        </w:tc>
      </w:tr>
      <w:tr w:rsidRPr="00C20AEF" w:rsidR="004A1454" w:rsidTr="004A1454" w14:paraId="5B770147" w14:textId="77777777">
        <w:tc>
          <w:tcPr>
            <w:tcW w:w="1918" w:type="pct"/>
          </w:tcPr>
          <w:p w:rsidRPr="00C20AEF" w:rsidR="004A1454" w:rsidP="00144B58" w:rsidRDefault="00296C79" w14:paraId="7A629636" w14:textId="384627CF">
            <w:pPr>
              <w:pStyle w:val="TabelleFlietext3"/>
              <w:spacing w:before="60" w:after="60"/>
              <w:ind w:left="0"/>
            </w:pPr>
            <w:proofErr w:type="spellStart"/>
            <w:r>
              <w:t>DeadStock</w:t>
            </w:r>
            <w:proofErr w:type="spellEnd"/>
            <w:r>
              <w:t xml:space="preserve"> discount rate</w:t>
            </w:r>
          </w:p>
        </w:tc>
        <w:tc>
          <w:tcPr>
            <w:tcW w:w="3082" w:type="pct"/>
          </w:tcPr>
          <w:p w:rsidRPr="00C20AEF" w:rsidR="004A1454" w:rsidP="00144B58" w:rsidRDefault="004A1454" w14:paraId="332988EF" w14:textId="77777777">
            <w:pPr>
              <w:pStyle w:val="TabelleFlietext3"/>
              <w:spacing w:before="60" w:after="60"/>
              <w:ind w:left="0"/>
            </w:pPr>
            <w:r>
              <w:t>Default value of the market.</w:t>
            </w:r>
          </w:p>
        </w:tc>
      </w:tr>
      <w:tr w:rsidRPr="00C20AEF" w:rsidR="00256B63" w:rsidTr="004A1454" w14:paraId="030AB9F5" w14:textId="77777777">
        <w:tc>
          <w:tcPr>
            <w:tcW w:w="1918" w:type="pct"/>
          </w:tcPr>
          <w:p w:rsidRPr="00C20AEF" w:rsidR="00256B63" w:rsidP="00292EB9" w:rsidRDefault="00256B63" w14:paraId="7F78F36E" w14:textId="77777777">
            <w:pPr>
              <w:pStyle w:val="TabelleFlietext3"/>
              <w:spacing w:before="60" w:after="60"/>
              <w:ind w:left="0"/>
            </w:pPr>
            <w:r>
              <w:t>Investment date</w:t>
            </w:r>
          </w:p>
        </w:tc>
        <w:tc>
          <w:tcPr>
            <w:tcW w:w="3082" w:type="pct"/>
          </w:tcPr>
          <w:p w:rsidRPr="00C20AEF" w:rsidR="00256B63" w:rsidP="00292EB9" w:rsidRDefault="00256B63" w14:paraId="5E1FBFB7" w14:textId="77777777">
            <w:pPr>
              <w:pStyle w:val="TabelleFlietext3"/>
              <w:spacing w:before="60" w:after="60"/>
              <w:ind w:left="0"/>
            </w:pPr>
            <w:r>
              <w:t>Default value of the market.</w:t>
            </w:r>
          </w:p>
        </w:tc>
      </w:tr>
      <w:tr w:rsidRPr="00C20AEF" w:rsidR="00256B63" w:rsidTr="004A1454" w14:paraId="7C6E3E37" w14:textId="77777777">
        <w:tc>
          <w:tcPr>
            <w:tcW w:w="1918" w:type="pct"/>
          </w:tcPr>
          <w:p w:rsidRPr="00C20AEF" w:rsidR="00256B63" w:rsidP="00144B58" w:rsidRDefault="00256B63" w14:paraId="4D8CA3C0" w14:textId="77777777">
            <w:pPr>
              <w:pStyle w:val="TabelleFlietext3"/>
              <w:spacing w:before="60" w:after="60"/>
              <w:ind w:left="0"/>
            </w:pPr>
            <w:r>
              <w:t>Last access</w:t>
            </w:r>
          </w:p>
        </w:tc>
        <w:tc>
          <w:tcPr>
            <w:tcW w:w="3082" w:type="pct"/>
          </w:tcPr>
          <w:p w:rsidRPr="00C20AEF" w:rsidR="00256B63" w:rsidP="00144B58" w:rsidRDefault="00256B63" w14:paraId="2772DBFD" w14:textId="77777777">
            <w:pPr>
              <w:pStyle w:val="TabelleFlietext3"/>
              <w:spacing w:before="60" w:after="60"/>
              <w:ind w:left="0"/>
            </w:pPr>
            <w:r>
              <w:t>Default value of the market.</w:t>
            </w:r>
          </w:p>
        </w:tc>
      </w:tr>
      <w:tr w:rsidRPr="00C20AEF" w:rsidR="00256B63" w:rsidTr="004A1454" w14:paraId="218D01CB" w14:textId="77777777">
        <w:tc>
          <w:tcPr>
            <w:tcW w:w="1918" w:type="pct"/>
          </w:tcPr>
          <w:p w:rsidRPr="00C20AEF" w:rsidR="00256B63" w:rsidP="00144B58" w:rsidRDefault="00256B63" w14:paraId="2C55C4DC" w14:textId="77777777">
            <w:pPr>
              <w:pStyle w:val="TabelleFlietext3"/>
              <w:spacing w:before="60" w:after="60"/>
              <w:ind w:left="0"/>
            </w:pPr>
            <w:r>
              <w:t>Last departure</w:t>
            </w:r>
          </w:p>
        </w:tc>
        <w:tc>
          <w:tcPr>
            <w:tcW w:w="3082" w:type="pct"/>
          </w:tcPr>
          <w:p w:rsidRPr="00C20AEF" w:rsidR="00256B63" w:rsidP="00144B58" w:rsidRDefault="00256B63" w14:paraId="716DEF94" w14:textId="77777777">
            <w:pPr>
              <w:pStyle w:val="TabelleFlietext3"/>
              <w:spacing w:before="60" w:after="60"/>
              <w:ind w:left="0"/>
            </w:pPr>
            <w:r>
              <w:t>Default value of the market.</w:t>
            </w:r>
          </w:p>
        </w:tc>
      </w:tr>
      <w:tr w:rsidRPr="00C20AEF" w:rsidR="00256B63" w:rsidTr="004A1454" w14:paraId="13EC4675" w14:textId="77777777">
        <w:tc>
          <w:tcPr>
            <w:tcW w:w="1918" w:type="pct"/>
          </w:tcPr>
          <w:p w:rsidRPr="00C20AEF" w:rsidR="00256B63" w:rsidP="00144B58" w:rsidRDefault="00256B63" w14:paraId="398A9A7E" w14:textId="77777777">
            <w:pPr>
              <w:pStyle w:val="TabelleFlietext3"/>
              <w:spacing w:before="60" w:after="60"/>
              <w:ind w:left="0"/>
            </w:pPr>
            <w:r>
              <w:t>Price type BLP</w:t>
            </w:r>
          </w:p>
        </w:tc>
        <w:tc>
          <w:tcPr>
            <w:tcW w:w="3082" w:type="pct"/>
          </w:tcPr>
          <w:p w:rsidRPr="00C20AEF" w:rsidR="00256B63" w:rsidP="00144B58" w:rsidRDefault="00256B63" w14:paraId="1555B422" w14:textId="77777777">
            <w:pPr>
              <w:pStyle w:val="TabelleFlietext3"/>
              <w:spacing w:before="60" w:after="60"/>
              <w:ind w:left="0"/>
            </w:pPr>
            <w:r>
              <w:t>Unchanged (there is no default value).</w:t>
            </w:r>
          </w:p>
        </w:tc>
      </w:tr>
      <w:tr w:rsidRPr="00C20AEF" w:rsidR="00256B63" w:rsidTr="004A1454" w14:paraId="7EEA67F9" w14:textId="77777777">
        <w:tc>
          <w:tcPr>
            <w:tcW w:w="1918" w:type="pct"/>
          </w:tcPr>
          <w:p w:rsidRPr="00C20AEF" w:rsidR="00256B63" w:rsidP="00144B58" w:rsidRDefault="00256B63" w14:paraId="6A57C2A1" w14:textId="77777777">
            <w:pPr>
              <w:pStyle w:val="TabelleFlietext3"/>
              <w:spacing w:before="60" w:after="60"/>
              <w:ind w:left="0"/>
            </w:pPr>
            <w:r>
              <w:t>Price type VKP</w:t>
            </w:r>
          </w:p>
        </w:tc>
        <w:tc>
          <w:tcPr>
            <w:tcW w:w="3082" w:type="pct"/>
          </w:tcPr>
          <w:p w:rsidRPr="00C20AEF" w:rsidR="00256B63" w:rsidP="00144B58" w:rsidRDefault="00256B63" w14:paraId="43D2894F" w14:textId="77777777">
            <w:pPr>
              <w:pStyle w:val="TabelleFlietext3"/>
              <w:spacing w:before="60" w:after="60"/>
              <w:ind w:left="0"/>
            </w:pPr>
            <w:r>
              <w:t>Unchanged (there is no default value).</w:t>
            </w:r>
          </w:p>
        </w:tc>
      </w:tr>
      <w:tr w:rsidRPr="00C20AEF" w:rsidR="00256B63" w:rsidTr="004A1454" w14:paraId="00618279" w14:textId="77777777">
        <w:tc>
          <w:tcPr>
            <w:tcW w:w="1918" w:type="pct"/>
          </w:tcPr>
          <w:p w:rsidRPr="00C20AEF" w:rsidR="00256B63" w:rsidP="00144B58" w:rsidRDefault="00256B63" w14:paraId="01A3B837" w14:textId="77777777">
            <w:pPr>
              <w:pStyle w:val="TabelleFlietext3"/>
              <w:spacing w:before="60" w:after="60"/>
              <w:ind w:left="0"/>
            </w:pPr>
            <w:r>
              <w:t>Min. value limit per pos.</w:t>
            </w:r>
          </w:p>
        </w:tc>
        <w:tc>
          <w:tcPr>
            <w:tcW w:w="3082" w:type="pct"/>
          </w:tcPr>
          <w:p w:rsidRPr="00C20AEF" w:rsidR="00256B63" w:rsidP="00144B58" w:rsidRDefault="00256B63" w14:paraId="00DEDA18" w14:textId="77777777">
            <w:pPr>
              <w:pStyle w:val="TabelleFlietext3"/>
              <w:spacing w:before="60" w:after="60"/>
              <w:ind w:left="0"/>
            </w:pPr>
            <w:r>
              <w:t>Empty.</w:t>
            </w:r>
          </w:p>
        </w:tc>
      </w:tr>
      <w:tr w:rsidRPr="00C20AEF" w:rsidR="00256B63" w:rsidTr="004A1454" w14:paraId="35A5F76A" w14:textId="77777777">
        <w:tc>
          <w:tcPr>
            <w:tcW w:w="1918" w:type="pct"/>
          </w:tcPr>
          <w:p w:rsidRPr="00C20AEF" w:rsidR="00256B63" w:rsidP="00144B58" w:rsidRDefault="00256B63" w14:paraId="37D6F9F7" w14:textId="77777777">
            <w:pPr>
              <w:pStyle w:val="TabelleFlietext3"/>
              <w:spacing w:before="60" w:after="60"/>
              <w:ind w:left="0"/>
            </w:pPr>
            <w:r>
              <w:t>Min. unit price per pos.</w:t>
            </w:r>
          </w:p>
        </w:tc>
        <w:tc>
          <w:tcPr>
            <w:tcW w:w="3082" w:type="pct"/>
          </w:tcPr>
          <w:p w:rsidRPr="00C20AEF" w:rsidR="00256B63" w:rsidP="00144B58" w:rsidRDefault="00256B63" w14:paraId="4D40450E" w14:textId="77777777">
            <w:pPr>
              <w:pStyle w:val="TabelleFlietext3"/>
              <w:spacing w:before="60" w:after="60"/>
              <w:ind w:left="0"/>
            </w:pPr>
            <w:r>
              <w:t>Empty.</w:t>
            </w:r>
          </w:p>
        </w:tc>
      </w:tr>
      <w:tr w:rsidRPr="00C20AEF" w:rsidR="00256B63" w:rsidTr="004A1454" w14:paraId="11A55F91" w14:textId="77777777">
        <w:tc>
          <w:tcPr>
            <w:tcW w:w="1918" w:type="pct"/>
          </w:tcPr>
          <w:p w:rsidRPr="00C20AEF" w:rsidR="00256B63" w:rsidP="00144B58" w:rsidRDefault="00256B63" w14:paraId="3B11625E" w14:textId="77777777">
            <w:pPr>
              <w:pStyle w:val="TabelleFlietext3"/>
              <w:spacing w:before="60" w:after="60"/>
              <w:ind w:left="0"/>
            </w:pPr>
            <w:r>
              <w:t>Exclude SA2</w:t>
            </w:r>
          </w:p>
        </w:tc>
        <w:tc>
          <w:tcPr>
            <w:tcW w:w="3082" w:type="pct"/>
          </w:tcPr>
          <w:p w:rsidRPr="00C20AEF" w:rsidR="00256B63" w:rsidP="004A1454" w:rsidRDefault="00256B63" w14:paraId="24F78738" w14:textId="77777777">
            <w:pPr>
              <w:pStyle w:val="TabelleFlietext3"/>
              <w:keepNext/>
              <w:spacing w:before="60" w:after="60"/>
              <w:ind w:left="0"/>
            </w:pPr>
            <w:r>
              <w:t>Farms with LKZ = 200: selected.</w:t>
            </w:r>
          </w:p>
          <w:p w:rsidRPr="00C20AEF" w:rsidR="00256B63" w:rsidP="004A1454" w:rsidRDefault="00256B63" w14:paraId="470B255E" w14:textId="77777777">
            <w:pPr>
              <w:pStyle w:val="TabelleFlietext3"/>
              <w:keepNext/>
              <w:spacing w:before="60" w:after="60"/>
              <w:ind w:left="0"/>
            </w:pPr>
            <w:r>
              <w:t>All other operations: not selected</w:t>
            </w:r>
          </w:p>
        </w:tc>
      </w:tr>
    </w:tbl>
    <w:p w:rsidRPr="00C20AEF" w:rsidR="004A1454" w:rsidP="004A1454" w:rsidRDefault="004A1454" w14:paraId="104FFE0B" w14:textId="0835335D">
      <w:pPr>
        <w:pStyle w:val="Beschriftung"/>
      </w:pPr>
      <w:bookmarkStart w:name="_Toc98411855" w:id="575"/>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51</w:t>
      </w:r>
      <w:r>
        <w:fldChar w:fldCharType="end"/>
      </w:r>
      <w:r>
        <w:t xml:space="preserve"> - Panel settings: Default values part size</w:t>
      </w:r>
      <w:bookmarkEnd w:id="575"/>
    </w:p>
    <w:p w:rsidRPr="00C20AEF" w:rsidR="00234020" w:rsidP="00234020" w:rsidRDefault="00234020" w14:paraId="67D1A098" w14:textId="77777777">
      <w:pPr>
        <w:pStyle w:val="SchnelllesetextbergeordneteAussage1"/>
      </w:pPr>
      <w:r>
        <w:t>Button overview</w:t>
      </w:r>
    </w:p>
    <w:p w:rsidRPr="00C20AEF" w:rsidR="00234020" w:rsidP="00234020" w:rsidRDefault="00234020" w14:paraId="700AD4B0" w14:textId="77777777">
      <w:pPr>
        <w:pStyle w:val="Textkrper"/>
      </w:pPr>
      <w:r>
        <w:t xml:space="preserve">The following buttons are available in the </w:t>
      </w:r>
      <w:r>
        <w:rPr>
          <w:i/>
        </w:rPr>
        <w:t xml:space="preserve">Cluster Definition </w:t>
      </w:r>
      <w:r>
        <w:t>area:</w:t>
      </w:r>
    </w:p>
    <w:tbl>
      <w:tblPr>
        <w:tblW w:w="4489" w:type="pct"/>
        <w:tblBorders>
          <w:top w:val="single" w:color="E20074" w:sz="18" w:space="0"/>
          <w:insideH w:val="single" w:color="auto" w:sz="4" w:space="0"/>
        </w:tblBorders>
        <w:tblLayout w:type="fixed"/>
        <w:tblLook w:val="01E0" w:firstRow="1" w:lastRow="1" w:firstColumn="1" w:lastColumn="1" w:noHBand="0" w:noVBand="0"/>
      </w:tblPr>
      <w:tblGrid>
        <w:gridCol w:w="1924"/>
        <w:gridCol w:w="1030"/>
        <w:gridCol w:w="5439"/>
      </w:tblGrid>
      <w:tr w:rsidRPr="00C20AEF" w:rsidR="00234020" w:rsidTr="00234020" w14:paraId="46C55FC5" w14:textId="77777777">
        <w:trPr>
          <w:tblHeader/>
        </w:trPr>
        <w:tc>
          <w:tcPr>
            <w:tcW w:w="1967" w:type="dxa"/>
            <w:tcBorders>
              <w:top w:val="single" w:color="E20074" w:sz="18" w:space="0"/>
              <w:bottom w:val="single" w:color="auto" w:sz="4" w:space="0"/>
            </w:tcBorders>
            <w:shd w:val="clear" w:color="auto" w:fill="E0E0E0"/>
          </w:tcPr>
          <w:p w:rsidRPr="00C20AEF" w:rsidR="00234020" w:rsidP="003A652C" w:rsidRDefault="00234020" w14:paraId="6A8E4C3C" w14:textId="77777777">
            <w:pPr>
              <w:pStyle w:val="TableHeading"/>
              <w:rPr>
                <w:rStyle w:val="Fett"/>
                <w:b/>
                <w:bCs/>
              </w:rPr>
            </w:pPr>
            <w:r>
              <w:rPr>
                <w:rStyle w:val="Fett"/>
                <w:b/>
              </w:rPr>
              <w:t>Button</w:t>
            </w:r>
          </w:p>
        </w:tc>
        <w:tc>
          <w:tcPr>
            <w:tcW w:w="1050" w:type="dxa"/>
            <w:tcBorders>
              <w:top w:val="single" w:color="E20074" w:sz="18" w:space="0"/>
              <w:bottom w:val="single" w:color="auto" w:sz="4" w:space="0"/>
            </w:tcBorders>
            <w:shd w:val="clear" w:color="auto" w:fill="E0E0E0"/>
          </w:tcPr>
          <w:p w:rsidRPr="00C20AEF" w:rsidR="00234020" w:rsidP="003A652C" w:rsidRDefault="00234020" w14:paraId="700F9401" w14:textId="77777777">
            <w:pPr>
              <w:pStyle w:val="TableHeading"/>
              <w:rPr>
                <w:rStyle w:val="Fett"/>
                <w:b/>
                <w:bCs/>
              </w:rPr>
            </w:pPr>
            <w:r>
              <w:rPr>
                <w:rStyle w:val="Fett"/>
                <w:b/>
              </w:rPr>
              <w:t>Symbol</w:t>
            </w:r>
          </w:p>
        </w:tc>
        <w:tc>
          <w:tcPr>
            <w:tcW w:w="5570" w:type="dxa"/>
            <w:tcBorders>
              <w:top w:val="single" w:color="E20074" w:sz="18" w:space="0"/>
              <w:bottom w:val="single" w:color="auto" w:sz="4" w:space="0"/>
            </w:tcBorders>
            <w:shd w:val="clear" w:color="auto" w:fill="E0E0E0"/>
          </w:tcPr>
          <w:p w:rsidRPr="00C20AEF" w:rsidR="00234020" w:rsidP="003A652C" w:rsidRDefault="00234020" w14:paraId="20ADCE05" w14:textId="77777777">
            <w:pPr>
              <w:pStyle w:val="TableHeading"/>
              <w:rPr>
                <w:rStyle w:val="Fett"/>
                <w:b/>
                <w:bCs/>
              </w:rPr>
            </w:pPr>
            <w:r>
              <w:rPr>
                <w:rStyle w:val="Fett"/>
                <w:b/>
              </w:rPr>
              <w:t>Function</w:t>
            </w:r>
          </w:p>
        </w:tc>
      </w:tr>
      <w:tr w:rsidRPr="00C20AEF" w:rsidR="00234020" w:rsidTr="00234020" w14:paraId="77A44B5E" w14:textId="77777777">
        <w:tc>
          <w:tcPr>
            <w:tcW w:w="1967" w:type="dxa"/>
          </w:tcPr>
          <w:p w:rsidRPr="00C20AEF" w:rsidR="00234020" w:rsidP="003A652C" w:rsidRDefault="00234020" w14:paraId="1CF7ED1F" w14:textId="77777777">
            <w:pPr>
              <w:pStyle w:val="TabelleFlietext3"/>
              <w:keepNext/>
              <w:spacing w:before="60" w:after="60"/>
            </w:pPr>
            <w:r>
              <w:t>Load settings</w:t>
            </w:r>
          </w:p>
        </w:tc>
        <w:tc>
          <w:tcPr>
            <w:tcW w:w="1050" w:type="dxa"/>
          </w:tcPr>
          <w:p w:rsidRPr="00C20AEF" w:rsidR="00234020" w:rsidP="003A652C" w:rsidRDefault="009C33EB" w14:paraId="6E508EF5" w14:textId="77777777">
            <w:pPr>
              <w:keepNext/>
              <w:keepLines/>
              <w:spacing w:before="60" w:after="60"/>
              <w:jc w:val="center"/>
            </w:pPr>
            <w:r>
              <w:rPr>
                <w:noProof/>
              </w:rPr>
              <w:drawing>
                <wp:inline distT="0" distB="0" distL="0" distR="0" wp14:anchorId="440D684B" wp14:editId="5166E54E">
                  <wp:extent cx="379730" cy="379730"/>
                  <wp:effectExtent l="19050" t="0" r="1270" b="0"/>
                  <wp:docPr id="84" name="Bild 84"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570" w:type="dxa"/>
          </w:tcPr>
          <w:p w:rsidRPr="00C20AEF" w:rsidR="00234020" w:rsidP="003A652C" w:rsidRDefault="00234020" w14:paraId="23893EE6" w14:textId="77777777">
            <w:pPr>
              <w:pStyle w:val="TabelleFlietext3"/>
              <w:keepNext/>
              <w:spacing w:before="60" w:after="60"/>
            </w:pPr>
            <w:r>
              <w:t>Sets the active operation.</w:t>
            </w:r>
          </w:p>
          <w:p w:rsidRPr="00C20AEF" w:rsidR="00234020" w:rsidP="003A652C" w:rsidRDefault="00234020" w14:paraId="633EB4A0" w14:textId="77777777">
            <w:pPr>
              <w:pStyle w:val="TabelleFlietext3"/>
              <w:keepNext/>
              <w:spacing w:before="60" w:after="60"/>
            </w:pPr>
            <w:r>
              <w:t>Loads the settings for the selected operation.</w:t>
            </w:r>
          </w:p>
        </w:tc>
      </w:tr>
      <w:tr w:rsidRPr="00C20AEF" w:rsidR="00234020" w:rsidTr="00234020" w14:paraId="254D8EAF" w14:textId="77777777">
        <w:tc>
          <w:tcPr>
            <w:tcW w:w="1967" w:type="dxa"/>
          </w:tcPr>
          <w:p w:rsidRPr="00C20AEF" w:rsidR="00234020" w:rsidP="00234020" w:rsidRDefault="00234020" w14:paraId="74EC4EE7" w14:textId="77777777">
            <w:pPr>
              <w:pStyle w:val="TabelleFlietext3"/>
              <w:spacing w:before="60" w:after="60"/>
            </w:pPr>
            <w:r>
              <w:t>Discard inputs</w:t>
            </w:r>
          </w:p>
        </w:tc>
        <w:tc>
          <w:tcPr>
            <w:tcW w:w="1050" w:type="dxa"/>
          </w:tcPr>
          <w:p w:rsidRPr="00C20AEF" w:rsidR="00234020" w:rsidP="00234020" w:rsidRDefault="009C33EB" w14:paraId="289BFA91" w14:textId="77777777">
            <w:pPr>
              <w:keepLines/>
              <w:spacing w:before="60" w:after="60"/>
              <w:jc w:val="center"/>
            </w:pPr>
            <w:r>
              <w:rPr>
                <w:noProof/>
              </w:rPr>
              <w:drawing>
                <wp:inline distT="0" distB="0" distL="0" distR="0" wp14:anchorId="7377B5ED" wp14:editId="528B4812">
                  <wp:extent cx="379730" cy="379730"/>
                  <wp:effectExtent l="19050" t="0" r="1270" b="0"/>
                  <wp:docPr id="85" name="Bild 85"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Button"/>
                          <pic:cNvPicPr>
                            <a:picLocks noChangeAspect="1" noChangeArrowheads="1"/>
                          </pic:cNvPicPr>
                        </pic:nvPicPr>
                        <pic:blipFill>
                          <a:blip r:embed="rId40"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C20AEF" w:rsidR="00234020" w:rsidP="00234020" w:rsidRDefault="00234020" w14:paraId="02E84FE4" w14:textId="77777777">
            <w:pPr>
              <w:pStyle w:val="TabelleFlietext3"/>
              <w:spacing w:before="60" w:after="60"/>
            </w:pPr>
            <w:r>
              <w:t>Discards the user input.</w:t>
            </w:r>
          </w:p>
        </w:tc>
      </w:tr>
      <w:tr w:rsidRPr="00C20AEF" w:rsidR="00234020" w:rsidTr="00234020" w14:paraId="4151DBE6" w14:textId="77777777">
        <w:tc>
          <w:tcPr>
            <w:tcW w:w="1967" w:type="dxa"/>
          </w:tcPr>
          <w:p w:rsidRPr="00C20AEF" w:rsidR="00234020" w:rsidP="00234020" w:rsidRDefault="00234020" w14:paraId="2B67938A" w14:textId="77777777">
            <w:pPr>
              <w:pStyle w:val="TabelleFlietext3"/>
              <w:spacing w:before="60" w:after="60"/>
            </w:pPr>
            <w:r>
              <w:t>Save</w:t>
            </w:r>
          </w:p>
        </w:tc>
        <w:tc>
          <w:tcPr>
            <w:tcW w:w="1050" w:type="dxa"/>
          </w:tcPr>
          <w:p w:rsidRPr="00C20AEF" w:rsidR="00234020" w:rsidP="00234020" w:rsidRDefault="009C33EB" w14:paraId="3F93D5F2" w14:textId="77777777">
            <w:pPr>
              <w:keepLines/>
              <w:spacing w:before="60" w:after="60"/>
              <w:jc w:val="center"/>
            </w:pPr>
            <w:r>
              <w:rPr>
                <w:noProof/>
              </w:rPr>
              <w:drawing>
                <wp:inline distT="0" distB="0" distL="0" distR="0" wp14:anchorId="4458C7DC" wp14:editId="1CF81D4A">
                  <wp:extent cx="379730" cy="379730"/>
                  <wp:effectExtent l="19050" t="0" r="1270" b="0"/>
                  <wp:docPr id="86" name="Bild 86"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Button"/>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C20AEF" w:rsidR="00234020" w:rsidP="00234020" w:rsidRDefault="00234020" w14:paraId="25838353" w14:textId="77777777">
            <w:pPr>
              <w:pStyle w:val="TabelleFlietext3"/>
              <w:spacing w:before="60" w:after="60"/>
            </w:pPr>
            <w:r>
              <w:t>Saves the user input.</w:t>
            </w:r>
          </w:p>
        </w:tc>
      </w:tr>
      <w:tr w:rsidRPr="00C20AEF" w:rsidR="00234020" w:rsidTr="00234020" w14:paraId="11BCDAD9" w14:textId="77777777">
        <w:tc>
          <w:tcPr>
            <w:tcW w:w="1967" w:type="dxa"/>
          </w:tcPr>
          <w:p w:rsidRPr="00C20AEF" w:rsidR="00234020" w:rsidP="00234020" w:rsidRDefault="00234020" w14:paraId="7C6DCABC" w14:textId="77777777">
            <w:pPr>
              <w:pStyle w:val="TabelleFlietext3"/>
              <w:spacing w:before="60" w:after="60"/>
            </w:pPr>
            <w:r>
              <w:t>Reset.</w:t>
            </w:r>
          </w:p>
        </w:tc>
        <w:tc>
          <w:tcPr>
            <w:tcW w:w="1050" w:type="dxa"/>
          </w:tcPr>
          <w:p w:rsidRPr="00C20AEF" w:rsidR="00234020" w:rsidP="00234020" w:rsidRDefault="009C33EB" w14:paraId="1B0799BE" w14:textId="77777777">
            <w:pPr>
              <w:keepLines/>
              <w:spacing w:before="60" w:after="60"/>
              <w:jc w:val="center"/>
            </w:pPr>
            <w:r>
              <w:rPr>
                <w:noProof/>
              </w:rPr>
              <w:drawing>
                <wp:inline distT="0" distB="0" distL="0" distR="0" wp14:anchorId="7588559A" wp14:editId="0A48FE38">
                  <wp:extent cx="379730" cy="379730"/>
                  <wp:effectExtent l="19050" t="0" r="1270" b="0"/>
                  <wp:docPr id="87" name="Bild 87"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Button"/>
                          <pic:cNvPicPr>
                            <a:picLocks noChangeAspect="1" noChangeArrowheads="1"/>
                          </pic:cNvPicPr>
                        </pic:nvPicPr>
                        <pic:blipFill>
                          <a:blip r:embed="rId45"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C20AEF" w:rsidR="00234020" w:rsidP="00234020" w:rsidRDefault="00234020" w14:paraId="0DA1C2DA" w14:textId="77777777">
            <w:pPr>
              <w:pStyle w:val="TabelleFlietext3"/>
              <w:spacing w:before="60" w:after="60"/>
            </w:pPr>
            <w:r>
              <w:t>Sets the parameters to the default settings of the market.</w:t>
            </w:r>
          </w:p>
        </w:tc>
      </w:tr>
    </w:tbl>
    <w:p w:rsidRPr="00C20AEF" w:rsidR="00234020" w:rsidP="00234020" w:rsidRDefault="00234020" w14:paraId="15246C69" w14:textId="0BAEE971">
      <w:pPr>
        <w:pStyle w:val="Beschriftung"/>
      </w:pPr>
      <w:bookmarkStart w:name="_Toc98411856" w:id="576"/>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52</w:t>
      </w:r>
      <w:r>
        <w:fldChar w:fldCharType="end"/>
      </w:r>
      <w:r>
        <w:t xml:space="preserve"> - Panel settings: Buttons of the subpanel Part Scope 1</w:t>
      </w:r>
      <w:bookmarkEnd w:id="576"/>
    </w:p>
    <w:p w:rsidRPr="00C20AEF" w:rsidR="00921B5F" w:rsidRDefault="00921B5F" w14:paraId="315FA6C0" w14:textId="77777777">
      <w:pPr>
        <w:rPr>
          <w:rFonts w:cs="Arial"/>
          <w:b/>
          <w:kern w:val="24"/>
          <w:sz w:val="24"/>
          <w:szCs w:val="30"/>
        </w:rPr>
      </w:pPr>
      <w:r>
        <w:br w:type="page"/>
      </w:r>
    </w:p>
    <w:p w:rsidRPr="00C20AEF" w:rsidR="0020039D" w:rsidP="0020039D" w:rsidRDefault="0020039D" w14:paraId="3D8CECD7" w14:textId="77777777">
      <w:pPr>
        <w:pStyle w:val="berschrift4"/>
      </w:pPr>
      <w:bookmarkStart w:name="_Ref519255385" w:id="577"/>
      <w:r>
        <w:lastRenderedPageBreak/>
        <w:t>Discount group matrix</w:t>
      </w:r>
      <w:bookmarkEnd w:id="577"/>
    </w:p>
    <w:p w:rsidRPr="00C20AEF" w:rsidR="0020039D" w:rsidP="0020039D" w:rsidRDefault="0020039D" w14:paraId="6266CCD2" w14:textId="77777777">
      <w:pPr>
        <w:pStyle w:val="Anforderungsnummer"/>
      </w:pPr>
      <w:r>
        <w:t>Requirement: FKT-GUI-268</w:t>
      </w:r>
    </w:p>
    <w:p w:rsidRPr="00C20AEF" w:rsidR="0020039D" w:rsidP="0020039D" w:rsidRDefault="0020039D" w14:paraId="1CCC7087" w14:textId="77777777">
      <w:pPr>
        <w:pStyle w:val="Anforderungstext"/>
      </w:pPr>
      <w:r>
        <w:t>The user must be able to select a country in a combo box</w:t>
      </w:r>
      <w:r>
        <w:rPr>
          <w:i/>
        </w:rPr>
        <w:t>(RG country</w:t>
      </w:r>
      <w:r>
        <w:t>).</w:t>
      </w:r>
    </w:p>
    <w:p w:rsidRPr="00C20AEF" w:rsidR="0020039D" w:rsidP="0020039D" w:rsidRDefault="0020039D" w14:paraId="78119E48" w14:textId="77777777">
      <w:pPr>
        <w:pStyle w:val="Anforderungsnummer"/>
      </w:pPr>
      <w:r>
        <w:t>Requirement: FKT-GUI-269</w:t>
      </w:r>
    </w:p>
    <w:p w:rsidRPr="00C20AEF" w:rsidR="0020039D" w:rsidP="0020039D" w:rsidRDefault="0020039D" w14:paraId="56F230BB" w14:textId="77777777">
      <w:pPr>
        <w:pStyle w:val="Anforderungstext"/>
      </w:pPr>
      <w:r>
        <w:t xml:space="preserve">When you click the </w:t>
      </w:r>
      <w:r>
        <w:rPr>
          <w:i/>
        </w:rPr>
        <w:t xml:space="preserve">Load discount groups </w:t>
      </w:r>
      <w:r>
        <w:t>button, the system should load the discount group matrix for the selected country.</w:t>
      </w:r>
    </w:p>
    <w:p w:rsidRPr="00C20AEF" w:rsidR="0020039D" w:rsidP="0020039D" w:rsidRDefault="0020039D" w14:paraId="6FB4828F" w14:textId="77777777">
      <w:pPr>
        <w:pStyle w:val="Anforderungsnummer"/>
      </w:pPr>
      <w:r>
        <w:t>Requirement: FKT-GUI-270</w:t>
      </w:r>
    </w:p>
    <w:p w:rsidRPr="00C20AEF" w:rsidR="0020039D" w:rsidP="0020039D" w:rsidRDefault="0020039D" w14:paraId="7B019E68" w14:textId="775BA65C">
      <w:pPr>
        <w:pStyle w:val="Anforderungstext"/>
      </w:pPr>
      <w:r>
        <w:t xml:space="preserve">The system must display one discount group per row in the </w:t>
      </w:r>
      <w:r>
        <w:rPr>
          <w:i/>
        </w:rPr>
        <w:t>RG Matrix</w:t>
      </w:r>
      <w:r>
        <w:t xml:space="preserve"> table with the following columns (depending on whether the "FUTURE active as of" date from the country-specific parameters for the country has already been reached, different columns are displayed for maintaining the discount rate.</w:t>
      </w:r>
    </w:p>
    <w:p w:rsidRPr="00C20AEF" w:rsidR="00BD0EB2" w:rsidP="00BD0EB2" w:rsidRDefault="00BD0EB2" w14:paraId="082702BB" w14:textId="77777777">
      <w:pPr>
        <w:pStyle w:val="Textkrper"/>
      </w:pPr>
    </w:p>
    <w:tbl>
      <w:tblPr>
        <w:tblW w:w="5123" w:type="pct"/>
        <w:tblBorders>
          <w:top w:val="single" w:color="E20074" w:sz="18" w:space="0"/>
          <w:insideH w:val="single" w:color="auto" w:sz="4" w:space="0"/>
        </w:tblBorders>
        <w:tblLook w:val="01E0" w:firstRow="1" w:lastRow="1" w:firstColumn="1" w:lastColumn="1" w:noHBand="0" w:noVBand="0"/>
      </w:tblPr>
      <w:tblGrid>
        <w:gridCol w:w="1855"/>
        <w:gridCol w:w="1398"/>
        <w:gridCol w:w="6325"/>
      </w:tblGrid>
      <w:tr w:rsidRPr="00C20AEF" w:rsidR="0020039D" w:rsidTr="002A389D" w14:paraId="6CE272D8" w14:textId="77777777">
        <w:trPr>
          <w:tblHeader/>
        </w:trPr>
        <w:tc>
          <w:tcPr>
            <w:tcW w:w="968" w:type="pct"/>
            <w:tcBorders>
              <w:top w:val="single" w:color="E20074" w:sz="18" w:space="0"/>
              <w:bottom w:val="single" w:color="auto" w:sz="4" w:space="0"/>
            </w:tcBorders>
            <w:shd w:val="clear" w:color="auto" w:fill="E0E0E0"/>
          </w:tcPr>
          <w:p w:rsidRPr="00C20AEF" w:rsidR="0020039D" w:rsidP="00144B58" w:rsidRDefault="0020039D" w14:paraId="5BA078A7" w14:textId="77777777">
            <w:pPr>
              <w:pStyle w:val="TableHeading"/>
              <w:keepNext w:val="0"/>
              <w:rPr>
                <w:rStyle w:val="Fett"/>
                <w:b/>
                <w:bCs/>
              </w:rPr>
            </w:pPr>
            <w:r>
              <w:rPr>
                <w:rStyle w:val="Fett"/>
                <w:b/>
              </w:rPr>
              <w:t>Column</w:t>
            </w:r>
          </w:p>
        </w:tc>
        <w:tc>
          <w:tcPr>
            <w:tcW w:w="730" w:type="pct"/>
            <w:tcBorders>
              <w:top w:val="single" w:color="E20074" w:sz="18" w:space="0"/>
              <w:bottom w:val="single" w:color="auto" w:sz="4" w:space="0"/>
            </w:tcBorders>
            <w:shd w:val="clear" w:color="auto" w:fill="E0E0E0"/>
          </w:tcPr>
          <w:p w:rsidRPr="00C20AEF" w:rsidR="0020039D" w:rsidP="00144B58" w:rsidRDefault="0020039D" w14:paraId="36418BC4" w14:textId="77777777">
            <w:pPr>
              <w:pStyle w:val="TableHeading"/>
              <w:keepNext w:val="0"/>
              <w:rPr>
                <w:rStyle w:val="Fett"/>
                <w:b/>
                <w:bCs/>
              </w:rPr>
            </w:pPr>
            <w:r>
              <w:rPr>
                <w:rStyle w:val="Fett"/>
                <w:b/>
              </w:rPr>
              <w:t>Format</w:t>
            </w:r>
          </w:p>
        </w:tc>
        <w:tc>
          <w:tcPr>
            <w:tcW w:w="3302" w:type="pct"/>
            <w:tcBorders>
              <w:top w:val="single" w:color="E20074" w:sz="18" w:space="0"/>
              <w:bottom w:val="single" w:color="auto" w:sz="4" w:space="0"/>
            </w:tcBorders>
            <w:shd w:val="clear" w:color="auto" w:fill="E0E0E0"/>
          </w:tcPr>
          <w:p w:rsidRPr="00C20AEF" w:rsidR="0020039D" w:rsidP="00144B58" w:rsidRDefault="0020039D" w14:paraId="0B9BA3AA" w14:textId="77777777">
            <w:pPr>
              <w:pStyle w:val="TableHeading"/>
              <w:keepNext w:val="0"/>
              <w:rPr>
                <w:rStyle w:val="Fett"/>
                <w:b/>
                <w:bCs/>
              </w:rPr>
            </w:pPr>
            <w:r>
              <w:rPr>
                <w:rStyle w:val="Fett"/>
                <w:b/>
              </w:rPr>
              <w:t>Display</w:t>
            </w:r>
          </w:p>
        </w:tc>
      </w:tr>
      <w:tr w:rsidRPr="00C20AEF" w:rsidR="0020039D" w:rsidTr="002A389D" w14:paraId="5BC6BE87" w14:textId="77777777">
        <w:tc>
          <w:tcPr>
            <w:tcW w:w="968" w:type="pct"/>
            <w:tcBorders>
              <w:top w:val="single" w:color="auto" w:sz="4" w:space="0"/>
            </w:tcBorders>
          </w:tcPr>
          <w:p w:rsidRPr="00C20AEF" w:rsidR="0020039D" w:rsidP="00144B58" w:rsidRDefault="0020039D" w14:paraId="465CAA40" w14:textId="77777777">
            <w:pPr>
              <w:pStyle w:val="TabelleFlietext3"/>
              <w:spacing w:before="60" w:after="60"/>
            </w:pPr>
            <w:r>
              <w:t>Country</w:t>
            </w:r>
          </w:p>
        </w:tc>
        <w:tc>
          <w:tcPr>
            <w:tcW w:w="730" w:type="pct"/>
            <w:tcBorders>
              <w:top w:val="single" w:color="auto" w:sz="4" w:space="0"/>
            </w:tcBorders>
          </w:tcPr>
          <w:p w:rsidRPr="00C20AEF" w:rsidR="0020039D" w:rsidP="00144B58" w:rsidRDefault="0020039D" w14:paraId="6BFC34BC" w14:textId="77777777">
            <w:pPr>
              <w:pStyle w:val="TabelleFlietext3"/>
              <w:spacing w:before="60" w:after="60"/>
            </w:pPr>
            <w:r>
              <w:t>Text</w:t>
            </w:r>
          </w:p>
        </w:tc>
        <w:tc>
          <w:tcPr>
            <w:tcW w:w="3302" w:type="pct"/>
            <w:tcBorders>
              <w:top w:val="single" w:color="auto" w:sz="4" w:space="0"/>
            </w:tcBorders>
            <w:vAlign w:val="center"/>
          </w:tcPr>
          <w:p w:rsidRPr="00C20AEF" w:rsidR="0020039D" w:rsidP="00144B58" w:rsidRDefault="0020039D" w14:paraId="4580082F" w14:textId="77777777">
            <w:pPr>
              <w:pStyle w:val="TabelleFlietext3"/>
              <w:spacing w:before="60" w:after="60"/>
            </w:pPr>
            <w:r>
              <w:t xml:space="preserve">Country in which the discount group is valid (Corresponds to the country from the combo box </w:t>
            </w:r>
            <w:r>
              <w:rPr>
                <w:i/>
              </w:rPr>
              <w:t>RG country</w:t>
            </w:r>
            <w:r>
              <w:t>).</w:t>
            </w:r>
          </w:p>
        </w:tc>
      </w:tr>
      <w:tr w:rsidRPr="00C20AEF" w:rsidR="0020039D" w:rsidTr="002A389D" w14:paraId="13B518C3" w14:textId="77777777">
        <w:tc>
          <w:tcPr>
            <w:tcW w:w="968" w:type="pct"/>
          </w:tcPr>
          <w:p w:rsidRPr="00C20AEF" w:rsidR="0020039D" w:rsidP="00144B58" w:rsidRDefault="0020039D" w14:paraId="72881782" w14:textId="77777777">
            <w:pPr>
              <w:pStyle w:val="TabelleFlietext3"/>
              <w:spacing w:before="60" w:after="60"/>
            </w:pPr>
            <w:r>
              <w:t>Discount group</w:t>
            </w:r>
          </w:p>
        </w:tc>
        <w:tc>
          <w:tcPr>
            <w:tcW w:w="730" w:type="pct"/>
          </w:tcPr>
          <w:p w:rsidRPr="00C20AEF" w:rsidR="0020039D" w:rsidP="00144B58" w:rsidRDefault="00A75B5F" w14:paraId="69FAC797" w14:textId="77777777">
            <w:pPr>
              <w:pStyle w:val="TabelleFlietext3"/>
              <w:spacing w:before="60" w:after="60"/>
            </w:pPr>
            <w:r>
              <w:t>5 digits</w:t>
            </w:r>
          </w:p>
        </w:tc>
        <w:tc>
          <w:tcPr>
            <w:tcW w:w="3302" w:type="pct"/>
          </w:tcPr>
          <w:p w:rsidRPr="00C20AEF" w:rsidR="0020039D" w:rsidP="00144B58" w:rsidRDefault="0020039D" w14:paraId="54C7E550" w14:textId="77777777">
            <w:pPr>
              <w:pStyle w:val="TabelleFlietext3"/>
              <w:spacing w:before="60" w:after="60"/>
            </w:pPr>
            <w:r>
              <w:t>Discount Group Number.</w:t>
            </w:r>
          </w:p>
        </w:tc>
      </w:tr>
      <w:tr w:rsidRPr="00C20AEF" w:rsidR="00921B5F" w:rsidTr="002A389D" w14:paraId="790AFD4F" w14:textId="77777777">
        <w:tc>
          <w:tcPr>
            <w:tcW w:w="968" w:type="pct"/>
          </w:tcPr>
          <w:p w:rsidRPr="00C20AEF" w:rsidR="00921B5F" w:rsidP="00144B58" w:rsidRDefault="00921B5F" w14:paraId="2583BD7E" w14:textId="77777777">
            <w:pPr>
              <w:pStyle w:val="TabelleFlietext3"/>
              <w:spacing w:before="60" w:after="60"/>
            </w:pPr>
          </w:p>
        </w:tc>
        <w:tc>
          <w:tcPr>
            <w:tcW w:w="730" w:type="pct"/>
          </w:tcPr>
          <w:p w:rsidRPr="00C20AEF" w:rsidR="00921B5F" w:rsidP="00144B58" w:rsidRDefault="00921B5F" w14:paraId="4A095DA5" w14:textId="77777777">
            <w:pPr>
              <w:pStyle w:val="TabelleFlietext3"/>
              <w:spacing w:before="60" w:after="60"/>
            </w:pPr>
          </w:p>
        </w:tc>
        <w:tc>
          <w:tcPr>
            <w:tcW w:w="3302" w:type="pct"/>
          </w:tcPr>
          <w:p w:rsidRPr="00C20AEF" w:rsidR="00921B5F" w:rsidP="00144B58" w:rsidRDefault="00921B5F" w14:paraId="645A58BB" w14:textId="77777777">
            <w:pPr>
              <w:pStyle w:val="TabelleFlietext3"/>
              <w:spacing w:before="60" w:after="60"/>
            </w:pPr>
          </w:p>
        </w:tc>
      </w:tr>
      <w:tr w:rsidRPr="00C20AEF" w:rsidR="00921B5F" w:rsidTr="00921B5F" w14:paraId="0B2C60A3" w14:textId="77777777">
        <w:tc>
          <w:tcPr>
            <w:tcW w:w="5000" w:type="pct"/>
            <w:gridSpan w:val="3"/>
            <w:shd w:val="clear" w:color="auto" w:fill="D9D9D9" w:themeFill="background1" w:themeFillShade="D9"/>
          </w:tcPr>
          <w:p w:rsidRPr="00C20AEF" w:rsidR="00921B5F" w:rsidP="00144B58" w:rsidRDefault="00921B5F" w14:paraId="35A4B7CF" w14:textId="77777777">
            <w:pPr>
              <w:pStyle w:val="TabelleFlietext3"/>
              <w:spacing w:before="60" w:after="60"/>
            </w:pPr>
            <w:r>
              <w:t>Only for NON-FUTURE markets (countries)</w:t>
            </w:r>
          </w:p>
        </w:tc>
      </w:tr>
      <w:tr w:rsidRPr="00C20AEF" w:rsidR="002A389D" w:rsidTr="002A389D" w14:paraId="677DA807" w14:textId="77777777">
        <w:tc>
          <w:tcPr>
            <w:tcW w:w="968" w:type="pct"/>
          </w:tcPr>
          <w:p w:rsidRPr="00C20AEF" w:rsidR="002A389D" w:rsidP="00F44D7E" w:rsidRDefault="002A389D" w14:paraId="21CB071B" w14:textId="51FFCDC4">
            <w:pPr>
              <w:pStyle w:val="TabelleFlietext3"/>
              <w:spacing w:before="60" w:after="60"/>
            </w:pPr>
            <w:r>
              <w:t>Discount rate (LAG)</w:t>
            </w:r>
          </w:p>
        </w:tc>
        <w:tc>
          <w:tcPr>
            <w:tcW w:w="730" w:type="pct"/>
            <w:vMerge w:val="restart"/>
          </w:tcPr>
          <w:p w:rsidRPr="00C20AEF" w:rsidR="002A389D" w:rsidP="00144B58" w:rsidRDefault="002A389D" w14:paraId="04DC5FA5" w14:textId="77777777">
            <w:pPr>
              <w:pStyle w:val="TabelleFlietext3"/>
              <w:spacing w:before="60" w:after="60"/>
            </w:pPr>
            <w:r>
              <w:t>Percentage. 2 digits with decimal places</w:t>
            </w:r>
          </w:p>
        </w:tc>
        <w:tc>
          <w:tcPr>
            <w:tcW w:w="3302" w:type="pct"/>
            <w:vMerge w:val="restart"/>
            <w:vAlign w:val="center"/>
          </w:tcPr>
          <w:p w:rsidRPr="00C20AEF" w:rsidR="002A389D" w:rsidP="002A389D" w:rsidRDefault="002A389D" w14:paraId="154DDF56" w14:textId="0D8E94AB">
            <w:pPr>
              <w:pStyle w:val="TabelleFlietext3"/>
              <w:keepNext/>
              <w:spacing w:before="60" w:after="60"/>
            </w:pPr>
            <w:r>
              <w:t>Discount rate of the associated discount group (editable for admin).</w:t>
            </w:r>
          </w:p>
        </w:tc>
      </w:tr>
      <w:tr w:rsidRPr="00C20AEF" w:rsidR="002A389D" w:rsidTr="002A389D" w14:paraId="3C17EB15" w14:textId="77777777">
        <w:tc>
          <w:tcPr>
            <w:tcW w:w="968" w:type="pct"/>
          </w:tcPr>
          <w:p w:rsidRPr="00C20AEF" w:rsidR="002A389D" w:rsidP="00F44D7E" w:rsidRDefault="002A389D" w14:paraId="13D2F6F3" w14:textId="7612A827">
            <w:pPr>
              <w:pStyle w:val="TabelleFlietext3"/>
              <w:spacing w:before="60" w:after="60"/>
            </w:pPr>
            <w:r>
              <w:t>Discount rate (VOR)</w:t>
            </w:r>
          </w:p>
        </w:tc>
        <w:tc>
          <w:tcPr>
            <w:tcW w:w="730" w:type="pct"/>
            <w:vMerge/>
          </w:tcPr>
          <w:p w:rsidRPr="00C20AEF" w:rsidR="002A389D" w:rsidP="00F44D7E" w:rsidRDefault="002A389D" w14:paraId="1F5880C7" w14:textId="22145E02">
            <w:pPr>
              <w:pStyle w:val="TabelleFlietext3"/>
              <w:spacing w:before="60" w:after="60"/>
            </w:pPr>
          </w:p>
        </w:tc>
        <w:tc>
          <w:tcPr>
            <w:tcW w:w="3302" w:type="pct"/>
            <w:vMerge/>
          </w:tcPr>
          <w:p w:rsidRPr="00C20AEF" w:rsidR="002A389D" w:rsidP="00F44D7E" w:rsidRDefault="002A389D" w14:paraId="2151041F" w14:textId="1A529166">
            <w:pPr>
              <w:pStyle w:val="TabelleFlietext3"/>
              <w:keepNext/>
              <w:spacing w:before="60" w:after="60"/>
            </w:pPr>
          </w:p>
        </w:tc>
      </w:tr>
      <w:tr w:rsidRPr="00C20AEF" w:rsidR="00F44D7E" w:rsidTr="002A389D" w14:paraId="6BB88564" w14:textId="77777777">
        <w:tc>
          <w:tcPr>
            <w:tcW w:w="968" w:type="pct"/>
          </w:tcPr>
          <w:p w:rsidRPr="00C20AEF" w:rsidR="00F44D7E" w:rsidP="00F44D7E" w:rsidRDefault="00F44D7E" w14:paraId="5AA400D0" w14:textId="77777777">
            <w:pPr>
              <w:pStyle w:val="TabelleFlietext3"/>
              <w:spacing w:before="60" w:after="60"/>
            </w:pPr>
          </w:p>
        </w:tc>
        <w:tc>
          <w:tcPr>
            <w:tcW w:w="730" w:type="pct"/>
          </w:tcPr>
          <w:p w:rsidRPr="00C20AEF" w:rsidR="00F44D7E" w:rsidP="00F44D7E" w:rsidRDefault="00F44D7E" w14:paraId="60C01775" w14:textId="77777777">
            <w:pPr>
              <w:pStyle w:val="TabelleFlietext3"/>
              <w:spacing w:before="60" w:after="60"/>
            </w:pPr>
          </w:p>
        </w:tc>
        <w:tc>
          <w:tcPr>
            <w:tcW w:w="3302" w:type="pct"/>
          </w:tcPr>
          <w:p w:rsidRPr="00C20AEF" w:rsidR="00F44D7E" w:rsidP="00F44D7E" w:rsidRDefault="00F44D7E" w14:paraId="4450D2EC" w14:textId="77777777">
            <w:pPr>
              <w:pStyle w:val="TabelleFlietext3"/>
              <w:keepNext/>
              <w:spacing w:before="60" w:after="60"/>
            </w:pPr>
          </w:p>
        </w:tc>
      </w:tr>
      <w:tr w:rsidRPr="00C20AEF" w:rsidR="00F44D7E" w:rsidTr="00921B5F" w14:paraId="250FE8CB" w14:textId="77777777">
        <w:tc>
          <w:tcPr>
            <w:tcW w:w="5000" w:type="pct"/>
            <w:gridSpan w:val="3"/>
            <w:shd w:val="clear" w:color="auto" w:fill="D9D9D9" w:themeFill="background1" w:themeFillShade="D9"/>
          </w:tcPr>
          <w:p w:rsidRPr="00C20AEF" w:rsidR="00F44D7E" w:rsidP="00F44D7E" w:rsidRDefault="00F44D7E" w14:paraId="20E24F7B" w14:textId="77777777">
            <w:pPr>
              <w:pStyle w:val="TabelleFlietext3"/>
              <w:keepNext/>
              <w:spacing w:before="60" w:after="60"/>
            </w:pPr>
            <w:r>
              <w:t>Only for FUTURE markets (countries)</w:t>
            </w:r>
          </w:p>
        </w:tc>
      </w:tr>
      <w:tr w:rsidRPr="00C20AEF" w:rsidR="002A389D" w:rsidTr="002A389D" w14:paraId="1B441EB8" w14:textId="77777777">
        <w:tc>
          <w:tcPr>
            <w:tcW w:w="968" w:type="pct"/>
          </w:tcPr>
          <w:p w:rsidRPr="00C20AEF" w:rsidR="002A389D" w:rsidP="00F44D7E" w:rsidRDefault="002A389D" w14:paraId="6E6275AE" w14:textId="02A47660">
            <w:pPr>
              <w:pStyle w:val="TabelleFlietext3"/>
              <w:spacing w:before="60" w:after="60"/>
            </w:pPr>
            <w:r>
              <w:t>Discount rate CARS (LAG)</w:t>
            </w:r>
          </w:p>
        </w:tc>
        <w:tc>
          <w:tcPr>
            <w:tcW w:w="730" w:type="pct"/>
            <w:vMerge w:val="restart"/>
            <w:vAlign w:val="center"/>
          </w:tcPr>
          <w:p w:rsidRPr="00C20AEF" w:rsidR="002A389D" w:rsidP="002A389D" w:rsidRDefault="002A389D" w14:paraId="52498E6B" w14:textId="77777777">
            <w:pPr>
              <w:pStyle w:val="TabelleFlietext3"/>
              <w:spacing w:before="60" w:after="60"/>
            </w:pPr>
            <w:r>
              <w:t>Percentage. 2 digits with decimal places</w:t>
            </w:r>
          </w:p>
        </w:tc>
        <w:tc>
          <w:tcPr>
            <w:tcW w:w="3302" w:type="pct"/>
            <w:vMerge w:val="restart"/>
            <w:vAlign w:val="center"/>
          </w:tcPr>
          <w:p w:rsidRPr="00C20AEF" w:rsidR="002A389D" w:rsidP="002A389D" w:rsidRDefault="002A389D" w14:paraId="6AE98299" w14:textId="6902F5C8">
            <w:pPr>
              <w:pStyle w:val="TabelleFlietext3"/>
              <w:keepNext/>
              <w:spacing w:before="60" w:after="60"/>
            </w:pPr>
            <w:r>
              <w:t>Discount rate of the associated discount group (editable for admin).</w:t>
            </w:r>
          </w:p>
        </w:tc>
      </w:tr>
      <w:tr w:rsidRPr="00C20AEF" w:rsidR="002A389D" w:rsidTr="002A389D" w14:paraId="692D7D8D" w14:textId="77777777">
        <w:tc>
          <w:tcPr>
            <w:tcW w:w="968" w:type="pct"/>
          </w:tcPr>
          <w:p w:rsidRPr="00C20AEF" w:rsidR="002A389D" w:rsidP="00F44D7E" w:rsidRDefault="002A389D" w14:paraId="1F5B4B7E" w14:textId="2B571B90">
            <w:pPr>
              <w:pStyle w:val="TabelleFlietext3"/>
              <w:spacing w:before="60" w:after="60"/>
            </w:pPr>
            <w:r>
              <w:t>Discount rate VANS (LAG)</w:t>
            </w:r>
          </w:p>
        </w:tc>
        <w:tc>
          <w:tcPr>
            <w:tcW w:w="730" w:type="pct"/>
            <w:vMerge/>
          </w:tcPr>
          <w:p w:rsidRPr="00C20AEF" w:rsidR="002A389D" w:rsidP="00F44D7E" w:rsidRDefault="002A389D" w14:paraId="0C6BE1AA" w14:textId="79F0144D">
            <w:pPr>
              <w:pStyle w:val="TabelleFlietext3"/>
              <w:spacing w:before="60" w:after="60"/>
            </w:pPr>
          </w:p>
        </w:tc>
        <w:tc>
          <w:tcPr>
            <w:tcW w:w="3302" w:type="pct"/>
            <w:vMerge/>
            <w:vAlign w:val="center"/>
          </w:tcPr>
          <w:p w:rsidRPr="00C20AEF" w:rsidR="002A389D" w:rsidP="002A389D" w:rsidRDefault="002A389D" w14:paraId="21BCF5C6" w14:textId="53161636">
            <w:pPr>
              <w:pStyle w:val="TabelleFlietext3"/>
              <w:keepNext/>
              <w:spacing w:before="60" w:after="60"/>
            </w:pPr>
          </w:p>
        </w:tc>
      </w:tr>
      <w:tr w:rsidRPr="00C20AEF" w:rsidR="002A389D" w:rsidTr="002A389D" w14:paraId="53911E38" w14:textId="77777777">
        <w:tc>
          <w:tcPr>
            <w:tcW w:w="968" w:type="pct"/>
          </w:tcPr>
          <w:p w:rsidRPr="00C20AEF" w:rsidR="002A389D" w:rsidP="00F44D7E" w:rsidRDefault="002A389D" w14:paraId="11367526" w14:textId="54F46E57">
            <w:pPr>
              <w:pStyle w:val="TabelleFlietext3"/>
              <w:spacing w:before="60" w:after="60"/>
            </w:pPr>
            <w:r>
              <w:t>Discount rate TRUCKS (LAG)</w:t>
            </w:r>
          </w:p>
        </w:tc>
        <w:tc>
          <w:tcPr>
            <w:tcW w:w="730" w:type="pct"/>
            <w:vMerge/>
          </w:tcPr>
          <w:p w:rsidRPr="00C20AEF" w:rsidR="002A389D" w:rsidP="00F44D7E" w:rsidRDefault="002A389D" w14:paraId="7138EDFF" w14:textId="0A47C556">
            <w:pPr>
              <w:pStyle w:val="TabelleFlietext3"/>
              <w:spacing w:before="60" w:after="60"/>
            </w:pPr>
          </w:p>
        </w:tc>
        <w:tc>
          <w:tcPr>
            <w:tcW w:w="3302" w:type="pct"/>
            <w:vMerge/>
            <w:vAlign w:val="center"/>
          </w:tcPr>
          <w:p w:rsidRPr="00C20AEF" w:rsidR="002A389D" w:rsidP="002A389D" w:rsidRDefault="002A389D" w14:paraId="300F3C82" w14:textId="115F04BD">
            <w:pPr>
              <w:pStyle w:val="TabelleFlietext3"/>
              <w:keepNext/>
              <w:spacing w:before="60" w:after="60"/>
            </w:pPr>
          </w:p>
        </w:tc>
      </w:tr>
      <w:tr w:rsidRPr="00C20AEF" w:rsidR="002A389D" w:rsidTr="002A389D" w14:paraId="7DEB19CC" w14:textId="77777777">
        <w:tc>
          <w:tcPr>
            <w:tcW w:w="968" w:type="pct"/>
          </w:tcPr>
          <w:p w:rsidRPr="00C20AEF" w:rsidR="002A389D" w:rsidP="00F44D7E" w:rsidRDefault="002A389D" w14:paraId="59962214" w14:textId="344F6B79">
            <w:pPr>
              <w:pStyle w:val="TabelleFlietext3"/>
              <w:spacing w:before="60" w:after="60"/>
            </w:pPr>
            <w:r>
              <w:t>Discount rate CARS (VOR)</w:t>
            </w:r>
          </w:p>
        </w:tc>
        <w:tc>
          <w:tcPr>
            <w:tcW w:w="730" w:type="pct"/>
            <w:vMerge/>
          </w:tcPr>
          <w:p w:rsidRPr="00C20AEF" w:rsidR="002A389D" w:rsidP="00F44D7E" w:rsidRDefault="002A389D" w14:paraId="6FA6502D" w14:textId="7E6A355A">
            <w:pPr>
              <w:pStyle w:val="TabelleFlietext3"/>
              <w:spacing w:before="60" w:after="60"/>
            </w:pPr>
          </w:p>
        </w:tc>
        <w:tc>
          <w:tcPr>
            <w:tcW w:w="3302" w:type="pct"/>
            <w:vMerge/>
            <w:vAlign w:val="center"/>
          </w:tcPr>
          <w:p w:rsidRPr="00C20AEF" w:rsidR="002A389D" w:rsidP="002A389D" w:rsidRDefault="002A389D" w14:paraId="5A5EB24D" w14:textId="05458873">
            <w:pPr>
              <w:pStyle w:val="TabelleFlietext3"/>
              <w:keepNext/>
              <w:spacing w:before="60" w:after="60"/>
            </w:pPr>
          </w:p>
        </w:tc>
      </w:tr>
      <w:tr w:rsidRPr="00C20AEF" w:rsidR="002A389D" w:rsidTr="002A389D" w14:paraId="6A1418FA" w14:textId="77777777">
        <w:tc>
          <w:tcPr>
            <w:tcW w:w="968" w:type="pct"/>
          </w:tcPr>
          <w:p w:rsidRPr="00C20AEF" w:rsidR="002A389D" w:rsidP="00F44D7E" w:rsidRDefault="002A389D" w14:paraId="22DCB455" w14:textId="3D811C95">
            <w:pPr>
              <w:pStyle w:val="TabelleFlietext3"/>
              <w:spacing w:before="60" w:after="60"/>
            </w:pPr>
            <w:r>
              <w:t>Discount rate VANS (VOR)</w:t>
            </w:r>
          </w:p>
        </w:tc>
        <w:tc>
          <w:tcPr>
            <w:tcW w:w="730" w:type="pct"/>
            <w:vMerge/>
          </w:tcPr>
          <w:p w:rsidRPr="00C20AEF" w:rsidR="002A389D" w:rsidP="00F44D7E" w:rsidRDefault="002A389D" w14:paraId="07FEF002" w14:textId="4B8DB7FA">
            <w:pPr>
              <w:pStyle w:val="TabelleFlietext3"/>
              <w:spacing w:before="60" w:after="60"/>
            </w:pPr>
          </w:p>
        </w:tc>
        <w:tc>
          <w:tcPr>
            <w:tcW w:w="3302" w:type="pct"/>
            <w:vMerge/>
            <w:vAlign w:val="center"/>
          </w:tcPr>
          <w:p w:rsidRPr="00C20AEF" w:rsidR="002A389D" w:rsidP="002A389D" w:rsidRDefault="002A389D" w14:paraId="5A4A2902" w14:textId="579069AF">
            <w:pPr>
              <w:pStyle w:val="TabelleFlietext3"/>
              <w:keepNext/>
              <w:spacing w:before="60" w:after="60"/>
            </w:pPr>
          </w:p>
        </w:tc>
      </w:tr>
      <w:tr w:rsidRPr="00C20AEF" w:rsidR="002A389D" w:rsidTr="002A389D" w14:paraId="3DE918BD" w14:textId="77777777">
        <w:tc>
          <w:tcPr>
            <w:tcW w:w="968" w:type="pct"/>
          </w:tcPr>
          <w:p w:rsidRPr="00C20AEF" w:rsidR="002A389D" w:rsidP="00F44D7E" w:rsidRDefault="002A389D" w14:paraId="406FAE34" w14:textId="491D8AC9">
            <w:pPr>
              <w:pStyle w:val="TabelleFlietext3"/>
              <w:spacing w:before="60" w:after="60"/>
            </w:pPr>
            <w:r>
              <w:t>Discount rate TRUCKS (VOR)</w:t>
            </w:r>
          </w:p>
        </w:tc>
        <w:tc>
          <w:tcPr>
            <w:tcW w:w="730" w:type="pct"/>
            <w:vMerge/>
          </w:tcPr>
          <w:p w:rsidRPr="00C20AEF" w:rsidR="002A389D" w:rsidP="00F44D7E" w:rsidRDefault="002A389D" w14:paraId="177ACE5F" w14:textId="16D7DC72">
            <w:pPr>
              <w:pStyle w:val="TabelleFlietext3"/>
              <w:spacing w:before="60" w:after="60"/>
            </w:pPr>
          </w:p>
        </w:tc>
        <w:tc>
          <w:tcPr>
            <w:tcW w:w="3302" w:type="pct"/>
            <w:vMerge/>
            <w:vAlign w:val="center"/>
          </w:tcPr>
          <w:p w:rsidRPr="00C20AEF" w:rsidR="002A389D" w:rsidP="002A389D" w:rsidRDefault="002A389D" w14:paraId="5D4BBEF1" w14:textId="5A334A78">
            <w:pPr>
              <w:pStyle w:val="TabelleFlietext3"/>
              <w:keepNext/>
              <w:spacing w:before="60" w:after="60"/>
            </w:pPr>
          </w:p>
        </w:tc>
      </w:tr>
    </w:tbl>
    <w:p w:rsidRPr="00C20AEF" w:rsidR="0020039D" w:rsidP="0020039D" w:rsidRDefault="0020039D" w14:paraId="01411FC4" w14:textId="4A753827">
      <w:pPr>
        <w:pStyle w:val="Beschriftung"/>
      </w:pPr>
      <w:bookmarkStart w:name="_Toc98411857" w:id="578"/>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53</w:t>
      </w:r>
      <w:r>
        <w:fldChar w:fldCharType="end"/>
      </w:r>
      <w:r>
        <w:t xml:space="preserve"> - Panel settings: Columns of the RG matrix table</w:t>
      </w:r>
      <w:bookmarkEnd w:id="578"/>
    </w:p>
    <w:p w:rsidRPr="00C20AEF" w:rsidR="00104C8A" w:rsidP="00104C8A" w:rsidRDefault="00104C8A" w14:paraId="3A6C5860" w14:textId="77777777">
      <w:pPr>
        <w:pStyle w:val="Anforderungsnummer"/>
      </w:pPr>
      <w:r>
        <w:t>Requirement: FKT-GUI-271</w:t>
      </w:r>
    </w:p>
    <w:p w:rsidRPr="00C20AEF" w:rsidR="0020039D" w:rsidP="00104C8A" w:rsidRDefault="00104C8A" w14:paraId="6987413A" w14:textId="77777777">
      <w:pPr>
        <w:pStyle w:val="Anforderungstext"/>
      </w:pPr>
      <w:r>
        <w:t xml:space="preserve">The Discount Rate column must be editable for users in the </w:t>
      </w:r>
      <w:r>
        <w:rPr>
          <w:i/>
        </w:rPr>
        <w:t>Admin Controller</w:t>
      </w:r>
      <w:r>
        <w:t xml:space="preserve"> role. Numerical values between 0.00 and 99.99 can be entered.</w:t>
      </w:r>
    </w:p>
    <w:p w:rsidRPr="00C20AEF" w:rsidR="00BD0EB2" w:rsidP="00BD0EB2" w:rsidRDefault="00BD0EB2" w14:paraId="04DE3806" w14:textId="77777777">
      <w:pPr>
        <w:pStyle w:val="Textkrper"/>
      </w:pPr>
    </w:p>
    <w:p w:rsidRPr="00C20AEF" w:rsidR="00104C8A" w:rsidP="00104C8A" w:rsidRDefault="00104C8A" w14:paraId="5C17EB83" w14:textId="77777777">
      <w:pPr>
        <w:pStyle w:val="Anforderungsnummer"/>
      </w:pPr>
      <w:r>
        <w:lastRenderedPageBreak/>
        <w:t>Requirement: FKT-GUI-272</w:t>
      </w:r>
    </w:p>
    <w:p w:rsidRPr="00C20AEF" w:rsidR="00104C8A" w:rsidP="00104C8A" w:rsidRDefault="00104C8A" w14:paraId="1CB2D64F" w14:textId="77777777">
      <w:pPr>
        <w:pStyle w:val="Anforderungstext"/>
      </w:pPr>
      <w:r>
        <w:t xml:space="preserve">When you click the </w:t>
      </w:r>
      <w:r>
        <w:rPr>
          <w:i/>
        </w:rPr>
        <w:t>Save</w:t>
      </w:r>
      <w:r>
        <w:t xml:space="preserve"> button, the system should save the changes to the discount group matrix in the database. The change of the discount group will only affect future part searches or orders!</w:t>
      </w:r>
    </w:p>
    <w:p w:rsidRPr="00C20AEF" w:rsidR="00BB5EF2" w:rsidP="00BB5EF2" w:rsidRDefault="00BB5EF2" w14:paraId="13D466C0" w14:textId="77777777">
      <w:pPr>
        <w:pStyle w:val="Anforderungsnummer"/>
      </w:pPr>
    </w:p>
    <w:p w:rsidRPr="00C20AEF" w:rsidR="00BB5EF2" w:rsidP="00BB5EF2" w:rsidRDefault="00BB5EF2" w14:paraId="56768341" w14:textId="77777777">
      <w:pPr>
        <w:pStyle w:val="Anforderungsnummer"/>
      </w:pPr>
      <w:r>
        <w:t>Requirement: FKT-GUI-273</w:t>
      </w:r>
    </w:p>
    <w:p w:rsidRPr="00C20AEF" w:rsidR="00BB5EF2" w:rsidP="00BB5EF2" w:rsidRDefault="00BB5EF2" w14:paraId="1B963499" w14:textId="77777777">
      <w:pPr>
        <w:pStyle w:val="Anforderungstext"/>
      </w:pPr>
      <w:r>
        <w:t xml:space="preserve">The </w:t>
      </w:r>
      <w:r>
        <w:rPr>
          <w:i/>
        </w:rPr>
        <w:t>Save</w:t>
      </w:r>
      <w:r>
        <w:t xml:space="preserve"> and </w:t>
      </w:r>
      <w:r>
        <w:rPr>
          <w:i/>
        </w:rPr>
        <w:t>Discard</w:t>
      </w:r>
      <w:r>
        <w:t xml:space="preserve"> buttons may only be visible to the Admin Controller role.</w:t>
      </w:r>
    </w:p>
    <w:p w:rsidRPr="00C20AEF" w:rsidR="00BD0EB2" w:rsidP="00BD0EB2" w:rsidRDefault="00BD0EB2" w14:paraId="6C6C9F35" w14:textId="77777777">
      <w:pPr>
        <w:pStyle w:val="Textkrper"/>
      </w:pPr>
    </w:p>
    <w:p w:rsidRPr="00C20AEF" w:rsidR="00104C8A" w:rsidP="00104C8A" w:rsidRDefault="00104C8A" w14:paraId="1E2494FD" w14:textId="77777777">
      <w:pPr>
        <w:pStyle w:val="Anforderungsnummer"/>
      </w:pPr>
      <w:r>
        <w:t>Requirement: FKT-GUI-274</w:t>
      </w:r>
    </w:p>
    <w:p w:rsidRPr="00C20AEF" w:rsidR="00104C8A" w:rsidP="00104C8A" w:rsidRDefault="00104C8A" w14:paraId="7C747490" w14:textId="77777777">
      <w:pPr>
        <w:pStyle w:val="Anforderungstext"/>
      </w:pPr>
      <w:r>
        <w:t xml:space="preserve">When you click the </w:t>
      </w:r>
      <w:r>
        <w:rPr>
          <w:i/>
        </w:rPr>
        <w:t>Discard entries</w:t>
      </w:r>
      <w:r>
        <w:t xml:space="preserve"> button, the system must discard the user's entries - after confirming them via a popup - and set the previously loaded settings.</w:t>
      </w:r>
    </w:p>
    <w:p w:rsidRPr="00C20AEF" w:rsidR="00BD0EB2" w:rsidP="00BD0EB2" w:rsidRDefault="00BD0EB2" w14:paraId="1AA8C388" w14:textId="77777777">
      <w:pPr>
        <w:pStyle w:val="Textkrper"/>
      </w:pPr>
    </w:p>
    <w:p w:rsidRPr="00C20AEF" w:rsidR="00536300" w:rsidP="00536300" w:rsidRDefault="00536300" w14:paraId="5761FEC3" w14:textId="77777777">
      <w:pPr>
        <w:pStyle w:val="Anforderungsnummer"/>
      </w:pPr>
      <w:r>
        <w:t>Requirement: FKT-GUI-275</w:t>
      </w:r>
    </w:p>
    <w:p w:rsidRPr="00C20AEF" w:rsidR="00536300" w:rsidP="00536300" w:rsidRDefault="00536300" w14:paraId="65776E2E" w14:textId="25CE91B1">
      <w:pPr>
        <w:pStyle w:val="Anforderungstext"/>
      </w:pPr>
      <w:r>
        <w:t xml:space="preserve">For the </w:t>
      </w:r>
      <w:r>
        <w:rPr>
          <w:i/>
        </w:rPr>
        <w:t>Retailer</w:t>
      </w:r>
      <w:r>
        <w:t xml:space="preserve">, </w:t>
      </w:r>
      <w:proofErr w:type="spellStart"/>
      <w:r>
        <w:rPr>
          <w:i/>
        </w:rPr>
        <w:t>Retaileradmin</w:t>
      </w:r>
      <w:proofErr w:type="spellEnd"/>
      <w:r>
        <w:t xml:space="preserve"> and </w:t>
      </w:r>
      <w:r>
        <w:rPr>
          <w:i/>
        </w:rPr>
        <w:t>Market Controller</w:t>
      </w:r>
      <w:r>
        <w:t xml:space="preserve"> roles, the combo box is restricted to the countries for which the user is authorized via the </w:t>
      </w:r>
      <w:proofErr w:type="spellStart"/>
      <w:r>
        <w:rPr>
          <w:i/>
        </w:rPr>
        <w:t>OrteDS</w:t>
      </w:r>
      <w:proofErr w:type="spellEnd"/>
      <w:r>
        <w:t xml:space="preserve"> and </w:t>
      </w:r>
      <w:r>
        <w:rPr>
          <w:i/>
        </w:rPr>
        <w:t xml:space="preserve">OrteD2D </w:t>
      </w:r>
      <w:r>
        <w:t>parameters.</w:t>
      </w:r>
    </w:p>
    <w:p w:rsidRPr="00C20AEF" w:rsidR="00536300" w:rsidP="00BD0EB2" w:rsidRDefault="00536300" w14:paraId="31CAD7C4" w14:textId="77777777">
      <w:pPr>
        <w:pStyle w:val="Textkrper"/>
      </w:pPr>
    </w:p>
    <w:p w:rsidRPr="00C20AEF" w:rsidR="00234020" w:rsidP="00234020" w:rsidRDefault="00234020" w14:paraId="4DC45A1C" w14:textId="77777777">
      <w:pPr>
        <w:pStyle w:val="Textkrper"/>
        <w:rPr>
          <w:i/>
        </w:rPr>
      </w:pPr>
      <w:r>
        <w:t>The following buttons are available in the</w:t>
      </w:r>
      <w:r>
        <w:rPr>
          <w:i/>
        </w:rPr>
        <w:t xml:space="preserve"> RG Matrix </w:t>
      </w:r>
      <w:r>
        <w:t>area:</w:t>
      </w:r>
    </w:p>
    <w:tbl>
      <w:tblPr>
        <w:tblW w:w="4489" w:type="pct"/>
        <w:tblBorders>
          <w:top w:val="single" w:color="E20074" w:sz="18" w:space="0"/>
          <w:insideH w:val="single" w:color="auto" w:sz="4" w:space="0"/>
        </w:tblBorders>
        <w:tblLayout w:type="fixed"/>
        <w:tblLook w:val="01E0" w:firstRow="1" w:lastRow="1" w:firstColumn="1" w:lastColumn="1" w:noHBand="0" w:noVBand="0"/>
      </w:tblPr>
      <w:tblGrid>
        <w:gridCol w:w="1924"/>
        <w:gridCol w:w="1030"/>
        <w:gridCol w:w="5439"/>
      </w:tblGrid>
      <w:tr w:rsidRPr="00C20AEF" w:rsidR="00234020" w:rsidTr="00234020" w14:paraId="43318912" w14:textId="77777777">
        <w:trPr>
          <w:tblHeader/>
        </w:trPr>
        <w:tc>
          <w:tcPr>
            <w:tcW w:w="1967" w:type="dxa"/>
            <w:tcBorders>
              <w:top w:val="single" w:color="E20074" w:sz="18" w:space="0"/>
              <w:bottom w:val="single" w:color="auto" w:sz="4" w:space="0"/>
            </w:tcBorders>
            <w:shd w:val="clear" w:color="auto" w:fill="E0E0E0"/>
          </w:tcPr>
          <w:p w:rsidRPr="00C20AEF" w:rsidR="00234020" w:rsidP="00234020" w:rsidRDefault="00234020" w14:paraId="00C1D132" w14:textId="77777777">
            <w:pPr>
              <w:pStyle w:val="TableHeading"/>
              <w:keepNext w:val="0"/>
              <w:rPr>
                <w:rStyle w:val="Fett"/>
                <w:b/>
                <w:bCs/>
              </w:rPr>
            </w:pPr>
            <w:r>
              <w:rPr>
                <w:rStyle w:val="Fett"/>
                <w:b/>
              </w:rPr>
              <w:t>Button</w:t>
            </w:r>
          </w:p>
        </w:tc>
        <w:tc>
          <w:tcPr>
            <w:tcW w:w="1050" w:type="dxa"/>
            <w:tcBorders>
              <w:top w:val="single" w:color="E20074" w:sz="18" w:space="0"/>
              <w:bottom w:val="single" w:color="auto" w:sz="4" w:space="0"/>
            </w:tcBorders>
            <w:shd w:val="clear" w:color="auto" w:fill="E0E0E0"/>
          </w:tcPr>
          <w:p w:rsidRPr="00C20AEF" w:rsidR="00234020" w:rsidP="00234020" w:rsidRDefault="00234020" w14:paraId="268329A8" w14:textId="77777777">
            <w:pPr>
              <w:pStyle w:val="TableHeading"/>
              <w:keepNext w:val="0"/>
              <w:rPr>
                <w:rStyle w:val="Fett"/>
                <w:b/>
                <w:bCs/>
              </w:rPr>
            </w:pPr>
            <w:r>
              <w:rPr>
                <w:rStyle w:val="Fett"/>
                <w:b/>
              </w:rPr>
              <w:t>Symbol</w:t>
            </w:r>
          </w:p>
        </w:tc>
        <w:tc>
          <w:tcPr>
            <w:tcW w:w="5570" w:type="dxa"/>
            <w:tcBorders>
              <w:top w:val="single" w:color="E20074" w:sz="18" w:space="0"/>
              <w:bottom w:val="single" w:color="auto" w:sz="4" w:space="0"/>
            </w:tcBorders>
            <w:shd w:val="clear" w:color="auto" w:fill="E0E0E0"/>
          </w:tcPr>
          <w:p w:rsidRPr="00C20AEF" w:rsidR="00234020" w:rsidP="00234020" w:rsidRDefault="00234020" w14:paraId="10E1D83E" w14:textId="77777777">
            <w:pPr>
              <w:pStyle w:val="TableHeading"/>
              <w:keepNext w:val="0"/>
              <w:rPr>
                <w:rStyle w:val="Fett"/>
                <w:b/>
                <w:bCs/>
              </w:rPr>
            </w:pPr>
            <w:r>
              <w:rPr>
                <w:rStyle w:val="Fett"/>
                <w:b/>
              </w:rPr>
              <w:t>Function</w:t>
            </w:r>
          </w:p>
        </w:tc>
      </w:tr>
      <w:tr w:rsidRPr="00C20AEF" w:rsidR="0020039D" w:rsidTr="00144B58" w14:paraId="7038F50D" w14:textId="77777777">
        <w:tc>
          <w:tcPr>
            <w:tcW w:w="1967" w:type="dxa"/>
          </w:tcPr>
          <w:p w:rsidRPr="00C20AEF" w:rsidR="0020039D" w:rsidP="00144B58" w:rsidRDefault="0020039D" w14:paraId="5E643EC2" w14:textId="77777777">
            <w:pPr>
              <w:pStyle w:val="TabelleFlietext3"/>
              <w:spacing w:before="60" w:after="60"/>
            </w:pPr>
            <w:r>
              <w:t>Load discount groups</w:t>
            </w:r>
          </w:p>
        </w:tc>
        <w:tc>
          <w:tcPr>
            <w:tcW w:w="1050" w:type="dxa"/>
          </w:tcPr>
          <w:p w:rsidRPr="00C20AEF" w:rsidR="0020039D" w:rsidP="00144B58" w:rsidRDefault="009C33EB" w14:paraId="46C87816" w14:textId="77777777">
            <w:pPr>
              <w:keepLines/>
              <w:spacing w:before="60" w:after="60"/>
              <w:jc w:val="center"/>
            </w:pPr>
            <w:r>
              <w:rPr>
                <w:noProof/>
              </w:rPr>
              <w:drawing>
                <wp:inline distT="0" distB="0" distL="0" distR="0" wp14:anchorId="2D4D54D4" wp14:editId="0ABC227C">
                  <wp:extent cx="379730" cy="379730"/>
                  <wp:effectExtent l="19050" t="0" r="1270" b="0"/>
                  <wp:docPr id="88" name="Bild 88"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570" w:type="dxa"/>
          </w:tcPr>
          <w:p w:rsidRPr="00C20AEF" w:rsidR="0020039D" w:rsidP="00144B58" w:rsidRDefault="0020039D" w14:paraId="13B3B524" w14:textId="77777777">
            <w:pPr>
              <w:pStyle w:val="TabelleFlietext3"/>
              <w:spacing w:before="60" w:after="60"/>
            </w:pPr>
            <w:r>
              <w:t>Loads the discount group matrix for the selected country.</w:t>
            </w:r>
          </w:p>
        </w:tc>
      </w:tr>
      <w:tr w:rsidRPr="00C20AEF" w:rsidR="00104C8A" w:rsidTr="00144B58" w14:paraId="55E137F0" w14:textId="77777777">
        <w:tc>
          <w:tcPr>
            <w:tcW w:w="1967" w:type="dxa"/>
          </w:tcPr>
          <w:p w:rsidRPr="00C20AEF" w:rsidR="00104C8A" w:rsidP="00144B58" w:rsidRDefault="00104C8A" w14:paraId="541DDECB" w14:textId="77777777">
            <w:pPr>
              <w:pStyle w:val="TabelleFlietext3"/>
              <w:spacing w:before="60" w:after="60"/>
            </w:pPr>
            <w:r>
              <w:t>Save discount groups.</w:t>
            </w:r>
          </w:p>
        </w:tc>
        <w:tc>
          <w:tcPr>
            <w:tcW w:w="1050" w:type="dxa"/>
          </w:tcPr>
          <w:p w:rsidRPr="00C20AEF" w:rsidR="00104C8A" w:rsidP="00144B58" w:rsidRDefault="009C33EB" w14:paraId="18F90151" w14:textId="77777777">
            <w:pPr>
              <w:keepLines/>
              <w:spacing w:before="60" w:after="60"/>
              <w:jc w:val="center"/>
            </w:pPr>
            <w:r>
              <w:rPr>
                <w:noProof/>
              </w:rPr>
              <w:drawing>
                <wp:inline distT="0" distB="0" distL="0" distR="0" wp14:anchorId="6E839DE0" wp14:editId="4A4C885F">
                  <wp:extent cx="379730" cy="379730"/>
                  <wp:effectExtent l="19050" t="0" r="1270" b="0"/>
                  <wp:docPr id="89" name="Bild 89"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Button"/>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C20AEF" w:rsidR="00104C8A" w:rsidP="00144B58" w:rsidRDefault="00104C8A" w14:paraId="23B445A9" w14:textId="77777777">
            <w:pPr>
              <w:pStyle w:val="TabelleFlietext3"/>
              <w:spacing w:before="60" w:after="60"/>
            </w:pPr>
            <w:r>
              <w:t>Saves the changes in the discount group matrix.</w:t>
            </w:r>
          </w:p>
        </w:tc>
      </w:tr>
      <w:tr w:rsidRPr="00C20AEF" w:rsidR="0020039D" w:rsidTr="00144B58" w14:paraId="35FB96B0" w14:textId="77777777">
        <w:tc>
          <w:tcPr>
            <w:tcW w:w="1967" w:type="dxa"/>
          </w:tcPr>
          <w:p w:rsidRPr="00C20AEF" w:rsidR="0020039D" w:rsidP="00144B58" w:rsidRDefault="0020039D" w14:paraId="3C2BE055" w14:textId="77777777">
            <w:pPr>
              <w:pStyle w:val="TabelleFlietext3"/>
              <w:spacing w:before="60" w:after="60"/>
            </w:pPr>
            <w:r>
              <w:t>Discard inputs</w:t>
            </w:r>
          </w:p>
        </w:tc>
        <w:tc>
          <w:tcPr>
            <w:tcW w:w="1050" w:type="dxa"/>
          </w:tcPr>
          <w:p w:rsidRPr="00C20AEF" w:rsidR="0020039D" w:rsidP="00144B58" w:rsidRDefault="009C33EB" w14:paraId="7A49F72A" w14:textId="77777777">
            <w:pPr>
              <w:keepLines/>
              <w:spacing w:before="60" w:after="60"/>
              <w:jc w:val="center"/>
            </w:pPr>
            <w:r>
              <w:rPr>
                <w:noProof/>
              </w:rPr>
              <w:drawing>
                <wp:inline distT="0" distB="0" distL="0" distR="0" wp14:anchorId="751870DC" wp14:editId="45AEABA5">
                  <wp:extent cx="379730" cy="379730"/>
                  <wp:effectExtent l="19050" t="0" r="1270" b="0"/>
                  <wp:docPr id="90" name="Bild 90"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utton"/>
                          <pic:cNvPicPr>
                            <a:picLocks noChangeAspect="1" noChangeArrowheads="1"/>
                          </pic:cNvPicPr>
                        </pic:nvPicPr>
                        <pic:blipFill>
                          <a:blip r:embed="rId40"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C20AEF" w:rsidR="0020039D" w:rsidP="00144B58" w:rsidRDefault="0020039D" w14:paraId="029C01BE" w14:textId="77777777">
            <w:pPr>
              <w:pStyle w:val="TabelleFlietext3"/>
              <w:spacing w:before="60" w:after="60"/>
            </w:pPr>
            <w:r>
              <w:t>Resets the user entries in the discount group table.</w:t>
            </w:r>
          </w:p>
        </w:tc>
      </w:tr>
    </w:tbl>
    <w:p w:rsidRPr="00C20AEF" w:rsidR="00234020" w:rsidP="00234020" w:rsidRDefault="00234020" w14:paraId="0FD0AE6B" w14:textId="2863E866">
      <w:pPr>
        <w:pStyle w:val="Beschriftung"/>
      </w:pPr>
      <w:bookmarkStart w:name="_Toc98411858" w:id="579"/>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54</w:t>
      </w:r>
      <w:r>
        <w:fldChar w:fldCharType="end"/>
      </w:r>
      <w:r>
        <w:t xml:space="preserve"> - Panel settings: Buttons of the subpanel Part Scope 2</w:t>
      </w:r>
      <w:bookmarkEnd w:id="579"/>
    </w:p>
    <w:p w:rsidRPr="00C20AEF" w:rsidR="00C66D47" w:rsidRDefault="00C66D47" w14:paraId="2E8D9334" w14:textId="77777777">
      <w:pPr>
        <w:rPr>
          <w:rFonts w:cs="Arial"/>
          <w:b/>
          <w:kern w:val="24"/>
          <w:sz w:val="24"/>
          <w:szCs w:val="30"/>
        </w:rPr>
      </w:pPr>
      <w:bookmarkStart w:name="_Toc255461175" w:id="580"/>
      <w:bookmarkStart w:name="_Ref274559388" w:id="581"/>
      <w:bookmarkStart w:name="_Ref292362576" w:id="582"/>
      <w:r>
        <w:br w:type="page"/>
      </w:r>
    </w:p>
    <w:p w:rsidRPr="00C20AEF" w:rsidR="004A1A34" w:rsidP="004A1A34" w:rsidRDefault="00C66D47" w14:paraId="72DDD283" w14:textId="3A9A9F63">
      <w:pPr>
        <w:pStyle w:val="berschrift4"/>
      </w:pPr>
      <w:bookmarkStart w:name="_Ref17964505" w:id="583"/>
      <w:r>
        <w:lastRenderedPageBreak/>
        <w:t>Location-based handling margin</w:t>
      </w:r>
      <w:bookmarkEnd w:id="583"/>
    </w:p>
    <w:p w:rsidRPr="00C20AEF" w:rsidR="00C66D47" w:rsidP="00C66D47" w:rsidRDefault="00C66D47" w14:paraId="6E5EE496" w14:textId="48B322B4">
      <w:pPr>
        <w:pStyle w:val="Anforderungsnummer"/>
      </w:pPr>
      <w:r>
        <w:t>Requirement: FKT-GUI-395</w:t>
      </w:r>
    </w:p>
    <w:p w:rsidRPr="00C20AEF" w:rsidR="008A2422" w:rsidP="008A2422" w:rsidRDefault="00C66D47" w14:paraId="59D9F043" w14:textId="77777777">
      <w:pPr>
        <w:pStyle w:val="Anforderungstext"/>
      </w:pPr>
      <w:r>
        <w:t xml:space="preserve">For the </w:t>
      </w:r>
      <w:proofErr w:type="spellStart"/>
      <w:r>
        <w:rPr>
          <w:i/>
        </w:rPr>
        <w:t>Retaileradmin</w:t>
      </w:r>
      <w:proofErr w:type="spellEnd"/>
      <w:r>
        <w:t xml:space="preserve"> role, a location-based handling margin becomes maintainable for the D2D process. This is valid for all discount groups and divisions. In subpanel 8.3 (STOX part scope and RG matrix), the area "D2D handling margin" is included for this purpose. If a user has no "D2D rights" (i.e. his </w:t>
      </w:r>
      <w:r>
        <w:rPr>
          <w:i/>
        </w:rPr>
        <w:t>locationsD2D</w:t>
      </w:r>
      <w:r>
        <w:t xml:space="preserve"> are empty), the area is hidden.</w:t>
      </w:r>
    </w:p>
    <w:p w:rsidRPr="00C20AEF" w:rsidR="00622BD4" w:rsidP="00C66D47" w:rsidRDefault="00622BD4" w14:paraId="72711323" w14:textId="537841B6">
      <w:pPr>
        <w:pStyle w:val="Anforderungstext"/>
      </w:pPr>
      <w:r>
        <w:t xml:space="preserve">All fields and labels in this area are stored with tooltips and can be maintained via </w:t>
      </w:r>
      <w:proofErr w:type="spellStart"/>
      <w:r>
        <w:t>PGuard</w:t>
      </w:r>
      <w:proofErr w:type="spellEnd"/>
      <w:r>
        <w:t>.</w:t>
      </w:r>
    </w:p>
    <w:p w:rsidRPr="00C20AEF" w:rsidR="00C66D47" w:rsidP="00C66D47" w:rsidRDefault="00C66D47" w14:paraId="34D4DF2C" w14:textId="299FBA4E">
      <w:pPr>
        <w:pStyle w:val="Textkrper"/>
      </w:pPr>
    </w:p>
    <w:p w:rsidRPr="00C20AEF" w:rsidR="004A1A34" w:rsidP="00C66D47" w:rsidRDefault="004A1A34" w14:paraId="6FBAF955" w14:textId="0C8634B7">
      <w:pPr>
        <w:pStyle w:val="Textkrper"/>
      </w:pPr>
      <w:r>
        <w:rPr>
          <w:noProof/>
        </w:rPr>
        <w:drawing>
          <wp:inline distT="0" distB="0" distL="0" distR="0" wp14:anchorId="13A110EC" wp14:editId="5B31A78D">
            <wp:extent cx="5935980" cy="1436370"/>
            <wp:effectExtent l="0" t="0" r="0" b="0"/>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35980" cy="1436370"/>
                    </a:xfrm>
                    <a:prstGeom prst="rect">
                      <a:avLst/>
                    </a:prstGeom>
                  </pic:spPr>
                </pic:pic>
              </a:graphicData>
            </a:graphic>
          </wp:inline>
        </w:drawing>
      </w:r>
    </w:p>
    <w:p w:rsidRPr="00C20AEF" w:rsidR="00C66D47" w:rsidP="00C66D47" w:rsidRDefault="004A1A34" w14:paraId="0DBF4CCE" w14:textId="55BED344">
      <w:pPr>
        <w:pStyle w:val="Textkrper"/>
      </w:pPr>
      <w:r>
        <w:rPr>
          <w:noProof/>
        </w:rPr>
        <w:drawing>
          <wp:inline distT="0" distB="0" distL="0" distR="0" wp14:anchorId="77F2679B" wp14:editId="297DAF67">
            <wp:extent cx="3067050" cy="1066800"/>
            <wp:effectExtent l="0" t="0" r="0" b="0"/>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67050" cy="1066800"/>
                    </a:xfrm>
                    <a:prstGeom prst="rect">
                      <a:avLst/>
                    </a:prstGeom>
                  </pic:spPr>
                </pic:pic>
              </a:graphicData>
            </a:graphic>
          </wp:inline>
        </w:drawing>
      </w:r>
    </w:p>
    <w:p w:rsidRPr="00C20AEF" w:rsidR="00E17FDC" w:rsidP="00E17FDC" w:rsidRDefault="00E17FDC" w14:paraId="3547ADD2" w14:textId="77777777">
      <w:pPr>
        <w:pStyle w:val="Anforderungsnummer"/>
      </w:pPr>
    </w:p>
    <w:p w:rsidRPr="00C20AEF" w:rsidR="004A1A34" w:rsidP="00E17FDC" w:rsidRDefault="00E17FDC" w14:paraId="359B808F" w14:textId="54A005FB">
      <w:pPr>
        <w:pStyle w:val="Anforderungsnummer"/>
      </w:pPr>
      <w:r>
        <w:t>Requirement: FKT-GUI-396</w:t>
      </w:r>
    </w:p>
    <w:p w:rsidRPr="00C20AEF" w:rsidR="00E17FDC" w:rsidP="00E17FDC" w:rsidRDefault="00E17FDC" w14:paraId="562C21E3" w14:textId="317E5F34">
      <w:pPr>
        <w:pStyle w:val="Anforderungstext"/>
      </w:pPr>
      <w:r>
        <w:t>All editable fields are integer (&gt;= zero) and filled with a value of zero by default. The field "Order value per TNR &lt; x" is not editable. The displayed value is automatically taken from the "Order value per TNR &gt;= x" field (for each change).</w:t>
      </w:r>
    </w:p>
    <w:p w:rsidRPr="00C20AEF" w:rsidR="00FB04FF" w:rsidP="00FB04FF" w:rsidRDefault="00E17FDC" w14:paraId="7A1EC64D" w14:textId="77777777">
      <w:pPr>
        <w:pStyle w:val="Anforderungstext"/>
      </w:pPr>
      <w:r>
        <w:t>If the "Min. value" entry is not zero, it must always be less than the "Max. value". Should the Min. value &gt;= the Max. Value or the Max. Value &lt;= the Min. value, the storage is aborted and a corresponding error message is displayed.</w:t>
      </w:r>
    </w:p>
    <w:p w:rsidRPr="00C20AEF" w:rsidR="00FB04FF" w:rsidP="00FB04FF" w:rsidRDefault="00FB04FF" w14:paraId="3BE842D5" w14:textId="528193A6">
      <w:pPr>
        <w:pStyle w:val="Anforderungstext"/>
      </w:pPr>
      <w:r>
        <w:t xml:space="preserve">The </w:t>
      </w:r>
      <w:proofErr w:type="spellStart"/>
      <w:r>
        <w:rPr>
          <w:i/>
        </w:rPr>
        <w:t>Retaileradmin</w:t>
      </w:r>
      <w:proofErr w:type="spellEnd"/>
      <w:r>
        <w:t xml:space="preserve"> has the possibility to enter a value for a percentage as well as minimum or maximum values for a handling margin up to or above a threshold value of x €</w:t>
      </w:r>
      <w:r w:rsidRPr="00C20AEF">
        <w:rPr>
          <w:rStyle w:val="Funotenzeichen"/>
        </w:rPr>
        <w:footnoteReference w:id="57"/>
      </w:r>
      <w:r>
        <w:t xml:space="preserve"> .</w:t>
      </w:r>
    </w:p>
    <w:p w:rsidRPr="00C20AEF" w:rsidR="00DF46E5" w:rsidP="00ED7666" w:rsidRDefault="00C66D47" w14:paraId="53BFE622" w14:textId="3643920A">
      <w:pPr>
        <w:pStyle w:val="Textkrper"/>
      </w:pPr>
      <w:r>
        <w:br w:type="page"/>
      </w:r>
    </w:p>
    <w:p w:rsidRPr="00C20AEF" w:rsidR="00234020" w:rsidP="00234020" w:rsidRDefault="00234020" w14:paraId="03EC8717" w14:textId="77777777">
      <w:pPr>
        <w:pStyle w:val="berschrift3"/>
      </w:pPr>
      <w:bookmarkStart w:name="_Ref53065417" w:id="584"/>
      <w:bookmarkStart w:name="_Toc98411966" w:id="585"/>
      <w:r>
        <w:lastRenderedPageBreak/>
        <w:t>Administration</w:t>
      </w:r>
      <w:bookmarkEnd w:id="580"/>
      <w:bookmarkEnd w:id="581"/>
      <w:bookmarkEnd w:id="582"/>
      <w:bookmarkEnd w:id="584"/>
      <w:bookmarkEnd w:id="585"/>
    </w:p>
    <w:p w:rsidRPr="00C20AEF" w:rsidR="008148F1" w:rsidP="008148F1" w:rsidRDefault="001132C4" w14:paraId="24071D94" w14:textId="77777777">
      <w:pPr>
        <w:pStyle w:val="Textkrper"/>
      </w:pPr>
      <w:r>
        <w:t xml:space="preserve">The </w:t>
      </w:r>
      <w:r>
        <w:rPr>
          <w:i/>
        </w:rPr>
        <w:t>Administration</w:t>
      </w:r>
      <w:r>
        <w:t xml:space="preserve"> subpanel is designed for admin control. These can change general parameters here and define bandwidths for operating settings. All settings are market-specific. This means that the user must first select a market (country) and can then adjust its settings.</w:t>
      </w:r>
    </w:p>
    <w:p w:rsidRPr="00C20AEF" w:rsidR="008148F1" w:rsidP="008148F1" w:rsidRDefault="008148F1" w14:paraId="40066E4A" w14:textId="77777777">
      <w:pPr>
        <w:pStyle w:val="Anforderungsnummer"/>
      </w:pPr>
      <w:r>
        <w:t>Requirement: FKT-GUI-276</w:t>
      </w:r>
    </w:p>
    <w:p w:rsidRPr="00C20AEF" w:rsidR="008148F1" w:rsidP="008148F1" w:rsidRDefault="008148F1" w14:paraId="51C1D736" w14:textId="77777777">
      <w:pPr>
        <w:pStyle w:val="Anforderungstext"/>
      </w:pPr>
      <w:r>
        <w:t xml:space="preserve">The </w:t>
      </w:r>
      <w:r>
        <w:rPr>
          <w:i/>
        </w:rPr>
        <w:t xml:space="preserve">Administration </w:t>
      </w:r>
      <w:r>
        <w:t xml:space="preserve">tab is displayed only for users in the </w:t>
      </w:r>
      <w:r>
        <w:rPr>
          <w:i/>
        </w:rPr>
        <w:t>Admin</w:t>
      </w:r>
      <w:r>
        <w:t xml:space="preserve"> role.</w:t>
      </w:r>
    </w:p>
    <w:p w:rsidRPr="00C20AEF" w:rsidR="00BD0EB2" w:rsidP="00BD0EB2" w:rsidRDefault="00BD0EB2" w14:paraId="146A13A7" w14:textId="77777777">
      <w:pPr>
        <w:pStyle w:val="Textkrper"/>
      </w:pPr>
    </w:p>
    <w:p w:rsidRPr="00C20AEF" w:rsidR="004675B2" w:rsidP="004675B2" w:rsidRDefault="004675B2" w14:paraId="4480A9C3" w14:textId="77777777">
      <w:pPr>
        <w:pStyle w:val="Anforderungsnummer"/>
      </w:pPr>
      <w:r>
        <w:t>Requirement: FKT-GUI-277</w:t>
      </w:r>
    </w:p>
    <w:p w:rsidRPr="00C20AEF" w:rsidR="004675B2" w:rsidP="004675B2" w:rsidRDefault="004675B2" w14:paraId="16FD6B3E" w14:textId="77777777">
      <w:pPr>
        <w:pStyle w:val="Anforderungstext"/>
      </w:pPr>
      <w:r>
        <w:t xml:space="preserve">The system must provide the user with a possibility to select the market and load the settings for this market ( </w:t>
      </w:r>
      <w:r>
        <w:rPr>
          <w:i/>
        </w:rPr>
        <w:t>Market</w:t>
      </w:r>
      <w:r>
        <w:t xml:space="preserve"> combo box and </w:t>
      </w:r>
      <w:proofErr w:type="spellStart"/>
      <w:r>
        <w:rPr>
          <w:i/>
        </w:rPr>
        <w:t>Load</w:t>
      </w:r>
      <w:r>
        <w:t>button</w:t>
      </w:r>
      <w:proofErr w:type="spellEnd"/>
      <w:r>
        <w:t>).</w:t>
      </w:r>
    </w:p>
    <w:p w:rsidRPr="00C20AEF" w:rsidR="007811BB" w:rsidP="007811BB" w:rsidRDefault="007811BB" w14:paraId="1307F55B" w14:textId="77777777">
      <w:pPr>
        <w:pStyle w:val="Textkrper"/>
      </w:pPr>
    </w:p>
    <w:p w:rsidRPr="00C20AEF" w:rsidR="00234020" w:rsidP="00234020" w:rsidRDefault="009C33EB" w14:paraId="335C50A4" w14:textId="77777777">
      <w:pPr>
        <w:pStyle w:val="Textkrper"/>
        <w:keepNext/>
      </w:pPr>
      <w:r>
        <w:rPr>
          <w:noProof/>
        </w:rPr>
        <w:drawing>
          <wp:inline distT="0" distB="0" distL="0" distR="0" wp14:anchorId="58FBBF5E" wp14:editId="4CE95E9A">
            <wp:extent cx="5926455" cy="4451350"/>
            <wp:effectExtent l="19050" t="0" r="0" b="0"/>
            <wp:docPr id="91" name="Bild 91"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01"/>
                    <pic:cNvPicPr>
                      <a:picLocks noChangeAspect="1" noChangeArrowheads="1"/>
                    </pic:cNvPicPr>
                  </pic:nvPicPr>
                  <pic:blipFill>
                    <a:blip r:embed="rId98"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C20AEF" w:rsidR="00234020" w:rsidP="00234020" w:rsidRDefault="00234020" w14:paraId="778E8056" w14:textId="712B03C5">
      <w:pPr>
        <w:pStyle w:val="Beschriftung"/>
        <w:jc w:val="both"/>
      </w:pPr>
      <w:bookmarkStart w:name="_Toc255401673" w:id="586"/>
      <w:bookmarkStart w:name="_Toc98411891" w:id="587"/>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24</w:t>
      </w:r>
      <w:r>
        <w:fldChar w:fldCharType="end"/>
      </w:r>
      <w:r>
        <w:t xml:space="preserve"> - Panel settings: Administration</w:t>
      </w:r>
      <w:bookmarkEnd w:id="586"/>
      <w:bookmarkEnd w:id="587"/>
    </w:p>
    <w:p w:rsidRPr="00C20AEF" w:rsidR="00144B58" w:rsidP="00144B58" w:rsidRDefault="00144B58" w14:paraId="30DE5E80" w14:textId="77777777">
      <w:pPr>
        <w:pStyle w:val="SchnelllesetextbergeordneteAussage1"/>
      </w:pPr>
      <w:r>
        <w:t>Field description</w:t>
      </w:r>
    </w:p>
    <w:p w:rsidRPr="00C20AEF" w:rsidR="00144B58" w:rsidP="00144B58" w:rsidRDefault="00144B58" w14:paraId="5DDC26B2" w14:textId="77777777">
      <w:pPr>
        <w:pStyle w:val="Anforderungsnummer"/>
      </w:pPr>
      <w:r>
        <w:t>Requirement: FKT-GUI-278</w:t>
      </w:r>
    </w:p>
    <w:p w:rsidRPr="00C20AEF" w:rsidR="00144B58" w:rsidP="00144B58" w:rsidRDefault="00144B58" w14:paraId="61C55E78" w14:textId="77777777">
      <w:pPr>
        <w:pStyle w:val="Anforderungstext"/>
      </w:pPr>
      <w:r>
        <w:t>The system must provide and populate the following fields:</w:t>
      </w:r>
    </w:p>
    <w:p w:rsidRPr="00C20AEF" w:rsidR="00BD0EB2" w:rsidP="00BD0EB2" w:rsidRDefault="00BD0EB2" w14:paraId="6BC5F955" w14:textId="77777777">
      <w:pPr>
        <w:pStyle w:val="Textkrper"/>
      </w:pPr>
    </w:p>
    <w:tbl>
      <w:tblPr>
        <w:tblW w:w="5000" w:type="pct"/>
        <w:tblBorders>
          <w:top w:val="single" w:color="E20074" w:sz="18" w:space="0"/>
          <w:insideH w:val="single" w:color="auto" w:sz="4" w:space="0"/>
        </w:tblBorders>
        <w:tblLook w:val="01E0" w:firstRow="1" w:lastRow="1" w:firstColumn="1" w:lastColumn="1" w:noHBand="0" w:noVBand="0"/>
      </w:tblPr>
      <w:tblGrid>
        <w:gridCol w:w="1790"/>
        <w:gridCol w:w="1174"/>
        <w:gridCol w:w="841"/>
        <w:gridCol w:w="1716"/>
        <w:gridCol w:w="3827"/>
      </w:tblGrid>
      <w:tr w:rsidRPr="00C20AEF" w:rsidR="00144B58" w:rsidTr="00144B58" w14:paraId="3A1A7080" w14:textId="77777777">
        <w:trPr>
          <w:tblHeader/>
        </w:trPr>
        <w:tc>
          <w:tcPr>
            <w:tcW w:w="957" w:type="pct"/>
            <w:tcBorders>
              <w:top w:val="single" w:color="E20074" w:sz="18" w:space="0"/>
              <w:bottom w:val="single" w:color="auto" w:sz="4" w:space="0"/>
            </w:tcBorders>
            <w:shd w:val="clear" w:color="auto" w:fill="E0E0E0"/>
          </w:tcPr>
          <w:p w:rsidRPr="00C20AEF" w:rsidR="00144B58" w:rsidP="00144B58" w:rsidRDefault="00144B58" w14:paraId="24FB269F" w14:textId="77777777">
            <w:pPr>
              <w:pStyle w:val="TableHeading"/>
              <w:keepNext w:val="0"/>
              <w:rPr>
                <w:rStyle w:val="Fett"/>
                <w:b/>
                <w:bCs/>
              </w:rPr>
            </w:pPr>
            <w:r>
              <w:rPr>
                <w:rStyle w:val="Fett"/>
                <w:b/>
              </w:rPr>
              <w:lastRenderedPageBreak/>
              <w:t>Field</w:t>
            </w:r>
          </w:p>
        </w:tc>
        <w:tc>
          <w:tcPr>
            <w:tcW w:w="628" w:type="pct"/>
            <w:tcBorders>
              <w:top w:val="single" w:color="E20074" w:sz="18" w:space="0"/>
              <w:bottom w:val="single" w:color="auto" w:sz="4" w:space="0"/>
            </w:tcBorders>
            <w:shd w:val="clear" w:color="auto" w:fill="E0E0E0"/>
          </w:tcPr>
          <w:p w:rsidRPr="00C20AEF" w:rsidR="00144B58" w:rsidP="00144B58" w:rsidRDefault="00144B58" w14:paraId="5205553D" w14:textId="77777777">
            <w:pPr>
              <w:pStyle w:val="TableHeading"/>
              <w:keepNext w:val="0"/>
              <w:rPr>
                <w:rStyle w:val="Fett"/>
                <w:b/>
                <w:bCs/>
              </w:rPr>
            </w:pPr>
            <w:r>
              <w:rPr>
                <w:rStyle w:val="Fett"/>
                <w:b/>
              </w:rPr>
              <w:t>Element</w:t>
            </w:r>
          </w:p>
        </w:tc>
        <w:tc>
          <w:tcPr>
            <w:tcW w:w="450" w:type="pct"/>
            <w:tcBorders>
              <w:top w:val="single" w:color="E20074" w:sz="18" w:space="0"/>
              <w:bottom w:val="single" w:color="auto" w:sz="4" w:space="0"/>
            </w:tcBorders>
            <w:shd w:val="clear" w:color="auto" w:fill="E0E0E0"/>
          </w:tcPr>
          <w:p w:rsidRPr="00C20AEF" w:rsidR="00144B58" w:rsidP="00144B58" w:rsidRDefault="00144B58" w14:paraId="31A3D6D5" w14:textId="77777777">
            <w:pPr>
              <w:pStyle w:val="TableHeading"/>
              <w:keepNext w:val="0"/>
              <w:rPr>
                <w:rStyle w:val="Fett"/>
                <w:b/>
                <w:bCs/>
              </w:rPr>
            </w:pPr>
            <w:r>
              <w:rPr>
                <w:rStyle w:val="Fett"/>
                <w:b/>
              </w:rPr>
              <w:t>Editable</w:t>
            </w:r>
          </w:p>
        </w:tc>
        <w:tc>
          <w:tcPr>
            <w:tcW w:w="918" w:type="pct"/>
            <w:tcBorders>
              <w:top w:val="single" w:color="E20074" w:sz="18" w:space="0"/>
              <w:bottom w:val="single" w:color="auto" w:sz="4" w:space="0"/>
            </w:tcBorders>
            <w:shd w:val="clear" w:color="auto" w:fill="E0E0E0"/>
          </w:tcPr>
          <w:p w:rsidRPr="00C20AEF" w:rsidR="00144B58" w:rsidP="00144B58" w:rsidRDefault="00144B58" w14:paraId="757582C4" w14:textId="77777777">
            <w:pPr>
              <w:pStyle w:val="TableHeading"/>
              <w:keepNext w:val="0"/>
              <w:rPr>
                <w:rStyle w:val="Fett"/>
                <w:b/>
                <w:bCs/>
              </w:rPr>
            </w:pPr>
            <w:r>
              <w:rPr>
                <w:rStyle w:val="Fett"/>
                <w:b/>
              </w:rPr>
              <w:t>Format</w:t>
            </w:r>
          </w:p>
        </w:tc>
        <w:tc>
          <w:tcPr>
            <w:tcW w:w="2047" w:type="pct"/>
            <w:tcBorders>
              <w:top w:val="single" w:color="E20074" w:sz="18" w:space="0"/>
              <w:bottom w:val="single" w:color="auto" w:sz="4" w:space="0"/>
            </w:tcBorders>
            <w:shd w:val="clear" w:color="auto" w:fill="E0E0E0"/>
          </w:tcPr>
          <w:p w:rsidRPr="00C20AEF" w:rsidR="00144B58" w:rsidP="00144B58" w:rsidRDefault="00144B58" w14:paraId="38268DCB" w14:textId="77777777">
            <w:pPr>
              <w:pStyle w:val="TableHeading"/>
              <w:keepNext w:val="0"/>
              <w:rPr>
                <w:rStyle w:val="Fett"/>
                <w:b/>
                <w:bCs/>
              </w:rPr>
            </w:pPr>
            <w:r>
              <w:rPr>
                <w:rStyle w:val="Fett"/>
                <w:b/>
              </w:rPr>
              <w:t>Content</w:t>
            </w:r>
          </w:p>
        </w:tc>
      </w:tr>
      <w:tr w:rsidRPr="00C20AEF" w:rsidR="00144B58" w:rsidTr="00144B58" w14:paraId="47F427DB" w14:textId="77777777">
        <w:tc>
          <w:tcPr>
            <w:tcW w:w="957" w:type="pct"/>
            <w:tcBorders>
              <w:top w:val="single" w:color="auto" w:sz="4" w:space="0"/>
            </w:tcBorders>
          </w:tcPr>
          <w:p w:rsidRPr="00C20AEF" w:rsidR="00144B58" w:rsidP="00144B58" w:rsidRDefault="00144B58" w14:paraId="235AAA7B" w14:textId="77777777">
            <w:pPr>
              <w:pStyle w:val="TabelleFlietext3"/>
              <w:spacing w:before="60" w:after="60"/>
              <w:ind w:left="0"/>
            </w:pPr>
            <w:r>
              <w:t>Market</w:t>
            </w:r>
          </w:p>
        </w:tc>
        <w:tc>
          <w:tcPr>
            <w:tcW w:w="628" w:type="pct"/>
            <w:tcBorders>
              <w:top w:val="single" w:color="auto" w:sz="4" w:space="0"/>
            </w:tcBorders>
          </w:tcPr>
          <w:p w:rsidRPr="00C20AEF" w:rsidR="00144B58" w:rsidP="00144B58" w:rsidRDefault="00144B58" w14:paraId="684AEB33" w14:textId="77777777">
            <w:pPr>
              <w:pStyle w:val="TabelleFlietext3"/>
              <w:spacing w:before="60" w:after="60"/>
              <w:ind w:left="0"/>
            </w:pPr>
            <w:proofErr w:type="spellStart"/>
            <w:r>
              <w:t>Combobox</w:t>
            </w:r>
            <w:proofErr w:type="spellEnd"/>
          </w:p>
        </w:tc>
        <w:tc>
          <w:tcPr>
            <w:tcW w:w="450" w:type="pct"/>
            <w:tcBorders>
              <w:top w:val="single" w:color="auto" w:sz="4" w:space="0"/>
            </w:tcBorders>
          </w:tcPr>
          <w:p w:rsidRPr="00C20AEF" w:rsidR="00144B58" w:rsidP="00144B58" w:rsidRDefault="00144B58" w14:paraId="1D2DFE6A" w14:textId="77777777">
            <w:pPr>
              <w:pStyle w:val="TabelleFlietext3"/>
              <w:spacing w:before="60" w:after="60"/>
              <w:ind w:left="0"/>
              <w:jc w:val="center"/>
            </w:pPr>
            <w:r>
              <w:t>J</w:t>
            </w:r>
          </w:p>
        </w:tc>
        <w:tc>
          <w:tcPr>
            <w:tcW w:w="918" w:type="pct"/>
            <w:tcBorders>
              <w:top w:val="single" w:color="auto" w:sz="4" w:space="0"/>
            </w:tcBorders>
          </w:tcPr>
          <w:p w:rsidRPr="00C20AEF" w:rsidR="00144B58" w:rsidP="00144B58" w:rsidRDefault="00144B58" w14:paraId="0885D7CB" w14:textId="77777777">
            <w:pPr>
              <w:pStyle w:val="TabelleFlietext3"/>
              <w:spacing w:before="60" w:after="60"/>
              <w:ind w:left="0"/>
            </w:pPr>
            <w:r>
              <w:t>Country as text</w:t>
            </w:r>
          </w:p>
        </w:tc>
        <w:tc>
          <w:tcPr>
            <w:tcW w:w="2047" w:type="pct"/>
            <w:tcBorders>
              <w:top w:val="single" w:color="auto" w:sz="4" w:space="0"/>
            </w:tcBorders>
          </w:tcPr>
          <w:p w:rsidRPr="00C20AEF" w:rsidR="00144B58" w:rsidP="00144B58" w:rsidRDefault="00144B58" w14:paraId="11B42B77" w14:textId="77777777">
            <w:pPr>
              <w:pStyle w:val="TabelleFlietext3"/>
              <w:spacing w:before="60" w:after="60"/>
              <w:ind w:left="0"/>
            </w:pPr>
            <w:r>
              <w:t>Selection of the market for which the parameters will be loaded.</w:t>
            </w:r>
          </w:p>
        </w:tc>
      </w:tr>
      <w:tr w:rsidRPr="00C20AEF" w:rsidR="003D3377" w:rsidTr="00144B58" w14:paraId="696CC981" w14:textId="77777777">
        <w:tc>
          <w:tcPr>
            <w:tcW w:w="957" w:type="pct"/>
          </w:tcPr>
          <w:p w:rsidRPr="00C20AEF" w:rsidR="003D3377" w:rsidP="007C4534" w:rsidRDefault="0012276D" w14:paraId="7CA9DC2A" w14:textId="28F9F5C2">
            <w:pPr>
              <w:pStyle w:val="TabelleFlietext3"/>
              <w:spacing w:before="60" w:after="60"/>
              <w:ind w:left="0"/>
            </w:pPr>
            <w:r>
              <w:t xml:space="preserve">3x </w:t>
            </w:r>
            <w:proofErr w:type="spellStart"/>
            <w:r>
              <w:t>DeadStock</w:t>
            </w:r>
            <w:proofErr w:type="spellEnd"/>
            <w:r>
              <w:t xml:space="preserve"> category</w:t>
            </w:r>
          </w:p>
        </w:tc>
        <w:tc>
          <w:tcPr>
            <w:tcW w:w="628" w:type="pct"/>
          </w:tcPr>
          <w:p w:rsidRPr="00C20AEF" w:rsidR="003D3377" w:rsidP="007C4534" w:rsidRDefault="003D3377" w14:paraId="1B702EC5" w14:textId="77777777">
            <w:pPr>
              <w:pStyle w:val="TabelleFlietext3"/>
              <w:spacing w:before="60" w:after="60"/>
              <w:ind w:left="0"/>
            </w:pPr>
            <w:r>
              <w:t>Text field</w:t>
            </w:r>
          </w:p>
        </w:tc>
        <w:tc>
          <w:tcPr>
            <w:tcW w:w="450" w:type="pct"/>
          </w:tcPr>
          <w:p w:rsidRPr="00C20AEF" w:rsidR="003D3377" w:rsidP="007C4534" w:rsidRDefault="003D3377" w14:paraId="39BF0A9E" w14:textId="77777777">
            <w:pPr>
              <w:pStyle w:val="TabelleFlietext3"/>
              <w:spacing w:before="60" w:after="60"/>
              <w:ind w:left="0"/>
              <w:jc w:val="center"/>
            </w:pPr>
          </w:p>
        </w:tc>
        <w:tc>
          <w:tcPr>
            <w:tcW w:w="918" w:type="pct"/>
          </w:tcPr>
          <w:p w:rsidRPr="00C20AEF" w:rsidR="003D3377" w:rsidP="007C4534" w:rsidRDefault="003D3377" w14:paraId="71071B13" w14:textId="77777777">
            <w:pPr>
              <w:pStyle w:val="TabelleFlietext3"/>
              <w:spacing w:before="60" w:after="60"/>
              <w:ind w:left="0"/>
            </w:pPr>
            <w:r>
              <w:t>-</w:t>
            </w:r>
          </w:p>
        </w:tc>
        <w:tc>
          <w:tcPr>
            <w:tcW w:w="2047" w:type="pct"/>
          </w:tcPr>
          <w:p w:rsidRPr="00C20AEF" w:rsidR="003D3377" w:rsidP="007C4534" w:rsidRDefault="00296C79" w14:paraId="38A69346" w14:textId="2DFC64B2">
            <w:pPr>
              <w:pStyle w:val="TabelleFlietext3"/>
              <w:keepNext/>
              <w:spacing w:before="60" w:after="60"/>
              <w:ind w:left="0"/>
            </w:pPr>
            <w:proofErr w:type="spellStart"/>
            <w:r>
              <w:t>DeadStock</w:t>
            </w:r>
            <w:proofErr w:type="spellEnd"/>
            <w:r>
              <w:t xml:space="preserve"> categories I - III.</w:t>
            </w:r>
          </w:p>
        </w:tc>
      </w:tr>
      <w:tr w:rsidRPr="00C20AEF" w:rsidR="00144B58" w:rsidTr="00144B58" w14:paraId="460B4427" w14:textId="77777777">
        <w:tc>
          <w:tcPr>
            <w:tcW w:w="957" w:type="pct"/>
          </w:tcPr>
          <w:p w:rsidRPr="00C20AEF" w:rsidR="00144B58" w:rsidP="007C4534" w:rsidRDefault="0012276D" w14:paraId="0D7B5B58" w14:textId="4B1DC3BD">
            <w:pPr>
              <w:pStyle w:val="TabelleFlietext3"/>
              <w:spacing w:before="60" w:after="60"/>
              <w:ind w:left="0"/>
            </w:pPr>
            <w:r>
              <w:t xml:space="preserve">3x </w:t>
            </w:r>
            <w:proofErr w:type="spellStart"/>
            <w:r>
              <w:t>DeadStock</w:t>
            </w:r>
            <w:proofErr w:type="spellEnd"/>
            <w:r>
              <w:t xml:space="preserve"> discount rate</w:t>
            </w:r>
          </w:p>
        </w:tc>
        <w:tc>
          <w:tcPr>
            <w:tcW w:w="628" w:type="pct"/>
          </w:tcPr>
          <w:p w:rsidRPr="00C20AEF" w:rsidR="00144B58" w:rsidP="007C4534" w:rsidRDefault="00144B58" w14:paraId="506BEDA6" w14:textId="77777777">
            <w:pPr>
              <w:pStyle w:val="TabelleFlietext3"/>
              <w:spacing w:before="60" w:after="60"/>
              <w:ind w:left="0"/>
            </w:pPr>
            <w:r>
              <w:t>Text field</w:t>
            </w:r>
          </w:p>
        </w:tc>
        <w:tc>
          <w:tcPr>
            <w:tcW w:w="450" w:type="pct"/>
          </w:tcPr>
          <w:p w:rsidRPr="00C20AEF" w:rsidR="00144B58" w:rsidP="007C4534" w:rsidRDefault="00144B58" w14:paraId="5788D95D" w14:textId="77777777">
            <w:pPr>
              <w:pStyle w:val="TabelleFlietext3"/>
              <w:spacing w:before="60" w:after="60"/>
              <w:ind w:left="0"/>
              <w:jc w:val="center"/>
            </w:pPr>
            <w:r>
              <w:t>J</w:t>
            </w:r>
          </w:p>
        </w:tc>
        <w:tc>
          <w:tcPr>
            <w:tcW w:w="918" w:type="pct"/>
          </w:tcPr>
          <w:p w:rsidRPr="00C20AEF" w:rsidR="00144B58" w:rsidP="007C4534" w:rsidRDefault="00144B58" w14:paraId="38079961" w14:textId="77777777">
            <w:pPr>
              <w:pStyle w:val="TabelleFlietext3"/>
              <w:spacing w:before="60" w:after="60"/>
              <w:ind w:left="0"/>
            </w:pPr>
            <w:r>
              <w:t>2-digit number between 0 and 99</w:t>
            </w:r>
          </w:p>
        </w:tc>
        <w:tc>
          <w:tcPr>
            <w:tcW w:w="2047" w:type="pct"/>
          </w:tcPr>
          <w:p w:rsidRPr="00C20AEF" w:rsidR="00144B58" w:rsidP="00343977" w:rsidRDefault="0012276D" w14:paraId="1693FADA" w14:textId="1A16C6F6">
            <w:pPr>
              <w:pStyle w:val="TabelleFlietext3"/>
              <w:keepNext/>
              <w:spacing w:before="60" w:after="60"/>
              <w:ind w:left="0"/>
            </w:pPr>
            <w:r>
              <w:t xml:space="preserve">Default value for the </w:t>
            </w:r>
            <w:proofErr w:type="spellStart"/>
            <w:r>
              <w:t>DeadStock</w:t>
            </w:r>
            <w:proofErr w:type="spellEnd"/>
            <w:r>
              <w:t xml:space="preserve"> discount rate to the </w:t>
            </w:r>
            <w:proofErr w:type="spellStart"/>
            <w:r>
              <w:t>DeadStock</w:t>
            </w:r>
            <w:proofErr w:type="spellEnd"/>
            <w:r>
              <w:t xml:space="preserve"> category in percent.</w:t>
            </w:r>
          </w:p>
        </w:tc>
      </w:tr>
      <w:tr w:rsidRPr="00C20AEF" w:rsidR="00144B58" w:rsidTr="007C4534" w14:paraId="74E89112" w14:textId="77777777">
        <w:tc>
          <w:tcPr>
            <w:tcW w:w="957" w:type="pct"/>
          </w:tcPr>
          <w:p w:rsidRPr="00C20AEF" w:rsidR="00144B58" w:rsidP="007C4534" w:rsidRDefault="00144B58" w14:paraId="39426688" w14:textId="77777777">
            <w:pPr>
              <w:pStyle w:val="TabelleFlietext3"/>
              <w:spacing w:before="60" w:after="60"/>
              <w:ind w:left="0"/>
            </w:pPr>
            <w:r>
              <w:t>2x Creation date Default value</w:t>
            </w:r>
          </w:p>
        </w:tc>
        <w:tc>
          <w:tcPr>
            <w:tcW w:w="628" w:type="pct"/>
          </w:tcPr>
          <w:p w:rsidRPr="00C20AEF" w:rsidR="00144B58" w:rsidP="007C4534" w:rsidRDefault="00144B58" w14:paraId="43644B7E" w14:textId="77777777">
            <w:pPr>
              <w:pStyle w:val="TabelleFlietext3"/>
              <w:spacing w:before="60" w:after="60"/>
              <w:ind w:left="0"/>
            </w:pPr>
            <w:r>
              <w:t>Text field</w:t>
            </w:r>
          </w:p>
        </w:tc>
        <w:tc>
          <w:tcPr>
            <w:tcW w:w="450" w:type="pct"/>
          </w:tcPr>
          <w:p w:rsidRPr="00C20AEF" w:rsidR="00144B58" w:rsidP="007C4534" w:rsidRDefault="00144B58" w14:paraId="79B103AD" w14:textId="77777777">
            <w:pPr>
              <w:pStyle w:val="TabelleFlietext3"/>
              <w:spacing w:before="60" w:after="60"/>
              <w:ind w:left="0"/>
              <w:jc w:val="center"/>
            </w:pPr>
            <w:r>
              <w:t>J</w:t>
            </w:r>
          </w:p>
        </w:tc>
        <w:tc>
          <w:tcPr>
            <w:tcW w:w="918" w:type="pct"/>
          </w:tcPr>
          <w:p w:rsidRPr="00C20AEF" w:rsidR="00144B58" w:rsidP="007C4534" w:rsidRDefault="00144B58" w14:paraId="16E6FB10" w14:textId="77777777">
            <w:pPr>
              <w:pStyle w:val="TabelleFlietext3"/>
              <w:spacing w:before="60" w:after="60"/>
              <w:ind w:left="0"/>
            </w:pPr>
            <w:r>
              <w:t>2-digit number between 0 and 99</w:t>
            </w:r>
          </w:p>
        </w:tc>
        <w:tc>
          <w:tcPr>
            <w:tcW w:w="2047" w:type="pct"/>
          </w:tcPr>
          <w:p w:rsidRPr="00C20AEF" w:rsidR="00144B58" w:rsidP="007C4534" w:rsidRDefault="00144B58" w14:paraId="363A47FD" w14:textId="77777777">
            <w:pPr>
              <w:pStyle w:val="TabelleFlietext3"/>
              <w:keepNext/>
              <w:spacing w:before="60" w:after="60"/>
              <w:ind w:left="0"/>
            </w:pPr>
            <w:r>
              <w:t xml:space="preserve">Default value for the </w:t>
            </w:r>
            <w:r>
              <w:rPr>
                <w:i/>
              </w:rPr>
              <w:t>investment date</w:t>
            </w:r>
            <w:r>
              <w:t xml:space="preserve"> criterion (in months).</w:t>
            </w:r>
          </w:p>
        </w:tc>
      </w:tr>
      <w:tr w:rsidRPr="00C20AEF" w:rsidR="00144B58" w:rsidTr="007C4534" w14:paraId="345D56C1" w14:textId="77777777">
        <w:tc>
          <w:tcPr>
            <w:tcW w:w="957" w:type="pct"/>
          </w:tcPr>
          <w:p w:rsidRPr="00C20AEF" w:rsidR="00144B58" w:rsidP="007C4534" w:rsidRDefault="00144B58" w14:paraId="1912496A" w14:textId="77777777">
            <w:pPr>
              <w:pStyle w:val="TabelleFlietext3"/>
              <w:spacing w:before="60" w:after="60"/>
              <w:ind w:left="0"/>
            </w:pPr>
            <w:r>
              <w:t>2x investment date</w:t>
            </w:r>
          </w:p>
          <w:p w:rsidRPr="00C20AEF" w:rsidR="00144B58" w:rsidP="007C4534" w:rsidRDefault="00144B58" w14:paraId="6D97344F" w14:textId="77777777">
            <w:pPr>
              <w:pStyle w:val="TabelleFlietext3"/>
              <w:spacing w:before="60" w:after="60"/>
              <w:ind w:left="0"/>
            </w:pPr>
            <w:r>
              <w:t>Minimum</w:t>
            </w:r>
          </w:p>
        </w:tc>
        <w:tc>
          <w:tcPr>
            <w:tcW w:w="628" w:type="pct"/>
          </w:tcPr>
          <w:p w:rsidRPr="00C20AEF" w:rsidR="00144B58" w:rsidP="007C4534" w:rsidRDefault="00144B58" w14:paraId="5CBE9B81" w14:textId="77777777">
            <w:pPr>
              <w:pStyle w:val="TabelleFlietext3"/>
              <w:spacing w:before="60" w:after="60"/>
              <w:ind w:left="0"/>
            </w:pPr>
            <w:r>
              <w:t>Text field</w:t>
            </w:r>
          </w:p>
        </w:tc>
        <w:tc>
          <w:tcPr>
            <w:tcW w:w="450" w:type="pct"/>
          </w:tcPr>
          <w:p w:rsidRPr="00C20AEF" w:rsidR="00144B58" w:rsidP="007C4534" w:rsidRDefault="00144B58" w14:paraId="176097C8" w14:textId="77777777">
            <w:pPr>
              <w:pStyle w:val="TabelleFlietext3"/>
              <w:spacing w:before="60" w:after="60"/>
              <w:ind w:left="0"/>
              <w:jc w:val="center"/>
            </w:pPr>
            <w:r>
              <w:t>J</w:t>
            </w:r>
          </w:p>
        </w:tc>
        <w:tc>
          <w:tcPr>
            <w:tcW w:w="918" w:type="pct"/>
          </w:tcPr>
          <w:p w:rsidRPr="00C20AEF" w:rsidR="00144B58" w:rsidP="007C4534" w:rsidRDefault="00144B58" w14:paraId="6FAB870E" w14:textId="77777777">
            <w:pPr>
              <w:pStyle w:val="TabelleFlietext3"/>
              <w:spacing w:before="60" w:after="60"/>
              <w:ind w:left="0"/>
            </w:pPr>
            <w:r>
              <w:t>2-digit number between 0 and 99</w:t>
            </w:r>
          </w:p>
        </w:tc>
        <w:tc>
          <w:tcPr>
            <w:tcW w:w="2047" w:type="pct"/>
          </w:tcPr>
          <w:p w:rsidRPr="00C20AEF" w:rsidR="00144B58" w:rsidP="007C4534" w:rsidRDefault="00144B58" w14:paraId="22691528" w14:textId="77777777">
            <w:pPr>
              <w:pStyle w:val="TabelleFlietext3"/>
              <w:keepNext/>
              <w:spacing w:before="60" w:after="60"/>
              <w:ind w:left="0"/>
            </w:pPr>
            <w:r>
              <w:t xml:space="preserve">Minimum value (lower limit) for the criterion </w:t>
            </w:r>
            <w:r>
              <w:rPr>
                <w:i/>
              </w:rPr>
              <w:t>investment date</w:t>
            </w:r>
            <w:r>
              <w:t xml:space="preserve"> (in months).</w:t>
            </w:r>
          </w:p>
        </w:tc>
      </w:tr>
      <w:tr w:rsidRPr="00C20AEF" w:rsidR="00144B58" w:rsidTr="007C4534" w14:paraId="51730BE0" w14:textId="77777777">
        <w:tc>
          <w:tcPr>
            <w:tcW w:w="957" w:type="pct"/>
          </w:tcPr>
          <w:p w:rsidRPr="00C20AEF" w:rsidR="00144B58" w:rsidP="00144B58" w:rsidRDefault="00144B58" w14:paraId="7BD5FEEE" w14:textId="77777777">
            <w:pPr>
              <w:pStyle w:val="TabelleFlietext3"/>
              <w:spacing w:before="60" w:after="60"/>
              <w:ind w:left="0"/>
            </w:pPr>
            <w:r>
              <w:t>2x investment date</w:t>
            </w:r>
          </w:p>
          <w:p w:rsidRPr="00C20AEF" w:rsidR="00144B58" w:rsidP="00144B58" w:rsidRDefault="00144B58" w14:paraId="5BA1E1FA" w14:textId="77777777">
            <w:pPr>
              <w:pStyle w:val="TabelleFlietext3"/>
              <w:spacing w:before="60" w:after="60"/>
              <w:ind w:left="0"/>
            </w:pPr>
            <w:r>
              <w:t>Maximum</w:t>
            </w:r>
          </w:p>
        </w:tc>
        <w:tc>
          <w:tcPr>
            <w:tcW w:w="628" w:type="pct"/>
          </w:tcPr>
          <w:p w:rsidRPr="00C20AEF" w:rsidR="00144B58" w:rsidP="007C4534" w:rsidRDefault="00144B58" w14:paraId="6C6714DA" w14:textId="77777777">
            <w:pPr>
              <w:pStyle w:val="TabelleFlietext3"/>
              <w:spacing w:before="60" w:after="60"/>
              <w:ind w:left="0"/>
            </w:pPr>
            <w:r>
              <w:t>Text field</w:t>
            </w:r>
          </w:p>
        </w:tc>
        <w:tc>
          <w:tcPr>
            <w:tcW w:w="450" w:type="pct"/>
          </w:tcPr>
          <w:p w:rsidRPr="00C20AEF" w:rsidR="00144B58" w:rsidP="007C4534" w:rsidRDefault="00144B58" w14:paraId="4997D1A7" w14:textId="77777777">
            <w:pPr>
              <w:pStyle w:val="TabelleFlietext3"/>
              <w:spacing w:before="60" w:after="60"/>
              <w:ind w:left="0"/>
              <w:jc w:val="center"/>
            </w:pPr>
            <w:r>
              <w:t>J</w:t>
            </w:r>
          </w:p>
        </w:tc>
        <w:tc>
          <w:tcPr>
            <w:tcW w:w="918" w:type="pct"/>
          </w:tcPr>
          <w:p w:rsidRPr="00C20AEF" w:rsidR="00144B58" w:rsidP="007C4534" w:rsidRDefault="00144B58" w14:paraId="6052C138" w14:textId="77777777">
            <w:pPr>
              <w:pStyle w:val="TabelleFlietext3"/>
              <w:spacing w:before="60" w:after="60"/>
              <w:ind w:left="0"/>
            </w:pPr>
            <w:r>
              <w:t>2-digit number between 0 and 99</w:t>
            </w:r>
          </w:p>
        </w:tc>
        <w:tc>
          <w:tcPr>
            <w:tcW w:w="2047" w:type="pct"/>
          </w:tcPr>
          <w:p w:rsidRPr="00C20AEF" w:rsidR="00144B58" w:rsidP="007C4534" w:rsidRDefault="00144B58" w14:paraId="61CB5B1B" w14:textId="77777777">
            <w:pPr>
              <w:pStyle w:val="TabelleFlietext3"/>
              <w:keepNext/>
              <w:spacing w:before="60" w:after="60"/>
              <w:ind w:left="0"/>
            </w:pPr>
            <w:r>
              <w:t xml:space="preserve">Maximum value (upper limit) for the criterion </w:t>
            </w:r>
            <w:r>
              <w:rPr>
                <w:i/>
              </w:rPr>
              <w:t>investment date</w:t>
            </w:r>
            <w:r>
              <w:t xml:space="preserve"> (in months).</w:t>
            </w:r>
          </w:p>
        </w:tc>
      </w:tr>
      <w:tr w:rsidRPr="00C20AEF" w:rsidR="00144B58" w:rsidTr="007C4534" w14:paraId="50BF501E" w14:textId="77777777">
        <w:tc>
          <w:tcPr>
            <w:tcW w:w="957" w:type="pct"/>
          </w:tcPr>
          <w:p w:rsidRPr="00C20AEF" w:rsidR="00144B58" w:rsidP="007C4534" w:rsidRDefault="00144B58" w14:paraId="459B6DE3" w14:textId="77777777">
            <w:pPr>
              <w:pStyle w:val="TabelleFlietext3"/>
              <w:spacing w:before="60" w:after="60"/>
              <w:ind w:left="0"/>
            </w:pPr>
            <w:r>
              <w:t>2x last access Default value</w:t>
            </w:r>
          </w:p>
        </w:tc>
        <w:tc>
          <w:tcPr>
            <w:tcW w:w="628" w:type="pct"/>
          </w:tcPr>
          <w:p w:rsidRPr="00C20AEF" w:rsidR="00144B58" w:rsidP="007C4534" w:rsidRDefault="00144B58" w14:paraId="76D36B50" w14:textId="77777777">
            <w:pPr>
              <w:pStyle w:val="TabelleFlietext3"/>
              <w:spacing w:before="60" w:after="60"/>
              <w:ind w:left="0"/>
            </w:pPr>
            <w:r>
              <w:t>Text field</w:t>
            </w:r>
          </w:p>
        </w:tc>
        <w:tc>
          <w:tcPr>
            <w:tcW w:w="450" w:type="pct"/>
          </w:tcPr>
          <w:p w:rsidRPr="00C20AEF" w:rsidR="00144B58" w:rsidP="007C4534" w:rsidRDefault="00144B58" w14:paraId="27C8D1B4" w14:textId="77777777">
            <w:pPr>
              <w:pStyle w:val="TabelleFlietext3"/>
              <w:spacing w:before="60" w:after="60"/>
              <w:ind w:left="0"/>
              <w:jc w:val="center"/>
            </w:pPr>
            <w:r>
              <w:t>J</w:t>
            </w:r>
          </w:p>
        </w:tc>
        <w:tc>
          <w:tcPr>
            <w:tcW w:w="918" w:type="pct"/>
          </w:tcPr>
          <w:p w:rsidRPr="00C20AEF" w:rsidR="00144B58" w:rsidP="007C4534" w:rsidRDefault="00144B58" w14:paraId="5E21A0C2" w14:textId="77777777">
            <w:pPr>
              <w:pStyle w:val="TabelleFlietext3"/>
              <w:spacing w:before="60" w:after="60"/>
              <w:ind w:left="0"/>
            </w:pPr>
            <w:r>
              <w:t>2-digit number between 0 and 99</w:t>
            </w:r>
          </w:p>
        </w:tc>
        <w:tc>
          <w:tcPr>
            <w:tcW w:w="2047" w:type="pct"/>
          </w:tcPr>
          <w:p w:rsidRPr="00C20AEF" w:rsidR="00144B58" w:rsidP="007C4534" w:rsidRDefault="00144B58" w14:paraId="4B211F6C" w14:textId="77777777">
            <w:pPr>
              <w:pStyle w:val="TabelleFlietext3"/>
              <w:keepNext/>
              <w:spacing w:before="60" w:after="60"/>
              <w:ind w:left="0"/>
            </w:pPr>
            <w:r>
              <w:t xml:space="preserve">Default value for the criterion </w:t>
            </w:r>
            <w:r>
              <w:rPr>
                <w:i/>
              </w:rPr>
              <w:t xml:space="preserve">last receipt </w:t>
            </w:r>
            <w:r>
              <w:t>(in months).</w:t>
            </w:r>
          </w:p>
        </w:tc>
      </w:tr>
      <w:tr w:rsidRPr="00C20AEF" w:rsidR="00144B58" w:rsidTr="007C4534" w14:paraId="6BE9C1CF" w14:textId="77777777">
        <w:tc>
          <w:tcPr>
            <w:tcW w:w="957" w:type="pct"/>
          </w:tcPr>
          <w:p w:rsidRPr="00C20AEF" w:rsidR="00144B58" w:rsidP="007C4534" w:rsidRDefault="00144B58" w14:paraId="56717F97" w14:textId="77777777">
            <w:pPr>
              <w:pStyle w:val="TabelleFlietext3"/>
              <w:spacing w:before="60" w:after="60"/>
              <w:ind w:left="0"/>
            </w:pPr>
            <w:r>
              <w:t>2x last access</w:t>
            </w:r>
          </w:p>
          <w:p w:rsidRPr="00C20AEF" w:rsidR="00144B58" w:rsidP="007C4534" w:rsidRDefault="00144B58" w14:paraId="5B38A4E3" w14:textId="77777777">
            <w:pPr>
              <w:pStyle w:val="TabelleFlietext3"/>
              <w:spacing w:before="60" w:after="60"/>
              <w:ind w:left="0"/>
            </w:pPr>
            <w:r>
              <w:t>Minimum</w:t>
            </w:r>
          </w:p>
        </w:tc>
        <w:tc>
          <w:tcPr>
            <w:tcW w:w="628" w:type="pct"/>
          </w:tcPr>
          <w:p w:rsidRPr="00C20AEF" w:rsidR="00144B58" w:rsidP="007C4534" w:rsidRDefault="00144B58" w14:paraId="271A7AEC" w14:textId="77777777">
            <w:pPr>
              <w:pStyle w:val="TabelleFlietext3"/>
              <w:spacing w:before="60" w:after="60"/>
              <w:ind w:left="0"/>
            </w:pPr>
            <w:r>
              <w:t>Text field</w:t>
            </w:r>
          </w:p>
        </w:tc>
        <w:tc>
          <w:tcPr>
            <w:tcW w:w="450" w:type="pct"/>
          </w:tcPr>
          <w:p w:rsidRPr="00C20AEF" w:rsidR="00144B58" w:rsidP="007C4534" w:rsidRDefault="00144B58" w14:paraId="3DEA7D23" w14:textId="77777777">
            <w:pPr>
              <w:pStyle w:val="TabelleFlietext3"/>
              <w:spacing w:before="60" w:after="60"/>
              <w:ind w:left="0"/>
              <w:jc w:val="center"/>
            </w:pPr>
            <w:r>
              <w:t>J</w:t>
            </w:r>
          </w:p>
        </w:tc>
        <w:tc>
          <w:tcPr>
            <w:tcW w:w="918" w:type="pct"/>
          </w:tcPr>
          <w:p w:rsidRPr="00C20AEF" w:rsidR="00144B58" w:rsidP="007C4534" w:rsidRDefault="00144B58" w14:paraId="67CF738A" w14:textId="77777777">
            <w:pPr>
              <w:pStyle w:val="TabelleFlietext3"/>
              <w:spacing w:before="60" w:after="60"/>
              <w:ind w:left="0"/>
            </w:pPr>
            <w:r>
              <w:t>2-digit number between 0 and 99</w:t>
            </w:r>
          </w:p>
        </w:tc>
        <w:tc>
          <w:tcPr>
            <w:tcW w:w="2047" w:type="pct"/>
          </w:tcPr>
          <w:p w:rsidRPr="00C20AEF" w:rsidR="00144B58" w:rsidP="007C4534" w:rsidRDefault="00144B58" w14:paraId="1C906E72" w14:textId="77777777">
            <w:pPr>
              <w:pStyle w:val="TabelleFlietext3"/>
              <w:keepNext/>
              <w:spacing w:before="60" w:after="60"/>
              <w:ind w:left="0"/>
            </w:pPr>
            <w:r>
              <w:t xml:space="preserve">Minimum value (lower limit) for the criterion </w:t>
            </w:r>
            <w:r>
              <w:rPr>
                <w:i/>
              </w:rPr>
              <w:t>last receipt</w:t>
            </w:r>
            <w:r>
              <w:t xml:space="preserve"> (in months).</w:t>
            </w:r>
          </w:p>
        </w:tc>
      </w:tr>
      <w:tr w:rsidRPr="00C20AEF" w:rsidR="00144B58" w:rsidTr="007C4534" w14:paraId="7852FB43" w14:textId="77777777">
        <w:tc>
          <w:tcPr>
            <w:tcW w:w="957" w:type="pct"/>
          </w:tcPr>
          <w:p w:rsidRPr="00C20AEF" w:rsidR="00144B58" w:rsidP="007C4534" w:rsidRDefault="00144B58" w14:paraId="01BD1D76" w14:textId="77777777">
            <w:pPr>
              <w:pStyle w:val="TabelleFlietext3"/>
              <w:spacing w:before="60" w:after="60"/>
              <w:ind w:left="0"/>
            </w:pPr>
            <w:r>
              <w:t>2x last access</w:t>
            </w:r>
          </w:p>
          <w:p w:rsidRPr="00C20AEF" w:rsidR="00144B58" w:rsidP="007C4534" w:rsidRDefault="00144B58" w14:paraId="4F1FE3B3" w14:textId="77777777">
            <w:pPr>
              <w:pStyle w:val="TabelleFlietext3"/>
              <w:spacing w:before="60" w:after="60"/>
              <w:ind w:left="0"/>
            </w:pPr>
            <w:r>
              <w:t>Maximum</w:t>
            </w:r>
          </w:p>
        </w:tc>
        <w:tc>
          <w:tcPr>
            <w:tcW w:w="628" w:type="pct"/>
          </w:tcPr>
          <w:p w:rsidRPr="00C20AEF" w:rsidR="00144B58" w:rsidP="007C4534" w:rsidRDefault="00144B58" w14:paraId="156F2DD6" w14:textId="77777777">
            <w:pPr>
              <w:pStyle w:val="TabelleFlietext3"/>
              <w:spacing w:before="60" w:after="60"/>
              <w:ind w:left="0"/>
            </w:pPr>
            <w:r>
              <w:t>Text field</w:t>
            </w:r>
          </w:p>
        </w:tc>
        <w:tc>
          <w:tcPr>
            <w:tcW w:w="450" w:type="pct"/>
          </w:tcPr>
          <w:p w:rsidRPr="00C20AEF" w:rsidR="00144B58" w:rsidP="007C4534" w:rsidRDefault="00144B58" w14:paraId="653E331F" w14:textId="77777777">
            <w:pPr>
              <w:pStyle w:val="TabelleFlietext3"/>
              <w:spacing w:before="60" w:after="60"/>
              <w:ind w:left="0"/>
              <w:jc w:val="center"/>
            </w:pPr>
            <w:r>
              <w:t>J</w:t>
            </w:r>
          </w:p>
        </w:tc>
        <w:tc>
          <w:tcPr>
            <w:tcW w:w="918" w:type="pct"/>
          </w:tcPr>
          <w:p w:rsidRPr="00C20AEF" w:rsidR="00144B58" w:rsidP="007C4534" w:rsidRDefault="00144B58" w14:paraId="1E3C17F0" w14:textId="77777777">
            <w:pPr>
              <w:pStyle w:val="TabelleFlietext3"/>
              <w:spacing w:before="60" w:after="60"/>
              <w:ind w:left="0"/>
            </w:pPr>
            <w:r>
              <w:t>2-digit number between 0 and 99</w:t>
            </w:r>
          </w:p>
        </w:tc>
        <w:tc>
          <w:tcPr>
            <w:tcW w:w="2047" w:type="pct"/>
          </w:tcPr>
          <w:p w:rsidRPr="00C20AEF" w:rsidR="00144B58" w:rsidP="007C4534" w:rsidRDefault="00144B58" w14:paraId="026F0657" w14:textId="77777777">
            <w:pPr>
              <w:pStyle w:val="TabelleFlietext3"/>
              <w:keepNext/>
              <w:spacing w:before="60" w:after="60"/>
              <w:ind w:left="0"/>
            </w:pPr>
            <w:r>
              <w:t xml:space="preserve">Maximum value (upper limit) for the criterion </w:t>
            </w:r>
            <w:r>
              <w:rPr>
                <w:i/>
              </w:rPr>
              <w:t>last receipt</w:t>
            </w:r>
            <w:r>
              <w:t xml:space="preserve"> (in months).</w:t>
            </w:r>
          </w:p>
        </w:tc>
      </w:tr>
      <w:tr w:rsidRPr="00C20AEF" w:rsidR="0032075D" w:rsidTr="007C4534" w14:paraId="7BDB57C5" w14:textId="77777777">
        <w:tc>
          <w:tcPr>
            <w:tcW w:w="957" w:type="pct"/>
          </w:tcPr>
          <w:p w:rsidRPr="00C20AEF" w:rsidR="0032075D" w:rsidP="007C4534" w:rsidRDefault="0032075D" w14:paraId="227E3A5F" w14:textId="77777777">
            <w:pPr>
              <w:pStyle w:val="TabelleFlietext3"/>
              <w:spacing w:before="60" w:after="60"/>
              <w:ind w:left="0"/>
            </w:pPr>
            <w:r>
              <w:t>2x last outgoing Default value</w:t>
            </w:r>
          </w:p>
        </w:tc>
        <w:tc>
          <w:tcPr>
            <w:tcW w:w="628" w:type="pct"/>
          </w:tcPr>
          <w:p w:rsidRPr="00C20AEF" w:rsidR="0032075D" w:rsidP="007C4534" w:rsidRDefault="0032075D" w14:paraId="5F9210D2" w14:textId="77777777">
            <w:pPr>
              <w:pStyle w:val="TabelleFlietext3"/>
              <w:spacing w:before="60" w:after="60"/>
              <w:ind w:left="0"/>
            </w:pPr>
            <w:r>
              <w:t>Text field</w:t>
            </w:r>
          </w:p>
        </w:tc>
        <w:tc>
          <w:tcPr>
            <w:tcW w:w="450" w:type="pct"/>
          </w:tcPr>
          <w:p w:rsidRPr="00C20AEF" w:rsidR="0032075D" w:rsidP="007C4534" w:rsidRDefault="0032075D" w14:paraId="019C3EFB" w14:textId="77777777">
            <w:pPr>
              <w:pStyle w:val="TabelleFlietext3"/>
              <w:spacing w:before="60" w:after="60"/>
              <w:ind w:left="0"/>
              <w:jc w:val="center"/>
            </w:pPr>
            <w:r>
              <w:t>J</w:t>
            </w:r>
          </w:p>
        </w:tc>
        <w:tc>
          <w:tcPr>
            <w:tcW w:w="918" w:type="pct"/>
          </w:tcPr>
          <w:p w:rsidRPr="00C20AEF" w:rsidR="0032075D" w:rsidP="007C4534" w:rsidRDefault="0032075D" w14:paraId="6228CBDE" w14:textId="77777777">
            <w:pPr>
              <w:pStyle w:val="TabelleFlietext3"/>
              <w:spacing w:before="60" w:after="60"/>
              <w:ind w:left="0"/>
            </w:pPr>
            <w:r>
              <w:t>2-digit number between 0 and 99</w:t>
            </w:r>
          </w:p>
        </w:tc>
        <w:tc>
          <w:tcPr>
            <w:tcW w:w="2047" w:type="pct"/>
          </w:tcPr>
          <w:p w:rsidRPr="00C20AEF" w:rsidR="0032075D" w:rsidP="007C4534" w:rsidRDefault="0032075D" w14:paraId="5221F5B1" w14:textId="77777777">
            <w:pPr>
              <w:pStyle w:val="TabelleFlietext3"/>
              <w:keepNext/>
              <w:spacing w:before="60" w:after="60"/>
              <w:ind w:left="0"/>
            </w:pPr>
            <w:r>
              <w:t xml:space="preserve">Default value for the criterion </w:t>
            </w:r>
            <w:r>
              <w:rPr>
                <w:i/>
              </w:rPr>
              <w:t xml:space="preserve">last departure </w:t>
            </w:r>
            <w:r>
              <w:t>(in months).</w:t>
            </w:r>
          </w:p>
        </w:tc>
      </w:tr>
      <w:tr w:rsidRPr="00C20AEF" w:rsidR="0032075D" w:rsidTr="007C4534" w14:paraId="2DA814F4" w14:textId="77777777">
        <w:tc>
          <w:tcPr>
            <w:tcW w:w="957" w:type="pct"/>
          </w:tcPr>
          <w:p w:rsidRPr="00C20AEF" w:rsidR="0032075D" w:rsidP="007C4534" w:rsidRDefault="0032075D" w14:paraId="28C323EB" w14:textId="77777777">
            <w:pPr>
              <w:pStyle w:val="TabelleFlietext3"/>
              <w:spacing w:before="60" w:after="60"/>
              <w:ind w:left="0"/>
            </w:pPr>
            <w:r>
              <w:t>2x last exit</w:t>
            </w:r>
          </w:p>
          <w:p w:rsidRPr="00C20AEF" w:rsidR="0032075D" w:rsidP="007C4534" w:rsidRDefault="0032075D" w14:paraId="6145B1E1" w14:textId="77777777">
            <w:pPr>
              <w:pStyle w:val="TabelleFlietext3"/>
              <w:spacing w:before="60" w:after="60"/>
              <w:ind w:left="0"/>
            </w:pPr>
            <w:r>
              <w:t>Minimum</w:t>
            </w:r>
          </w:p>
        </w:tc>
        <w:tc>
          <w:tcPr>
            <w:tcW w:w="628" w:type="pct"/>
          </w:tcPr>
          <w:p w:rsidRPr="00C20AEF" w:rsidR="0032075D" w:rsidP="007C4534" w:rsidRDefault="0032075D" w14:paraId="49C5F7D4" w14:textId="77777777">
            <w:pPr>
              <w:pStyle w:val="TabelleFlietext3"/>
              <w:spacing w:before="60" w:after="60"/>
              <w:ind w:left="0"/>
            </w:pPr>
            <w:r>
              <w:t>Text field</w:t>
            </w:r>
          </w:p>
        </w:tc>
        <w:tc>
          <w:tcPr>
            <w:tcW w:w="450" w:type="pct"/>
          </w:tcPr>
          <w:p w:rsidRPr="00C20AEF" w:rsidR="0032075D" w:rsidP="007C4534" w:rsidRDefault="0032075D" w14:paraId="4AC159DB" w14:textId="77777777">
            <w:pPr>
              <w:pStyle w:val="TabelleFlietext3"/>
              <w:spacing w:before="60" w:after="60"/>
              <w:ind w:left="0"/>
              <w:jc w:val="center"/>
            </w:pPr>
            <w:r>
              <w:t>J</w:t>
            </w:r>
          </w:p>
        </w:tc>
        <w:tc>
          <w:tcPr>
            <w:tcW w:w="918" w:type="pct"/>
          </w:tcPr>
          <w:p w:rsidRPr="00C20AEF" w:rsidR="0032075D" w:rsidP="007C4534" w:rsidRDefault="0032075D" w14:paraId="76A0F83A" w14:textId="77777777">
            <w:pPr>
              <w:pStyle w:val="TabelleFlietext3"/>
              <w:spacing w:before="60" w:after="60"/>
              <w:ind w:left="0"/>
            </w:pPr>
            <w:r>
              <w:t>2-digit number between 0 and 99</w:t>
            </w:r>
          </w:p>
        </w:tc>
        <w:tc>
          <w:tcPr>
            <w:tcW w:w="2047" w:type="pct"/>
          </w:tcPr>
          <w:p w:rsidRPr="00C20AEF" w:rsidR="0032075D" w:rsidP="007C4534" w:rsidRDefault="0032075D" w14:paraId="185FC8D3" w14:textId="77777777">
            <w:pPr>
              <w:pStyle w:val="TabelleFlietext3"/>
              <w:keepNext/>
              <w:spacing w:before="60" w:after="60"/>
              <w:ind w:left="0"/>
            </w:pPr>
            <w:r>
              <w:t xml:space="preserve">Minimum value (lower limit) for the criterion </w:t>
            </w:r>
            <w:r>
              <w:rPr>
                <w:i/>
              </w:rPr>
              <w:t>last departure</w:t>
            </w:r>
            <w:r>
              <w:t xml:space="preserve"> (in months).</w:t>
            </w:r>
          </w:p>
        </w:tc>
      </w:tr>
      <w:tr w:rsidRPr="00C20AEF" w:rsidR="0032075D" w:rsidTr="007C4534" w14:paraId="4053B396" w14:textId="77777777">
        <w:tc>
          <w:tcPr>
            <w:tcW w:w="957" w:type="pct"/>
          </w:tcPr>
          <w:p w:rsidRPr="00C20AEF" w:rsidR="0032075D" w:rsidP="007C4534" w:rsidRDefault="0032075D" w14:paraId="2438A75D" w14:textId="77777777">
            <w:pPr>
              <w:pStyle w:val="TabelleFlietext3"/>
              <w:spacing w:before="60" w:after="60"/>
              <w:ind w:left="0"/>
            </w:pPr>
            <w:r>
              <w:t>2x last exit</w:t>
            </w:r>
          </w:p>
          <w:p w:rsidRPr="00C20AEF" w:rsidR="0032075D" w:rsidP="007C4534" w:rsidRDefault="0032075D" w14:paraId="2C7962A5" w14:textId="77777777">
            <w:pPr>
              <w:pStyle w:val="TabelleFlietext3"/>
              <w:spacing w:before="60" w:after="60"/>
              <w:ind w:left="0"/>
            </w:pPr>
            <w:r>
              <w:t>Maximum</w:t>
            </w:r>
          </w:p>
        </w:tc>
        <w:tc>
          <w:tcPr>
            <w:tcW w:w="628" w:type="pct"/>
          </w:tcPr>
          <w:p w:rsidRPr="00C20AEF" w:rsidR="0032075D" w:rsidP="007C4534" w:rsidRDefault="0032075D" w14:paraId="47CA0ED6" w14:textId="77777777">
            <w:pPr>
              <w:pStyle w:val="TabelleFlietext3"/>
              <w:spacing w:before="60" w:after="60"/>
              <w:ind w:left="0"/>
            </w:pPr>
            <w:r>
              <w:t>Text field</w:t>
            </w:r>
          </w:p>
        </w:tc>
        <w:tc>
          <w:tcPr>
            <w:tcW w:w="450" w:type="pct"/>
          </w:tcPr>
          <w:p w:rsidRPr="00C20AEF" w:rsidR="0032075D" w:rsidP="007C4534" w:rsidRDefault="0032075D" w14:paraId="2DA7F8BE" w14:textId="77777777">
            <w:pPr>
              <w:pStyle w:val="TabelleFlietext3"/>
              <w:spacing w:before="60" w:after="60"/>
              <w:ind w:left="0"/>
              <w:jc w:val="center"/>
            </w:pPr>
            <w:r>
              <w:t>J</w:t>
            </w:r>
          </w:p>
        </w:tc>
        <w:tc>
          <w:tcPr>
            <w:tcW w:w="918" w:type="pct"/>
          </w:tcPr>
          <w:p w:rsidRPr="00C20AEF" w:rsidR="0032075D" w:rsidP="007C4534" w:rsidRDefault="0032075D" w14:paraId="1FFE5210" w14:textId="77777777">
            <w:pPr>
              <w:pStyle w:val="TabelleFlietext3"/>
              <w:spacing w:before="60" w:after="60"/>
              <w:ind w:left="0"/>
            </w:pPr>
            <w:r>
              <w:t>2-digit number between 0 and 99</w:t>
            </w:r>
          </w:p>
        </w:tc>
        <w:tc>
          <w:tcPr>
            <w:tcW w:w="2047" w:type="pct"/>
          </w:tcPr>
          <w:p w:rsidRPr="00C20AEF" w:rsidR="0032075D" w:rsidP="007C4534" w:rsidRDefault="0032075D" w14:paraId="7A9EFCC3" w14:textId="77777777">
            <w:pPr>
              <w:pStyle w:val="TabelleFlietext3"/>
              <w:keepNext/>
              <w:spacing w:before="60" w:after="60"/>
              <w:ind w:left="0"/>
            </w:pPr>
            <w:r>
              <w:t xml:space="preserve">Maximum value (upper limit) for the criterion </w:t>
            </w:r>
            <w:r>
              <w:rPr>
                <w:i/>
              </w:rPr>
              <w:t>last departure</w:t>
            </w:r>
            <w:r>
              <w:t xml:space="preserve"> (in months).</w:t>
            </w:r>
          </w:p>
        </w:tc>
      </w:tr>
      <w:tr w:rsidRPr="00C20AEF" w:rsidR="0032075D" w:rsidTr="007C4534" w14:paraId="31BAD825" w14:textId="77777777">
        <w:tc>
          <w:tcPr>
            <w:tcW w:w="957" w:type="pct"/>
          </w:tcPr>
          <w:p w:rsidRPr="00C20AEF" w:rsidR="0032075D" w:rsidP="007C4534" w:rsidRDefault="0032075D" w14:paraId="661D46F3" w14:textId="77777777">
            <w:pPr>
              <w:pStyle w:val="TabelleFlietext3"/>
              <w:spacing w:before="60" w:after="60"/>
              <w:ind w:left="0"/>
            </w:pPr>
            <w:r>
              <w:t>Min. value limit per pos.</w:t>
            </w:r>
          </w:p>
        </w:tc>
        <w:tc>
          <w:tcPr>
            <w:tcW w:w="628" w:type="pct"/>
          </w:tcPr>
          <w:p w:rsidRPr="00C20AEF" w:rsidR="0032075D" w:rsidP="007C4534" w:rsidRDefault="0032075D" w14:paraId="0C37C0BB" w14:textId="77777777">
            <w:pPr>
              <w:pStyle w:val="TabelleFlietext3"/>
              <w:spacing w:before="60" w:after="60"/>
              <w:ind w:left="0"/>
            </w:pPr>
            <w:r>
              <w:t>Text field</w:t>
            </w:r>
          </w:p>
        </w:tc>
        <w:tc>
          <w:tcPr>
            <w:tcW w:w="450" w:type="pct"/>
          </w:tcPr>
          <w:p w:rsidRPr="00C20AEF" w:rsidR="0032075D" w:rsidP="007C4534" w:rsidRDefault="0032075D" w14:paraId="51E9815A" w14:textId="77777777">
            <w:pPr>
              <w:pStyle w:val="TabelleFlietext3"/>
              <w:spacing w:before="60" w:after="60"/>
              <w:ind w:left="0"/>
              <w:jc w:val="center"/>
            </w:pPr>
            <w:r>
              <w:t>J</w:t>
            </w:r>
          </w:p>
        </w:tc>
        <w:tc>
          <w:tcPr>
            <w:tcW w:w="918" w:type="pct"/>
          </w:tcPr>
          <w:p w:rsidRPr="00C20AEF" w:rsidR="0032075D" w:rsidP="007C4534" w:rsidRDefault="00BB5EF2" w14:paraId="0614351D" w14:textId="77777777">
            <w:pPr>
              <w:pStyle w:val="TabelleFlietext3"/>
              <w:spacing w:before="60" w:after="60"/>
              <w:ind w:left="0"/>
            </w:pPr>
            <w:r>
              <w:t>Price format without currency identifier</w:t>
            </w:r>
          </w:p>
        </w:tc>
        <w:tc>
          <w:tcPr>
            <w:tcW w:w="2047" w:type="pct"/>
          </w:tcPr>
          <w:p w:rsidRPr="00C20AEF" w:rsidR="0032075D" w:rsidP="007C4534" w:rsidRDefault="0032075D" w14:paraId="50463DBA" w14:textId="77777777">
            <w:pPr>
              <w:pStyle w:val="TabelleFlietext3"/>
              <w:keepNext/>
              <w:spacing w:before="60" w:after="60"/>
              <w:ind w:left="0"/>
            </w:pPr>
            <w:r>
              <w:t xml:space="preserve">Maximum input value by traders for the criterion </w:t>
            </w:r>
            <w:r>
              <w:rPr>
                <w:i/>
              </w:rPr>
              <w:t>Min. value limit per position</w:t>
            </w:r>
            <w:r>
              <w:t>.</w:t>
            </w:r>
          </w:p>
        </w:tc>
      </w:tr>
      <w:tr w:rsidRPr="00C20AEF" w:rsidR="00144B58" w:rsidTr="007C4534" w14:paraId="4D7A9F57" w14:textId="77777777">
        <w:tc>
          <w:tcPr>
            <w:tcW w:w="957" w:type="pct"/>
          </w:tcPr>
          <w:p w:rsidRPr="00C20AEF" w:rsidR="00144B58" w:rsidP="007C4534" w:rsidRDefault="0032075D" w14:paraId="6802D988" w14:textId="77777777">
            <w:pPr>
              <w:pStyle w:val="TabelleFlietext3"/>
              <w:spacing w:before="60" w:after="60"/>
              <w:ind w:left="0"/>
            </w:pPr>
            <w:r>
              <w:t>Min. price per pos.</w:t>
            </w:r>
          </w:p>
        </w:tc>
        <w:tc>
          <w:tcPr>
            <w:tcW w:w="628" w:type="pct"/>
          </w:tcPr>
          <w:p w:rsidRPr="00C20AEF" w:rsidR="00144B58" w:rsidP="007C4534" w:rsidRDefault="0032075D" w14:paraId="50602B4B" w14:textId="77777777">
            <w:pPr>
              <w:pStyle w:val="TabelleFlietext3"/>
              <w:spacing w:before="60" w:after="60"/>
              <w:ind w:left="0"/>
            </w:pPr>
            <w:r>
              <w:t>Text field</w:t>
            </w:r>
          </w:p>
        </w:tc>
        <w:tc>
          <w:tcPr>
            <w:tcW w:w="450" w:type="pct"/>
          </w:tcPr>
          <w:p w:rsidRPr="00C20AEF" w:rsidR="00144B58" w:rsidP="007C4534" w:rsidRDefault="0032075D" w14:paraId="1469C3E0" w14:textId="77777777">
            <w:pPr>
              <w:pStyle w:val="TabelleFlietext3"/>
              <w:spacing w:before="60" w:after="60"/>
              <w:ind w:left="0"/>
              <w:jc w:val="center"/>
            </w:pPr>
            <w:r>
              <w:t>J</w:t>
            </w:r>
          </w:p>
        </w:tc>
        <w:tc>
          <w:tcPr>
            <w:tcW w:w="918" w:type="pct"/>
          </w:tcPr>
          <w:p w:rsidRPr="00C20AEF" w:rsidR="00144B58" w:rsidP="007C4534" w:rsidRDefault="00BB5EF2" w14:paraId="388C23DE" w14:textId="77777777">
            <w:pPr>
              <w:pStyle w:val="TabelleFlietext3"/>
              <w:spacing w:before="60" w:after="60"/>
              <w:ind w:left="0"/>
            </w:pPr>
            <w:r>
              <w:t>Price format without currency identifier</w:t>
            </w:r>
          </w:p>
        </w:tc>
        <w:tc>
          <w:tcPr>
            <w:tcW w:w="2047" w:type="pct"/>
          </w:tcPr>
          <w:p w:rsidRPr="00C20AEF" w:rsidR="00144B58" w:rsidP="007C4534" w:rsidRDefault="0032075D" w14:paraId="7348DE07" w14:textId="77777777">
            <w:pPr>
              <w:pStyle w:val="TabelleFlietext3"/>
              <w:keepNext/>
              <w:spacing w:before="60" w:after="60"/>
              <w:ind w:left="0"/>
            </w:pPr>
            <w:r>
              <w:t xml:space="preserve">Maximum input value by traders for the criterion </w:t>
            </w:r>
            <w:r>
              <w:rPr>
                <w:i/>
              </w:rPr>
              <w:t>Min. unit price per position</w:t>
            </w:r>
            <w:r>
              <w:t>.</w:t>
            </w:r>
          </w:p>
        </w:tc>
      </w:tr>
      <w:tr w:rsidRPr="00C20AEF" w:rsidR="009B5AB9" w:rsidTr="007C4534" w14:paraId="7FDEE54C" w14:textId="77777777">
        <w:tc>
          <w:tcPr>
            <w:tcW w:w="957" w:type="pct"/>
          </w:tcPr>
          <w:p w:rsidRPr="00C20AEF" w:rsidR="009B5AB9" w:rsidP="007C4534" w:rsidRDefault="009B5AB9" w14:paraId="743F9C8D" w14:textId="77777777">
            <w:pPr>
              <w:pStyle w:val="TabelleFlietext3"/>
              <w:spacing w:before="60" w:after="60"/>
              <w:ind w:left="0"/>
            </w:pPr>
            <w:r>
              <w:t>RF parameter set</w:t>
            </w:r>
          </w:p>
        </w:tc>
        <w:tc>
          <w:tcPr>
            <w:tcW w:w="628" w:type="pct"/>
          </w:tcPr>
          <w:p w:rsidRPr="00C20AEF" w:rsidR="009B5AB9" w:rsidP="007C4534" w:rsidRDefault="0031624D" w14:paraId="4765C628" w14:textId="1F005308">
            <w:pPr>
              <w:pStyle w:val="TabelleFlietext3"/>
              <w:spacing w:before="60" w:after="60"/>
              <w:ind w:left="0"/>
            </w:pPr>
            <w:r>
              <w:t>Multi-Select combo box</w:t>
            </w:r>
          </w:p>
        </w:tc>
        <w:tc>
          <w:tcPr>
            <w:tcW w:w="450" w:type="pct"/>
          </w:tcPr>
          <w:p w:rsidRPr="00C20AEF" w:rsidR="009B5AB9" w:rsidP="007C4534" w:rsidRDefault="009B5AB9" w14:paraId="266FCCF7" w14:textId="77777777">
            <w:pPr>
              <w:pStyle w:val="TabelleFlietext3"/>
              <w:spacing w:before="60" w:after="60"/>
              <w:ind w:left="0"/>
              <w:jc w:val="center"/>
            </w:pPr>
            <w:r>
              <w:t>J</w:t>
            </w:r>
          </w:p>
        </w:tc>
        <w:tc>
          <w:tcPr>
            <w:tcW w:w="918" w:type="pct"/>
          </w:tcPr>
          <w:p w:rsidRPr="00C20AEF" w:rsidR="009B5AB9" w:rsidP="007C4534" w:rsidRDefault="009B5AB9" w14:paraId="2A16F0CE" w14:textId="77777777">
            <w:pPr>
              <w:pStyle w:val="TabelleFlietext3"/>
              <w:spacing w:before="60" w:after="60"/>
              <w:ind w:left="0"/>
            </w:pPr>
            <w:r>
              <w:t>-</w:t>
            </w:r>
          </w:p>
        </w:tc>
        <w:tc>
          <w:tcPr>
            <w:tcW w:w="2047" w:type="pct"/>
          </w:tcPr>
          <w:p w:rsidRPr="00C20AEF" w:rsidR="009B5AB9" w:rsidP="007C4534" w:rsidRDefault="009B5AB9" w14:paraId="02878196" w14:textId="2BB81465">
            <w:pPr>
              <w:pStyle w:val="TabelleFlietext3"/>
              <w:keepNext/>
              <w:spacing w:before="60" w:after="60"/>
              <w:ind w:left="0"/>
            </w:pPr>
            <w:r>
              <w:t xml:space="preserve">Traceability record or records of the selected country to be used for the exclusion of traceable parts when determining the </w:t>
            </w:r>
            <w:proofErr w:type="spellStart"/>
            <w:r>
              <w:t>DeadStock</w:t>
            </w:r>
            <w:proofErr w:type="spellEnd"/>
            <w:r>
              <w:t xml:space="preserve"> assortment (RF type DIMS only).</w:t>
            </w:r>
          </w:p>
          <w:p w:rsidRPr="00C20AEF" w:rsidR="0031624D" w:rsidP="007C4534" w:rsidRDefault="0031624D" w14:paraId="4D20D6D7" w14:textId="35ECE942">
            <w:pPr>
              <w:pStyle w:val="TabelleFlietext3"/>
              <w:keepNext/>
              <w:spacing w:before="60" w:after="60"/>
              <w:ind w:left="0"/>
            </w:pPr>
            <w:r>
              <w:t xml:space="preserve">If at least one feedback record is true, the part is excluded from the </w:t>
            </w:r>
            <w:proofErr w:type="spellStart"/>
            <w:r>
              <w:t>DeadStock</w:t>
            </w:r>
            <w:proofErr w:type="spellEnd"/>
            <w:r>
              <w:t xml:space="preserve"> range.</w:t>
            </w:r>
          </w:p>
        </w:tc>
      </w:tr>
      <w:tr w:rsidRPr="00C20AEF" w:rsidR="00144B58" w:rsidTr="00144B58" w14:paraId="1EFEBA45" w14:textId="77777777">
        <w:tc>
          <w:tcPr>
            <w:tcW w:w="957" w:type="pct"/>
          </w:tcPr>
          <w:p w:rsidRPr="00C20AEF" w:rsidR="00144B58" w:rsidP="00144B58" w:rsidRDefault="00D5555B" w14:paraId="250F83BB" w14:textId="77777777">
            <w:pPr>
              <w:pStyle w:val="TabelleFlietext3"/>
              <w:spacing w:before="60" w:after="60"/>
              <w:ind w:left="0"/>
            </w:pPr>
            <w:r>
              <w:t>Latest STOX information</w:t>
            </w:r>
          </w:p>
        </w:tc>
        <w:tc>
          <w:tcPr>
            <w:tcW w:w="628" w:type="pct"/>
          </w:tcPr>
          <w:p w:rsidRPr="00C20AEF" w:rsidR="00144B58" w:rsidP="00144B58" w:rsidRDefault="009B5AB9" w14:paraId="5F3D5ECB" w14:textId="77777777">
            <w:pPr>
              <w:pStyle w:val="TabelleFlietext3"/>
              <w:spacing w:before="60" w:after="60"/>
              <w:ind w:left="0"/>
            </w:pPr>
            <w:proofErr w:type="spellStart"/>
            <w:r>
              <w:t>Textarea</w:t>
            </w:r>
            <w:proofErr w:type="spellEnd"/>
          </w:p>
        </w:tc>
        <w:tc>
          <w:tcPr>
            <w:tcW w:w="450" w:type="pct"/>
          </w:tcPr>
          <w:p w:rsidRPr="00C20AEF" w:rsidR="00144B58" w:rsidP="00144B58" w:rsidRDefault="0032075D" w14:paraId="506A84FC" w14:textId="77777777">
            <w:pPr>
              <w:pStyle w:val="TabelleFlietext3"/>
              <w:spacing w:before="60" w:after="60"/>
              <w:ind w:left="0"/>
              <w:jc w:val="center"/>
            </w:pPr>
            <w:r>
              <w:t>J</w:t>
            </w:r>
          </w:p>
        </w:tc>
        <w:tc>
          <w:tcPr>
            <w:tcW w:w="918" w:type="pct"/>
          </w:tcPr>
          <w:p w:rsidRPr="00C20AEF" w:rsidR="00144B58" w:rsidP="00144B58" w:rsidRDefault="0032075D" w14:paraId="217C9F53" w14:textId="77777777">
            <w:pPr>
              <w:pStyle w:val="TabelleFlietext3"/>
              <w:spacing w:before="60" w:after="60"/>
              <w:ind w:left="0"/>
            </w:pPr>
            <w:r>
              <w:t>-</w:t>
            </w:r>
          </w:p>
        </w:tc>
        <w:tc>
          <w:tcPr>
            <w:tcW w:w="2047" w:type="pct"/>
          </w:tcPr>
          <w:p w:rsidRPr="00C20AEF" w:rsidR="00144B58" w:rsidP="00144B58" w:rsidRDefault="00D5555B" w14:paraId="44F8FC95" w14:textId="77777777">
            <w:pPr>
              <w:pStyle w:val="TabelleFlietext3"/>
              <w:keepNext/>
              <w:spacing w:before="60" w:after="60"/>
              <w:ind w:left="0"/>
            </w:pPr>
            <w:r>
              <w:t>Current STOX information displayed on the home page.</w:t>
            </w:r>
          </w:p>
        </w:tc>
      </w:tr>
    </w:tbl>
    <w:p w:rsidRPr="00C20AEF" w:rsidR="00144B58" w:rsidP="00144B58" w:rsidRDefault="00144B58" w14:paraId="2D3CB040" w14:textId="7141B59B">
      <w:pPr>
        <w:pStyle w:val="Beschriftung"/>
      </w:pPr>
      <w:bookmarkStart w:name="_Toc98411859" w:id="588"/>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55</w:t>
      </w:r>
      <w:r>
        <w:fldChar w:fldCharType="end"/>
      </w:r>
      <w:r>
        <w:t xml:space="preserve"> - Panel settings: Field overview Subpanel Administration</w:t>
      </w:r>
      <w:bookmarkEnd w:id="588"/>
    </w:p>
    <w:p w:rsidRPr="00C20AEF" w:rsidR="00191E19" w:rsidP="00191E19" w:rsidRDefault="00191E19" w14:paraId="0C425029" w14:textId="77777777">
      <w:pPr>
        <w:pStyle w:val="Anforderungsnummer"/>
      </w:pPr>
      <w:r>
        <w:lastRenderedPageBreak/>
        <w:t>Requirement: FKT-GUI-279</w:t>
      </w:r>
    </w:p>
    <w:p w:rsidRPr="00C20AEF" w:rsidR="00191E19" w:rsidP="00191E19" w:rsidRDefault="00191E19" w14:paraId="6709DE41" w14:textId="77777777">
      <w:pPr>
        <w:pStyle w:val="Anforderungstext"/>
      </w:pPr>
      <w:r>
        <w:t xml:space="preserve">When you click the </w:t>
      </w:r>
      <w:r>
        <w:rPr>
          <w:i/>
        </w:rPr>
        <w:t xml:space="preserve">Load </w:t>
      </w:r>
      <w:r>
        <w:t>button, the system should load the parameters and the info text for the selected store.</w:t>
      </w:r>
    </w:p>
    <w:p w:rsidRPr="00C20AEF" w:rsidR="00BD0EB2" w:rsidP="00BD0EB2" w:rsidRDefault="00BD0EB2" w14:paraId="00A047A6" w14:textId="77777777">
      <w:pPr>
        <w:pStyle w:val="Textkrper"/>
      </w:pPr>
    </w:p>
    <w:p w:rsidRPr="00C20AEF" w:rsidR="006F4BF3" w:rsidP="006F4BF3" w:rsidRDefault="006F4BF3" w14:paraId="1FE94B3A" w14:textId="77777777">
      <w:pPr>
        <w:pStyle w:val="Anforderungsnummer"/>
      </w:pPr>
      <w:r>
        <w:t>Requirement: FKT-GUI-311</w:t>
      </w:r>
    </w:p>
    <w:p w:rsidRPr="00C20AEF" w:rsidR="006F4BF3" w:rsidP="006F4BF3" w:rsidRDefault="006F4BF3" w14:paraId="53F7B215" w14:textId="77777777">
      <w:pPr>
        <w:pStyle w:val="Anforderungstext"/>
      </w:pPr>
      <w:r>
        <w:t xml:space="preserve">The entered default value must be between the minimum and maximum value. In case of incorrect entry, an error message is displayed when leaving the input field. </w:t>
      </w:r>
    </w:p>
    <w:p w:rsidRPr="00C20AEF" w:rsidR="006F4BF3" w:rsidP="006F4BF3" w:rsidRDefault="006F4BF3" w14:paraId="6077B5F1" w14:textId="77777777">
      <w:pPr>
        <w:pStyle w:val="Textkrper"/>
        <w:rPr>
          <w:rFonts w:ascii="Tele-GroteskHal" w:hAnsi="Tele-GroteskHal" w:eastAsia="Times New Roman"/>
          <w:sz w:val="22"/>
          <w:szCs w:val="16"/>
        </w:rPr>
      </w:pPr>
    </w:p>
    <w:p w:rsidRPr="00C20AEF" w:rsidR="006F4BF3" w:rsidP="006F4BF3" w:rsidRDefault="006F4BF3" w14:paraId="6B8BCCB1" w14:textId="77777777">
      <w:pPr>
        <w:pStyle w:val="Anforderungsnummer"/>
      </w:pPr>
      <w:r>
        <w:t>Requirement: FKT-GUI-312</w:t>
      </w:r>
    </w:p>
    <w:p w:rsidRPr="00C20AEF" w:rsidR="006F4BF3" w:rsidP="006F4BF3" w:rsidRDefault="006F4BF3" w14:paraId="6D38A2F3" w14:textId="77777777">
      <w:pPr>
        <w:pStyle w:val="Anforderungstext"/>
      </w:pPr>
      <w:r>
        <w:t>The entered minimum value must be smaller than the default value and the maximum value. In case of incorrect entry, an error message is displayed when leaving the input field.</w:t>
      </w:r>
    </w:p>
    <w:p w:rsidRPr="00C20AEF" w:rsidR="006F4BF3" w:rsidP="00BD0EB2" w:rsidRDefault="006F4BF3" w14:paraId="30D03FD6" w14:textId="77777777">
      <w:pPr>
        <w:pStyle w:val="Textkrper"/>
      </w:pPr>
    </w:p>
    <w:p w:rsidRPr="00C20AEF" w:rsidR="006F4BF3" w:rsidP="006F4BF3" w:rsidRDefault="006F4BF3" w14:paraId="402DBC73" w14:textId="77777777">
      <w:pPr>
        <w:pStyle w:val="Anforderungsnummer"/>
      </w:pPr>
      <w:r>
        <w:t>Requirement: FKT-GUI-313</w:t>
      </w:r>
    </w:p>
    <w:p w:rsidRPr="00C20AEF" w:rsidR="006F4BF3" w:rsidP="00E17FDC" w:rsidRDefault="006F4BF3" w14:paraId="56EAA752" w14:textId="5A1329C9">
      <w:pPr>
        <w:pStyle w:val="Anforderungstext"/>
      </w:pPr>
      <w:r>
        <w:t>The entered maximum value must be greater than the default value and the minimum value. In case of incorrect entry, an error message is displayed when leaving the input field.</w:t>
      </w:r>
    </w:p>
    <w:p w:rsidRPr="00C20AEF" w:rsidR="006F4BF3" w:rsidP="00BD0EB2" w:rsidRDefault="006F4BF3" w14:paraId="0321DB72" w14:textId="77777777">
      <w:pPr>
        <w:pStyle w:val="Textkrper"/>
      </w:pPr>
    </w:p>
    <w:p w:rsidRPr="00C20AEF" w:rsidR="00191E19" w:rsidP="00191E19" w:rsidRDefault="00191E19" w14:paraId="44EC520C" w14:textId="77777777">
      <w:pPr>
        <w:pStyle w:val="Anforderungsnummer"/>
      </w:pPr>
      <w:r>
        <w:t>Requirement: FKT-GUI-280</w:t>
      </w:r>
    </w:p>
    <w:p w:rsidRPr="00C20AEF" w:rsidR="00191E19" w:rsidP="00191E19" w:rsidRDefault="00191E19" w14:paraId="39146197" w14:textId="77777777">
      <w:pPr>
        <w:pStyle w:val="Anforderungstext"/>
      </w:pPr>
      <w:r>
        <w:t xml:space="preserve">When you click the </w:t>
      </w:r>
      <w:r>
        <w:rPr>
          <w:i/>
        </w:rPr>
        <w:t>Discard Entries</w:t>
      </w:r>
      <w:r>
        <w:t xml:space="preserve"> button, the system must - after confirming via a popup - discard the user entries and set the previously loaded settings.</w:t>
      </w:r>
    </w:p>
    <w:p w:rsidRPr="00C20AEF" w:rsidR="00191E19" w:rsidP="00191E19" w:rsidRDefault="00191E19" w14:paraId="5DF0B66B" w14:textId="77777777">
      <w:pPr>
        <w:pStyle w:val="Anforderungstext"/>
      </w:pPr>
      <w:r>
        <w:t xml:space="preserve">Range </w:t>
      </w:r>
      <w:r>
        <w:rPr>
          <w:i/>
        </w:rPr>
        <w:t>parameters</w:t>
      </w:r>
      <w:r>
        <w:t>: Discards the changes made to the parameters.</w:t>
      </w:r>
    </w:p>
    <w:p w:rsidRPr="00C20AEF" w:rsidR="00191E19" w:rsidP="00191E19" w:rsidRDefault="00191E19" w14:paraId="76931B88" w14:textId="77777777">
      <w:pPr>
        <w:pStyle w:val="Anforderungstext"/>
      </w:pPr>
      <w:r>
        <w:t xml:space="preserve">Area </w:t>
      </w:r>
      <w:r>
        <w:rPr>
          <w:i/>
        </w:rPr>
        <w:t>current STOX information</w:t>
      </w:r>
      <w:r>
        <w:t>: Discards the changes to the info text.</w:t>
      </w:r>
    </w:p>
    <w:p w:rsidRPr="00C20AEF" w:rsidR="00BD0EB2" w:rsidP="00BD0EB2" w:rsidRDefault="00BD0EB2" w14:paraId="0494297F" w14:textId="77777777">
      <w:pPr>
        <w:pStyle w:val="Textkrper"/>
      </w:pPr>
    </w:p>
    <w:p w:rsidRPr="00C20AEF" w:rsidR="00191E19" w:rsidP="00191E19" w:rsidRDefault="00191E19" w14:paraId="43088EA1" w14:textId="77777777">
      <w:pPr>
        <w:pStyle w:val="Anforderungsnummer"/>
      </w:pPr>
      <w:r>
        <w:t>Requirement: FKT-GUI-281</w:t>
      </w:r>
    </w:p>
    <w:p w:rsidRPr="00C20AEF" w:rsidR="00191E19" w:rsidP="00191E19" w:rsidRDefault="00191E19" w14:paraId="3A5497BF" w14:textId="77777777">
      <w:pPr>
        <w:pStyle w:val="Anforderungstext"/>
      </w:pPr>
      <w:r>
        <w:t xml:space="preserve">When you click the </w:t>
      </w:r>
      <w:r>
        <w:rPr>
          <w:i/>
        </w:rPr>
        <w:t xml:space="preserve">Save </w:t>
      </w:r>
      <w:r>
        <w:t>button, the system must save the parameters or the info text to the database.</w:t>
      </w:r>
    </w:p>
    <w:p w:rsidRPr="00C20AEF" w:rsidR="00974A8F" w:rsidP="00974A8F" w:rsidRDefault="00974A8F" w14:paraId="5A4E4B62" w14:textId="77777777">
      <w:pPr>
        <w:pStyle w:val="SchnelllesetextbergeordneteAussage1"/>
      </w:pPr>
      <w:r>
        <w:t>Button overview</w:t>
      </w:r>
    </w:p>
    <w:p w:rsidRPr="00C20AEF" w:rsidR="00974A8F" w:rsidP="00974A8F" w:rsidRDefault="00974A8F" w14:paraId="08AED602" w14:textId="77777777">
      <w:pPr>
        <w:pStyle w:val="Textkrper"/>
      </w:pPr>
      <w:r>
        <w:t xml:space="preserve">The following buttons are available in the </w:t>
      </w:r>
      <w:r>
        <w:rPr>
          <w:i/>
        </w:rPr>
        <w:t xml:space="preserve">Administration </w:t>
      </w:r>
      <w:r>
        <w:t>section:</w:t>
      </w:r>
    </w:p>
    <w:tbl>
      <w:tblPr>
        <w:tblW w:w="4489" w:type="pct"/>
        <w:tblBorders>
          <w:top w:val="single" w:color="E20074" w:sz="18" w:space="0"/>
          <w:insideH w:val="single" w:color="auto" w:sz="4" w:space="0"/>
        </w:tblBorders>
        <w:tblLayout w:type="fixed"/>
        <w:tblLook w:val="01E0" w:firstRow="1" w:lastRow="1" w:firstColumn="1" w:lastColumn="1" w:noHBand="0" w:noVBand="0"/>
      </w:tblPr>
      <w:tblGrid>
        <w:gridCol w:w="1924"/>
        <w:gridCol w:w="1030"/>
        <w:gridCol w:w="5439"/>
      </w:tblGrid>
      <w:tr w:rsidRPr="00C20AEF" w:rsidR="00974A8F" w:rsidTr="00144B58" w14:paraId="1803AFBE" w14:textId="77777777">
        <w:trPr>
          <w:tblHeader/>
        </w:trPr>
        <w:tc>
          <w:tcPr>
            <w:tcW w:w="1967" w:type="dxa"/>
            <w:tcBorders>
              <w:top w:val="single" w:color="E20074" w:sz="18" w:space="0"/>
              <w:bottom w:val="single" w:color="auto" w:sz="4" w:space="0"/>
            </w:tcBorders>
            <w:shd w:val="clear" w:color="auto" w:fill="E0E0E0"/>
          </w:tcPr>
          <w:p w:rsidRPr="00C20AEF" w:rsidR="00974A8F" w:rsidP="00144B58" w:rsidRDefault="00974A8F" w14:paraId="3654B151" w14:textId="77777777">
            <w:pPr>
              <w:pStyle w:val="TableHeading"/>
              <w:keepNext w:val="0"/>
              <w:rPr>
                <w:rStyle w:val="Fett"/>
                <w:b/>
                <w:bCs/>
              </w:rPr>
            </w:pPr>
            <w:r>
              <w:rPr>
                <w:rStyle w:val="Fett"/>
                <w:b/>
              </w:rPr>
              <w:t>Button</w:t>
            </w:r>
          </w:p>
        </w:tc>
        <w:tc>
          <w:tcPr>
            <w:tcW w:w="1050" w:type="dxa"/>
            <w:tcBorders>
              <w:top w:val="single" w:color="E20074" w:sz="18" w:space="0"/>
              <w:bottom w:val="single" w:color="auto" w:sz="4" w:space="0"/>
            </w:tcBorders>
            <w:shd w:val="clear" w:color="auto" w:fill="E0E0E0"/>
          </w:tcPr>
          <w:p w:rsidRPr="00C20AEF" w:rsidR="00974A8F" w:rsidP="00144B58" w:rsidRDefault="00974A8F" w14:paraId="6A2338CE" w14:textId="77777777">
            <w:pPr>
              <w:pStyle w:val="TableHeading"/>
              <w:keepNext w:val="0"/>
              <w:rPr>
                <w:rStyle w:val="Fett"/>
                <w:b/>
                <w:bCs/>
              </w:rPr>
            </w:pPr>
            <w:r>
              <w:rPr>
                <w:rStyle w:val="Fett"/>
                <w:b/>
              </w:rPr>
              <w:t>Symbol</w:t>
            </w:r>
          </w:p>
        </w:tc>
        <w:tc>
          <w:tcPr>
            <w:tcW w:w="5570" w:type="dxa"/>
            <w:tcBorders>
              <w:top w:val="single" w:color="E20074" w:sz="18" w:space="0"/>
              <w:bottom w:val="single" w:color="auto" w:sz="4" w:space="0"/>
            </w:tcBorders>
            <w:shd w:val="clear" w:color="auto" w:fill="E0E0E0"/>
          </w:tcPr>
          <w:p w:rsidRPr="00C20AEF" w:rsidR="00974A8F" w:rsidP="00144B58" w:rsidRDefault="00974A8F" w14:paraId="64472282" w14:textId="77777777">
            <w:pPr>
              <w:pStyle w:val="TableHeading"/>
              <w:keepNext w:val="0"/>
              <w:rPr>
                <w:rStyle w:val="Fett"/>
                <w:b/>
                <w:bCs/>
              </w:rPr>
            </w:pPr>
            <w:r>
              <w:rPr>
                <w:rStyle w:val="Fett"/>
                <w:b/>
              </w:rPr>
              <w:t>Function</w:t>
            </w:r>
          </w:p>
        </w:tc>
      </w:tr>
      <w:tr w:rsidRPr="00C20AEF" w:rsidR="00974A8F" w:rsidTr="00144B58" w14:paraId="750DA4E5" w14:textId="77777777">
        <w:tc>
          <w:tcPr>
            <w:tcW w:w="1967" w:type="dxa"/>
          </w:tcPr>
          <w:p w:rsidRPr="00C20AEF" w:rsidR="00974A8F" w:rsidP="00144B58" w:rsidRDefault="00191E19" w14:paraId="6079CFAF" w14:textId="77777777">
            <w:pPr>
              <w:pStyle w:val="TabelleFlietext3"/>
              <w:spacing w:before="60" w:after="60"/>
            </w:pPr>
            <w:r>
              <w:t>Loading.</w:t>
            </w:r>
          </w:p>
        </w:tc>
        <w:tc>
          <w:tcPr>
            <w:tcW w:w="1050" w:type="dxa"/>
          </w:tcPr>
          <w:p w:rsidRPr="00C20AEF" w:rsidR="00974A8F" w:rsidP="00144B58" w:rsidRDefault="009C33EB" w14:paraId="3C21473D" w14:textId="77777777">
            <w:pPr>
              <w:keepLines/>
              <w:spacing w:before="60" w:after="60"/>
              <w:jc w:val="center"/>
            </w:pPr>
            <w:r>
              <w:rPr>
                <w:noProof/>
              </w:rPr>
              <w:drawing>
                <wp:inline distT="0" distB="0" distL="0" distR="0" wp14:anchorId="2FDF118A" wp14:editId="1BB09B93">
                  <wp:extent cx="379730" cy="379730"/>
                  <wp:effectExtent l="19050" t="0" r="1270" b="0"/>
                  <wp:docPr id="92" name="Bild 92"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Button"/>
                          <pic:cNvPicPr>
                            <a:picLocks noChangeAspect="1" noChangeArrowheads="1"/>
                          </pic:cNvPicPr>
                        </pic:nvPicPr>
                        <pic:blipFill>
                          <a:blip r:embed="rId38" cstate="print"/>
                          <a:srcRect/>
                          <a:stretch>
                            <a:fillRect/>
                          </a:stretch>
                        </pic:blipFill>
                        <pic:spPr bwMode="auto">
                          <a:xfrm>
                            <a:off x="0" y="0"/>
                            <a:ext cx="379730" cy="379730"/>
                          </a:xfrm>
                          <a:prstGeom prst="rect">
                            <a:avLst/>
                          </a:prstGeom>
                          <a:noFill/>
                          <a:ln w="9525" algn="ctr">
                            <a:noFill/>
                            <a:miter lim="800000"/>
                            <a:headEnd/>
                            <a:tailEnd/>
                          </a:ln>
                          <a:effectLst/>
                        </pic:spPr>
                      </pic:pic>
                    </a:graphicData>
                  </a:graphic>
                </wp:inline>
              </w:drawing>
            </w:r>
          </w:p>
        </w:tc>
        <w:tc>
          <w:tcPr>
            <w:tcW w:w="5570" w:type="dxa"/>
          </w:tcPr>
          <w:p w:rsidRPr="00C20AEF" w:rsidR="00974A8F" w:rsidP="00144B58" w:rsidRDefault="00974A8F" w14:paraId="63B6C0C1" w14:textId="77777777">
            <w:pPr>
              <w:pStyle w:val="TabelleFlietext3"/>
              <w:spacing w:before="60" w:after="60"/>
            </w:pPr>
            <w:r>
              <w:t>Loads the parameters and info text for the selected market.</w:t>
            </w:r>
          </w:p>
        </w:tc>
      </w:tr>
      <w:tr w:rsidRPr="00C20AEF" w:rsidR="00974A8F" w:rsidTr="00144B58" w14:paraId="795E6874" w14:textId="77777777">
        <w:tc>
          <w:tcPr>
            <w:tcW w:w="1967" w:type="dxa"/>
          </w:tcPr>
          <w:p w:rsidRPr="00C20AEF" w:rsidR="00974A8F" w:rsidP="00144B58" w:rsidRDefault="00974A8F" w14:paraId="277BDDE7" w14:textId="77777777">
            <w:pPr>
              <w:pStyle w:val="TabelleFlietext3"/>
              <w:spacing w:before="60" w:after="60"/>
            </w:pPr>
            <w:r>
              <w:t>Discard inputs</w:t>
            </w:r>
          </w:p>
        </w:tc>
        <w:tc>
          <w:tcPr>
            <w:tcW w:w="1050" w:type="dxa"/>
          </w:tcPr>
          <w:p w:rsidRPr="00C20AEF" w:rsidR="00974A8F" w:rsidP="00144B58" w:rsidRDefault="009C33EB" w14:paraId="55FCB25F" w14:textId="77777777">
            <w:pPr>
              <w:keepLines/>
              <w:spacing w:before="60" w:after="60"/>
              <w:jc w:val="center"/>
            </w:pPr>
            <w:r>
              <w:rPr>
                <w:noProof/>
              </w:rPr>
              <w:drawing>
                <wp:inline distT="0" distB="0" distL="0" distR="0" wp14:anchorId="614D11F8" wp14:editId="64B74071">
                  <wp:extent cx="379730" cy="379730"/>
                  <wp:effectExtent l="19050" t="0" r="1270" b="0"/>
                  <wp:docPr id="93" name="Bild 93"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Button"/>
                          <pic:cNvPicPr>
                            <a:picLocks noChangeAspect="1" noChangeArrowheads="1"/>
                          </pic:cNvPicPr>
                        </pic:nvPicPr>
                        <pic:blipFill>
                          <a:blip r:embed="rId40"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C20AEF" w:rsidR="00AA07FF" w:rsidP="00AA07FF" w:rsidRDefault="00AA07FF" w14:paraId="5A53BCFA" w14:textId="77777777">
            <w:pPr>
              <w:pStyle w:val="TabelleFlietext3"/>
              <w:spacing w:before="60" w:after="60"/>
            </w:pPr>
            <w:r>
              <w:t xml:space="preserve">Range </w:t>
            </w:r>
            <w:r>
              <w:rPr>
                <w:i/>
              </w:rPr>
              <w:t>parameters</w:t>
            </w:r>
            <w:r>
              <w:t>: Discards the changes made to the parameters.</w:t>
            </w:r>
          </w:p>
          <w:p w:rsidRPr="00C20AEF" w:rsidR="00974A8F" w:rsidP="00AA07FF" w:rsidRDefault="00AA07FF" w14:paraId="5985B430" w14:textId="77777777">
            <w:pPr>
              <w:pStyle w:val="TabelleFlietext3"/>
              <w:spacing w:before="60" w:after="60"/>
            </w:pPr>
            <w:r>
              <w:t xml:space="preserve">Area </w:t>
            </w:r>
            <w:r>
              <w:rPr>
                <w:i/>
              </w:rPr>
              <w:t>current STOX information</w:t>
            </w:r>
            <w:r>
              <w:t>: Discards the changes to the info text.</w:t>
            </w:r>
          </w:p>
        </w:tc>
      </w:tr>
      <w:tr w:rsidRPr="00C20AEF" w:rsidR="00974A8F" w:rsidTr="00144B58" w14:paraId="6A991F7E" w14:textId="77777777">
        <w:tc>
          <w:tcPr>
            <w:tcW w:w="1967" w:type="dxa"/>
          </w:tcPr>
          <w:p w:rsidRPr="00C20AEF" w:rsidR="00974A8F" w:rsidP="00144B58" w:rsidRDefault="00974A8F" w14:paraId="35DA343C" w14:textId="77777777">
            <w:pPr>
              <w:pStyle w:val="TabelleFlietext3"/>
              <w:spacing w:before="60" w:after="60"/>
            </w:pPr>
            <w:r>
              <w:t>Save</w:t>
            </w:r>
          </w:p>
        </w:tc>
        <w:tc>
          <w:tcPr>
            <w:tcW w:w="1050" w:type="dxa"/>
          </w:tcPr>
          <w:p w:rsidRPr="00C20AEF" w:rsidR="00974A8F" w:rsidP="00144B58" w:rsidRDefault="009C33EB" w14:paraId="0F12B2A6" w14:textId="77777777">
            <w:pPr>
              <w:keepLines/>
              <w:spacing w:before="60" w:after="60"/>
              <w:jc w:val="center"/>
            </w:pPr>
            <w:r>
              <w:rPr>
                <w:noProof/>
              </w:rPr>
              <w:drawing>
                <wp:inline distT="0" distB="0" distL="0" distR="0" wp14:anchorId="653017B9" wp14:editId="010B0AE6">
                  <wp:extent cx="379730" cy="379730"/>
                  <wp:effectExtent l="19050" t="0" r="1270" b="0"/>
                  <wp:docPr id="94" name="Bild 94"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Button"/>
                          <pic:cNvPicPr>
                            <a:picLocks noChangeAspect="1" noChangeArrowheads="1"/>
                          </pic:cNvPicPr>
                        </pic:nvPicPr>
                        <pic:blipFill>
                          <a:blip r:embed="rId39" cstate="print"/>
                          <a:srcRect/>
                          <a:stretch>
                            <a:fillRect/>
                          </a:stretch>
                        </pic:blipFill>
                        <pic:spPr bwMode="auto">
                          <a:xfrm>
                            <a:off x="0" y="0"/>
                            <a:ext cx="379730" cy="379730"/>
                          </a:xfrm>
                          <a:prstGeom prst="rect">
                            <a:avLst/>
                          </a:prstGeom>
                          <a:noFill/>
                          <a:ln w="9525">
                            <a:noFill/>
                            <a:miter lim="800000"/>
                            <a:headEnd/>
                            <a:tailEnd/>
                          </a:ln>
                        </pic:spPr>
                      </pic:pic>
                    </a:graphicData>
                  </a:graphic>
                </wp:inline>
              </w:drawing>
            </w:r>
          </w:p>
        </w:tc>
        <w:tc>
          <w:tcPr>
            <w:tcW w:w="5570" w:type="dxa"/>
          </w:tcPr>
          <w:p w:rsidRPr="00C20AEF" w:rsidR="00974A8F" w:rsidP="00144B58" w:rsidRDefault="00AA07FF" w14:paraId="5B5C3D68" w14:textId="77777777">
            <w:pPr>
              <w:pStyle w:val="TabelleFlietext3"/>
              <w:spacing w:before="60" w:after="60"/>
            </w:pPr>
            <w:r>
              <w:t xml:space="preserve">Range </w:t>
            </w:r>
            <w:r>
              <w:rPr>
                <w:i/>
              </w:rPr>
              <w:t>parameters</w:t>
            </w:r>
            <w:r>
              <w:t>: Saves the parameters.</w:t>
            </w:r>
          </w:p>
          <w:p w:rsidRPr="00C20AEF" w:rsidR="00974A8F" w:rsidP="00974A8F" w:rsidRDefault="00AA07FF" w14:paraId="7CAC93F9" w14:textId="77777777">
            <w:pPr>
              <w:pStyle w:val="TabelleFlietext3"/>
              <w:spacing w:before="60" w:after="60"/>
            </w:pPr>
            <w:r>
              <w:t xml:space="preserve">Area </w:t>
            </w:r>
            <w:r>
              <w:rPr>
                <w:i/>
              </w:rPr>
              <w:t>current STOX information</w:t>
            </w:r>
            <w:r>
              <w:t>: Saves the info text.</w:t>
            </w:r>
          </w:p>
          <w:p w:rsidRPr="00C20AEF" w:rsidR="00974A8F" w:rsidP="00144B58" w:rsidRDefault="00974A8F" w14:paraId="03B5A575" w14:textId="77777777">
            <w:pPr>
              <w:pStyle w:val="TabelleFlietext3"/>
              <w:spacing w:before="60" w:after="60"/>
            </w:pPr>
          </w:p>
        </w:tc>
      </w:tr>
    </w:tbl>
    <w:p w:rsidRPr="00C20AEF" w:rsidR="00974A8F" w:rsidP="00974A8F" w:rsidRDefault="00974A8F" w14:paraId="0F5A0223" w14:textId="64889381">
      <w:pPr>
        <w:pStyle w:val="Beschriftung"/>
      </w:pPr>
      <w:bookmarkStart w:name="_Toc98411860" w:id="589"/>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56</w:t>
      </w:r>
      <w:r>
        <w:fldChar w:fldCharType="end"/>
      </w:r>
      <w:r>
        <w:t xml:space="preserve"> - Panel settings: Buttons of the Administration subpanel</w:t>
      </w:r>
      <w:bookmarkEnd w:id="589"/>
    </w:p>
    <w:p w:rsidRPr="00C20AEF" w:rsidR="00234020" w:rsidP="00234020" w:rsidRDefault="00234020" w14:paraId="0B10B8A2" w14:textId="77777777">
      <w:pPr>
        <w:pStyle w:val="berschrift3"/>
      </w:pPr>
      <w:bookmarkStart w:name="_Toc255461176" w:id="590"/>
      <w:bookmarkStart w:name="_Toc98411967" w:id="591"/>
      <w:r>
        <w:lastRenderedPageBreak/>
        <w:t>Maintenance of other settings</w:t>
      </w:r>
      <w:bookmarkEnd w:id="590"/>
      <w:bookmarkEnd w:id="591"/>
    </w:p>
    <w:p w:rsidRPr="00C20AEF" w:rsidR="00234020" w:rsidP="00234020" w:rsidRDefault="00234020" w14:paraId="1B87D002" w14:textId="77777777">
      <w:pPr>
        <w:pStyle w:val="Textkrper"/>
      </w:pPr>
      <w:r>
        <w:t>The following additional settings and data are not maintained via the GUI. Maintenance takes place directly in the database via T-Systems</w:t>
      </w:r>
    </w:p>
    <w:p w:rsidRPr="00C20AEF" w:rsidR="00234020" w:rsidP="00234020" w:rsidRDefault="00234020" w14:paraId="44439632" w14:textId="77777777">
      <w:pPr>
        <w:pStyle w:val="AufgezhltmitAbsatz"/>
      </w:pPr>
      <w:r>
        <w:t>Postal service providers (per market)</w:t>
      </w:r>
    </w:p>
    <w:p w:rsidRPr="00C20AEF" w:rsidR="00234020" w:rsidP="00234020" w:rsidRDefault="00234020" w14:paraId="6FE5E237" w14:textId="77777777">
      <w:pPr>
        <w:pStyle w:val="AufgezhltmitAbsatz"/>
      </w:pPr>
      <w:r>
        <w:t>Currency connoisseur</w:t>
      </w:r>
    </w:p>
    <w:p w:rsidRPr="00C20AEF" w:rsidR="00234020" w:rsidP="00234020" w:rsidRDefault="00234020" w14:paraId="612440F4" w14:textId="77777777">
      <w:pPr>
        <w:pStyle w:val="berschrift2"/>
      </w:pPr>
      <w:bookmarkStart w:name="_Toc255461177" w:id="592"/>
      <w:bookmarkStart w:name="_Toc98411968" w:id="593"/>
      <w:r>
        <w:t>Adjustments and extensions in SICOS</w:t>
      </w:r>
      <w:bookmarkEnd w:id="592"/>
      <w:bookmarkEnd w:id="593"/>
    </w:p>
    <w:p w:rsidRPr="00C20AEF" w:rsidR="00234020" w:rsidP="00234020" w:rsidRDefault="00234020" w14:paraId="46DCBCE9" w14:textId="0826444C">
      <w:pPr>
        <w:pStyle w:val="Textkrper"/>
      </w:pPr>
      <w:r>
        <w:t>In SICOS some minor adjustments are necessary due to the introduction of STOX/</w:t>
      </w:r>
      <w:proofErr w:type="spellStart"/>
      <w:r>
        <w:t>DeadStock</w:t>
      </w:r>
      <w:proofErr w:type="spellEnd"/>
      <w:r>
        <w:t>. The largest part in the assortment analysis and operating data.</w:t>
      </w:r>
    </w:p>
    <w:p w:rsidRPr="00C20AEF" w:rsidR="00234020" w:rsidP="00234020" w:rsidRDefault="00234020" w14:paraId="1D48228B" w14:textId="77777777">
      <w:pPr>
        <w:pStyle w:val="berschrift3"/>
      </w:pPr>
      <w:bookmarkStart w:name="_Ref254614979" w:id="594"/>
      <w:bookmarkStart w:name="_Toc255461178" w:id="595"/>
      <w:bookmarkStart w:name="_Toc98411969" w:id="596"/>
      <w:r>
        <w:t>Adjustments assortment analysis</w:t>
      </w:r>
      <w:bookmarkEnd w:id="594"/>
      <w:bookmarkEnd w:id="595"/>
      <w:bookmarkEnd w:id="596"/>
    </w:p>
    <w:p w:rsidRPr="00C20AEF" w:rsidR="00234020" w:rsidP="00234020" w:rsidRDefault="00234020" w14:paraId="7361F78C" w14:textId="715E493A">
      <w:pPr>
        <w:pStyle w:val="Textkrper"/>
      </w:pPr>
      <w:r>
        <w:t xml:space="preserve">The user should get an easy way to see his </w:t>
      </w:r>
      <w:proofErr w:type="spellStart"/>
      <w:r>
        <w:t>DeadStock</w:t>
      </w:r>
      <w:proofErr w:type="spellEnd"/>
      <w:r>
        <w:t xml:space="preserve"> assortment via the assortment analysis.</w:t>
      </w:r>
    </w:p>
    <w:p w:rsidRPr="00C20AEF" w:rsidR="00234020" w:rsidP="00234020" w:rsidRDefault="00234020" w14:paraId="1062B9E3" w14:textId="341AF6B0">
      <w:pPr>
        <w:pStyle w:val="Textkrper"/>
        <w:rPr>
          <w:rFonts w:ascii="Tele-GroteskNor" w:hAnsi="Tele-GroteskNor" w:eastAsia="Times New Roman"/>
          <w:sz w:val="22"/>
          <w:szCs w:val="20"/>
        </w:rPr>
      </w:pPr>
      <w:r>
        <w:t xml:space="preserve">Therefore, in the individual overview of the assortment analysis, the columns </w:t>
      </w:r>
      <w:proofErr w:type="spellStart"/>
      <w:r>
        <w:t>DeadStock</w:t>
      </w:r>
      <w:proofErr w:type="spellEnd"/>
      <w:r>
        <w:t xml:space="preserve"> status, </w:t>
      </w:r>
      <w:proofErr w:type="spellStart"/>
      <w:r>
        <w:t>DeadStock</w:t>
      </w:r>
      <w:proofErr w:type="spellEnd"/>
      <w:r>
        <w:t xml:space="preserve"> category (discount rate) and </w:t>
      </w:r>
      <w:proofErr w:type="spellStart"/>
      <w:r>
        <w:t>DeadStock</w:t>
      </w:r>
      <w:proofErr w:type="spellEnd"/>
      <w:r>
        <w:t xml:space="preserve"> note are added.</w:t>
      </w:r>
    </w:p>
    <w:p w:rsidRPr="00C20AEF" w:rsidR="00234020" w:rsidP="00234020" w:rsidRDefault="00234020" w14:paraId="3681EF0A" w14:textId="77777777">
      <w:pPr>
        <w:pStyle w:val="Anforderungsnummer"/>
      </w:pPr>
      <w:r>
        <w:t>Requirement: FKT-GUI-282</w:t>
      </w:r>
    </w:p>
    <w:p w:rsidRPr="00C20AEF" w:rsidR="00234020" w:rsidP="00234020" w:rsidRDefault="00234020" w14:paraId="31BC279A" w14:textId="77777777">
      <w:pPr>
        <w:pStyle w:val="Anforderungstext"/>
      </w:pPr>
      <w:r>
        <w:t>The system must include the following non-editable columns in the individual overview:</w:t>
      </w:r>
    </w:p>
    <w:p w:rsidRPr="00C20AEF" w:rsidR="00234020" w:rsidP="00234020" w:rsidRDefault="00234020" w14:paraId="1A48180A" w14:textId="77777777">
      <w:pPr>
        <w:pStyle w:val="SchnelllesetextbergeordneteAussage1"/>
      </w:pPr>
      <w:r>
        <w:t>New columns</w:t>
      </w:r>
    </w:p>
    <w:tbl>
      <w:tblPr>
        <w:tblW w:w="4773" w:type="pct"/>
        <w:tblBorders>
          <w:top w:val="single" w:color="E20074" w:sz="18" w:space="0"/>
          <w:insideH w:val="single" w:color="auto" w:sz="4" w:space="0"/>
        </w:tblBorders>
        <w:tblLayout w:type="fixed"/>
        <w:tblLook w:val="01E0" w:firstRow="1" w:lastRow="1" w:firstColumn="1" w:lastColumn="1" w:noHBand="0" w:noVBand="0"/>
      </w:tblPr>
      <w:tblGrid>
        <w:gridCol w:w="1762"/>
        <w:gridCol w:w="1339"/>
        <w:gridCol w:w="5823"/>
      </w:tblGrid>
      <w:tr w:rsidRPr="00C20AEF" w:rsidR="00234020" w:rsidTr="00234020" w14:paraId="2A81001B" w14:textId="77777777">
        <w:trPr>
          <w:tblHeader/>
        </w:trPr>
        <w:tc>
          <w:tcPr>
            <w:tcW w:w="1800" w:type="dxa"/>
            <w:tcBorders>
              <w:top w:val="single" w:color="E20074" w:sz="18" w:space="0"/>
              <w:bottom w:val="single" w:color="auto" w:sz="4" w:space="0"/>
            </w:tcBorders>
            <w:shd w:val="clear" w:color="auto" w:fill="E0E0E0"/>
          </w:tcPr>
          <w:p w:rsidRPr="00C20AEF" w:rsidR="00234020" w:rsidP="00234020" w:rsidRDefault="00234020" w14:paraId="5ACEE9FC" w14:textId="77777777">
            <w:pPr>
              <w:pStyle w:val="TableHeading"/>
              <w:keepNext w:val="0"/>
              <w:rPr>
                <w:rStyle w:val="Fett"/>
                <w:b/>
                <w:bCs/>
              </w:rPr>
            </w:pPr>
            <w:r>
              <w:rPr>
                <w:rStyle w:val="Fett"/>
                <w:b/>
              </w:rPr>
              <w:t>Column</w:t>
            </w:r>
          </w:p>
        </w:tc>
        <w:tc>
          <w:tcPr>
            <w:tcW w:w="1367" w:type="dxa"/>
            <w:tcBorders>
              <w:top w:val="single" w:color="E20074" w:sz="18" w:space="0"/>
              <w:bottom w:val="single" w:color="auto" w:sz="4" w:space="0"/>
            </w:tcBorders>
            <w:shd w:val="clear" w:color="auto" w:fill="E0E0E0"/>
          </w:tcPr>
          <w:p w:rsidRPr="00C20AEF" w:rsidR="00234020" w:rsidP="00234020" w:rsidRDefault="00234020" w14:paraId="4EF344C8" w14:textId="77777777">
            <w:pPr>
              <w:pStyle w:val="TableHeading"/>
              <w:keepNext w:val="0"/>
              <w:rPr>
                <w:rStyle w:val="Fett"/>
                <w:b/>
                <w:bCs/>
              </w:rPr>
            </w:pPr>
            <w:r>
              <w:rPr>
                <w:rStyle w:val="Fett"/>
                <w:b/>
              </w:rPr>
              <w:t>Format</w:t>
            </w:r>
          </w:p>
        </w:tc>
        <w:tc>
          <w:tcPr>
            <w:tcW w:w="5963" w:type="dxa"/>
            <w:tcBorders>
              <w:top w:val="single" w:color="E20074" w:sz="18" w:space="0"/>
              <w:bottom w:val="single" w:color="auto" w:sz="4" w:space="0"/>
            </w:tcBorders>
            <w:shd w:val="clear" w:color="auto" w:fill="E0E0E0"/>
          </w:tcPr>
          <w:p w:rsidRPr="00C20AEF" w:rsidR="00234020" w:rsidP="00234020" w:rsidRDefault="00234020" w14:paraId="65A29D7F" w14:textId="77777777">
            <w:pPr>
              <w:pStyle w:val="TableHeading"/>
              <w:keepNext w:val="0"/>
              <w:rPr>
                <w:rStyle w:val="Fett"/>
                <w:b/>
                <w:bCs/>
              </w:rPr>
            </w:pPr>
            <w:r>
              <w:rPr>
                <w:rStyle w:val="Fett"/>
                <w:b/>
              </w:rPr>
              <w:t>Display</w:t>
            </w:r>
          </w:p>
        </w:tc>
      </w:tr>
      <w:tr w:rsidRPr="00C20AEF" w:rsidR="00234020" w:rsidTr="00234020" w14:paraId="4B8BF8DB" w14:textId="77777777">
        <w:tc>
          <w:tcPr>
            <w:tcW w:w="1800" w:type="dxa"/>
          </w:tcPr>
          <w:p w:rsidRPr="00C20AEF" w:rsidR="00234020" w:rsidP="0012276D" w:rsidRDefault="00296C79" w14:paraId="31EDE606" w14:textId="4F80D612">
            <w:pPr>
              <w:pStyle w:val="TabelleFlietext3"/>
              <w:spacing w:before="60" w:after="60"/>
            </w:pPr>
            <w:proofErr w:type="spellStart"/>
            <w:r>
              <w:t>DeadStock</w:t>
            </w:r>
            <w:proofErr w:type="spellEnd"/>
            <w:r>
              <w:t xml:space="preserve"> category</w:t>
            </w:r>
          </w:p>
        </w:tc>
        <w:tc>
          <w:tcPr>
            <w:tcW w:w="1367" w:type="dxa"/>
          </w:tcPr>
          <w:p w:rsidRPr="00C20AEF" w:rsidR="00234020" w:rsidP="00234020" w:rsidRDefault="00234020" w14:paraId="0E9E4255" w14:textId="77777777">
            <w:pPr>
              <w:pStyle w:val="TabelleFlietext3"/>
              <w:spacing w:before="60" w:after="60"/>
            </w:pPr>
            <w:r>
              <w:t>Percentage value</w:t>
            </w:r>
          </w:p>
        </w:tc>
        <w:tc>
          <w:tcPr>
            <w:tcW w:w="5963" w:type="dxa"/>
          </w:tcPr>
          <w:p w:rsidRPr="00C20AEF" w:rsidR="00234020" w:rsidP="00234020" w:rsidRDefault="00296C79" w14:paraId="68637BA9" w14:textId="3440774E">
            <w:pPr>
              <w:pStyle w:val="TabelleFlietext3"/>
              <w:spacing w:before="60" w:after="60"/>
            </w:pPr>
            <w:proofErr w:type="spellStart"/>
            <w:r>
              <w:t>DeadStock</w:t>
            </w:r>
            <w:proofErr w:type="spellEnd"/>
            <w:r>
              <w:t xml:space="preserve"> discount (e.g. 15%, 25% or 50%) of the part at the time of execution (from the local settings of the operation)</w:t>
            </w:r>
          </w:p>
        </w:tc>
      </w:tr>
      <w:tr w:rsidRPr="00C20AEF" w:rsidR="00234020" w:rsidTr="00234020" w14:paraId="3CA09ECA" w14:textId="77777777">
        <w:tc>
          <w:tcPr>
            <w:tcW w:w="1800" w:type="dxa"/>
          </w:tcPr>
          <w:p w:rsidRPr="00C20AEF" w:rsidR="00234020" w:rsidP="00234020" w:rsidRDefault="00296C79" w14:paraId="53D6CA11" w14:textId="5CA560D6">
            <w:pPr>
              <w:pStyle w:val="TabelleFlietext3"/>
              <w:spacing w:before="60" w:after="60"/>
            </w:pPr>
            <w:proofErr w:type="spellStart"/>
            <w:r>
              <w:t>DeadStock</w:t>
            </w:r>
            <w:proofErr w:type="spellEnd"/>
            <w:r>
              <w:t xml:space="preserve"> status</w:t>
            </w:r>
          </w:p>
        </w:tc>
        <w:tc>
          <w:tcPr>
            <w:tcW w:w="1367" w:type="dxa"/>
          </w:tcPr>
          <w:p w:rsidRPr="00C20AEF" w:rsidR="00234020" w:rsidP="00234020" w:rsidRDefault="00234020" w14:paraId="7212C637" w14:textId="77777777">
            <w:pPr>
              <w:pStyle w:val="TabelleFlietext3"/>
              <w:spacing w:before="60" w:after="60"/>
            </w:pPr>
            <w:r>
              <w:t>-</w:t>
            </w:r>
          </w:p>
        </w:tc>
        <w:tc>
          <w:tcPr>
            <w:tcW w:w="5963" w:type="dxa"/>
          </w:tcPr>
          <w:p w:rsidRPr="00C20AEF" w:rsidR="00234020" w:rsidP="00234020" w:rsidRDefault="00296C79" w14:paraId="554B163A" w14:textId="1F48FC8E">
            <w:pPr>
              <w:pStyle w:val="TabelleFlietext3"/>
              <w:spacing w:before="60" w:after="60"/>
            </w:pPr>
            <w:proofErr w:type="spellStart"/>
            <w:r>
              <w:t>DeadStock</w:t>
            </w:r>
            <w:proofErr w:type="spellEnd"/>
            <w:r>
              <w:t xml:space="preserve"> status of the part at the time of execution</w:t>
            </w:r>
          </w:p>
        </w:tc>
      </w:tr>
      <w:tr w:rsidRPr="00C20AEF" w:rsidR="00234020" w:rsidTr="00234020" w14:paraId="2F925B9D" w14:textId="77777777">
        <w:trPr>
          <w:tblHeader/>
        </w:trPr>
        <w:tc>
          <w:tcPr>
            <w:tcW w:w="1800" w:type="dxa"/>
          </w:tcPr>
          <w:p w:rsidRPr="00C20AEF" w:rsidR="00234020" w:rsidP="00F4280D" w:rsidRDefault="00296C79" w14:paraId="78F87E8D" w14:textId="7A6DAD7C">
            <w:pPr>
              <w:pStyle w:val="TabelleFlietext3"/>
              <w:spacing w:before="60" w:after="60"/>
            </w:pPr>
            <w:proofErr w:type="spellStart"/>
            <w:r>
              <w:t>DeadStock</w:t>
            </w:r>
            <w:proofErr w:type="spellEnd"/>
            <w:r>
              <w:t xml:space="preserve"> note</w:t>
            </w:r>
          </w:p>
        </w:tc>
        <w:tc>
          <w:tcPr>
            <w:tcW w:w="1367" w:type="dxa"/>
          </w:tcPr>
          <w:p w:rsidRPr="00C20AEF" w:rsidR="00234020" w:rsidP="00234020" w:rsidRDefault="00234020" w14:paraId="701BD8E3" w14:textId="77777777">
            <w:pPr>
              <w:pStyle w:val="TabelleFlietext3"/>
              <w:spacing w:before="60" w:after="60"/>
            </w:pPr>
            <w:r>
              <w:t>-</w:t>
            </w:r>
          </w:p>
        </w:tc>
        <w:tc>
          <w:tcPr>
            <w:tcW w:w="5963" w:type="dxa"/>
          </w:tcPr>
          <w:p w:rsidRPr="00C20AEF" w:rsidR="00234020" w:rsidP="00F4280D" w:rsidRDefault="00296C79" w14:paraId="775C6B6E" w14:textId="7CFF67C3">
            <w:pPr>
              <w:pStyle w:val="TabelleFlietext3"/>
              <w:keepNext/>
              <w:spacing w:before="60" w:after="60"/>
            </w:pPr>
            <w:proofErr w:type="spellStart"/>
            <w:r>
              <w:t>DeadStock</w:t>
            </w:r>
            <w:proofErr w:type="spellEnd"/>
            <w:r>
              <w:t xml:space="preserve"> note of the part at the time of execution</w:t>
            </w:r>
          </w:p>
        </w:tc>
      </w:tr>
    </w:tbl>
    <w:p w:rsidRPr="00C20AEF" w:rsidR="00234020" w:rsidP="00234020" w:rsidRDefault="00234020" w14:paraId="1CD16B3B" w14:textId="7CB35E3D">
      <w:pPr>
        <w:pStyle w:val="Beschriftung"/>
      </w:pPr>
      <w:bookmarkStart w:name="_Toc255401715" w:id="597"/>
      <w:bookmarkStart w:name="_Toc98411861" w:id="598"/>
      <w:r>
        <w:t xml:space="preserve">Table </w:t>
      </w:r>
      <w:r>
        <w:fldChar w:fldCharType="begin"/>
      </w:r>
      <w:r>
        <w:instrText> STYLEREF 1 \s </w:instrText>
      </w:r>
      <w:r>
        <w:fldChar w:fldCharType="separate"/>
      </w:r>
      <w:r w:rsidR="000D3A2D">
        <w:t>4</w:t>
      </w:r>
      <w:r>
        <w:fldChar w:fldCharType="end"/>
      </w:r>
      <w:r>
        <w:noBreakHyphen/>
      </w:r>
      <w:r>
        <w:fldChar w:fldCharType="begin"/>
      </w:r>
      <w:r>
        <w:instrText> SEQ Tabelle \* ARABIC \s 1 </w:instrText>
      </w:r>
      <w:r>
        <w:fldChar w:fldCharType="separate"/>
      </w:r>
      <w:r w:rsidR="000D3A2D">
        <w:t>57</w:t>
      </w:r>
      <w:r>
        <w:fldChar w:fldCharType="end"/>
      </w:r>
      <w:r>
        <w:t xml:space="preserve"> - Assortment analysis: New columns</w:t>
      </w:r>
      <w:bookmarkEnd w:id="597"/>
      <w:bookmarkEnd w:id="598"/>
    </w:p>
    <w:p w:rsidRPr="00C20AEF" w:rsidR="00234020" w:rsidP="00234020" w:rsidRDefault="00234020" w14:paraId="290B7E11" w14:textId="77777777">
      <w:pPr>
        <w:pStyle w:val="Anforderungsnummer"/>
      </w:pPr>
      <w:r>
        <w:t>Requirement: FKT-GUI-283</w:t>
      </w:r>
    </w:p>
    <w:p w:rsidRPr="00C20AEF" w:rsidR="00234020" w:rsidP="00234020" w:rsidRDefault="00234020" w14:paraId="38F01E87" w14:textId="7B77896F">
      <w:pPr>
        <w:pStyle w:val="Anforderungstext"/>
      </w:pPr>
      <w:r>
        <w:t xml:space="preserve">The system will populate the new </w:t>
      </w:r>
      <w:proofErr w:type="spellStart"/>
      <w:r>
        <w:rPr>
          <w:i/>
        </w:rPr>
        <w:t>DeadStock</w:t>
      </w:r>
      <w:proofErr w:type="spellEnd"/>
      <w:r>
        <w:rPr>
          <w:i/>
        </w:rPr>
        <w:t xml:space="preserve"> Status</w:t>
      </w:r>
      <w:r>
        <w:t xml:space="preserve">, </w:t>
      </w:r>
      <w:proofErr w:type="spellStart"/>
      <w:r>
        <w:rPr>
          <w:i/>
        </w:rPr>
        <w:t>DeadStock</w:t>
      </w:r>
      <w:proofErr w:type="spellEnd"/>
      <w:r>
        <w:rPr>
          <w:i/>
        </w:rPr>
        <w:t xml:space="preserve"> Category</w:t>
      </w:r>
      <w:r>
        <w:t xml:space="preserve"> (discount rate) and </w:t>
      </w:r>
      <w:proofErr w:type="spellStart"/>
      <w:r>
        <w:rPr>
          <w:i/>
        </w:rPr>
        <w:t>DeadStock</w:t>
      </w:r>
      <w:proofErr w:type="spellEnd"/>
      <w:r>
        <w:rPr>
          <w:i/>
        </w:rPr>
        <w:t xml:space="preserve"> Note</w:t>
      </w:r>
      <w:r>
        <w:t xml:space="preserve"> fields with - the current at the time of execution - values when running an assortment analysis.</w:t>
      </w:r>
    </w:p>
    <w:p w:rsidRPr="00C20AEF" w:rsidR="00BD0EB2" w:rsidP="00BD0EB2" w:rsidRDefault="00BD0EB2" w14:paraId="6ECFFE67" w14:textId="77777777">
      <w:pPr>
        <w:pStyle w:val="Textkrper"/>
      </w:pPr>
    </w:p>
    <w:p w:rsidRPr="00C20AEF" w:rsidR="00234020" w:rsidP="00234020" w:rsidRDefault="00234020" w14:paraId="3C5F9BB2" w14:textId="77777777">
      <w:pPr>
        <w:pStyle w:val="Anforderungsnummer"/>
      </w:pPr>
      <w:r>
        <w:t>Requirement: FKT-GUI-284</w:t>
      </w:r>
    </w:p>
    <w:p w:rsidRPr="00C20AEF" w:rsidR="00234020" w:rsidP="00234020" w:rsidRDefault="00234020" w14:paraId="3AE4D342" w14:textId="2E644A5D">
      <w:pPr>
        <w:pStyle w:val="Anforderungstext"/>
      </w:pPr>
      <w:r>
        <w:t xml:space="preserve">The system may only display the </w:t>
      </w:r>
      <w:proofErr w:type="spellStart"/>
      <w:r>
        <w:t>DeadStock</w:t>
      </w:r>
      <w:proofErr w:type="spellEnd"/>
      <w:r>
        <w:t xml:space="preserve"> Status, </w:t>
      </w:r>
      <w:proofErr w:type="spellStart"/>
      <w:r>
        <w:t>DeadStock</w:t>
      </w:r>
      <w:proofErr w:type="spellEnd"/>
      <w:r>
        <w:t xml:space="preserve"> Category (Discount Rate) and </w:t>
      </w:r>
      <w:proofErr w:type="spellStart"/>
      <w:r>
        <w:t>DeadStock</w:t>
      </w:r>
      <w:proofErr w:type="spellEnd"/>
      <w:r>
        <w:t xml:space="preserve"> Note columns if the logged on user is authorized for STOX/</w:t>
      </w:r>
      <w:proofErr w:type="spellStart"/>
      <w:r>
        <w:t>DeadStock</w:t>
      </w:r>
      <w:proofErr w:type="spellEnd"/>
      <w:r>
        <w:t xml:space="preserve"> (</w:t>
      </w:r>
      <w:proofErr w:type="spellStart"/>
      <w:r>
        <w:t>OrteDS</w:t>
      </w:r>
      <w:proofErr w:type="spellEnd"/>
      <w:r>
        <w:t xml:space="preserve"> check) and the selected site number is initialized for </w:t>
      </w:r>
      <w:proofErr w:type="spellStart"/>
      <w:r>
        <w:t>DeadStock</w:t>
      </w:r>
      <w:proofErr w:type="spellEnd"/>
      <w:r>
        <w:t>.</w:t>
      </w:r>
    </w:p>
    <w:p w:rsidRPr="00C20AEF" w:rsidR="00BD0EB2" w:rsidP="00BD0EB2" w:rsidRDefault="00BD0EB2" w14:paraId="77894B69" w14:textId="77777777">
      <w:pPr>
        <w:pStyle w:val="Textkrper"/>
      </w:pPr>
    </w:p>
    <w:p w:rsidRPr="00C20AEF" w:rsidR="00234020" w:rsidP="00234020" w:rsidRDefault="00234020" w14:paraId="691F0370" w14:textId="77777777">
      <w:pPr>
        <w:pStyle w:val="Anforderungsnummer"/>
      </w:pPr>
      <w:r>
        <w:t>Requirement: FKT-GUI-285</w:t>
      </w:r>
    </w:p>
    <w:p w:rsidRPr="00C20AEF" w:rsidR="00234020" w:rsidP="00234020" w:rsidRDefault="00234020" w14:paraId="65D3C91C" w14:textId="77777777">
      <w:pPr>
        <w:pStyle w:val="Anforderungstext"/>
      </w:pPr>
      <w:r>
        <w:t xml:space="preserve">When you double-click on a cell (all columns except for the </w:t>
      </w:r>
      <w:r>
        <w:rPr>
          <w:i/>
        </w:rPr>
        <w:t>default quantity</w:t>
      </w:r>
      <w:r>
        <w:t xml:space="preserve">), the system jumps to the </w:t>
      </w:r>
      <w:r>
        <w:rPr>
          <w:i/>
        </w:rPr>
        <w:t>SICOS parts master</w:t>
      </w:r>
      <w:r>
        <w:t xml:space="preserve"> panel with the </w:t>
      </w:r>
      <w:r>
        <w:rPr>
          <w:i/>
        </w:rPr>
        <w:t>part number of</w:t>
      </w:r>
      <w:r>
        <w:t xml:space="preserve"> the selected row and the </w:t>
      </w:r>
      <w:r>
        <w:rPr>
          <w:i/>
        </w:rPr>
        <w:t>site number</w:t>
      </w:r>
      <w:r>
        <w:t xml:space="preserve"> and loads the data.</w:t>
      </w:r>
    </w:p>
    <w:p w:rsidRPr="00C20AEF" w:rsidR="00BD0EB2" w:rsidP="00BD0EB2" w:rsidRDefault="00BD0EB2" w14:paraId="08D726D2" w14:textId="77777777">
      <w:pPr>
        <w:pStyle w:val="Textkrper"/>
      </w:pPr>
    </w:p>
    <w:p w:rsidRPr="00C20AEF" w:rsidR="00234020" w:rsidP="00234020" w:rsidRDefault="00234020" w14:paraId="40F8EC21" w14:textId="77777777">
      <w:pPr>
        <w:pStyle w:val="Anforderungsnummer"/>
      </w:pPr>
      <w:r>
        <w:lastRenderedPageBreak/>
        <w:t>Requirement: FKT-GUI-286</w:t>
      </w:r>
    </w:p>
    <w:p w:rsidRPr="00C20AEF" w:rsidR="00234020" w:rsidP="00234020" w:rsidRDefault="00234020" w14:paraId="28877D6A" w14:textId="6E7A708E">
      <w:pPr>
        <w:pStyle w:val="Anforderungstext"/>
      </w:pPr>
      <w:r>
        <w:t xml:space="preserve">The new columns </w:t>
      </w:r>
      <w:proofErr w:type="spellStart"/>
      <w:r>
        <w:rPr>
          <w:i/>
        </w:rPr>
        <w:t>DeadStock</w:t>
      </w:r>
      <w:proofErr w:type="spellEnd"/>
      <w:r>
        <w:rPr>
          <w:i/>
        </w:rPr>
        <w:t xml:space="preserve"> status</w:t>
      </w:r>
      <w:r>
        <w:t xml:space="preserve">, </w:t>
      </w:r>
      <w:proofErr w:type="spellStart"/>
      <w:r>
        <w:rPr>
          <w:i/>
        </w:rPr>
        <w:t>DeadStock</w:t>
      </w:r>
      <w:proofErr w:type="spellEnd"/>
      <w:r>
        <w:rPr>
          <w:i/>
        </w:rPr>
        <w:t xml:space="preserve"> category</w:t>
      </w:r>
      <w:r>
        <w:t xml:space="preserve"> (discount rate) and </w:t>
      </w:r>
      <w:proofErr w:type="spellStart"/>
      <w:r>
        <w:rPr>
          <w:i/>
        </w:rPr>
        <w:t>DeadStock</w:t>
      </w:r>
      <w:proofErr w:type="spellEnd"/>
      <w:r>
        <w:rPr>
          <w:i/>
        </w:rPr>
        <w:t xml:space="preserve"> note</w:t>
      </w:r>
      <w:r>
        <w:t xml:space="preserve"> are appended in enumerated order to the end of the table (</w:t>
      </w:r>
      <w:r>
        <w:rPr>
          <w:rFonts w:ascii="Wingdings" w:hAnsi="Wingdings" w:eastAsia="Wingdings" w:cs="Wingdings"/>
        </w:rPr>
        <w:t>à</w:t>
      </w:r>
      <w:r>
        <w:t xml:space="preserve"> as last 3 columns).</w:t>
      </w:r>
    </w:p>
    <w:p w:rsidRPr="00C20AEF" w:rsidR="00234020" w:rsidP="00234020" w:rsidRDefault="00234020" w14:paraId="70E313A9" w14:textId="77777777">
      <w:pPr>
        <w:pStyle w:val="Anforderungstext"/>
      </w:pPr>
      <w:r>
        <w:t xml:space="preserve">The already existing column </w:t>
      </w:r>
      <w:r>
        <w:rPr>
          <w:i/>
        </w:rPr>
        <w:t>movement</w:t>
      </w:r>
      <w:r>
        <w:t xml:space="preserve"> is moved to the fourth last position.</w:t>
      </w:r>
    </w:p>
    <w:p w:rsidRPr="00C20AEF" w:rsidR="009462E4" w:rsidP="00234020" w:rsidRDefault="009462E4" w14:paraId="52763786" w14:textId="77777777">
      <w:pPr>
        <w:pStyle w:val="Textkrper"/>
      </w:pPr>
    </w:p>
    <w:p w:rsidRPr="00C20AEF" w:rsidR="00234020" w:rsidP="00234020" w:rsidRDefault="00234020" w14:paraId="1C3CF6B5" w14:textId="77777777">
      <w:pPr>
        <w:pStyle w:val="berschrift3"/>
      </w:pPr>
      <w:bookmarkStart w:name="_Toc255461179" w:id="599"/>
      <w:bookmarkStart w:name="_Toc98411970" w:id="600"/>
      <w:r>
        <w:t>Adjustments SICOS operating data</w:t>
      </w:r>
      <w:bookmarkEnd w:id="599"/>
      <w:bookmarkEnd w:id="600"/>
    </w:p>
    <w:p w:rsidRPr="00C20AEF" w:rsidR="00234020" w:rsidP="00234020" w:rsidRDefault="00234020" w14:paraId="69D14E3A" w14:textId="2F490B1B">
      <w:pPr>
        <w:pStyle w:val="Textkrper"/>
      </w:pPr>
      <w:r>
        <w:t xml:space="preserve">The SICOS operating data panel is adapted and extended as described in the chapter </w:t>
      </w:r>
      <w:r w:rsidRPr="00C20AEF" w:rsidR="00A9316A">
        <w:fldChar w:fldCharType="begin"/>
      </w:r>
      <w:r w:rsidRPr="00C20AEF" w:rsidR="00A9316A">
        <w:instrText xml:space="preserve"> REF _Ref258921143 \r \h  \* MERGEFORMAT </w:instrText>
      </w:r>
      <w:r w:rsidRPr="00C20AEF" w:rsidR="00A9316A">
        <w:fldChar w:fldCharType="separate"/>
      </w:r>
      <w:r w:rsidR="000D3A2D">
        <w:t>4.8</w:t>
      </w:r>
      <w:r w:rsidRPr="00C20AEF" w:rsidR="00A9316A">
        <w:fldChar w:fldCharType="end"/>
      </w:r>
      <w:r>
        <w:t xml:space="preserve"> . </w:t>
      </w:r>
    </w:p>
    <w:p w:rsidRPr="00C20AEF" w:rsidR="00234020" w:rsidP="00451529" w:rsidRDefault="009462E4" w14:paraId="1DB2E40F" w14:textId="77777777">
      <w:pPr>
        <w:pStyle w:val="berschrift3"/>
      </w:pPr>
      <w:bookmarkStart w:name="_Ref254615047" w:id="601"/>
      <w:bookmarkStart w:name="_Toc255461180" w:id="602"/>
      <w:r>
        <w:br w:type="page"/>
      </w:r>
      <w:bookmarkStart w:name="_Ref20484586" w:id="603"/>
      <w:bookmarkStart w:name="_Toc98411971" w:id="604"/>
      <w:r>
        <w:lastRenderedPageBreak/>
        <w:t>Adjustments SICOS part master</w:t>
      </w:r>
      <w:bookmarkEnd w:id="601"/>
      <w:bookmarkEnd w:id="602"/>
      <w:bookmarkEnd w:id="603"/>
      <w:bookmarkEnd w:id="604"/>
    </w:p>
    <w:p w:rsidRPr="00C20AEF" w:rsidR="00234020" w:rsidP="00234020" w:rsidRDefault="00234020" w14:paraId="72E3D6E2" w14:textId="34FBE343">
      <w:pPr>
        <w:pStyle w:val="Textkrper"/>
      </w:pPr>
      <w:r>
        <w:t xml:space="preserve">The part master panel known from SICOS is extended as described in the chapter </w:t>
      </w:r>
      <w:r w:rsidRPr="00C20AEF" w:rsidR="00A9316A">
        <w:fldChar w:fldCharType="begin"/>
      </w:r>
      <w:r w:rsidRPr="00C20AEF" w:rsidR="00A9316A">
        <w:instrText xml:space="preserve"> REF _Ref254185163 \r \h  \* MERGEFORMAT </w:instrText>
      </w:r>
      <w:r w:rsidRPr="00C20AEF" w:rsidR="00A9316A">
        <w:fldChar w:fldCharType="separate"/>
      </w:r>
      <w:r w:rsidR="000D3A2D">
        <w:t>4.7</w:t>
      </w:r>
      <w:r w:rsidRPr="00C20AEF" w:rsidR="00A9316A">
        <w:fldChar w:fldCharType="end"/>
      </w:r>
      <w:r>
        <w:t xml:space="preserve"> . The </w:t>
      </w:r>
      <w:proofErr w:type="spellStart"/>
      <w:r>
        <w:t>DeadStock</w:t>
      </w:r>
      <w:proofErr w:type="spellEnd"/>
      <w:r>
        <w:t xml:space="preserve"> parameters are only visible if the user/facility is authorized for STOX (</w:t>
      </w:r>
      <w:proofErr w:type="spellStart"/>
      <w:r>
        <w:t>DeadStock</w:t>
      </w:r>
      <w:proofErr w:type="spellEnd"/>
      <w:r>
        <w:t>).</w:t>
      </w:r>
    </w:p>
    <w:p w:rsidRPr="00C20AEF" w:rsidR="00234020" w:rsidP="00234020" w:rsidRDefault="009C33EB" w14:paraId="29B7883A" w14:textId="77777777">
      <w:pPr>
        <w:pStyle w:val="Textkrper"/>
        <w:keepNext/>
      </w:pPr>
      <w:r>
        <w:rPr>
          <w:noProof/>
        </w:rPr>
        <w:drawing>
          <wp:inline distT="0" distB="0" distL="0" distR="0" wp14:anchorId="1FADC23E" wp14:editId="68019033">
            <wp:extent cx="5926455" cy="4451350"/>
            <wp:effectExtent l="19050" t="0" r="0" b="0"/>
            <wp:docPr id="95" name="Bild 95"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01"/>
                    <pic:cNvPicPr>
                      <a:picLocks noChangeAspect="1" noChangeArrowheads="1"/>
                    </pic:cNvPicPr>
                  </pic:nvPicPr>
                  <pic:blipFill>
                    <a:blip r:embed="rId99" cstate="print"/>
                    <a:srcRect/>
                    <a:stretch>
                      <a:fillRect/>
                    </a:stretch>
                  </pic:blipFill>
                  <pic:spPr bwMode="auto">
                    <a:xfrm>
                      <a:off x="0" y="0"/>
                      <a:ext cx="5926455" cy="4451350"/>
                    </a:xfrm>
                    <a:prstGeom prst="rect">
                      <a:avLst/>
                    </a:prstGeom>
                    <a:noFill/>
                    <a:ln w="9525">
                      <a:noFill/>
                      <a:miter lim="800000"/>
                      <a:headEnd/>
                      <a:tailEnd/>
                    </a:ln>
                  </pic:spPr>
                </pic:pic>
              </a:graphicData>
            </a:graphic>
          </wp:inline>
        </w:drawing>
      </w:r>
    </w:p>
    <w:p w:rsidRPr="00C20AEF" w:rsidR="00234020" w:rsidP="00234020" w:rsidRDefault="00234020" w14:paraId="00F1D0BF" w14:textId="0BB25869">
      <w:pPr>
        <w:pStyle w:val="Beschriftung"/>
        <w:jc w:val="both"/>
      </w:pPr>
      <w:bookmarkStart w:name="_Toc255401674" w:id="605"/>
      <w:bookmarkStart w:name="_Toc98411892" w:id="606"/>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25</w:t>
      </w:r>
      <w:r>
        <w:fldChar w:fldCharType="end"/>
      </w:r>
      <w:r>
        <w:t xml:space="preserve"> - </w:t>
      </w:r>
      <w:proofErr w:type="spellStart"/>
      <w:r>
        <w:t>DeadStock</w:t>
      </w:r>
      <w:proofErr w:type="spellEnd"/>
      <w:r>
        <w:t xml:space="preserve"> extension in SICOS part master panel</w:t>
      </w:r>
      <w:bookmarkEnd w:id="605"/>
      <w:bookmarkEnd w:id="606"/>
    </w:p>
    <w:p w:rsidRPr="00C20AEF" w:rsidR="00234020" w:rsidP="00234020" w:rsidRDefault="00234020" w14:paraId="57E1E14A" w14:textId="77777777">
      <w:pPr>
        <w:pStyle w:val="Anforderungsnummer"/>
      </w:pPr>
      <w:r>
        <w:t>Requirement: FKT-GUI-287</w:t>
      </w:r>
    </w:p>
    <w:p w:rsidRPr="00C20AEF" w:rsidR="00234020" w:rsidP="00234020" w:rsidRDefault="00234020" w14:paraId="0F8CACAD" w14:textId="31C94FB7">
      <w:pPr>
        <w:pStyle w:val="Anforderungstext"/>
      </w:pPr>
      <w:r>
        <w:t>The SICOS part master panel is extended by the STOX (</w:t>
      </w:r>
      <w:proofErr w:type="spellStart"/>
      <w:r>
        <w:t>DeadStock</w:t>
      </w:r>
      <w:proofErr w:type="spellEnd"/>
      <w:r>
        <w:t xml:space="preserve">) functionality as described in the chapter </w:t>
      </w:r>
      <w:r w:rsidRPr="00C20AEF" w:rsidR="00A9316A">
        <w:fldChar w:fldCharType="begin"/>
      </w:r>
      <w:r w:rsidRPr="00C20AEF" w:rsidR="00A9316A">
        <w:instrText xml:space="preserve"> REF _Ref254185163 \r \h  \* MERGEFORMAT </w:instrText>
      </w:r>
      <w:r w:rsidRPr="00C20AEF" w:rsidR="00A9316A">
        <w:fldChar w:fldCharType="separate"/>
      </w:r>
      <w:r w:rsidR="000D3A2D">
        <w:t>4.7</w:t>
      </w:r>
      <w:r w:rsidRPr="00C20AEF" w:rsidR="00A9316A">
        <w:fldChar w:fldCharType="end"/>
      </w:r>
      <w:r>
        <w:t xml:space="preserve"> .</w:t>
      </w:r>
    </w:p>
    <w:p w:rsidRPr="00C20AEF" w:rsidR="00BD0EB2" w:rsidP="00BD0EB2" w:rsidRDefault="00BD0EB2" w14:paraId="22C93128" w14:textId="77777777">
      <w:pPr>
        <w:pStyle w:val="Textkrper"/>
      </w:pPr>
    </w:p>
    <w:p w:rsidRPr="00C20AEF" w:rsidR="00234020" w:rsidP="00234020" w:rsidRDefault="00234020" w14:paraId="1B6F89E0" w14:textId="77777777">
      <w:pPr>
        <w:pStyle w:val="Anforderungsnummer"/>
      </w:pPr>
      <w:r>
        <w:t>Requirement: FKT-GUI-288</w:t>
      </w:r>
    </w:p>
    <w:p w:rsidRPr="00C20AEF" w:rsidR="00234020" w:rsidP="00234020" w:rsidRDefault="00234020" w14:paraId="21090EA6" w14:textId="1969BD02">
      <w:pPr>
        <w:pStyle w:val="Anforderungstext"/>
      </w:pPr>
      <w:r>
        <w:t>The system must comply with the appropriate authorization checks (</w:t>
      </w:r>
      <w:r w:rsidRPr="00C20AEF" w:rsidR="00A9316A">
        <w:fldChar w:fldCharType="begin"/>
      </w:r>
      <w:r w:rsidRPr="00C20AEF" w:rsidR="00A9316A">
        <w:instrText xml:space="preserve"> REF _Ref254185163 \r \h  \* MERGEFORMAT </w:instrText>
      </w:r>
      <w:r w:rsidRPr="00C20AEF" w:rsidR="00A9316A">
        <w:fldChar w:fldCharType="separate"/>
      </w:r>
      <w:r w:rsidR="000D3A2D">
        <w:t>4.7</w:t>
      </w:r>
      <w:r w:rsidRPr="00C20AEF" w:rsidR="00A9316A">
        <w:fldChar w:fldCharType="end"/>
      </w:r>
      <w:r>
        <w:t xml:space="preserve">). </w:t>
      </w:r>
      <w:r>
        <w:rPr>
          <w:rFonts w:ascii="Arial" w:hAnsi="Arial"/>
          <w:sz w:val="20"/>
        </w:rPr>
        <w:t xml:space="preserve">Editing of </w:t>
      </w:r>
      <w:r>
        <w:t>STOX (</w:t>
      </w:r>
      <w:proofErr w:type="spellStart"/>
      <w:r>
        <w:t>DeadStock</w:t>
      </w:r>
      <w:proofErr w:type="spellEnd"/>
      <w:r>
        <w:rPr>
          <w:rFonts w:ascii="Arial" w:hAnsi="Arial"/>
          <w:sz w:val="20"/>
        </w:rPr>
        <w:t>) information is not possible in SICOS</w:t>
      </w:r>
      <w:r>
        <w:t>.</w:t>
      </w:r>
    </w:p>
    <w:p w:rsidRPr="00C20AEF" w:rsidR="00BD0EB2" w:rsidP="00BD0EB2" w:rsidRDefault="00BD0EB2" w14:paraId="7383B996" w14:textId="77777777">
      <w:pPr>
        <w:pStyle w:val="Textkrper"/>
      </w:pPr>
    </w:p>
    <w:p w:rsidRPr="00C20AEF" w:rsidR="00234020" w:rsidP="00234020" w:rsidRDefault="00234020" w14:paraId="1F73B40B" w14:textId="77777777">
      <w:pPr>
        <w:pStyle w:val="Anforderungsnummer"/>
      </w:pPr>
      <w:r>
        <w:t>Requirement: FKT-GUI-289</w:t>
      </w:r>
    </w:p>
    <w:p w:rsidRPr="00C20AEF" w:rsidR="00234020" w:rsidP="00234020" w:rsidRDefault="00234020" w14:paraId="34CEC9E9" w14:textId="77777777">
      <w:pPr>
        <w:pStyle w:val="Anforderungstext"/>
      </w:pPr>
      <w:r>
        <w:t>The other functionality of the SICOS part master panel remains unaffected by the extension.</w:t>
      </w:r>
    </w:p>
    <w:p w:rsidRPr="00C20AEF" w:rsidR="00865313" w:rsidP="00865313" w:rsidRDefault="00865313" w14:paraId="7C24C728" w14:textId="77777777">
      <w:pPr>
        <w:pStyle w:val="berschrift3"/>
      </w:pPr>
      <w:bookmarkStart w:name="_Toc255461183" w:id="607"/>
      <w:bookmarkStart w:name="_Ref265828107" w:id="608"/>
      <w:bookmarkStart w:name="_Toc98411972" w:id="609"/>
      <w:r>
        <w:t>Adjustments operating lists</w:t>
      </w:r>
      <w:bookmarkEnd w:id="607"/>
      <w:bookmarkEnd w:id="608"/>
      <w:bookmarkEnd w:id="609"/>
    </w:p>
    <w:p w:rsidRPr="00C20AEF" w:rsidR="00865313" w:rsidP="00865313" w:rsidRDefault="00865313" w14:paraId="29F94FBB" w14:textId="77777777">
      <w:pPr>
        <w:pStyle w:val="Textkrper"/>
      </w:pPr>
      <w:r>
        <w:t xml:space="preserve">The search function in the farm lists is to be adapted to the new search function of the farm data panel. This results in the following requirements. </w:t>
      </w:r>
    </w:p>
    <w:p w:rsidRPr="00C20AEF" w:rsidR="00865313" w:rsidP="00865313" w:rsidRDefault="00865313" w14:paraId="5C7478B2" w14:textId="77777777">
      <w:pPr>
        <w:pStyle w:val="Anforderungsnummer"/>
      </w:pPr>
      <w:r>
        <w:lastRenderedPageBreak/>
        <w:t>Requirement: FKT-GUI-290</w:t>
      </w:r>
    </w:p>
    <w:p w:rsidRPr="00C20AEF" w:rsidR="00865313" w:rsidP="00865313" w:rsidRDefault="00865313" w14:paraId="7B47349B" w14:textId="77777777">
      <w:pPr>
        <w:pStyle w:val="Anforderungstext"/>
      </w:pPr>
      <w:r>
        <w:t xml:space="preserve">The </w:t>
      </w:r>
      <w:r>
        <w:rPr>
          <w:i/>
        </w:rPr>
        <w:t>Country</w:t>
      </w:r>
      <w:r>
        <w:t xml:space="preserve"> fields must be saved in the user properties when logging off from LOGBUS. When LOGBUS is started, the values (countries) saved at logout must be set automatically.</w:t>
      </w:r>
    </w:p>
    <w:p w:rsidRPr="00C20AEF" w:rsidR="00865313" w:rsidP="00865313" w:rsidRDefault="00865313" w14:paraId="75BA0662" w14:textId="77777777">
      <w:pPr>
        <w:pStyle w:val="Textkrper"/>
      </w:pPr>
    </w:p>
    <w:p w:rsidRPr="00C20AEF" w:rsidR="001F78E0" w:rsidP="001F78E0" w:rsidRDefault="001F78E0" w14:paraId="7C93C2FA" w14:textId="77777777">
      <w:pPr>
        <w:pStyle w:val="Anforderungsnummer"/>
      </w:pPr>
      <w:r>
        <w:t>Requirement: FKT-GUI-291</w:t>
      </w:r>
    </w:p>
    <w:p w:rsidRPr="00C20AEF" w:rsidR="001F78E0" w:rsidP="001F78E0" w:rsidRDefault="001F78E0" w14:paraId="4BABE7E2" w14:textId="77777777">
      <w:pPr>
        <w:pStyle w:val="Anforderungstext"/>
      </w:pPr>
      <w:r>
        <w:t xml:space="preserve">Under the </w:t>
      </w:r>
      <w:r>
        <w:rPr>
          <w:i/>
        </w:rPr>
        <w:t>Operation</w:t>
      </w:r>
      <w:r>
        <w:t xml:space="preserve"> filter, the new </w:t>
      </w:r>
      <w:r>
        <w:rPr>
          <w:i/>
        </w:rPr>
        <w:t xml:space="preserve">Operation name </w:t>
      </w:r>
      <w:r>
        <w:t>filter is added. This filters the field NAME from the table BETRIEBSDATEN_KONZERN (the field must contain the search term).</w:t>
      </w:r>
    </w:p>
    <w:p w:rsidRPr="00C20AEF" w:rsidR="001F78E0" w:rsidP="00865313" w:rsidRDefault="001F78E0" w14:paraId="1CEB94B5" w14:textId="77777777">
      <w:pPr>
        <w:pStyle w:val="Textkrper"/>
      </w:pPr>
    </w:p>
    <w:p w:rsidRPr="00C20AEF" w:rsidR="00865313" w:rsidP="00865313" w:rsidRDefault="00865313" w14:paraId="14B4A1CC" w14:textId="77777777">
      <w:pPr>
        <w:pStyle w:val="Anforderungsnummer"/>
      </w:pPr>
      <w:r>
        <w:t>Requirement: FKT-GUI-292</w:t>
      </w:r>
    </w:p>
    <w:p w:rsidRPr="00C20AEF" w:rsidR="00865313" w:rsidP="00865313" w:rsidRDefault="00865313" w14:paraId="70AFD1DE" w14:textId="77777777">
      <w:pPr>
        <w:pStyle w:val="Anforderungstext"/>
      </w:pPr>
      <w:r>
        <w:t xml:space="preserve">Under the </w:t>
      </w:r>
      <w:r>
        <w:rPr>
          <w:i/>
        </w:rPr>
        <w:t>ZIP</w:t>
      </w:r>
      <w:r>
        <w:t xml:space="preserve"> (postal code) filter, the new </w:t>
      </w:r>
      <w:r>
        <w:rPr>
          <w:i/>
        </w:rPr>
        <w:t xml:space="preserve">Phone number </w:t>
      </w:r>
      <w:r>
        <w:t xml:space="preserve">filter is added. This filters the field TELEPHONE from the table BETRIEBSDATEN_KONZERN. The telephone number must be entered with at least 4 digits, analogous to the search in the operating data panel. Spaces are also ignored here. </w:t>
      </w:r>
      <w:r>
        <w:rPr>
          <w:rFonts w:ascii="Arial" w:hAnsi="Arial"/>
          <w:sz w:val="20"/>
        </w:rPr>
        <w:t>If the entered phone number is smaller than 4 digits, the "Search" button remains inactive.</w:t>
      </w:r>
    </w:p>
    <w:p w:rsidRPr="00C20AEF" w:rsidR="00865313" w:rsidP="00865313" w:rsidRDefault="00865313" w14:paraId="24132BC9" w14:textId="77777777">
      <w:pPr>
        <w:pStyle w:val="Textkrper"/>
      </w:pPr>
    </w:p>
    <w:p w:rsidRPr="00C20AEF" w:rsidR="00865313" w:rsidP="00865313" w:rsidRDefault="00865313" w14:paraId="0E83747F" w14:textId="77777777">
      <w:pPr>
        <w:pStyle w:val="Anforderungsnummer"/>
      </w:pPr>
      <w:r>
        <w:t>Requirement: FKT-GUI-293</w:t>
      </w:r>
    </w:p>
    <w:p w:rsidRPr="00C20AEF" w:rsidR="00865313" w:rsidP="00865313" w:rsidRDefault="00865313" w14:paraId="6418E1A2" w14:textId="77777777">
      <w:pPr>
        <w:pStyle w:val="Anforderungstext"/>
      </w:pPr>
      <w:r>
        <w:t xml:space="preserve">The </w:t>
      </w:r>
      <w:r>
        <w:rPr>
          <w:i/>
        </w:rPr>
        <w:t>Company name</w:t>
      </w:r>
      <w:r>
        <w:t xml:space="preserve"> and Place name filters are adjusted so that they are </w:t>
      </w:r>
      <w:r>
        <w:rPr>
          <w:b/>
        </w:rPr>
        <w:t>not</w:t>
      </w:r>
      <w:r>
        <w:t xml:space="preserve"> case sensitive.</w:t>
      </w:r>
    </w:p>
    <w:p w:rsidRPr="00C20AEF" w:rsidR="00865313" w:rsidP="00865313" w:rsidRDefault="00865313" w14:paraId="2994F838" w14:textId="77777777">
      <w:pPr>
        <w:pStyle w:val="Textkrper"/>
      </w:pPr>
    </w:p>
    <w:p w:rsidRPr="00C20AEF" w:rsidR="00865313" w:rsidP="00865313" w:rsidRDefault="00865313" w14:paraId="53033331" w14:textId="77777777">
      <w:pPr>
        <w:pStyle w:val="Anforderungsnummer"/>
      </w:pPr>
      <w:r>
        <w:t>Requirement: FKT-GUI-294</w:t>
      </w:r>
    </w:p>
    <w:p w:rsidRPr="00C20AEF" w:rsidR="00865313" w:rsidP="00865313" w:rsidRDefault="00865313" w14:paraId="3CCFB724" w14:textId="77777777">
      <w:pPr>
        <w:pStyle w:val="Anforderungstext"/>
      </w:pPr>
      <w:r>
        <w:t>All filter criteria (text fields/</w:t>
      </w:r>
      <w:proofErr w:type="spellStart"/>
      <w:r>
        <w:t>combobox</w:t>
      </w:r>
      <w:proofErr w:type="spellEnd"/>
      <w:r>
        <w:t>) must be stored with a tooltip.</w:t>
      </w:r>
    </w:p>
    <w:p w:rsidRPr="00C20AEF" w:rsidR="00865313" w:rsidP="00865313" w:rsidRDefault="009C33EB" w14:paraId="07B1BFD7" w14:textId="77777777">
      <w:pPr>
        <w:pStyle w:val="Textkrper"/>
        <w:keepNext/>
      </w:pPr>
      <w:r>
        <w:rPr>
          <w:noProof/>
        </w:rPr>
        <w:drawing>
          <wp:inline distT="0" distB="0" distL="0" distR="0" wp14:anchorId="1F05EB67" wp14:editId="41249BBF">
            <wp:extent cx="5926455" cy="3355975"/>
            <wp:effectExtent l="19050" t="0" r="0" b="0"/>
            <wp:docPr id="96" name="Bild 96"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02"/>
                    <pic:cNvPicPr>
                      <a:picLocks noChangeAspect="1" noChangeArrowheads="1"/>
                    </pic:cNvPicPr>
                  </pic:nvPicPr>
                  <pic:blipFill>
                    <a:blip r:embed="rId100" cstate="print"/>
                    <a:srcRect/>
                    <a:stretch>
                      <a:fillRect/>
                    </a:stretch>
                  </pic:blipFill>
                  <pic:spPr bwMode="auto">
                    <a:xfrm>
                      <a:off x="0" y="0"/>
                      <a:ext cx="5926455" cy="3355975"/>
                    </a:xfrm>
                    <a:prstGeom prst="rect">
                      <a:avLst/>
                    </a:prstGeom>
                    <a:noFill/>
                    <a:ln w="9525">
                      <a:noFill/>
                      <a:miter lim="800000"/>
                      <a:headEnd/>
                      <a:tailEnd/>
                    </a:ln>
                  </pic:spPr>
                </pic:pic>
              </a:graphicData>
            </a:graphic>
          </wp:inline>
        </w:drawing>
      </w:r>
    </w:p>
    <w:p w:rsidRPr="00C20AEF" w:rsidR="00865313" w:rsidP="00865313" w:rsidRDefault="00865313" w14:paraId="491953D3" w14:textId="7D436997">
      <w:pPr>
        <w:pStyle w:val="Beschriftung"/>
        <w:jc w:val="both"/>
      </w:pPr>
      <w:bookmarkStart w:name="_Toc98411893" w:id="610"/>
      <w:r>
        <w:t xml:space="preserve">Figure </w:t>
      </w:r>
      <w:r>
        <w:fldChar w:fldCharType="begin"/>
      </w:r>
      <w:r>
        <w:instrText> STYLEREF 1 \s </w:instrText>
      </w:r>
      <w:r>
        <w:fldChar w:fldCharType="separate"/>
      </w:r>
      <w:r w:rsidR="000D3A2D">
        <w:t>4</w:t>
      </w:r>
      <w:r>
        <w:fldChar w:fldCharType="end"/>
      </w:r>
      <w:r>
        <w:noBreakHyphen/>
      </w:r>
      <w:r>
        <w:fldChar w:fldCharType="begin"/>
      </w:r>
      <w:r>
        <w:instrText> SEQ Abbildung \* ARABIC \s 1 </w:instrText>
      </w:r>
      <w:r>
        <w:fldChar w:fldCharType="separate"/>
      </w:r>
      <w:r w:rsidR="000D3A2D">
        <w:t>26</w:t>
      </w:r>
      <w:r>
        <w:fldChar w:fldCharType="end"/>
      </w:r>
      <w:r>
        <w:t xml:space="preserve"> - Panel operation lists: Extensions</w:t>
      </w:r>
      <w:bookmarkEnd w:id="610"/>
    </w:p>
    <w:p w:rsidRPr="00C20AEF" w:rsidR="00234020" w:rsidP="00234020" w:rsidRDefault="00234020" w14:paraId="6BB1B2BF" w14:textId="77777777">
      <w:pPr>
        <w:pStyle w:val="berschrift2"/>
      </w:pPr>
      <w:bookmarkStart w:name="_Toc255461181" w:id="611"/>
      <w:bookmarkStart w:name="_Toc98411973" w:id="612"/>
      <w:r>
        <w:t>Adaptations and extensions in DIMS</w:t>
      </w:r>
      <w:bookmarkEnd w:id="611"/>
      <w:bookmarkEnd w:id="612"/>
    </w:p>
    <w:p w:rsidRPr="00C20AEF" w:rsidR="00234020" w:rsidP="00234020" w:rsidRDefault="00234020" w14:paraId="1B233536" w14:textId="77777777">
      <w:pPr>
        <w:pStyle w:val="Textkrper"/>
      </w:pPr>
      <w:r>
        <w:t xml:space="preserve">Some minor adjustments are necessary in DIMS due to the introduction of STOX. </w:t>
      </w:r>
    </w:p>
    <w:p w:rsidRPr="00C20AEF" w:rsidR="00234020" w:rsidP="00234020" w:rsidRDefault="00234020" w14:paraId="30BD1AC8" w14:textId="77777777">
      <w:pPr>
        <w:pStyle w:val="berschrift3"/>
      </w:pPr>
      <w:bookmarkStart w:name="_Toc255461182" w:id="613"/>
      <w:bookmarkStart w:name="_Ref20484699" w:id="614"/>
      <w:bookmarkStart w:name="_Toc98411974" w:id="615"/>
      <w:r>
        <w:lastRenderedPageBreak/>
        <w:t>Adjustments DIMS part master</w:t>
      </w:r>
      <w:bookmarkEnd w:id="613"/>
      <w:bookmarkEnd w:id="614"/>
      <w:bookmarkEnd w:id="615"/>
    </w:p>
    <w:p w:rsidRPr="00C20AEF" w:rsidR="00234020" w:rsidP="00234020" w:rsidRDefault="00234020" w14:paraId="61B92D0A" w14:textId="32D8278C">
      <w:pPr>
        <w:pStyle w:val="Textkrper"/>
      </w:pPr>
      <w:r>
        <w:t>The parts master panel known from DIMS is extended by the STOX (</w:t>
      </w:r>
      <w:proofErr w:type="spellStart"/>
      <w:r>
        <w:t>DeadStock</w:t>
      </w:r>
      <w:proofErr w:type="spellEnd"/>
      <w:r>
        <w:t xml:space="preserve">) functionality as described in the chapter </w:t>
      </w:r>
      <w:r w:rsidRPr="00C20AEF" w:rsidR="00A9316A">
        <w:fldChar w:fldCharType="begin"/>
      </w:r>
      <w:r w:rsidRPr="00C20AEF" w:rsidR="00A9316A">
        <w:instrText xml:space="preserve"> REF _Ref254185163 \r \h  \* MERGEFORMAT </w:instrText>
      </w:r>
      <w:r w:rsidRPr="00C20AEF" w:rsidR="00A9316A">
        <w:fldChar w:fldCharType="separate"/>
      </w:r>
      <w:r w:rsidR="000D3A2D">
        <w:t>4.7</w:t>
      </w:r>
      <w:r w:rsidRPr="00C20AEF" w:rsidR="00A9316A">
        <w:fldChar w:fldCharType="end"/>
      </w:r>
      <w:r>
        <w:t xml:space="preserve"> . The STOX (</w:t>
      </w:r>
      <w:proofErr w:type="spellStart"/>
      <w:r>
        <w:t>DeadStock</w:t>
      </w:r>
      <w:proofErr w:type="spellEnd"/>
      <w:r>
        <w:t>) parameters are only visible if the user/operation is authorized for STOX (</w:t>
      </w:r>
      <w:proofErr w:type="spellStart"/>
      <w:r>
        <w:t>DeadStock</w:t>
      </w:r>
      <w:proofErr w:type="spellEnd"/>
      <w:r>
        <w:t>).</w:t>
      </w:r>
    </w:p>
    <w:p w:rsidRPr="00C20AEF" w:rsidR="009E572C" w:rsidP="00234020" w:rsidRDefault="009E572C" w14:paraId="1801D64A" w14:textId="77777777">
      <w:pPr>
        <w:pStyle w:val="Anforderungsnummer"/>
      </w:pPr>
    </w:p>
    <w:p w:rsidRPr="00C20AEF" w:rsidR="00234020" w:rsidP="00234020" w:rsidRDefault="00234020" w14:paraId="19869FD0" w14:textId="77777777">
      <w:pPr>
        <w:pStyle w:val="Anforderungsnummer"/>
      </w:pPr>
      <w:r>
        <w:t>Requirement: FKT-GUI-295</w:t>
      </w:r>
    </w:p>
    <w:p w:rsidRPr="00C20AEF" w:rsidR="00234020" w:rsidP="00234020" w:rsidRDefault="00234020" w14:paraId="5CADBA9D" w14:textId="139C7C86">
      <w:pPr>
        <w:pStyle w:val="Anforderungstext"/>
      </w:pPr>
      <w:r>
        <w:t>The DIMS part master panel is extended by the STOX (</w:t>
      </w:r>
      <w:proofErr w:type="spellStart"/>
      <w:r>
        <w:t>DeadStock</w:t>
      </w:r>
      <w:proofErr w:type="spellEnd"/>
      <w:r>
        <w:t xml:space="preserve">) functionality as described in the chapter </w:t>
      </w:r>
      <w:r w:rsidRPr="00C20AEF" w:rsidR="00A9316A">
        <w:fldChar w:fldCharType="begin"/>
      </w:r>
      <w:r w:rsidRPr="00C20AEF" w:rsidR="00A9316A">
        <w:instrText xml:space="preserve"> REF _Ref254185163 \r \h  \* MERGEFORMAT </w:instrText>
      </w:r>
      <w:r w:rsidRPr="00C20AEF" w:rsidR="00A9316A">
        <w:fldChar w:fldCharType="separate"/>
      </w:r>
      <w:r w:rsidR="000D3A2D">
        <w:t>4.7</w:t>
      </w:r>
      <w:r w:rsidRPr="00C20AEF" w:rsidR="00A9316A">
        <w:fldChar w:fldCharType="end"/>
      </w:r>
      <w:r>
        <w:t xml:space="preserve"> .</w:t>
      </w:r>
    </w:p>
    <w:p w:rsidRPr="00C20AEF" w:rsidR="00BD0EB2" w:rsidP="00BD0EB2" w:rsidRDefault="00BD0EB2" w14:paraId="0FDD00E4" w14:textId="77777777">
      <w:pPr>
        <w:pStyle w:val="Textkrper"/>
      </w:pPr>
    </w:p>
    <w:p w:rsidRPr="00C20AEF" w:rsidR="00234020" w:rsidP="00234020" w:rsidRDefault="00234020" w14:paraId="2C77D4DD" w14:textId="77777777">
      <w:pPr>
        <w:pStyle w:val="Anforderungsnummer"/>
      </w:pPr>
      <w:r>
        <w:t>Requirement: FKT-GUI-296</w:t>
      </w:r>
    </w:p>
    <w:p w:rsidRPr="00C20AEF" w:rsidR="00234020" w:rsidP="00234020" w:rsidRDefault="00234020" w14:paraId="0C2DF84E" w14:textId="46B5A173">
      <w:pPr>
        <w:pStyle w:val="Anforderungstext"/>
      </w:pPr>
      <w:r>
        <w:t>The system must comply with the appropriate authorization checks (</w:t>
      </w:r>
      <w:r w:rsidRPr="00C20AEF" w:rsidR="00A9316A">
        <w:fldChar w:fldCharType="begin"/>
      </w:r>
      <w:r w:rsidRPr="00C20AEF" w:rsidR="00A9316A">
        <w:instrText xml:space="preserve"> REF _Ref254185163 \r \h  \* MERGEFORMAT </w:instrText>
      </w:r>
      <w:r w:rsidRPr="00C20AEF" w:rsidR="00A9316A">
        <w:fldChar w:fldCharType="separate"/>
      </w:r>
      <w:r w:rsidR="000D3A2D">
        <w:t>4.7</w:t>
      </w:r>
      <w:r w:rsidRPr="00C20AEF" w:rsidR="00A9316A">
        <w:fldChar w:fldCharType="end"/>
      </w:r>
      <w:r>
        <w:t xml:space="preserve">). It </w:t>
      </w:r>
      <w:proofErr w:type="spellStart"/>
      <w:r>
        <w:t>is</w:t>
      </w:r>
      <w:r>
        <w:rPr>
          <w:rFonts w:ascii="Arial" w:hAnsi="Arial"/>
          <w:sz w:val="20"/>
        </w:rPr>
        <w:t>not</w:t>
      </w:r>
      <w:proofErr w:type="spellEnd"/>
      <w:r>
        <w:rPr>
          <w:rFonts w:ascii="Arial" w:hAnsi="Arial"/>
          <w:sz w:val="20"/>
        </w:rPr>
        <w:t xml:space="preserve"> possible </w:t>
      </w:r>
      <w:proofErr w:type="spellStart"/>
      <w:r>
        <w:rPr>
          <w:rFonts w:ascii="Arial" w:hAnsi="Arial"/>
          <w:sz w:val="20"/>
        </w:rPr>
        <w:t>toedit</w:t>
      </w:r>
      <w:proofErr w:type="spellEnd"/>
      <w:r>
        <w:rPr>
          <w:rFonts w:ascii="Arial" w:hAnsi="Arial"/>
          <w:sz w:val="20"/>
        </w:rPr>
        <w:t xml:space="preserve"> </w:t>
      </w:r>
      <w:r>
        <w:t>STOX (</w:t>
      </w:r>
      <w:proofErr w:type="spellStart"/>
      <w:r>
        <w:t>DeadStock</w:t>
      </w:r>
      <w:proofErr w:type="spellEnd"/>
      <w:r>
        <w:rPr>
          <w:rFonts w:ascii="Arial" w:hAnsi="Arial"/>
          <w:sz w:val="20"/>
        </w:rPr>
        <w:t>) information in DIMS</w:t>
      </w:r>
      <w:r>
        <w:t>.</w:t>
      </w:r>
    </w:p>
    <w:p w:rsidRPr="00C20AEF" w:rsidR="00BD0EB2" w:rsidP="00BD0EB2" w:rsidRDefault="00BD0EB2" w14:paraId="5A9B8FE4" w14:textId="77777777">
      <w:pPr>
        <w:pStyle w:val="Textkrper"/>
      </w:pPr>
    </w:p>
    <w:p w:rsidRPr="00C20AEF" w:rsidR="00234020" w:rsidP="00234020" w:rsidRDefault="00234020" w14:paraId="1CEC0994" w14:textId="77777777">
      <w:pPr>
        <w:pStyle w:val="Anforderungsnummer"/>
      </w:pPr>
      <w:r>
        <w:t>Requirement: FKT-GUI-297</w:t>
      </w:r>
    </w:p>
    <w:p w:rsidRPr="00C20AEF" w:rsidR="00234020" w:rsidP="00234020" w:rsidRDefault="00234020" w14:paraId="26382DE3" w14:textId="77777777">
      <w:pPr>
        <w:pStyle w:val="Anforderungstext"/>
      </w:pPr>
      <w:r>
        <w:t>The other functionality of the DIMS part master panel remains unaffected by the extension.</w:t>
      </w:r>
    </w:p>
    <w:p w:rsidRPr="00C20AEF" w:rsidR="00BD0EB2" w:rsidP="00BD0EB2" w:rsidRDefault="00BD0EB2" w14:paraId="54451D01" w14:textId="77777777">
      <w:pPr>
        <w:pStyle w:val="Textkrper"/>
      </w:pPr>
    </w:p>
    <w:p w:rsidRPr="00C20AEF" w:rsidR="002C2338" w:rsidP="00234020" w:rsidRDefault="002C2338" w14:paraId="7A768A66" w14:textId="77777777">
      <w:pPr>
        <w:pStyle w:val="berschrift2"/>
      </w:pPr>
      <w:bookmarkStart w:name="_Ref395168759" w:id="616"/>
      <w:bookmarkStart w:name="_Toc255461184" w:id="617"/>
      <w:bookmarkStart w:name="_Toc98411975" w:id="618"/>
      <w:r>
        <w:t>License text</w:t>
      </w:r>
      <w:bookmarkEnd w:id="616"/>
      <w:bookmarkEnd w:id="618"/>
    </w:p>
    <w:p w:rsidRPr="00C20AEF" w:rsidR="002C2338" w:rsidP="002C2338" w:rsidRDefault="0018521A" w14:paraId="30A85F7F" w14:textId="77777777">
      <w:pPr>
        <w:pStyle w:val="Textkrper"/>
      </w:pPr>
      <w:r>
        <w:t>The license text is displayed to the user when logging on to the logistics bus (selecting the STOX application). The user must accept the license text 1x to use STOX. If the license text changes, the user must accept it again at the next login.</w:t>
      </w:r>
    </w:p>
    <w:p w:rsidRPr="00C20AEF" w:rsidR="003A6143" w:rsidP="002C2338" w:rsidRDefault="00190EC0" w14:paraId="4664491A" w14:textId="4ED6E33D">
      <w:pPr>
        <w:pStyle w:val="Textkrper"/>
      </w:pPr>
      <w:r>
        <w:t xml:space="preserve">The respective (market-specific) license text is determined based on the country code of the first entry in the user's </w:t>
      </w:r>
      <w:proofErr w:type="spellStart"/>
      <w:r>
        <w:rPr>
          <w:i/>
        </w:rPr>
        <w:t>OrteDS</w:t>
      </w:r>
      <w:proofErr w:type="spellEnd"/>
      <w:r>
        <w:rPr>
          <w:i/>
        </w:rPr>
        <w:t xml:space="preserve"> </w:t>
      </w:r>
      <w:r>
        <w:t xml:space="preserve">parameter (the entry can also be a 200* for a market controller, for example). If the </w:t>
      </w:r>
      <w:proofErr w:type="spellStart"/>
      <w:r>
        <w:rPr>
          <w:i/>
        </w:rPr>
        <w:t>placesDS</w:t>
      </w:r>
      <w:proofErr w:type="spellEnd"/>
      <w:r>
        <w:rPr>
          <w:i/>
        </w:rPr>
        <w:t xml:space="preserve"> </w:t>
      </w:r>
      <w:r>
        <w:t xml:space="preserve">are empty or the first entry is only "*", the license text is displayed based on the current language of the user. The "first entry" means the first value </w:t>
      </w:r>
      <w:r>
        <w:rPr>
          <w:b/>
        </w:rPr>
        <w:t>after the</w:t>
      </w:r>
      <w:r>
        <w:t xml:space="preserve"> </w:t>
      </w:r>
      <w:r>
        <w:rPr>
          <w:b/>
        </w:rPr>
        <w:t>alphanumeric sorting of</w:t>
      </w:r>
      <w:r>
        <w:t xml:space="preserve"> </w:t>
      </w:r>
      <w:r>
        <w:rPr>
          <w:b/>
        </w:rPr>
        <w:t>the</w:t>
      </w:r>
      <w:r>
        <w:t xml:space="preserve"> list (e.g. "*,200*,200023300,200123*,543123456*"), i.e. the order of entry in the LBPS does not matter.</w:t>
      </w:r>
    </w:p>
    <w:p w:rsidRPr="00C20AEF" w:rsidR="003A6143" w:rsidP="003A6143" w:rsidRDefault="003A6143" w14:paraId="10554C9B" w14:textId="77777777">
      <w:pPr>
        <w:pStyle w:val="Anforderungsnummer"/>
      </w:pPr>
      <w:r>
        <w:t>Requirement: FKT-GUI-298</w:t>
      </w:r>
    </w:p>
    <w:p w:rsidRPr="00C20AEF" w:rsidR="003A6143" w:rsidP="003A6143" w:rsidRDefault="003A6143" w14:paraId="336887D6" w14:textId="77777777">
      <w:pPr>
        <w:pStyle w:val="Anforderungstext"/>
      </w:pPr>
      <w:r>
        <w:t>The system must display the current STOX license text to the user when logging in (as known from the CORS application). There the user has the possibility to accept the license text, cancel and save the license text as a PDF file.</w:t>
      </w:r>
    </w:p>
    <w:p w:rsidRPr="00C20AEF" w:rsidR="00F65E20" w:rsidP="003A6143" w:rsidRDefault="00F65E20" w14:paraId="4C2FF90E" w14:textId="2C9FED43">
      <w:pPr>
        <w:pStyle w:val="Anforderungstext"/>
      </w:pPr>
      <w:r>
        <w:t>If the user clicks Accept, he can work with STOX</w:t>
      </w:r>
      <w:r w:rsidRPr="00C20AEF">
        <w:rPr>
          <w:rStyle w:val="Funotenzeichen"/>
        </w:rPr>
        <w:footnoteReference w:id="58"/>
      </w:r>
      <w:r>
        <w:t xml:space="preserve">, if he clicks Cancel, STOX will not be displayed and the user will see the license text again at the next startup (or after application change). </w:t>
      </w:r>
    </w:p>
    <w:p w:rsidRPr="00C20AEF" w:rsidR="0001297B" w:rsidP="003A6143" w:rsidRDefault="0001297B" w14:paraId="0E5DEFEB" w14:textId="0E6AFD67">
      <w:pPr>
        <w:pStyle w:val="Anforderungstext"/>
      </w:pPr>
      <w:r>
        <w:t xml:space="preserve">The user, if authorized for </w:t>
      </w:r>
      <w:proofErr w:type="spellStart"/>
      <w:r>
        <w:t>DeadStock</w:t>
      </w:r>
      <w:proofErr w:type="spellEnd"/>
      <w:r>
        <w:t xml:space="preserve"> and D2D, must accept both license texts in order to work with STOX.</w:t>
      </w:r>
    </w:p>
    <w:p w:rsidRPr="00C20AEF" w:rsidR="003A6143" w:rsidP="002C2338" w:rsidRDefault="003A6143" w14:paraId="67725F88" w14:textId="77777777">
      <w:pPr>
        <w:pStyle w:val="Textkrper"/>
      </w:pPr>
    </w:p>
    <w:p w:rsidRPr="00C20AEF" w:rsidR="003A6143" w:rsidP="003A6143" w:rsidRDefault="003A6143" w14:paraId="29C7CF41" w14:textId="77777777">
      <w:pPr>
        <w:pStyle w:val="Anforderungsnummer"/>
      </w:pPr>
      <w:r>
        <w:t>Requirement: FKT-GUI-299</w:t>
      </w:r>
    </w:p>
    <w:p w:rsidRPr="00C20AEF" w:rsidR="003A6143" w:rsidP="003A6143" w:rsidRDefault="003A6143" w14:paraId="7166CB33" w14:textId="77777777">
      <w:pPr>
        <w:pStyle w:val="Anforderungstext"/>
      </w:pPr>
      <w:r>
        <w:t>If the user has accepted the current license text, it will not be displayed at the next startup.</w:t>
      </w:r>
    </w:p>
    <w:p w:rsidRPr="00C20AEF" w:rsidR="003A6143" w:rsidP="002C2338" w:rsidRDefault="003A6143" w14:paraId="0F8E5486" w14:textId="77777777">
      <w:pPr>
        <w:pStyle w:val="Textkrper"/>
      </w:pPr>
    </w:p>
    <w:p w:rsidRPr="00C20AEF" w:rsidR="003A6143" w:rsidP="003A6143" w:rsidRDefault="003A6143" w14:paraId="624D48DB" w14:textId="77777777">
      <w:pPr>
        <w:pStyle w:val="Anforderungsnummer"/>
      </w:pPr>
      <w:r>
        <w:lastRenderedPageBreak/>
        <w:t>Requirement: FKT-GUI-300</w:t>
      </w:r>
    </w:p>
    <w:p w:rsidRPr="00C20AEF" w:rsidR="003A6143" w:rsidP="003A6143" w:rsidRDefault="003A6143" w14:paraId="49F0F1E5" w14:textId="77777777">
      <w:pPr>
        <w:pStyle w:val="Anforderungstext"/>
      </w:pPr>
      <w:r>
        <w:t>If the license text is changed, all users must confirm the license text again</w:t>
      </w:r>
      <w:r w:rsidRPr="00C20AEF" w:rsidR="006179E7">
        <w:rPr>
          <w:rStyle w:val="Funotenzeichen"/>
        </w:rPr>
        <w:footnoteReference w:id="59"/>
      </w:r>
      <w:r>
        <w:t>. The same procedure as described above applies.</w:t>
      </w:r>
    </w:p>
    <w:p w:rsidRPr="00C20AEF" w:rsidR="000D2090" w:rsidP="000D2090" w:rsidRDefault="000D2090" w14:paraId="7247AC87" w14:textId="47DD0086">
      <w:pPr>
        <w:pStyle w:val="Anforderungsnummer"/>
      </w:pPr>
      <w:r>
        <w:t>Requirement: FKT-GUI-397</w:t>
      </w:r>
    </w:p>
    <w:p w:rsidRPr="00C20AEF" w:rsidR="000D2090" w:rsidP="000D2090" w:rsidRDefault="000D2090" w14:paraId="094334A7" w14:textId="0C5A165C">
      <w:pPr>
        <w:pStyle w:val="Anforderungstext"/>
      </w:pPr>
      <w:r>
        <w:t xml:space="preserve">The same procedure is applied as soon as a user is authorized for the D2D process. The locationsD2D are checked instead of the </w:t>
      </w:r>
      <w:proofErr w:type="spellStart"/>
      <w:r>
        <w:t>locationsDS</w:t>
      </w:r>
      <w:proofErr w:type="spellEnd"/>
      <w:r>
        <w:t>.</w:t>
      </w:r>
    </w:p>
    <w:p w:rsidRPr="00C20AEF" w:rsidR="003A6143" w:rsidP="002C2338" w:rsidRDefault="003A6143" w14:paraId="3B7CAD17" w14:textId="77777777">
      <w:pPr>
        <w:pStyle w:val="Textkrper"/>
      </w:pPr>
    </w:p>
    <w:p w:rsidRPr="00C20AEF" w:rsidR="002E24D3" w:rsidP="00190040" w:rsidRDefault="00234020" w14:paraId="768479F7" w14:textId="3DFF6DD7">
      <w:pPr>
        <w:pStyle w:val="berschrift2"/>
      </w:pPr>
      <w:bookmarkStart w:name="_Ref17880192" w:id="619"/>
      <w:bookmarkStart w:name="_Toc98411976" w:id="620"/>
      <w:r>
        <w:t>Notifications</w:t>
      </w:r>
      <w:bookmarkEnd w:id="617"/>
      <w:bookmarkEnd w:id="619"/>
      <w:bookmarkEnd w:id="620"/>
    </w:p>
    <w:p w:rsidRPr="00C20AEF" w:rsidR="003C25AD" w:rsidP="003C25AD" w:rsidRDefault="003C25AD" w14:paraId="0B2594FE" w14:textId="0DF9C684">
      <w:pPr>
        <w:pStyle w:val="Textkrper"/>
      </w:pPr>
      <w:r>
        <w:t>It applies to all notifications: A maximum of 5 notifications are displayed staggered on top of each other. All others will be displayed one after the other once the last of the 5 visible ones has been closed.</w:t>
      </w:r>
    </w:p>
    <w:p w:rsidRPr="00C20AEF" w:rsidR="00561277" w:rsidP="003C25AD" w:rsidRDefault="00561277" w14:paraId="4241683B" w14:textId="02C88DD2">
      <w:pPr>
        <w:pStyle w:val="Textkrper"/>
      </w:pPr>
      <w:r>
        <w:t xml:space="preserve">With release 60, the time interval for checking notifications has been outsourced to the database as a parameter (default value = 10 minutes, table </w:t>
      </w:r>
      <w:proofErr w:type="spellStart"/>
      <w:r>
        <w:t>app_properties</w:t>
      </w:r>
      <w:proofErr w:type="spellEnd"/>
      <w:r>
        <w:t xml:space="preserve">, parameter </w:t>
      </w:r>
      <w:proofErr w:type="spellStart"/>
      <w:r>
        <w:t>stox.gui.server.StoxOrderServer.ORDER_CHECK_SLEEPTIME_MILLIS</w:t>
      </w:r>
      <w:proofErr w:type="spellEnd"/>
      <w:r>
        <w:t xml:space="preserve">). In addition, notifications can be turned on or off globally (default value = true, table </w:t>
      </w:r>
      <w:proofErr w:type="spellStart"/>
      <w:r>
        <w:t>app_properties</w:t>
      </w:r>
      <w:proofErr w:type="spellEnd"/>
      <w:r>
        <w:t xml:space="preserve">, parameter </w:t>
      </w:r>
      <w:proofErr w:type="spellStart"/>
      <w:r>
        <w:t>stox.gui.server.StoxOrderServer.ORDER_CHECK_ACTIVE</w:t>
      </w:r>
      <w:proofErr w:type="spellEnd"/>
      <w:r>
        <w:t>).</w:t>
      </w:r>
    </w:p>
    <w:p w:rsidRPr="001042CF" w:rsidR="00981255" w:rsidP="00981255" w:rsidRDefault="00981255" w14:paraId="306E8F1F" w14:textId="66D0DA68">
      <w:pPr>
        <w:pStyle w:val="berschrift3"/>
        <w:rPr>
          <w:highlight w:val="magenta"/>
        </w:rPr>
      </w:pPr>
      <w:bookmarkStart w:name="_Ref318810770" w:id="621"/>
      <w:bookmarkStart w:name="_Ref20311987" w:id="622"/>
      <w:bookmarkStart w:name="_Toc98411977" w:id="623"/>
      <w:r>
        <w:rPr>
          <w:highlight w:val="magenta"/>
        </w:rPr>
        <w:t xml:space="preserve">New order in </w:t>
      </w:r>
      <w:bookmarkEnd w:id="621"/>
      <w:proofErr w:type="spellStart"/>
      <w:r>
        <w:rPr>
          <w:highlight w:val="magenta"/>
        </w:rPr>
        <w:t>DeadStock</w:t>
      </w:r>
      <w:proofErr w:type="spellEnd"/>
      <w:r>
        <w:rPr>
          <w:highlight w:val="magenta"/>
        </w:rPr>
        <w:t>/D2D</w:t>
      </w:r>
      <w:bookmarkEnd w:id="622"/>
      <w:bookmarkEnd w:id="623"/>
    </w:p>
    <w:p w:rsidRPr="00C20AEF" w:rsidR="006071AE" w:rsidP="00234020" w:rsidRDefault="00F62DE6" w14:paraId="1C755628" w14:textId="0E166599">
      <w:pPr>
        <w:pStyle w:val="Textkrper"/>
      </w:pPr>
      <w:r>
        <w:t xml:space="preserve">If the user is logged in to the </w:t>
      </w:r>
      <w:proofErr w:type="spellStart"/>
      <w:r>
        <w:t>logbus</w:t>
      </w:r>
      <w:proofErr w:type="spellEnd"/>
      <w:r>
        <w:t xml:space="preserve">, the user should be made aware of STOX orders received in a timely manner (D2D and </w:t>
      </w:r>
      <w:proofErr w:type="spellStart"/>
      <w:r>
        <w:t>DeadStock</w:t>
      </w:r>
      <w:proofErr w:type="spellEnd"/>
      <w:r>
        <w:t>).</w:t>
      </w:r>
    </w:p>
    <w:p w:rsidRPr="00C20AEF" w:rsidR="000B3055" w:rsidP="000B3055" w:rsidRDefault="000B3055" w14:paraId="5C76F15B" w14:textId="77777777">
      <w:pPr>
        <w:pStyle w:val="Anforderungsnummer"/>
      </w:pPr>
      <w:r>
        <w:t>Requirement: FKT-GUI-301</w:t>
      </w:r>
    </w:p>
    <w:p w:rsidRPr="00C20AEF" w:rsidR="00732EE2" w:rsidP="000B3055" w:rsidRDefault="000B3055" w14:paraId="760DEE11" w14:textId="77777777">
      <w:pPr>
        <w:pStyle w:val="Anforderungstext"/>
      </w:pPr>
      <w:r>
        <w:t>If the user is logged on to LOGBUS, STOX checks every 10 minutes:</w:t>
      </w:r>
    </w:p>
    <w:p w:rsidRPr="00C20AEF" w:rsidR="000B3055" w:rsidP="00E834B8" w:rsidRDefault="00732EE2" w14:paraId="5A160C12" w14:textId="0E201287">
      <w:pPr>
        <w:pStyle w:val="Anforderungstext"/>
        <w:numPr>
          <w:ilvl w:val="0"/>
          <w:numId w:val="50"/>
        </w:numPr>
      </w:pPr>
      <w:proofErr w:type="spellStart"/>
      <w:r>
        <w:t>DeadStock</w:t>
      </w:r>
      <w:proofErr w:type="spellEnd"/>
      <w:r>
        <w:t xml:space="preserve">: If there are orders in the status </w:t>
      </w:r>
      <w:r>
        <w:rPr>
          <w:i/>
        </w:rPr>
        <w:t>new</w:t>
      </w:r>
      <w:r>
        <w:t xml:space="preserve"> for its authorized sites (parameter </w:t>
      </w:r>
      <w:proofErr w:type="spellStart"/>
      <w:r>
        <w:t>OrteDS</w:t>
      </w:r>
      <w:proofErr w:type="spellEnd"/>
      <w:r>
        <w:t>).</w:t>
      </w:r>
    </w:p>
    <w:p w:rsidRPr="00C20AEF" w:rsidR="00732EE2" w:rsidP="00E834B8" w:rsidRDefault="00732EE2" w14:paraId="7A993056" w14:textId="183FD261">
      <w:pPr>
        <w:pStyle w:val="Anforderungstext"/>
        <w:numPr>
          <w:ilvl w:val="0"/>
          <w:numId w:val="50"/>
        </w:numPr>
      </w:pPr>
      <w:r>
        <w:t xml:space="preserve">D2D: Are there delivery requests in status </w:t>
      </w:r>
      <w:r>
        <w:rPr>
          <w:i/>
        </w:rPr>
        <w:t>started for</w:t>
      </w:r>
      <w:r>
        <w:t xml:space="preserve"> its authorized sites (parameter sitesD2D).</w:t>
      </w:r>
    </w:p>
    <w:p w:rsidRPr="00C20AEF" w:rsidR="000B3055" w:rsidP="00234020" w:rsidRDefault="000B3055" w14:paraId="1AD9EA7B" w14:textId="77777777">
      <w:pPr>
        <w:pStyle w:val="Textkrper"/>
      </w:pPr>
    </w:p>
    <w:p w:rsidRPr="00C20AEF" w:rsidR="000B3055" w:rsidP="000B3055" w:rsidRDefault="000B3055" w14:paraId="35051F4A" w14:textId="77777777">
      <w:pPr>
        <w:pStyle w:val="Anforderungsnummer"/>
      </w:pPr>
      <w:r>
        <w:t>Requirement: FKT-GUI-302</w:t>
      </w:r>
    </w:p>
    <w:p w:rsidRPr="00C20AEF" w:rsidR="000B3055" w:rsidP="000B3055" w:rsidRDefault="000B3055" w14:paraId="208E32FA" w14:textId="4086C59E">
      <w:pPr>
        <w:pStyle w:val="Anforderungstext"/>
      </w:pPr>
      <w:r>
        <w:t xml:space="preserve">If an order/delivery request is found in the status </w:t>
      </w:r>
      <w:r>
        <w:rPr>
          <w:i/>
        </w:rPr>
        <w:t>new/started</w:t>
      </w:r>
      <w:r>
        <w:t xml:space="preserve"> , a desktop notification (as known from Outlook, for example) must be displayed to the user at the bottom right. The user must actively close the desktop notification (with a left click on the red cross in the notification).</w:t>
      </w:r>
      <w:r w:rsidRPr="00C20AEF" w:rsidR="00A63784">
        <w:rPr>
          <w:rStyle w:val="Funotenzeichen"/>
        </w:rPr>
        <w:footnoteReference w:id="60"/>
      </w:r>
    </w:p>
    <w:p w:rsidRPr="00C20AEF" w:rsidR="00DF5216" w:rsidP="000B3055" w:rsidRDefault="00C56BA8" w14:paraId="24E130FA" w14:textId="0426F48C">
      <w:pPr>
        <w:pStyle w:val="Anforderungstext"/>
      </w:pPr>
      <w:r>
        <w:t xml:space="preserve">The notifications (D2D and </w:t>
      </w:r>
      <w:proofErr w:type="spellStart"/>
      <w:r>
        <w:t>DeadStock</w:t>
      </w:r>
      <w:proofErr w:type="spellEnd"/>
      <w:r>
        <w:t xml:space="preserve">) have the same color (yellow, 240/190/125). One popup is displayed per authorized operation and type (D2D or </w:t>
      </w:r>
      <w:proofErr w:type="spellStart"/>
      <w:r>
        <w:t>DeadStock</w:t>
      </w:r>
      <w:proofErr w:type="spellEnd"/>
      <w:r>
        <w:t>). Order numbers are sorted by date of order receipt, newest first. A maximum of 5 order numbers are displayed.</w:t>
      </w:r>
    </w:p>
    <w:p w:rsidRPr="00C20AEF" w:rsidR="000B3055" w:rsidP="00234020" w:rsidRDefault="000B3055" w14:paraId="0A46532D" w14:textId="77777777">
      <w:pPr>
        <w:pStyle w:val="Textkrper"/>
      </w:pPr>
    </w:p>
    <w:p w:rsidRPr="00C20AEF" w:rsidR="00DE7112" w:rsidP="00DE7112" w:rsidRDefault="00DE7112" w14:paraId="46F19B39" w14:textId="77777777">
      <w:pPr>
        <w:pStyle w:val="Anforderungsnummer"/>
      </w:pPr>
      <w:r>
        <w:rPr>
          <w:highlight w:val="magenta"/>
        </w:rPr>
        <w:t>Requirement: FKT-GUI-303</w:t>
      </w:r>
    </w:p>
    <w:p w:rsidRPr="00C20AEF" w:rsidR="00DE7112" w:rsidP="00DE7112" w:rsidRDefault="00DE7112" w14:paraId="3DDCA430" w14:textId="77777777">
      <w:pPr>
        <w:pStyle w:val="Anforderungstext"/>
      </w:pPr>
      <w:r>
        <w:t>The notification contains the following information:</w:t>
      </w:r>
    </w:p>
    <w:p w:rsidR="009D197E" w:rsidP="00C001EE" w:rsidRDefault="00DE7112" w14:paraId="54938E0B" w14:textId="41C3C633">
      <w:pPr>
        <w:pStyle w:val="Textkrper"/>
        <w:pBdr>
          <w:top w:val="dotted" w:color="auto" w:sz="4" w:space="1"/>
          <w:left w:val="dotted" w:color="auto" w:sz="4" w:space="4"/>
          <w:bottom w:val="dotted" w:color="auto" w:sz="4" w:space="0"/>
          <w:right w:val="dotted" w:color="auto" w:sz="4" w:space="4"/>
        </w:pBdr>
        <w:shd w:val="clear" w:color="auto" w:fill="F3F3F3"/>
        <w:jc w:val="left"/>
      </w:pPr>
      <w:r>
        <w:rPr>
          <w:b/>
        </w:rPr>
        <w:t>LOGBUS STOX</w:t>
      </w:r>
      <w:r>
        <w:rPr>
          <w:b/>
        </w:rPr>
        <w:br/>
      </w:r>
      <w:r>
        <w:t xml:space="preserve">There is at least one new order in </w:t>
      </w:r>
      <w:proofErr w:type="spellStart"/>
      <w:r>
        <w:t>DeadStock</w:t>
      </w:r>
      <w:proofErr w:type="spellEnd"/>
      <w:r>
        <w:t>/D2D.</w:t>
      </w:r>
    </w:p>
    <w:p w:rsidRPr="00C20AEF" w:rsidR="001042CF" w:rsidP="00C001EE" w:rsidRDefault="001042CF" w14:paraId="0E977583" w14:textId="6F6F638F">
      <w:pPr>
        <w:pStyle w:val="Textkrper"/>
        <w:pBdr>
          <w:top w:val="dotted" w:color="auto" w:sz="4" w:space="1"/>
          <w:left w:val="dotted" w:color="auto" w:sz="4" w:space="4"/>
          <w:bottom w:val="dotted" w:color="auto" w:sz="4" w:space="0"/>
          <w:right w:val="dotted" w:color="auto" w:sz="4" w:space="4"/>
        </w:pBdr>
        <w:shd w:val="clear" w:color="auto" w:fill="F3F3F3"/>
        <w:jc w:val="left"/>
      </w:pPr>
      <w:r>
        <w:rPr>
          <w:highlight w:val="magenta"/>
        </w:rPr>
        <w:t xml:space="preserve">Operating no.: xxx </w:t>
      </w:r>
      <w:proofErr w:type="spellStart"/>
      <w:r>
        <w:rPr>
          <w:highlight w:val="magenta"/>
        </w:rPr>
        <w:t>xxxxxx</w:t>
      </w:r>
      <w:proofErr w:type="spellEnd"/>
    </w:p>
    <w:p w:rsidRPr="00C20AEF" w:rsidR="00BD5F16" w:rsidP="00C001EE" w:rsidRDefault="00340402" w14:paraId="11EE2887" w14:textId="20D8A374">
      <w:pPr>
        <w:pStyle w:val="Textkrper"/>
        <w:pBdr>
          <w:top w:val="dotted" w:color="auto" w:sz="4" w:space="1"/>
          <w:left w:val="dotted" w:color="auto" w:sz="4" w:space="4"/>
          <w:bottom w:val="dotted" w:color="auto" w:sz="4" w:space="0"/>
          <w:right w:val="dotted" w:color="auto" w:sz="4" w:space="4"/>
        </w:pBdr>
        <w:shd w:val="clear" w:color="auto" w:fill="F3F3F3"/>
        <w:jc w:val="left"/>
      </w:pPr>
      <w:r>
        <w:lastRenderedPageBreak/>
        <w:t xml:space="preserve">Order no.: </w:t>
      </w:r>
      <w:proofErr w:type="spellStart"/>
      <w:r>
        <w:t>xxxx</w:t>
      </w:r>
      <w:proofErr w:type="spellEnd"/>
    </w:p>
    <w:p w:rsidRPr="00C20AEF" w:rsidR="00CF1452" w:rsidP="00CF1452" w:rsidRDefault="00CF1452" w14:paraId="1263D75A" w14:textId="77777777">
      <w:pPr>
        <w:pStyle w:val="Textkrper"/>
        <w:pBdr>
          <w:top w:val="dotted" w:color="auto" w:sz="4" w:space="1"/>
          <w:left w:val="dotted" w:color="auto" w:sz="4" w:space="4"/>
          <w:bottom w:val="dotted" w:color="auto" w:sz="4" w:space="0"/>
          <w:right w:val="dotted" w:color="auto" w:sz="4" w:space="4"/>
        </w:pBdr>
        <w:shd w:val="clear" w:color="auto" w:fill="F3F3F3"/>
        <w:jc w:val="left"/>
        <w:rPr>
          <w:b/>
          <w:color w:val="00B0F0"/>
          <w:u w:val="single"/>
        </w:rPr>
      </w:pPr>
      <w:r>
        <w:rPr>
          <w:color w:val="00B0F0"/>
          <w:u w:val="single"/>
        </w:rPr>
        <w:t>Link to the order overview</w:t>
      </w:r>
    </w:p>
    <w:p w:rsidRPr="00C20AEF" w:rsidR="00DE7112" w:rsidP="00234020" w:rsidRDefault="00DE7112" w14:paraId="3BBD1636" w14:textId="77777777">
      <w:pPr>
        <w:pStyle w:val="Textkrper"/>
      </w:pPr>
    </w:p>
    <w:p w:rsidRPr="00C20AEF" w:rsidR="00467672" w:rsidP="00467672" w:rsidRDefault="00467672" w14:paraId="5A4BB5E9" w14:textId="3B4949C5">
      <w:pPr>
        <w:pStyle w:val="Anforderungsnummer"/>
      </w:pPr>
      <w:r>
        <w:rPr>
          <w:highlight w:val="magenta"/>
        </w:rPr>
        <w:t>Requirement: FKT-GUI-398</w:t>
      </w:r>
    </w:p>
    <w:p w:rsidRPr="00C20AEF" w:rsidR="00467672" w:rsidP="00467672" w:rsidRDefault="00467672" w14:paraId="258E872C" w14:textId="77777777">
      <w:pPr>
        <w:pStyle w:val="Anforderungstext"/>
      </w:pPr>
      <w:r>
        <w:t>By clicking on the link in the "</w:t>
      </w:r>
      <w:r>
        <w:rPr>
          <w:color w:val="0070C0"/>
          <w:u w:val="single"/>
        </w:rPr>
        <w:t>Show order</w:t>
      </w:r>
      <w:r>
        <w:t>" popup, the Logistics bus application becomes active, the STOX application becomes active and the tab 2 Order overview, sub-tab 1 Sell are selected.</w:t>
      </w:r>
    </w:p>
    <w:p w:rsidRPr="00C20AEF" w:rsidR="00467672" w:rsidP="00467672" w:rsidRDefault="00467672" w14:paraId="67E464C5" w14:textId="13DC27EC">
      <w:pPr>
        <w:pStyle w:val="Anforderungstext"/>
      </w:pPr>
      <w:r>
        <w:t>All filters are deleted</w:t>
      </w:r>
      <w:r>
        <w:rPr>
          <w:highlight w:val="magenta"/>
        </w:rPr>
        <w:t>, the company incl. country is taken from the popup</w:t>
      </w:r>
      <w:r>
        <w:t>, all status checkboxes are selected and the data is loaded. Actions of the exited logistics bus application or tabs are executed accordingly (save-request etc.).</w:t>
      </w:r>
    </w:p>
    <w:p w:rsidRPr="00C20AEF" w:rsidR="00CF1452" w:rsidP="00467672" w:rsidRDefault="00CF1452" w14:paraId="102EDD9C" w14:textId="7F34BE9F">
      <w:pPr>
        <w:pStyle w:val="Anforderungstext"/>
      </w:pPr>
      <w:r>
        <w:t>The popup closes after clicking on the link.</w:t>
      </w:r>
    </w:p>
    <w:p w:rsidRPr="00C20AEF" w:rsidR="00467672" w:rsidP="00DE7112" w:rsidRDefault="00467672" w14:paraId="1D0169FC" w14:textId="77777777">
      <w:pPr>
        <w:pStyle w:val="Anforderungsnummer"/>
      </w:pPr>
    </w:p>
    <w:p w:rsidRPr="00C20AEF" w:rsidR="00DE7112" w:rsidP="00DE7112" w:rsidRDefault="00DE7112" w14:paraId="6009E3C4" w14:textId="33714F71">
      <w:pPr>
        <w:pStyle w:val="Anforderungsnummer"/>
      </w:pPr>
      <w:r>
        <w:t>Requirement: FKT-GUI-304</w:t>
      </w:r>
    </w:p>
    <w:p w:rsidRPr="00C20AEF" w:rsidR="00DE7112" w:rsidP="00DE7112" w:rsidRDefault="00DE7112" w14:paraId="7673C159" w14:textId="5881B0F5">
      <w:pPr>
        <w:pStyle w:val="Anforderungstext"/>
      </w:pPr>
      <w:r>
        <w:t xml:space="preserve">The notifications are displayed only for users in the </w:t>
      </w:r>
      <w:r>
        <w:rPr>
          <w:i/>
        </w:rPr>
        <w:t>Retailer</w:t>
      </w:r>
      <w:r>
        <w:t xml:space="preserve"> and </w:t>
      </w:r>
      <w:proofErr w:type="spellStart"/>
      <w:r>
        <w:rPr>
          <w:i/>
        </w:rPr>
        <w:t>Retaileradmin</w:t>
      </w:r>
      <w:proofErr w:type="spellEnd"/>
      <w:r>
        <w:t xml:space="preserve"> roles. Notifications are not displayed for a user in the </w:t>
      </w:r>
      <w:proofErr w:type="spellStart"/>
      <w:r>
        <w:rPr>
          <w:i/>
        </w:rPr>
        <w:t>Retaileradmin</w:t>
      </w:r>
      <w:proofErr w:type="spellEnd"/>
      <w:r>
        <w:t xml:space="preserve"> role if the "Notifications disabled" flag is set in LBPS. </w:t>
      </w:r>
    </w:p>
    <w:p w:rsidRPr="00C20AEF" w:rsidR="00234020" w:rsidP="00E161F9" w:rsidRDefault="00234020" w14:paraId="51CD69CB" w14:textId="77777777">
      <w:pPr>
        <w:pStyle w:val="Textkrper"/>
      </w:pPr>
    </w:p>
    <w:p w:rsidRPr="003A2705" w:rsidR="00234020" w:rsidP="00981255" w:rsidRDefault="00981255" w14:paraId="50607154" w14:textId="77777777">
      <w:pPr>
        <w:pStyle w:val="berschrift3"/>
        <w:rPr>
          <w:highlight w:val="magenta"/>
        </w:rPr>
      </w:pPr>
      <w:bookmarkStart w:name="_Ref318810987" w:id="624"/>
      <w:bookmarkStart w:name="_Toc98411978" w:id="625"/>
      <w:r>
        <w:rPr>
          <w:highlight w:val="magenta"/>
        </w:rPr>
        <w:t>Orders with status "In process" in the archive</w:t>
      </w:r>
      <w:bookmarkEnd w:id="624"/>
      <w:bookmarkEnd w:id="625"/>
    </w:p>
    <w:p w:rsidRPr="00C20AEF" w:rsidR="00981255" w:rsidP="00981255" w:rsidRDefault="00981255" w14:paraId="1EE88287" w14:textId="0F087439">
      <w:pPr>
        <w:pStyle w:val="Textkrper"/>
      </w:pPr>
      <w:r>
        <w:t xml:space="preserve">If the user is logged in to the </w:t>
      </w:r>
      <w:proofErr w:type="spellStart"/>
      <w:r>
        <w:t>logbus</w:t>
      </w:r>
      <w:proofErr w:type="spellEnd"/>
      <w:r>
        <w:t xml:space="preserve"> and there are orders in the archive whose status is still set to "in process", the seller should be notified of this in a timely manner (i.e. the notification appears only if the logged-in user is also the seller of the order). In the D2D environment, this message should not normally occur (the shafts are closed within a parameterizable time).</w:t>
      </w:r>
    </w:p>
    <w:p w:rsidRPr="00C20AEF" w:rsidR="00981255" w:rsidP="00774D41" w:rsidRDefault="00774D41" w14:paraId="58E434CE" w14:textId="77777777">
      <w:pPr>
        <w:pStyle w:val="Anforderungsnummer"/>
      </w:pPr>
      <w:r>
        <w:t>Requirement: FKT-GUI-317</w:t>
      </w:r>
    </w:p>
    <w:p w:rsidRPr="00C20AEF" w:rsidR="00774D41" w:rsidP="00774D41" w:rsidRDefault="00774D41" w14:paraId="45CAB2C7" w14:textId="7A67CB47">
      <w:pPr>
        <w:pStyle w:val="Anforderungstext"/>
      </w:pPr>
      <w:r>
        <w:t xml:space="preserve">If the user is logged on to LOGBUS, STOX checks the LOGBUS every 3rd time the user logs on. Checking interval (i.e. every 30 minutes with the current interval of 10 minutes) whether there is an order/delivery request in the status </w:t>
      </w:r>
      <w:r>
        <w:rPr>
          <w:i/>
        </w:rPr>
        <w:t xml:space="preserve">in process or accepted </w:t>
      </w:r>
      <w:r>
        <w:t xml:space="preserve">in the archive for its authorized sites (parameters </w:t>
      </w:r>
      <w:proofErr w:type="spellStart"/>
      <w:r>
        <w:t>OrteDS</w:t>
      </w:r>
      <w:proofErr w:type="spellEnd"/>
      <w:r>
        <w:t xml:space="preserve"> and OrteD2D).</w:t>
      </w:r>
    </w:p>
    <w:p w:rsidRPr="00C20AEF" w:rsidR="00774D41" w:rsidP="00774D41" w:rsidRDefault="00774D41" w14:paraId="0C39645F" w14:textId="77777777"/>
    <w:p w:rsidRPr="00C20AEF" w:rsidR="00774D41" w:rsidP="00774D41" w:rsidRDefault="00774D41" w14:paraId="10CC4F74" w14:textId="77777777">
      <w:pPr>
        <w:pStyle w:val="Anforderungsnummer"/>
      </w:pPr>
      <w:r>
        <w:t>Requirement: FKT-GUI-318</w:t>
      </w:r>
    </w:p>
    <w:p w:rsidRPr="00C20AEF" w:rsidR="00922D99" w:rsidP="00922D99" w:rsidRDefault="00774D41" w14:paraId="0910DECC" w14:textId="12C15643">
      <w:pPr>
        <w:pStyle w:val="Anforderungstext"/>
      </w:pPr>
      <w:r>
        <w:t xml:space="preserve">If an order/delivery request is found in the status </w:t>
      </w:r>
      <w:r>
        <w:rPr>
          <w:i/>
        </w:rPr>
        <w:t xml:space="preserve">in process or accepted </w:t>
      </w:r>
      <w:r>
        <w:t>, a desktop notification (as known from Outlook, for example) must be displayed to the user at the bottom left. The user must actively close the desktop notification (with a left click on the red cross in the notification).</w:t>
      </w:r>
      <w:r w:rsidRPr="00C20AEF" w:rsidR="00922D99">
        <w:rPr>
          <w:rStyle w:val="Funotenzeichen"/>
        </w:rPr>
        <w:footnoteReference w:id="61"/>
      </w:r>
    </w:p>
    <w:p w:rsidRPr="00C20AEF" w:rsidR="0097655A" w:rsidP="0097655A" w:rsidRDefault="0097655A" w14:paraId="5F90D5B4" w14:textId="2A09EDA8">
      <w:pPr>
        <w:pStyle w:val="Anforderungstext"/>
      </w:pPr>
      <w:r>
        <w:t xml:space="preserve">The color of the notification must be clearly distinguishable from that of the chapter </w:t>
      </w:r>
      <w:r w:rsidRPr="00C20AEF">
        <w:fldChar w:fldCharType="begin"/>
      </w:r>
      <w:r w:rsidRPr="00C20AEF">
        <w:instrText xml:space="preserve"> REF _Ref318810770 \r \h  \* MERGEFORMAT </w:instrText>
      </w:r>
      <w:r w:rsidRPr="00C20AEF">
        <w:fldChar w:fldCharType="separate"/>
      </w:r>
      <w:r w:rsidR="000D3A2D">
        <w:t>4.14.1</w:t>
      </w:r>
      <w:r w:rsidRPr="00C20AEF">
        <w:fldChar w:fldCharType="end"/>
      </w:r>
      <w:r>
        <w:t xml:space="preserve"> (the background color should be CI-compliant blue):</w:t>
      </w:r>
      <w:r>
        <w:rPr>
          <w:strike/>
        </w:rPr>
        <w:t xml:space="preserve"> </w:t>
      </w:r>
      <w:r>
        <w:t>80/151/171).</w:t>
      </w:r>
    </w:p>
    <w:p w:rsidRPr="00C20AEF" w:rsidR="00467672" w:rsidP="00467672" w:rsidRDefault="00E453FE" w14:paraId="1427E560" w14:textId="1C6BE954">
      <w:pPr>
        <w:pStyle w:val="Anforderungstext"/>
        <w:rPr>
          <w:strike/>
        </w:rPr>
      </w:pPr>
      <w:r>
        <w:t xml:space="preserve">The notifications (D2D and </w:t>
      </w:r>
      <w:proofErr w:type="spellStart"/>
      <w:r>
        <w:t>DeadStock</w:t>
      </w:r>
      <w:proofErr w:type="spellEnd"/>
      <w:r>
        <w:t>) have the same color. One popup is displayed for each authorized operation.</w:t>
      </w:r>
    </w:p>
    <w:p w:rsidRPr="00C20AEF" w:rsidR="00922D99" w:rsidP="00922D99" w:rsidRDefault="00922D99" w14:paraId="1D6B2691" w14:textId="77777777"/>
    <w:p w:rsidRPr="00C20AEF" w:rsidR="00922D99" w:rsidP="00922D99" w:rsidRDefault="00922D99" w14:paraId="32B352B5" w14:textId="77777777">
      <w:pPr>
        <w:pStyle w:val="Anforderungsnummer"/>
      </w:pPr>
      <w:r>
        <w:rPr>
          <w:highlight w:val="magenta"/>
        </w:rPr>
        <w:t>Requirement: FKT-GUI-319</w:t>
      </w:r>
    </w:p>
    <w:p w:rsidRPr="00C20AEF" w:rsidR="00922D99" w:rsidP="00922D99" w:rsidRDefault="00922D99" w14:paraId="2478AEEA" w14:textId="77777777">
      <w:pPr>
        <w:pStyle w:val="Anforderungstext"/>
      </w:pPr>
      <w:r>
        <w:t>The notification contains the following information:</w:t>
      </w:r>
    </w:p>
    <w:p w:rsidRPr="00C20AEF" w:rsidR="0097655A" w:rsidP="0097655A" w:rsidRDefault="0097655A" w14:paraId="43F056E3" w14:textId="77777777">
      <w:pPr>
        <w:pStyle w:val="Textkrper"/>
        <w:pBdr>
          <w:top w:val="dotted" w:color="auto" w:sz="4" w:space="1"/>
          <w:left w:val="dotted" w:color="auto" w:sz="4" w:space="4"/>
          <w:bottom w:val="dotted" w:color="auto" w:sz="4" w:space="0"/>
          <w:right w:val="dotted" w:color="auto" w:sz="4" w:space="4"/>
        </w:pBdr>
        <w:shd w:val="clear" w:color="auto" w:fill="F3F3F3"/>
        <w:jc w:val="left"/>
        <w:rPr>
          <w:b/>
        </w:rPr>
      </w:pPr>
      <w:r>
        <w:rPr>
          <w:b/>
        </w:rPr>
        <w:t>Open orders in STOX archive</w:t>
      </w:r>
    </w:p>
    <w:p w:rsidRPr="00C20AEF" w:rsidR="0097655A" w:rsidP="00922D99" w:rsidRDefault="0097655A" w14:paraId="4928F94A" w14:textId="35626307">
      <w:pPr>
        <w:pStyle w:val="Textkrper"/>
        <w:pBdr>
          <w:top w:val="dotted" w:color="auto" w:sz="4" w:space="1"/>
          <w:left w:val="dotted" w:color="auto" w:sz="4" w:space="4"/>
          <w:bottom w:val="dotted" w:color="auto" w:sz="4" w:space="0"/>
          <w:right w:val="dotted" w:color="auto" w:sz="4" w:space="4"/>
        </w:pBdr>
        <w:shd w:val="clear" w:color="auto" w:fill="F3F3F3"/>
        <w:jc w:val="left"/>
      </w:pPr>
      <w:r>
        <w:lastRenderedPageBreak/>
        <w:t>There is at least one order in the order ARCHIVE which still has the status "in process" or "accepted" as a seller.</w:t>
      </w:r>
      <w:r>
        <w:rPr>
          <w:b/>
        </w:rPr>
        <w:br/>
      </w:r>
      <w:r>
        <w:t xml:space="preserve">Operating no.: </w:t>
      </w:r>
      <w:r>
        <w:rPr>
          <w:highlight w:val="magenta"/>
        </w:rPr>
        <w:t xml:space="preserve">xxx </w:t>
      </w:r>
      <w:proofErr w:type="spellStart"/>
      <w:r>
        <w:rPr>
          <w:highlight w:val="magenta"/>
        </w:rPr>
        <w:t>xxxxxx</w:t>
      </w:r>
      <w:proofErr w:type="spellEnd"/>
    </w:p>
    <w:p w:rsidRPr="00C20AEF" w:rsidR="00CF1452" w:rsidP="00922D99" w:rsidRDefault="00CF1452" w14:paraId="31E62A95" w14:textId="1F4A452D">
      <w:pPr>
        <w:pStyle w:val="Textkrper"/>
        <w:pBdr>
          <w:top w:val="dotted" w:color="auto" w:sz="4" w:space="1"/>
          <w:left w:val="dotted" w:color="auto" w:sz="4" w:space="4"/>
          <w:bottom w:val="dotted" w:color="auto" w:sz="4" w:space="0"/>
          <w:right w:val="dotted" w:color="auto" w:sz="4" w:space="4"/>
        </w:pBdr>
        <w:shd w:val="clear" w:color="auto" w:fill="F3F3F3"/>
        <w:jc w:val="left"/>
        <w:rPr>
          <w:b/>
          <w:color w:val="00B0F0"/>
          <w:u w:val="single"/>
        </w:rPr>
      </w:pPr>
      <w:r>
        <w:rPr>
          <w:color w:val="00B0F0"/>
          <w:u w:val="single"/>
        </w:rPr>
        <w:t>Link to the order overview</w:t>
      </w:r>
    </w:p>
    <w:p w:rsidRPr="00C20AEF" w:rsidR="00922D99" w:rsidP="007C5638" w:rsidRDefault="00922D99" w14:paraId="2D59559B" w14:textId="77777777"/>
    <w:p w:rsidRPr="00C20AEF" w:rsidR="007C5638" w:rsidP="007C5638" w:rsidRDefault="007C5638" w14:paraId="5735F3F3" w14:textId="77777777">
      <w:pPr>
        <w:pStyle w:val="Anforderungsnummer"/>
      </w:pPr>
      <w:r>
        <w:t>Requirement: FKT-GUI-320</w:t>
      </w:r>
    </w:p>
    <w:p w:rsidRPr="00C20AEF" w:rsidR="003F1DF4" w:rsidP="003F1DF4" w:rsidRDefault="007C5638" w14:paraId="59D482EE" w14:textId="4646C0B6">
      <w:pPr>
        <w:pStyle w:val="Anforderungstext"/>
      </w:pPr>
      <w:r>
        <w:t xml:space="preserve">The notifications are displayed only for users in the </w:t>
      </w:r>
      <w:r>
        <w:rPr>
          <w:i/>
        </w:rPr>
        <w:t>Retailer</w:t>
      </w:r>
      <w:r>
        <w:t xml:space="preserve"> and </w:t>
      </w:r>
      <w:proofErr w:type="spellStart"/>
      <w:r>
        <w:rPr>
          <w:i/>
        </w:rPr>
        <w:t>Retaileradmin</w:t>
      </w:r>
      <w:proofErr w:type="spellEnd"/>
      <w:r>
        <w:t xml:space="preserve"> roles. Notifications are not displayed for a user in the </w:t>
      </w:r>
      <w:proofErr w:type="spellStart"/>
      <w:r>
        <w:rPr>
          <w:i/>
        </w:rPr>
        <w:t>Retaileradmin</w:t>
      </w:r>
      <w:proofErr w:type="spellEnd"/>
      <w:r>
        <w:t xml:space="preserve"> role if the "Notifications disabled" flag is set in LBPS.</w:t>
      </w:r>
    </w:p>
    <w:p w:rsidRPr="00C20AEF" w:rsidR="00CF1452" w:rsidP="00CF1452" w:rsidRDefault="00CF1452" w14:paraId="1874971E" w14:textId="0DD2CD19">
      <w:pPr>
        <w:pStyle w:val="Anforderungsnummer"/>
      </w:pPr>
      <w:r>
        <w:rPr>
          <w:highlight w:val="magenta"/>
        </w:rPr>
        <w:t>Requirement: FKT-GUI-419</w:t>
      </w:r>
    </w:p>
    <w:p w:rsidRPr="00C20AEF" w:rsidR="00CF1452" w:rsidP="00CF1452" w:rsidRDefault="00CF1452" w14:paraId="4BD609DA" w14:textId="77777777">
      <w:pPr>
        <w:pStyle w:val="Anforderungstext"/>
      </w:pPr>
      <w:r>
        <w:t>By clicking on the link in the popup "</w:t>
      </w:r>
      <w:r>
        <w:rPr>
          <w:color w:val="0070C0"/>
          <w:u w:val="single"/>
        </w:rPr>
        <w:t>Show order</w:t>
      </w:r>
      <w:r>
        <w:t>", the Logistics bus application becomes active, the STOX application becomes active and the tab 2 Order overview, sub-tab 1 Sell are selected.</w:t>
      </w:r>
    </w:p>
    <w:p w:rsidRPr="00C20AEF" w:rsidR="00CF1452" w:rsidP="00CF1452" w:rsidRDefault="00CF1452" w14:paraId="6D44D39F" w14:textId="16EAFF0E">
      <w:pPr>
        <w:pStyle w:val="Anforderungstext"/>
      </w:pPr>
      <w:r>
        <w:t>All filters are deleted</w:t>
      </w:r>
      <w:r>
        <w:rPr>
          <w:highlight w:val="magenta"/>
        </w:rPr>
        <w:t>, the company incl. country is taken from the popup</w:t>
      </w:r>
      <w:r>
        <w:t>, all status checkboxes are selected and the data is loaded. Actions of the exited logistics bus application or tabs are executed accordingly (save-request etc.).</w:t>
      </w:r>
    </w:p>
    <w:p w:rsidRPr="00C20AEF" w:rsidR="00CF1452" w:rsidP="00CF1452" w:rsidRDefault="00CF1452" w14:paraId="1FA92386" w14:textId="75ABBD0E">
      <w:pPr>
        <w:pStyle w:val="Anforderungstext"/>
      </w:pPr>
      <w:r>
        <w:t>The popup will close after you click on the link.</w:t>
      </w:r>
    </w:p>
    <w:p w:rsidRPr="00C20AEF" w:rsidR="00CF1452" w:rsidP="00CF1452" w:rsidRDefault="00CF1452" w14:paraId="5880C4AF" w14:textId="77777777"/>
    <w:p w:rsidRPr="003A2705" w:rsidR="003F1DF4" w:rsidP="003F1DF4" w:rsidRDefault="003F1DF4" w14:paraId="052CEE57" w14:textId="54711F8C">
      <w:pPr>
        <w:pStyle w:val="berschrift3"/>
        <w:rPr>
          <w:highlight w:val="magenta"/>
        </w:rPr>
      </w:pPr>
      <w:bookmarkStart w:name="_Ref18055583" w:id="626"/>
      <w:bookmarkStart w:name="_Ref20311990" w:id="627"/>
      <w:bookmarkStart w:name="_Toc98411979" w:id="628"/>
      <w:r>
        <w:rPr>
          <w:highlight w:val="magenta"/>
        </w:rPr>
        <w:t>Accepted D2D</w:t>
      </w:r>
      <w:bookmarkEnd w:id="626"/>
      <w:r>
        <w:rPr>
          <w:highlight w:val="magenta"/>
        </w:rPr>
        <w:t>Order</w:t>
      </w:r>
      <w:bookmarkEnd w:id="627"/>
      <w:bookmarkEnd w:id="628"/>
    </w:p>
    <w:p w:rsidRPr="00C20AEF" w:rsidR="003F1DF4" w:rsidP="003F1DF4" w:rsidRDefault="003F1DF4" w14:paraId="23EFC823" w14:textId="78E6F059">
      <w:pPr>
        <w:pStyle w:val="Textkrper"/>
      </w:pPr>
      <w:r>
        <w:t xml:space="preserve">If the user is logged into the </w:t>
      </w:r>
      <w:proofErr w:type="spellStart"/>
      <w:r>
        <w:t>logbus</w:t>
      </w:r>
      <w:proofErr w:type="spellEnd"/>
      <w:r>
        <w:t>, the user should be alerted to accepted D2D orders in a timely manner (buyer's view).</w:t>
      </w:r>
    </w:p>
    <w:p w:rsidRPr="00C20AEF" w:rsidR="00AA0726" w:rsidP="00AA0726" w:rsidRDefault="00AA0726" w14:paraId="75E1169C" w14:textId="095229D8">
      <w:pPr>
        <w:pStyle w:val="Anforderungsnummer"/>
      </w:pPr>
      <w:r>
        <w:t>Requirement: FKT-GUI-399</w:t>
      </w:r>
    </w:p>
    <w:p w:rsidRPr="00C20AEF" w:rsidR="00AA0726" w:rsidP="00AA0726" w:rsidRDefault="00AA0726" w14:paraId="572D5EA6" w14:textId="2B10532E">
      <w:pPr>
        <w:pStyle w:val="Anforderungstext"/>
      </w:pPr>
      <w:r>
        <w:t xml:space="preserve">If the user is logged in to LOGBUS, STOX checks every 10 minutes whether there are any new (for which no notification has been shown yet) D2D orders in the </w:t>
      </w:r>
      <w:r>
        <w:rPr>
          <w:i/>
        </w:rPr>
        <w:t>Accepted</w:t>
      </w:r>
      <w:r>
        <w:t xml:space="preserve"> status for his authorized sites (parameter PlacesD2D).</w:t>
      </w:r>
    </w:p>
    <w:p w:rsidRPr="00C20AEF" w:rsidR="00236AB4" w:rsidP="00236AB4" w:rsidRDefault="00236AB4" w14:paraId="0E7EDEBB" w14:textId="1EB34AF2">
      <w:pPr>
        <w:pStyle w:val="Anforderungsnummer"/>
      </w:pPr>
      <w:r>
        <w:t>Requirement: FKT-GUI-400</w:t>
      </w:r>
    </w:p>
    <w:p w:rsidRPr="00C20AEF" w:rsidR="00236AB4" w:rsidP="00236AB4" w:rsidRDefault="00236AB4" w14:paraId="3433651B" w14:textId="39E77D75">
      <w:pPr>
        <w:pStyle w:val="Anforderungstext"/>
      </w:pPr>
      <w:r>
        <w:t xml:space="preserve">If at least one D2D order is found in the status </w:t>
      </w:r>
      <w:r>
        <w:rPr>
          <w:i/>
        </w:rPr>
        <w:t xml:space="preserve">Accepted </w:t>
      </w:r>
      <w:r>
        <w:t>, a desktop notification (as known from Outlook, for example) must be displayed to the user at the bottom center. The user must actively close the desktop notification (with a left click on the red cross in the notification).</w:t>
      </w:r>
    </w:p>
    <w:p w:rsidRPr="00C20AEF" w:rsidR="00236AB4" w:rsidP="00587BD3" w:rsidRDefault="0097655A" w14:paraId="38D96B02" w14:textId="0EDCAF81">
      <w:pPr>
        <w:pStyle w:val="Anforderungstext"/>
      </w:pPr>
      <w:r>
        <w:t>The notifications differ in color from the previous ones (CI compliant green, 170/200/145).</w:t>
      </w:r>
    </w:p>
    <w:p w:rsidRPr="00C20AEF" w:rsidR="00CF7563" w:rsidP="00587BD3" w:rsidRDefault="00CF7563" w14:paraId="43459F3C" w14:textId="23C83FAF">
      <w:pPr>
        <w:pStyle w:val="Anforderungstext"/>
      </w:pPr>
      <w:r>
        <w:t>One popup is displayed for each authorized operation. Order numbers are sorted by order receipt date, newest first. A maximum of 5 order numbers are displayed.</w:t>
      </w:r>
    </w:p>
    <w:p w:rsidRPr="00C20AEF" w:rsidR="00236AB4" w:rsidP="00236AB4" w:rsidRDefault="00236AB4" w14:paraId="07EAF011" w14:textId="237F32A7">
      <w:pPr>
        <w:pStyle w:val="Anforderungsnummer"/>
      </w:pPr>
      <w:r>
        <w:rPr>
          <w:highlight w:val="magenta"/>
        </w:rPr>
        <w:t>Requirement: FKT-GUI-401</w:t>
      </w:r>
    </w:p>
    <w:p w:rsidRPr="00C20AEF" w:rsidR="00236AB4" w:rsidP="00236AB4" w:rsidRDefault="00236AB4" w14:paraId="5B086276" w14:textId="77777777">
      <w:pPr>
        <w:pStyle w:val="Anforderungstext"/>
      </w:pPr>
      <w:r>
        <w:t>The notification contains the following information:</w:t>
      </w:r>
    </w:p>
    <w:p w:rsidRPr="00C20AEF" w:rsidR="0097655A" w:rsidP="0097655A" w:rsidRDefault="0097655A" w14:paraId="3755B8AD" w14:textId="0E9EECCA">
      <w:pPr>
        <w:pStyle w:val="Textkrper"/>
        <w:pBdr>
          <w:top w:val="dotted" w:color="auto" w:sz="4" w:space="1"/>
          <w:left w:val="dotted" w:color="auto" w:sz="4" w:space="4"/>
          <w:bottom w:val="dotted" w:color="auto" w:sz="4" w:space="0"/>
          <w:right w:val="dotted" w:color="auto" w:sz="4" w:space="4"/>
        </w:pBdr>
        <w:shd w:val="clear" w:color="auto" w:fill="F3F3F3"/>
        <w:jc w:val="left"/>
        <w:rPr>
          <w:b/>
        </w:rPr>
      </w:pPr>
      <w:r>
        <w:rPr>
          <w:b/>
        </w:rPr>
        <w:t>Accepted D2D order</w:t>
      </w:r>
    </w:p>
    <w:p w:rsidRPr="00C20AEF" w:rsidR="0097655A" w:rsidP="0097655A" w:rsidRDefault="0097655A" w14:paraId="6E9A88F4" w14:textId="2C53C8A1">
      <w:pPr>
        <w:pStyle w:val="Textkrper"/>
        <w:pBdr>
          <w:top w:val="dotted" w:color="auto" w:sz="4" w:space="1"/>
          <w:left w:val="dotted" w:color="auto" w:sz="4" w:space="4"/>
          <w:bottom w:val="dotted" w:color="auto" w:sz="4" w:space="0"/>
          <w:right w:val="dotted" w:color="auto" w:sz="4" w:space="4"/>
        </w:pBdr>
        <w:shd w:val="clear" w:color="auto" w:fill="F3F3F3"/>
        <w:jc w:val="left"/>
      </w:pPr>
      <w:r>
        <w:t>There is an accepted D2D order:</w:t>
      </w:r>
    </w:p>
    <w:p w:rsidRPr="00C20AEF" w:rsidR="0097655A" w:rsidP="0097655A" w:rsidRDefault="0097655A" w14:paraId="3984FD1D" w14:textId="6763E423">
      <w:pPr>
        <w:pStyle w:val="Textkrper"/>
        <w:pBdr>
          <w:top w:val="dotted" w:color="auto" w:sz="4" w:space="1"/>
          <w:left w:val="dotted" w:color="auto" w:sz="4" w:space="4"/>
          <w:bottom w:val="dotted" w:color="auto" w:sz="4" w:space="0"/>
          <w:right w:val="dotted" w:color="auto" w:sz="4" w:space="4"/>
        </w:pBdr>
        <w:shd w:val="clear" w:color="auto" w:fill="F3F3F3"/>
        <w:jc w:val="left"/>
      </w:pPr>
      <w:r>
        <w:t xml:space="preserve">Operating no.: </w:t>
      </w:r>
      <w:r>
        <w:rPr>
          <w:highlight w:val="magenta"/>
        </w:rPr>
        <w:t xml:space="preserve">xxx </w:t>
      </w:r>
      <w:proofErr w:type="spellStart"/>
      <w:r>
        <w:rPr>
          <w:highlight w:val="magenta"/>
        </w:rPr>
        <w:t>xxxxxx</w:t>
      </w:r>
      <w:proofErr w:type="spellEnd"/>
    </w:p>
    <w:p w:rsidRPr="00C20AEF" w:rsidR="00236AB4" w:rsidP="00587BD3" w:rsidRDefault="0097655A" w14:paraId="4ABFBE40" w14:textId="2094E68F">
      <w:pPr>
        <w:pStyle w:val="Textkrper"/>
        <w:pBdr>
          <w:top w:val="dotted" w:color="auto" w:sz="4" w:space="1"/>
          <w:left w:val="dotted" w:color="auto" w:sz="4" w:space="4"/>
          <w:bottom w:val="dotted" w:color="auto" w:sz="4" w:space="0"/>
          <w:right w:val="dotted" w:color="auto" w:sz="4" w:space="4"/>
        </w:pBdr>
        <w:shd w:val="clear" w:color="auto" w:fill="F3F3F3"/>
        <w:jc w:val="left"/>
      </w:pPr>
      <w:r>
        <w:t xml:space="preserve">Order no.: </w:t>
      </w:r>
      <w:proofErr w:type="spellStart"/>
      <w:r>
        <w:t>xxxx</w:t>
      </w:r>
      <w:proofErr w:type="spellEnd"/>
      <w:r>
        <w:t xml:space="preserve">, </w:t>
      </w:r>
      <w:proofErr w:type="spellStart"/>
      <w:r>
        <w:t>xxxx</w:t>
      </w:r>
      <w:proofErr w:type="spellEnd"/>
    </w:p>
    <w:p w:rsidRPr="00C20AEF" w:rsidR="00CF1452" w:rsidP="00CF1452" w:rsidRDefault="00CF1452" w14:paraId="46F35FE3" w14:textId="77777777">
      <w:pPr>
        <w:pStyle w:val="Textkrper"/>
        <w:pBdr>
          <w:top w:val="dotted" w:color="auto" w:sz="4" w:space="1"/>
          <w:left w:val="dotted" w:color="auto" w:sz="4" w:space="4"/>
          <w:bottom w:val="dotted" w:color="auto" w:sz="4" w:space="0"/>
          <w:right w:val="dotted" w:color="auto" w:sz="4" w:space="4"/>
        </w:pBdr>
        <w:shd w:val="clear" w:color="auto" w:fill="F3F3F3"/>
        <w:jc w:val="left"/>
        <w:rPr>
          <w:b/>
          <w:color w:val="00B0F0"/>
          <w:u w:val="single"/>
        </w:rPr>
      </w:pPr>
      <w:r>
        <w:rPr>
          <w:color w:val="00B0F0"/>
          <w:u w:val="single"/>
        </w:rPr>
        <w:t>Link to the order overview</w:t>
      </w:r>
    </w:p>
    <w:p w:rsidRPr="00C20AEF" w:rsidR="00236AB4" w:rsidP="00236AB4" w:rsidRDefault="00236AB4" w14:paraId="38F275F7" w14:textId="6931FC2A">
      <w:pPr>
        <w:pStyle w:val="Anforderungsnummer"/>
      </w:pPr>
      <w:r>
        <w:t>Requirement: FKT-GUI-402</w:t>
      </w:r>
    </w:p>
    <w:p w:rsidRPr="00C20AEF" w:rsidR="00236AB4" w:rsidP="00236AB4" w:rsidRDefault="00236AB4" w14:paraId="71D4DF13" w14:textId="13F07915">
      <w:pPr>
        <w:pStyle w:val="Anforderungstext"/>
      </w:pPr>
      <w:r>
        <w:t xml:space="preserve">The notifications are displayed only for users in the </w:t>
      </w:r>
      <w:r>
        <w:rPr>
          <w:i/>
        </w:rPr>
        <w:t>Retailer</w:t>
      </w:r>
      <w:r>
        <w:t xml:space="preserve"> and </w:t>
      </w:r>
      <w:proofErr w:type="spellStart"/>
      <w:r>
        <w:rPr>
          <w:i/>
        </w:rPr>
        <w:t>Retaileradmin</w:t>
      </w:r>
      <w:proofErr w:type="spellEnd"/>
      <w:r>
        <w:t xml:space="preserve"> roles. Notifications are not displayed for a user in the </w:t>
      </w:r>
      <w:proofErr w:type="spellStart"/>
      <w:r>
        <w:rPr>
          <w:i/>
        </w:rPr>
        <w:t>Retaileradmin</w:t>
      </w:r>
      <w:proofErr w:type="spellEnd"/>
      <w:r>
        <w:t xml:space="preserve"> role if the "Notifications disabled" flag is set in LBPS.</w:t>
      </w:r>
    </w:p>
    <w:p w:rsidRPr="00C20AEF" w:rsidR="00646F89" w:rsidP="00646F89" w:rsidRDefault="00646F89" w14:paraId="5AB4D32D" w14:textId="427DEF86">
      <w:pPr>
        <w:pStyle w:val="Anforderungsnummer"/>
      </w:pPr>
      <w:r>
        <w:rPr>
          <w:highlight w:val="magenta"/>
        </w:rPr>
        <w:lastRenderedPageBreak/>
        <w:t>Requirement: FKT-GUI-403</w:t>
      </w:r>
    </w:p>
    <w:p w:rsidRPr="00C20AEF" w:rsidR="00646F89" w:rsidP="00646F89" w:rsidRDefault="00646F89" w14:paraId="66165331" w14:textId="25FE80E8">
      <w:pPr>
        <w:pStyle w:val="Anforderungstext"/>
      </w:pPr>
      <w:r>
        <w:t>By clicking on the link in the popup "</w:t>
      </w:r>
      <w:r>
        <w:rPr>
          <w:color w:val="0070C0"/>
          <w:u w:val="single"/>
        </w:rPr>
        <w:t>Show D2D order</w:t>
      </w:r>
      <w:r>
        <w:t>", the Logistics bus application becomes active, the STOX application becomes active and the tab 2 Order overview, sub-tab 2 Buy are selected.</w:t>
      </w:r>
    </w:p>
    <w:p w:rsidRPr="00C20AEF" w:rsidR="00646F89" w:rsidP="00646F89" w:rsidRDefault="00646F89" w14:paraId="1A30BC4F" w14:textId="5EACA333">
      <w:pPr>
        <w:pStyle w:val="Anforderungstext"/>
      </w:pPr>
      <w:r>
        <w:t>All filters are deleted</w:t>
      </w:r>
      <w:r>
        <w:rPr>
          <w:highlight w:val="magenta"/>
        </w:rPr>
        <w:t>, the company incl. country is taken from the popup</w:t>
      </w:r>
      <w:r>
        <w:t>, all status checkboxes are selected and the data is loaded. Actions of the exited logistics bus application or tabs are executed accordingly (save-request etc.).</w:t>
      </w:r>
    </w:p>
    <w:p w:rsidRPr="00C20AEF" w:rsidR="00CF1452" w:rsidP="00CF1452" w:rsidRDefault="00CF1452" w14:paraId="7AFADEDA" w14:textId="07282BA3">
      <w:pPr>
        <w:pStyle w:val="Anforderungstext"/>
      </w:pPr>
      <w:r>
        <w:t>The popup closes after clicking on the link.</w:t>
      </w:r>
    </w:p>
    <w:p w:rsidRPr="00C20AEF" w:rsidR="006F211E" w:rsidP="006F211E" w:rsidRDefault="006F211E" w14:paraId="5C6B097C" w14:textId="77777777"/>
    <w:p w:rsidRPr="003A2705" w:rsidR="006F211E" w:rsidP="006F211E" w:rsidRDefault="006F211E" w14:paraId="1F67E741" w14:textId="2812A7B0">
      <w:pPr>
        <w:pStyle w:val="berschrift3"/>
        <w:rPr>
          <w:highlight w:val="magenta"/>
        </w:rPr>
      </w:pPr>
      <w:bookmarkStart w:name="_Ref20311991" w:id="629"/>
      <w:bookmarkStart w:name="_Toc98411980" w:id="630"/>
      <w:r>
        <w:rPr>
          <w:highlight w:val="magenta"/>
        </w:rPr>
        <w:t>Expired/rejected D2D order</w:t>
      </w:r>
      <w:bookmarkEnd w:id="629"/>
      <w:bookmarkEnd w:id="630"/>
    </w:p>
    <w:p w:rsidRPr="00C20AEF" w:rsidR="006F211E" w:rsidP="006F211E" w:rsidRDefault="006F211E" w14:paraId="701F6AFF" w14:textId="73B62171">
      <w:pPr>
        <w:pStyle w:val="Textkrper"/>
      </w:pPr>
      <w:r>
        <w:t xml:space="preserve">If the user is logged into the </w:t>
      </w:r>
      <w:proofErr w:type="spellStart"/>
      <w:r>
        <w:t>logbus</w:t>
      </w:r>
      <w:proofErr w:type="spellEnd"/>
      <w:r>
        <w:t xml:space="preserve">, the user should be alerted to expired/rejected D2D orders in a timely manner (buyer view). He will also receive an </w:t>
      </w:r>
      <w:proofErr w:type="spellStart"/>
      <w:r>
        <w:t>eMail</w:t>
      </w:r>
      <w:proofErr w:type="spellEnd"/>
      <w:r>
        <w:t xml:space="preserve"> (see also </w:t>
      </w:r>
      <w:r w:rsidRPr="00C20AEF" w:rsidR="001D5716">
        <w:fldChar w:fldCharType="begin"/>
      </w:r>
      <w:r w:rsidRPr="00C20AEF" w:rsidR="001D5716">
        <w:instrText xml:space="preserve"> REF FKT_GUI_414 \h  \* MERGEFORMAT </w:instrText>
      </w:r>
      <w:r w:rsidRPr="00C20AEF" w:rsidR="001D5716">
        <w:fldChar w:fldCharType="separate"/>
      </w:r>
      <w:proofErr w:type="spellStart"/>
      <w:r w:rsidRPr="00C20AEF" w:rsidR="000D3A2D">
        <w:t>Anforderung</w:t>
      </w:r>
      <w:proofErr w:type="spellEnd"/>
      <w:r w:rsidRPr="00C20AEF" w:rsidR="000D3A2D">
        <w:t>: FKT-GUI-414</w:t>
      </w:r>
      <w:r w:rsidRPr="00C20AEF" w:rsidR="001D5716">
        <w:fldChar w:fldCharType="end"/>
      </w:r>
      <w:r>
        <w:t>).</w:t>
      </w:r>
    </w:p>
    <w:p w:rsidRPr="00C20AEF" w:rsidR="006F211E" w:rsidP="006F211E" w:rsidRDefault="006F211E" w14:paraId="6656263F" w14:textId="78BCCB80">
      <w:pPr>
        <w:pStyle w:val="Anforderungsnummer"/>
      </w:pPr>
      <w:r>
        <w:t xml:space="preserve">Requirement: </w:t>
      </w:r>
      <w:bookmarkStart w:name="FKT_GUI_404" w:id="631"/>
      <w:r>
        <w:t>FKT-GUI-404</w:t>
      </w:r>
      <w:bookmarkEnd w:id="631"/>
    </w:p>
    <w:p w:rsidRPr="00C20AEF" w:rsidR="006F211E" w:rsidP="006F211E" w:rsidRDefault="006F211E" w14:paraId="12063846" w14:textId="5262E69F">
      <w:pPr>
        <w:pStyle w:val="Anforderungstext"/>
      </w:pPr>
      <w:r>
        <w:t xml:space="preserve">If the user is logged in to LOGBUS, STOX checks every 10 minutes whether there are any new (for which no notification has been shown yet) D2D orders in status </w:t>
      </w:r>
      <w:r>
        <w:rPr>
          <w:i/>
        </w:rPr>
        <w:t xml:space="preserve">Rejected </w:t>
      </w:r>
      <w:r>
        <w:t>or</w:t>
      </w:r>
      <w:r>
        <w:rPr>
          <w:i/>
        </w:rPr>
        <w:t xml:space="preserve"> Expired</w:t>
      </w:r>
      <w:r>
        <w:t xml:space="preserve"> (within the last 24 hours) for his authorized sites (parameter PlacesD2D) (per D2D order, not per delivery request).  Only D2D orders that are not archived will be considered.</w:t>
      </w:r>
    </w:p>
    <w:p w:rsidRPr="00C20AEF" w:rsidR="006F211E" w:rsidP="006F211E" w:rsidRDefault="006F211E" w14:paraId="13A9A12F" w14:textId="064E9C5B">
      <w:pPr>
        <w:pStyle w:val="Anforderungsnummer"/>
      </w:pPr>
      <w:r>
        <w:t>Requirement: FKT-GUI-405</w:t>
      </w:r>
    </w:p>
    <w:p w:rsidRPr="00C20AEF" w:rsidR="006F211E" w:rsidP="006F211E" w:rsidRDefault="006F211E" w14:paraId="6D99540D" w14:textId="3EC9EF9F">
      <w:pPr>
        <w:pStyle w:val="Anforderungstext"/>
      </w:pPr>
      <w:r>
        <w:t xml:space="preserve">If at least one D2D order is found in the status </w:t>
      </w:r>
      <w:r>
        <w:rPr>
          <w:i/>
        </w:rPr>
        <w:t xml:space="preserve">Rejected </w:t>
      </w:r>
      <w:r>
        <w:t>or</w:t>
      </w:r>
      <w:r>
        <w:rPr>
          <w:i/>
        </w:rPr>
        <w:t xml:space="preserve"> Expired</w:t>
      </w:r>
      <w:r>
        <w:t xml:space="preserve"> , the user must be shown a desktop notification at the bottom center (as known e.g. from Outlook). The user must actively close the desktop notification (with a left click on the red cross in the notification).</w:t>
      </w:r>
    </w:p>
    <w:p w:rsidRPr="00C20AEF" w:rsidR="00CF7563" w:rsidP="00CF7563" w:rsidRDefault="00CF7563" w14:paraId="7B464DA6" w14:textId="77777777">
      <w:pPr>
        <w:pStyle w:val="Anforderungstext"/>
      </w:pPr>
      <w:r>
        <w:t>The notifications differ in color from the previous ones (CI compliant green, 170/200/145).</w:t>
      </w:r>
    </w:p>
    <w:p w:rsidRPr="00C20AEF" w:rsidR="00CF7563" w:rsidP="00CF7563" w:rsidRDefault="00CF7563" w14:paraId="30F95EE1" w14:textId="1320CF6E">
      <w:pPr>
        <w:pStyle w:val="Anforderungstext"/>
      </w:pPr>
      <w:r>
        <w:t>One popup is displayed for each authorized operation. Order numbers are sorted by order receipt date, newest first. A maximum of 5 order numbers are displayed.</w:t>
      </w:r>
    </w:p>
    <w:p w:rsidRPr="00C20AEF" w:rsidR="006F211E" w:rsidP="006F211E" w:rsidRDefault="006F211E" w14:paraId="0F3FA9E8" w14:textId="36C5CDF3">
      <w:pPr>
        <w:pStyle w:val="Anforderungsnummer"/>
      </w:pPr>
      <w:r>
        <w:rPr>
          <w:highlight w:val="magenta"/>
        </w:rPr>
        <w:t>Requirement: FKT-GUI-406</w:t>
      </w:r>
    </w:p>
    <w:p w:rsidRPr="00C20AEF" w:rsidR="006F211E" w:rsidP="006F211E" w:rsidRDefault="006F211E" w14:paraId="1865DF88" w14:textId="77777777">
      <w:pPr>
        <w:pStyle w:val="Anforderungstext"/>
      </w:pPr>
      <w:r>
        <w:t>The notification contains the following information:</w:t>
      </w:r>
    </w:p>
    <w:p w:rsidRPr="00C20AEF" w:rsidR="006F211E" w:rsidP="006F211E" w:rsidRDefault="006F211E" w14:paraId="173D2B5E" w14:textId="0A6C5858">
      <w:pPr>
        <w:pStyle w:val="Textkrper"/>
        <w:pBdr>
          <w:top w:val="dotted" w:color="auto" w:sz="4" w:space="1"/>
          <w:left w:val="dotted" w:color="auto" w:sz="4" w:space="4"/>
          <w:bottom w:val="dotted" w:color="auto" w:sz="4" w:space="0"/>
          <w:right w:val="dotted" w:color="auto" w:sz="4" w:space="4"/>
        </w:pBdr>
        <w:shd w:val="clear" w:color="auto" w:fill="F3F3F3"/>
        <w:jc w:val="left"/>
        <w:rPr>
          <w:b/>
        </w:rPr>
      </w:pPr>
      <w:r>
        <w:rPr>
          <w:b/>
        </w:rPr>
        <w:t>Expired/Rejected D2D Order</w:t>
      </w:r>
    </w:p>
    <w:p w:rsidRPr="00C20AEF" w:rsidR="006F211E" w:rsidP="006F211E" w:rsidRDefault="006F211E" w14:paraId="20B56927" w14:textId="52A4C7AB">
      <w:pPr>
        <w:pStyle w:val="Textkrper"/>
        <w:pBdr>
          <w:top w:val="dotted" w:color="auto" w:sz="4" w:space="1"/>
          <w:left w:val="dotted" w:color="auto" w:sz="4" w:space="4"/>
          <w:bottom w:val="dotted" w:color="auto" w:sz="4" w:space="0"/>
          <w:right w:val="dotted" w:color="auto" w:sz="4" w:space="4"/>
        </w:pBdr>
        <w:shd w:val="clear" w:color="auto" w:fill="F3F3F3"/>
        <w:jc w:val="left"/>
      </w:pPr>
      <w:r>
        <w:t>There is an expired/rejected D2D order:</w:t>
      </w:r>
    </w:p>
    <w:p w:rsidRPr="00C20AEF" w:rsidR="006F211E" w:rsidP="006F211E" w:rsidRDefault="006F211E" w14:paraId="6A8FB2E4" w14:textId="2BBE75F6">
      <w:pPr>
        <w:pStyle w:val="Textkrper"/>
        <w:pBdr>
          <w:top w:val="dotted" w:color="auto" w:sz="4" w:space="1"/>
          <w:left w:val="dotted" w:color="auto" w:sz="4" w:space="4"/>
          <w:bottom w:val="dotted" w:color="auto" w:sz="4" w:space="0"/>
          <w:right w:val="dotted" w:color="auto" w:sz="4" w:space="4"/>
        </w:pBdr>
        <w:shd w:val="clear" w:color="auto" w:fill="F3F3F3"/>
        <w:jc w:val="left"/>
      </w:pPr>
      <w:r>
        <w:t xml:space="preserve">Operating no.: </w:t>
      </w:r>
      <w:r>
        <w:rPr>
          <w:highlight w:val="magenta"/>
        </w:rPr>
        <w:t xml:space="preserve">xxx </w:t>
      </w:r>
      <w:proofErr w:type="spellStart"/>
      <w:r>
        <w:rPr>
          <w:highlight w:val="magenta"/>
        </w:rPr>
        <w:t>xxxxxx</w:t>
      </w:r>
      <w:proofErr w:type="spellEnd"/>
    </w:p>
    <w:p w:rsidRPr="00C20AEF" w:rsidR="006F211E" w:rsidP="006F211E" w:rsidRDefault="006F211E" w14:paraId="25CEB7BC" w14:textId="3F613D4D">
      <w:pPr>
        <w:pStyle w:val="Textkrper"/>
        <w:pBdr>
          <w:top w:val="dotted" w:color="auto" w:sz="4" w:space="1"/>
          <w:left w:val="dotted" w:color="auto" w:sz="4" w:space="4"/>
          <w:bottom w:val="dotted" w:color="auto" w:sz="4" w:space="0"/>
          <w:right w:val="dotted" w:color="auto" w:sz="4" w:space="4"/>
        </w:pBdr>
        <w:shd w:val="clear" w:color="auto" w:fill="F3F3F3"/>
        <w:jc w:val="left"/>
      </w:pPr>
      <w:r>
        <w:t xml:space="preserve">Order no.: </w:t>
      </w:r>
      <w:proofErr w:type="spellStart"/>
      <w:r>
        <w:t>xxxx</w:t>
      </w:r>
      <w:proofErr w:type="spellEnd"/>
      <w:r>
        <w:t xml:space="preserve">, </w:t>
      </w:r>
      <w:proofErr w:type="spellStart"/>
      <w:r>
        <w:t>xxxx</w:t>
      </w:r>
      <w:proofErr w:type="spellEnd"/>
    </w:p>
    <w:p w:rsidRPr="00C20AEF" w:rsidR="00CF1452" w:rsidP="00CF1452" w:rsidRDefault="00CF1452" w14:paraId="76DDAED2" w14:textId="77777777">
      <w:pPr>
        <w:pStyle w:val="Textkrper"/>
        <w:pBdr>
          <w:top w:val="dotted" w:color="auto" w:sz="4" w:space="1"/>
          <w:left w:val="dotted" w:color="auto" w:sz="4" w:space="4"/>
          <w:bottom w:val="dotted" w:color="auto" w:sz="4" w:space="0"/>
          <w:right w:val="dotted" w:color="auto" w:sz="4" w:space="4"/>
        </w:pBdr>
        <w:shd w:val="clear" w:color="auto" w:fill="F3F3F3"/>
        <w:jc w:val="left"/>
        <w:rPr>
          <w:b/>
          <w:color w:val="00B0F0"/>
          <w:u w:val="single"/>
        </w:rPr>
      </w:pPr>
      <w:r>
        <w:rPr>
          <w:color w:val="00B0F0"/>
          <w:u w:val="single"/>
        </w:rPr>
        <w:t>Link to the order overview</w:t>
      </w:r>
    </w:p>
    <w:p w:rsidRPr="00C20AEF" w:rsidR="006F211E" w:rsidP="006F211E" w:rsidRDefault="006F211E" w14:paraId="066B7826" w14:textId="35A3178D">
      <w:pPr>
        <w:pStyle w:val="Anforderungsnummer"/>
      </w:pPr>
      <w:r>
        <w:t>Requirement: FKT-GUI-407</w:t>
      </w:r>
    </w:p>
    <w:p w:rsidRPr="00C20AEF" w:rsidR="006F211E" w:rsidP="006F211E" w:rsidRDefault="006F211E" w14:paraId="68765A02" w14:textId="44EFD3AB">
      <w:pPr>
        <w:pStyle w:val="Anforderungstext"/>
      </w:pPr>
      <w:r>
        <w:t xml:space="preserve">The notifications are displayed only for users in the </w:t>
      </w:r>
      <w:r>
        <w:rPr>
          <w:i/>
        </w:rPr>
        <w:t>Retailer</w:t>
      </w:r>
      <w:r>
        <w:t xml:space="preserve"> and </w:t>
      </w:r>
      <w:proofErr w:type="spellStart"/>
      <w:r>
        <w:rPr>
          <w:i/>
        </w:rPr>
        <w:t>Retaileradmin</w:t>
      </w:r>
      <w:proofErr w:type="spellEnd"/>
      <w:r>
        <w:t xml:space="preserve"> roles. Notifications are not displayed for a user in the </w:t>
      </w:r>
      <w:proofErr w:type="spellStart"/>
      <w:r>
        <w:rPr>
          <w:i/>
        </w:rPr>
        <w:t>Retaileradmin</w:t>
      </w:r>
      <w:proofErr w:type="spellEnd"/>
      <w:r>
        <w:t xml:space="preserve"> role if the "Notifications disabled" flag is set in LBPS.</w:t>
      </w:r>
    </w:p>
    <w:p w:rsidRPr="00C20AEF" w:rsidR="0077127E" w:rsidP="0077127E" w:rsidRDefault="0077127E" w14:paraId="16F4641F" w14:textId="10305F70">
      <w:pPr>
        <w:pStyle w:val="Anforderungsnummer"/>
      </w:pPr>
      <w:r>
        <w:rPr>
          <w:highlight w:val="magenta"/>
        </w:rPr>
        <w:t>Requirement: FKT-GUI-408</w:t>
      </w:r>
    </w:p>
    <w:p w:rsidRPr="00C20AEF" w:rsidR="0077127E" w:rsidP="0077127E" w:rsidRDefault="0077127E" w14:paraId="38B1C16B" w14:textId="0ED137CF">
      <w:pPr>
        <w:pStyle w:val="Anforderungstext"/>
      </w:pPr>
      <w:r>
        <w:t>By clicking on the link in the popup "</w:t>
      </w:r>
      <w:r>
        <w:rPr>
          <w:color w:val="0070C0"/>
          <w:u w:val="single"/>
        </w:rPr>
        <w:t>Show D2D order</w:t>
      </w:r>
      <w:r>
        <w:t>", the Logistics bus application becomes active, the STOX application becomes active and the tab 2 Order overview, sub-tab 2 Buy are selected.</w:t>
      </w:r>
    </w:p>
    <w:p w:rsidRPr="00C20AEF" w:rsidR="0077127E" w:rsidP="0077127E" w:rsidRDefault="0077127E" w14:paraId="6670F859" w14:textId="31BD57B6">
      <w:pPr>
        <w:pStyle w:val="Anforderungstext"/>
      </w:pPr>
      <w:r>
        <w:t>All filters are deleted</w:t>
      </w:r>
      <w:r>
        <w:rPr>
          <w:highlight w:val="magenta"/>
        </w:rPr>
        <w:t>, the company incl. country is taken from the popup</w:t>
      </w:r>
      <w:r>
        <w:t>, all status checkboxes are selected and the data is loaded. Actions of the exited logistics bus application or tabs are executed accordingly (save-request etc.).</w:t>
      </w:r>
    </w:p>
    <w:p w:rsidRPr="00C20AEF" w:rsidR="00042B73" w:rsidP="008D50FA" w:rsidRDefault="00CF1452" w14:paraId="55EFC89B" w14:textId="5804F09F">
      <w:pPr>
        <w:pStyle w:val="Anforderungstext"/>
      </w:pPr>
      <w:r>
        <w:t>The popup closes after clicking on the link.</w:t>
      </w:r>
      <w:bookmarkStart w:name="_Ref20312644" w:id="632"/>
    </w:p>
    <w:p w:rsidRPr="00586290" w:rsidR="001C69C7" w:rsidP="001C69C7" w:rsidRDefault="001C69C7" w14:paraId="17742C93" w14:textId="1F889604">
      <w:pPr>
        <w:pStyle w:val="berschrift3"/>
        <w:rPr>
          <w:highlight w:val="magenta"/>
        </w:rPr>
      </w:pPr>
      <w:bookmarkStart w:name="_Ref89088640" w:id="633"/>
      <w:bookmarkStart w:name="_Toc98411981" w:id="634"/>
      <w:r>
        <w:rPr>
          <w:highlight w:val="magenta"/>
        </w:rPr>
        <w:lastRenderedPageBreak/>
        <w:t>D2D order not yet shipped</w:t>
      </w:r>
      <w:bookmarkEnd w:id="632"/>
      <w:bookmarkEnd w:id="633"/>
      <w:bookmarkEnd w:id="634"/>
    </w:p>
    <w:p w:rsidRPr="00C20AEF" w:rsidR="001C69C7" w:rsidP="001C69C7" w:rsidRDefault="001C69C7" w14:paraId="5EDED406" w14:textId="1A844526">
      <w:pPr>
        <w:pStyle w:val="Textkrper"/>
      </w:pPr>
      <w:r>
        <w:t xml:space="preserve">If the user is logged into the </w:t>
      </w:r>
      <w:proofErr w:type="spellStart"/>
      <w:r>
        <w:t>logbus</w:t>
      </w:r>
      <w:proofErr w:type="spellEnd"/>
      <w:r>
        <w:t>, the user should be alerted in a timely manner to D2D orders that have been accepted but not yet shipped (seller view).</w:t>
      </w:r>
    </w:p>
    <w:p w:rsidRPr="00C20AEF" w:rsidR="001C69C7" w:rsidP="001C69C7" w:rsidRDefault="001C69C7" w14:paraId="2578E379" w14:textId="6A255DEC">
      <w:pPr>
        <w:pStyle w:val="Anforderungsnummer"/>
      </w:pPr>
      <w:r>
        <w:t>Requirement: FKT-GUI-409</w:t>
      </w:r>
    </w:p>
    <w:p w:rsidRPr="00C20AEF" w:rsidR="001C69C7" w:rsidP="001C69C7" w:rsidRDefault="001C69C7" w14:paraId="29BB5739" w14:textId="494CBDFE">
      <w:pPr>
        <w:pStyle w:val="Anforderungstext"/>
      </w:pPr>
      <w:r>
        <w:t>If the user is logged on to LOGBUS, STOX checks every 10 minutes whether there are D2D orders for his authorized sites (parameter PlacesD2D), which were accepted at least 4h ago, but have not been shipped yet.</w:t>
      </w:r>
    </w:p>
    <w:p w:rsidRPr="00C20AEF" w:rsidR="001C69C7" w:rsidP="001C69C7" w:rsidRDefault="001C69C7" w14:paraId="130DFD60" w14:textId="67A19C4F">
      <w:pPr>
        <w:pStyle w:val="Anforderungsnummer"/>
      </w:pPr>
      <w:r>
        <w:t>Requirement: FKT-GUI-410</w:t>
      </w:r>
    </w:p>
    <w:p w:rsidRPr="00C20AEF" w:rsidR="001C69C7" w:rsidP="001C69C7" w:rsidRDefault="001C69C7" w14:paraId="1ABE1349" w14:textId="3A763D3E">
      <w:pPr>
        <w:pStyle w:val="Anforderungstext"/>
      </w:pPr>
      <w:r>
        <w:t>If at least one D2D order</w:t>
      </w:r>
      <w:r>
        <w:rPr>
          <w:i/>
        </w:rPr>
        <w:t xml:space="preserve"> </w:t>
      </w:r>
      <w:r>
        <w:t>is found, accepted at least 4h ago, but not yet shipped, the user must be shown a desktop notification in the bottom center (as known from Outlook, for example). The user must actively close the desktop notification (with a left click on the red cross in the notification).</w:t>
      </w:r>
    </w:p>
    <w:p w:rsidRPr="00C20AEF" w:rsidR="00353375" w:rsidP="00353375" w:rsidRDefault="00353375" w14:paraId="0A43A029" w14:textId="77777777">
      <w:pPr>
        <w:pStyle w:val="Anforderungstext"/>
      </w:pPr>
      <w:r>
        <w:t>The notifications differ in color from the previous ones (CI compliant green, 170/200/145).</w:t>
      </w:r>
    </w:p>
    <w:p w:rsidRPr="00C20AEF" w:rsidR="00353375" w:rsidP="00353375" w:rsidRDefault="00353375" w14:paraId="5F63FA8B" w14:textId="77777777">
      <w:pPr>
        <w:pStyle w:val="Anforderungstext"/>
      </w:pPr>
      <w:r>
        <w:t>One popup is displayed for each authorized operation. Order numbers are sorted by date of order receipt, newest first. A maximum of 5 order numbers are displayed.</w:t>
      </w:r>
    </w:p>
    <w:p w:rsidRPr="00C20AEF" w:rsidR="001C69C7" w:rsidP="001C69C7" w:rsidRDefault="001C69C7" w14:paraId="75D78374" w14:textId="1A288EB2">
      <w:pPr>
        <w:pStyle w:val="Anforderungsnummer"/>
      </w:pPr>
      <w:r>
        <w:rPr>
          <w:highlight w:val="magenta"/>
        </w:rPr>
        <w:t>Requirement: FKT-GUI-411</w:t>
      </w:r>
    </w:p>
    <w:p w:rsidRPr="00C20AEF" w:rsidR="001C69C7" w:rsidP="001C69C7" w:rsidRDefault="001C69C7" w14:paraId="67DADE4B" w14:textId="77777777">
      <w:pPr>
        <w:pStyle w:val="Anforderungstext"/>
      </w:pPr>
      <w:r>
        <w:t>The notification contains the following information:</w:t>
      </w:r>
    </w:p>
    <w:p w:rsidRPr="00C20AEF" w:rsidR="001C69C7" w:rsidP="001C69C7" w:rsidRDefault="005C21AE" w14:paraId="528EC57A" w14:textId="270412B8">
      <w:pPr>
        <w:pStyle w:val="Textkrper"/>
        <w:pBdr>
          <w:top w:val="dotted" w:color="auto" w:sz="4" w:space="1"/>
          <w:left w:val="dotted" w:color="auto" w:sz="4" w:space="4"/>
          <w:bottom w:val="dotted" w:color="auto" w:sz="4" w:space="0"/>
          <w:right w:val="dotted" w:color="auto" w:sz="4" w:space="4"/>
        </w:pBdr>
        <w:shd w:val="clear" w:color="auto" w:fill="F3F3F3"/>
        <w:jc w:val="left"/>
        <w:rPr>
          <w:b/>
        </w:rPr>
      </w:pPr>
      <w:r>
        <w:rPr>
          <w:b/>
        </w:rPr>
        <w:t>D2D order not yet shipped</w:t>
      </w:r>
    </w:p>
    <w:p w:rsidRPr="00C20AEF" w:rsidR="001C69C7" w:rsidP="001C69C7" w:rsidRDefault="001C69C7" w14:paraId="4A3AB82E" w14:textId="2D583C43">
      <w:pPr>
        <w:pStyle w:val="Textkrper"/>
        <w:pBdr>
          <w:top w:val="dotted" w:color="auto" w:sz="4" w:space="1"/>
          <w:left w:val="dotted" w:color="auto" w:sz="4" w:space="4"/>
          <w:bottom w:val="dotted" w:color="auto" w:sz="4" w:space="0"/>
          <w:right w:val="dotted" w:color="auto" w:sz="4" w:space="4"/>
        </w:pBdr>
        <w:shd w:val="clear" w:color="auto" w:fill="F3F3F3"/>
        <w:jc w:val="left"/>
      </w:pPr>
      <w:r>
        <w:t>There is one D2D order that has not yet shipped:</w:t>
      </w:r>
    </w:p>
    <w:p w:rsidRPr="00C20AEF" w:rsidR="001C69C7" w:rsidP="001C69C7" w:rsidRDefault="001C69C7" w14:paraId="49B894E7" w14:textId="1D2D9B72">
      <w:pPr>
        <w:pStyle w:val="Textkrper"/>
        <w:pBdr>
          <w:top w:val="dotted" w:color="auto" w:sz="4" w:space="1"/>
          <w:left w:val="dotted" w:color="auto" w:sz="4" w:space="4"/>
          <w:bottom w:val="dotted" w:color="auto" w:sz="4" w:space="0"/>
          <w:right w:val="dotted" w:color="auto" w:sz="4" w:space="4"/>
        </w:pBdr>
        <w:shd w:val="clear" w:color="auto" w:fill="F3F3F3"/>
        <w:jc w:val="left"/>
      </w:pPr>
      <w:r>
        <w:t xml:space="preserve">Operating no.: </w:t>
      </w:r>
      <w:r>
        <w:rPr>
          <w:highlight w:val="magenta"/>
        </w:rPr>
        <w:t xml:space="preserve">xxx </w:t>
      </w:r>
      <w:proofErr w:type="spellStart"/>
      <w:r>
        <w:rPr>
          <w:highlight w:val="magenta"/>
        </w:rPr>
        <w:t>xxxxxx</w:t>
      </w:r>
      <w:proofErr w:type="spellEnd"/>
    </w:p>
    <w:p w:rsidRPr="00C20AEF" w:rsidR="001C69C7" w:rsidP="001C69C7" w:rsidRDefault="001C69C7" w14:paraId="493533BD" w14:textId="0B0E1595">
      <w:pPr>
        <w:pStyle w:val="Textkrper"/>
        <w:pBdr>
          <w:top w:val="dotted" w:color="auto" w:sz="4" w:space="1"/>
          <w:left w:val="dotted" w:color="auto" w:sz="4" w:space="4"/>
          <w:bottom w:val="dotted" w:color="auto" w:sz="4" w:space="0"/>
          <w:right w:val="dotted" w:color="auto" w:sz="4" w:space="4"/>
        </w:pBdr>
        <w:shd w:val="clear" w:color="auto" w:fill="F3F3F3"/>
        <w:jc w:val="left"/>
      </w:pPr>
      <w:r>
        <w:t xml:space="preserve">Order no.: </w:t>
      </w:r>
      <w:proofErr w:type="spellStart"/>
      <w:r>
        <w:t>xxxx</w:t>
      </w:r>
      <w:proofErr w:type="spellEnd"/>
      <w:r>
        <w:t xml:space="preserve">, </w:t>
      </w:r>
      <w:proofErr w:type="spellStart"/>
      <w:r>
        <w:t>xxxx</w:t>
      </w:r>
      <w:proofErr w:type="spellEnd"/>
    </w:p>
    <w:p w:rsidRPr="00C20AEF" w:rsidR="00CF1452" w:rsidP="00CF1452" w:rsidRDefault="00CF1452" w14:paraId="61074782" w14:textId="77777777">
      <w:pPr>
        <w:pStyle w:val="Textkrper"/>
        <w:pBdr>
          <w:top w:val="dotted" w:color="auto" w:sz="4" w:space="1"/>
          <w:left w:val="dotted" w:color="auto" w:sz="4" w:space="4"/>
          <w:bottom w:val="dotted" w:color="auto" w:sz="4" w:space="0"/>
          <w:right w:val="dotted" w:color="auto" w:sz="4" w:space="4"/>
        </w:pBdr>
        <w:shd w:val="clear" w:color="auto" w:fill="F3F3F3"/>
        <w:jc w:val="left"/>
        <w:rPr>
          <w:b/>
          <w:color w:val="00B0F0"/>
          <w:u w:val="single"/>
        </w:rPr>
      </w:pPr>
      <w:r>
        <w:rPr>
          <w:color w:val="00B0F0"/>
          <w:u w:val="single"/>
        </w:rPr>
        <w:t>Link to the order overview</w:t>
      </w:r>
    </w:p>
    <w:p w:rsidRPr="00C20AEF" w:rsidR="001C69C7" w:rsidP="001C69C7" w:rsidRDefault="001C69C7" w14:paraId="660E6FE4" w14:textId="5158877B">
      <w:pPr>
        <w:pStyle w:val="Anforderungsnummer"/>
      </w:pPr>
      <w:r>
        <w:t>Requirement: FKT-GUI-412</w:t>
      </w:r>
    </w:p>
    <w:p w:rsidRPr="00C20AEF" w:rsidR="001C69C7" w:rsidP="001C69C7" w:rsidRDefault="001C69C7" w14:paraId="52E770B1" w14:textId="77777777">
      <w:pPr>
        <w:pStyle w:val="Anforderungstext"/>
      </w:pPr>
      <w:r>
        <w:t xml:space="preserve">The notifications are displayed only for users in the </w:t>
      </w:r>
      <w:r>
        <w:rPr>
          <w:i/>
        </w:rPr>
        <w:t>Retailer</w:t>
      </w:r>
      <w:r>
        <w:t xml:space="preserve"> and </w:t>
      </w:r>
      <w:proofErr w:type="spellStart"/>
      <w:r>
        <w:rPr>
          <w:i/>
        </w:rPr>
        <w:t>Retaileradmin</w:t>
      </w:r>
      <w:proofErr w:type="spellEnd"/>
      <w:r>
        <w:t xml:space="preserve"> roles. Notifications are not displayed for a user in the </w:t>
      </w:r>
      <w:proofErr w:type="spellStart"/>
      <w:r>
        <w:rPr>
          <w:i/>
        </w:rPr>
        <w:t>Retaileradmin</w:t>
      </w:r>
      <w:proofErr w:type="spellEnd"/>
      <w:r>
        <w:t xml:space="preserve"> role if the "Notifications disabled" flag is set in LBPS.</w:t>
      </w:r>
    </w:p>
    <w:p w:rsidRPr="00C20AEF" w:rsidR="001C69C7" w:rsidP="001C69C7" w:rsidRDefault="001C69C7" w14:paraId="13DB219A" w14:textId="112F4141">
      <w:pPr>
        <w:pStyle w:val="Anforderungsnummer"/>
      </w:pPr>
      <w:r>
        <w:rPr>
          <w:highlight w:val="magenta"/>
        </w:rPr>
        <w:t>Requirement: FKT-GUI-413</w:t>
      </w:r>
    </w:p>
    <w:p w:rsidRPr="00C20AEF" w:rsidR="001C69C7" w:rsidP="001C69C7" w:rsidRDefault="001C69C7" w14:paraId="58A4C89E" w14:textId="1B9E74C3">
      <w:pPr>
        <w:pStyle w:val="Anforderungstext"/>
      </w:pPr>
      <w:r>
        <w:t>By clicking on the link in the popup "</w:t>
      </w:r>
      <w:r>
        <w:rPr>
          <w:color w:val="0070C0"/>
          <w:u w:val="single"/>
        </w:rPr>
        <w:t>Show D2D order</w:t>
      </w:r>
      <w:r>
        <w:t>", the Logistics Bus application becomes active, the STOX application becomes active and the tab 2 Order overview, sub-tab 1 Sell are selected.</w:t>
      </w:r>
    </w:p>
    <w:p w:rsidRPr="00C20AEF" w:rsidR="001C69C7" w:rsidP="001C69C7" w:rsidRDefault="001C69C7" w14:paraId="7F6F767B" w14:textId="081B2D44">
      <w:pPr>
        <w:pStyle w:val="Anforderungstext"/>
      </w:pPr>
      <w:r>
        <w:t>All filters are deleted</w:t>
      </w:r>
      <w:r>
        <w:rPr>
          <w:highlight w:val="magenta"/>
        </w:rPr>
        <w:t>, the company incl. country is taken from the popup</w:t>
      </w:r>
      <w:r>
        <w:t>, all status checkboxes are selected and the data is loaded. Actions of the exited logistics bus application or tabs are executed accordingly (save-request etc.).</w:t>
      </w:r>
    </w:p>
    <w:p w:rsidRPr="00C20AEF" w:rsidR="00CF1452" w:rsidP="00CF1452" w:rsidRDefault="00CF1452" w14:paraId="58A0B8F5" w14:textId="1039E592">
      <w:pPr>
        <w:pStyle w:val="Anforderungstext"/>
      </w:pPr>
      <w:r>
        <w:t>The popup closes after clicking on the link.</w:t>
      </w:r>
    </w:p>
    <w:p w:rsidRPr="00C20AEF" w:rsidR="00AA0726" w:rsidP="003F1DF4" w:rsidRDefault="00AA0726" w14:paraId="50F8DA72" w14:textId="77777777">
      <w:pPr>
        <w:pStyle w:val="Textkrper"/>
      </w:pPr>
    </w:p>
    <w:p w:rsidRPr="00C20AEF" w:rsidR="001C759B" w:rsidP="001C759B" w:rsidRDefault="001C759B" w14:paraId="66227775" w14:textId="77777777">
      <w:pPr>
        <w:pStyle w:val="berschrift1"/>
        <w:rPr>
          <w:color w:val="auto"/>
        </w:rPr>
      </w:pPr>
      <w:bookmarkStart w:name="_Ref255552392" w:id="635"/>
      <w:bookmarkStart w:name="_Toc170032262" w:id="636"/>
      <w:bookmarkStart w:name="_Toc199244143" w:id="637"/>
      <w:bookmarkStart w:name="_Toc207598909" w:id="638"/>
      <w:bookmarkStart w:name="_Toc221680556" w:id="639"/>
      <w:bookmarkStart w:name="_Toc98411982" w:id="640"/>
      <w:r>
        <w:rPr>
          <w:color w:val="auto"/>
        </w:rPr>
        <w:lastRenderedPageBreak/>
        <w:t>Print output specification</w:t>
      </w:r>
      <w:bookmarkEnd w:id="635"/>
      <w:bookmarkEnd w:id="640"/>
    </w:p>
    <w:p w:rsidRPr="00C20AEF" w:rsidR="00C24608" w:rsidP="00C24608" w:rsidRDefault="00C24608" w14:paraId="534DB219" w14:textId="42251AE8">
      <w:pPr>
        <w:pStyle w:val="Textkrper"/>
      </w:pPr>
      <w:r>
        <w:t xml:space="preserve">The chapter </w:t>
      </w:r>
      <w:r w:rsidRPr="00C20AEF" w:rsidR="00A9316A">
        <w:fldChar w:fldCharType="begin"/>
      </w:r>
      <w:r w:rsidRPr="00C20AEF" w:rsidR="00A9316A">
        <w:instrText xml:space="preserve"> REF _Ref255552392 \h  \* MERGEFORMAT </w:instrText>
      </w:r>
      <w:r w:rsidRPr="00C20AEF" w:rsidR="00A9316A">
        <w:fldChar w:fldCharType="separate"/>
      </w:r>
      <w:proofErr w:type="spellStart"/>
      <w:r w:rsidRPr="00C20AEF" w:rsidR="000D3A2D">
        <w:t>Druckausgabenspezifikation</w:t>
      </w:r>
      <w:proofErr w:type="spellEnd"/>
      <w:r w:rsidRPr="00C20AEF" w:rsidR="00A9316A">
        <w:fldChar w:fldCharType="end"/>
      </w:r>
      <w:r>
        <w:t xml:space="preserve"> describes the layout of printable elements in STOX.</w:t>
      </w:r>
    </w:p>
    <w:p w:rsidRPr="00C20AEF" w:rsidR="002B6113" w:rsidP="002B6113" w:rsidRDefault="002B6113" w14:paraId="66B646D1" w14:textId="77777777">
      <w:pPr>
        <w:pStyle w:val="berschrift2"/>
      </w:pPr>
      <w:bookmarkStart w:name="_Toc98411983" w:id="641"/>
      <w:r>
        <w:t>General requirements</w:t>
      </w:r>
      <w:bookmarkEnd w:id="641"/>
    </w:p>
    <w:p w:rsidRPr="00C20AEF" w:rsidR="002B6113" w:rsidP="002B6113" w:rsidRDefault="002B6113" w14:paraId="79C7A2AE" w14:textId="77777777">
      <w:pPr>
        <w:pStyle w:val="Anforderungsnummer"/>
      </w:pPr>
      <w:r>
        <w:t>Requirement: FKT-PRINT-1</w:t>
      </w:r>
    </w:p>
    <w:p w:rsidRPr="00C20AEF" w:rsidR="002B6113" w:rsidP="002B6113" w:rsidRDefault="002B6113" w14:paraId="7AB8D67B" w14:textId="77777777">
      <w:pPr>
        <w:pStyle w:val="Anforderungstext"/>
      </w:pPr>
      <w:r>
        <w:t>The system must create the objects in the current language</w:t>
      </w:r>
      <w:r w:rsidRPr="00C20AEF">
        <w:rPr>
          <w:rStyle w:val="Funotenzeichen"/>
        </w:rPr>
        <w:footnoteReference w:id="62"/>
      </w:r>
      <w:r>
        <w:t xml:space="preserve"> of the logged-in user.</w:t>
      </w:r>
    </w:p>
    <w:p w:rsidRPr="00C20AEF" w:rsidR="00C24608" w:rsidP="00C24608" w:rsidRDefault="00C24608" w14:paraId="200934D5" w14:textId="77777777">
      <w:pPr>
        <w:pStyle w:val="Textkrper"/>
      </w:pPr>
    </w:p>
    <w:p w:rsidRPr="00C20AEF" w:rsidR="00C24608" w:rsidP="00C24608" w:rsidRDefault="00C24608" w14:paraId="1C3C8481" w14:textId="77777777">
      <w:pPr>
        <w:pStyle w:val="Anforderungsnummer"/>
      </w:pPr>
      <w:r>
        <w:t>Requirement: FKT-PRINT-2</w:t>
      </w:r>
    </w:p>
    <w:p w:rsidRPr="00C20AEF" w:rsidR="00C24608" w:rsidP="00C24608" w:rsidRDefault="00C24608" w14:paraId="58B41A62" w14:textId="77777777">
      <w:pPr>
        <w:pStyle w:val="Anforderungstext"/>
      </w:pPr>
      <w:r>
        <w:t>Only the designations are translated. The contents of the fields (e.g. shipping note or naming) cannot be translated.</w:t>
      </w:r>
    </w:p>
    <w:p w:rsidRPr="00C20AEF" w:rsidR="00C24608" w:rsidP="00C24608" w:rsidRDefault="00C24608" w14:paraId="1065136C" w14:textId="77777777">
      <w:pPr>
        <w:pStyle w:val="Textkrper"/>
      </w:pPr>
    </w:p>
    <w:p w:rsidRPr="00C20AEF" w:rsidR="00C24608" w:rsidP="00C24608" w:rsidRDefault="00C24608" w14:paraId="10A6C657" w14:textId="77777777">
      <w:pPr>
        <w:pStyle w:val="Anforderungsnummer"/>
      </w:pPr>
      <w:r>
        <w:t>Requirement: FKT-PRINT-3</w:t>
      </w:r>
    </w:p>
    <w:p w:rsidRPr="00C20AEF" w:rsidR="00C24608" w:rsidP="00C24608" w:rsidRDefault="00C24608" w14:paraId="6913C29B" w14:textId="77777777">
      <w:pPr>
        <w:pStyle w:val="Anforderungstext"/>
      </w:pPr>
      <w:r>
        <w:t>When translating the designations, care must be taken to ensure that the length of the texts is approximately identical in each language.</w:t>
      </w:r>
    </w:p>
    <w:p w:rsidRPr="00C20AEF" w:rsidR="002B6113" w:rsidP="002B6113" w:rsidRDefault="002B6113" w14:paraId="361DADB1" w14:textId="77777777">
      <w:pPr>
        <w:pStyle w:val="Textkrper"/>
      </w:pPr>
    </w:p>
    <w:p w:rsidRPr="00C20AEF" w:rsidR="001C759B" w:rsidP="00CB441F" w:rsidRDefault="0012276D" w14:paraId="2B9D4308" w14:textId="77777777">
      <w:pPr>
        <w:pStyle w:val="berschrift2"/>
      </w:pPr>
      <w:bookmarkStart w:name="_Ref274638016" w:id="642"/>
      <w:bookmarkStart w:name="_Toc98411984" w:id="643"/>
      <w:r>
        <w:t>STOX purchase order</w:t>
      </w:r>
      <w:bookmarkEnd w:id="642"/>
      <w:bookmarkEnd w:id="643"/>
    </w:p>
    <w:p w:rsidRPr="00C20AEF" w:rsidR="00CB441F" w:rsidP="00CB441F" w:rsidRDefault="0012276D" w14:paraId="4B215AAE" w14:textId="77777777">
      <w:pPr>
        <w:pStyle w:val="Textkrper"/>
      </w:pPr>
      <w:r>
        <w:t>A STOX purchase order can be printed from the Purchase Order Details panel. A distinction is made between the seller's and buyer's perspective.</w:t>
      </w:r>
    </w:p>
    <w:p w:rsidRPr="00C20AEF" w:rsidR="00944FE6" w:rsidP="00944FE6" w:rsidRDefault="00944FE6" w14:paraId="59A097B5" w14:textId="77777777">
      <w:pPr>
        <w:pStyle w:val="Anforderungsnummer"/>
      </w:pPr>
      <w:r>
        <w:t>Requirement: FKT-PRINT-4</w:t>
      </w:r>
    </w:p>
    <w:p w:rsidRPr="00C20AEF" w:rsidR="00944FE6" w:rsidP="00944FE6" w:rsidRDefault="00944FE6" w14:paraId="00E8D413" w14:textId="77777777">
      <w:pPr>
        <w:pStyle w:val="Anforderungstext"/>
      </w:pPr>
      <w:r>
        <w:t>The system must distinguish between buyer and seller view when printing the order. Details in the following tables Field Description and Column Description.</w:t>
      </w:r>
    </w:p>
    <w:p w:rsidRPr="00C20AEF" w:rsidR="00944FE6" w:rsidP="00CB441F" w:rsidRDefault="00944FE6" w14:paraId="7F1C7DCB" w14:textId="77777777">
      <w:pPr>
        <w:pStyle w:val="Textkrper"/>
      </w:pPr>
    </w:p>
    <w:p w:rsidRPr="00C20AEF" w:rsidR="00C24608" w:rsidP="00C24608" w:rsidRDefault="00C24608" w14:paraId="0312CAFD" w14:textId="77777777">
      <w:pPr>
        <w:pStyle w:val="Anforderungsnummer"/>
      </w:pPr>
      <w:r>
        <w:t>Requirement: FKT-PRINT-5</w:t>
      </w:r>
    </w:p>
    <w:p w:rsidRPr="00C20AEF" w:rsidR="005C1278" w:rsidP="00C24608" w:rsidRDefault="005C1278" w14:paraId="0301FCB1" w14:textId="4708FDBF">
      <w:pPr>
        <w:pStyle w:val="Anforderungstext"/>
      </w:pPr>
      <w:r>
        <w:t xml:space="preserve">The printout - if filled - must contain the following fields: see </w:t>
      </w:r>
      <w:r w:rsidRPr="00C20AEF" w:rsidR="00F66D8F">
        <w:fldChar w:fldCharType="begin"/>
      </w:r>
      <w:r w:rsidRPr="00C20AEF" w:rsidR="00F66D8F">
        <w:instrText xml:space="preserve"> REF _Ref22124548 \h  \* MERGEFORMAT </w:instrText>
      </w:r>
      <w:r w:rsidRPr="00C20AEF" w:rsidR="00F66D8F">
        <w:fldChar w:fldCharType="separate"/>
      </w:r>
      <w:proofErr w:type="spellStart"/>
      <w:r w:rsidRPr="000D3A2D" w:rsidR="000D3A2D">
        <w:t>Tabelle</w:t>
      </w:r>
      <w:proofErr w:type="spellEnd"/>
      <w:r w:rsidRPr="000D3A2D" w:rsidR="000D3A2D">
        <w:t xml:space="preserve"> 4</w:t>
      </w:r>
      <w:r w:rsidRPr="000D3A2D" w:rsidR="000D3A2D">
        <w:noBreakHyphen/>
        <w:t>17</w:t>
      </w:r>
      <w:r w:rsidRPr="00C20AEF" w:rsidR="00F66D8F">
        <w:fldChar w:fldCharType="end"/>
      </w:r>
      <w:r>
        <w:t xml:space="preserve">. </w:t>
      </w:r>
    </w:p>
    <w:p w:rsidRPr="00C20AEF" w:rsidR="00CB441F" w:rsidP="00CB441F" w:rsidRDefault="00CB441F" w14:paraId="7E47CF4B" w14:textId="77777777">
      <w:pPr>
        <w:pStyle w:val="Textkrper"/>
      </w:pPr>
    </w:p>
    <w:p w:rsidRPr="00C20AEF" w:rsidR="005E51F7" w:rsidP="005E51F7" w:rsidRDefault="005E51F7" w14:paraId="66F812AD" w14:textId="77777777">
      <w:pPr>
        <w:pStyle w:val="Anforderungsnummer"/>
      </w:pPr>
      <w:r>
        <w:t>Requirement: FKT-PRINT-6</w:t>
      </w:r>
    </w:p>
    <w:p w:rsidRPr="00C20AEF" w:rsidR="005E51F7" w:rsidP="005E51F7" w:rsidRDefault="005E51F7" w14:paraId="55F160F2" w14:textId="5DA5D22A">
      <w:pPr>
        <w:pStyle w:val="Anforderungstext"/>
      </w:pPr>
      <w:r>
        <w:t xml:space="preserve">The printout must contain the following fields per order item: see </w:t>
      </w:r>
      <w:r w:rsidRPr="00C20AEF" w:rsidR="00F66D8F">
        <w:fldChar w:fldCharType="begin"/>
      </w:r>
      <w:r w:rsidRPr="00C20AEF" w:rsidR="00F66D8F">
        <w:instrText xml:space="preserve"> REF _Ref22124550 \h  \* MERGEFORMAT </w:instrText>
      </w:r>
      <w:r w:rsidRPr="00C20AEF" w:rsidR="00F66D8F">
        <w:fldChar w:fldCharType="separate"/>
      </w:r>
      <w:proofErr w:type="spellStart"/>
      <w:r w:rsidRPr="00C20AEF" w:rsidR="000D3A2D">
        <w:t>Tabelle</w:t>
      </w:r>
      <w:proofErr w:type="spellEnd"/>
      <w:r w:rsidRPr="00C20AEF" w:rsidR="000D3A2D">
        <w:t xml:space="preserve"> </w:t>
      </w:r>
      <w:r w:rsidR="000D3A2D">
        <w:t>4</w:t>
      </w:r>
      <w:r w:rsidRPr="00C20AEF" w:rsidR="000D3A2D">
        <w:noBreakHyphen/>
      </w:r>
      <w:r w:rsidR="000D3A2D">
        <w:t>18</w:t>
      </w:r>
      <w:r w:rsidRPr="00C20AEF" w:rsidR="00F66D8F">
        <w:fldChar w:fldCharType="end"/>
      </w:r>
      <w:r>
        <w:t>.</w:t>
      </w:r>
    </w:p>
    <w:p w:rsidRPr="00C20AEF" w:rsidR="00F66D8F" w:rsidP="005E51F7" w:rsidRDefault="00F66D8F" w14:paraId="4F825C4B" w14:textId="5443BDCE">
      <w:pPr>
        <w:pStyle w:val="Anforderungstext"/>
      </w:pPr>
      <w:r>
        <w:t>The order is as follows (if column exists):</w:t>
      </w:r>
    </w:p>
    <w:p w:rsidRPr="00C20AEF" w:rsidR="00F66D8F" w:rsidP="00957E58" w:rsidRDefault="00F66D8F" w14:paraId="45D568F1" w14:textId="0D8908F4">
      <w:pPr>
        <w:pStyle w:val="Anforderungstext"/>
        <w:numPr>
          <w:ilvl w:val="0"/>
          <w:numId w:val="68"/>
        </w:numPr>
      </w:pPr>
      <w:r>
        <w:t>Position number</w:t>
      </w:r>
    </w:p>
    <w:p w:rsidRPr="00C20AEF" w:rsidR="00F66D8F" w:rsidP="00957E58" w:rsidRDefault="00F66D8F" w14:paraId="5D293FBF" w14:textId="55420C51">
      <w:pPr>
        <w:pStyle w:val="Anforderungstext"/>
        <w:numPr>
          <w:ilvl w:val="0"/>
          <w:numId w:val="68"/>
        </w:numPr>
      </w:pPr>
      <w:r>
        <w:t>Part number ordered</w:t>
      </w:r>
    </w:p>
    <w:p w:rsidRPr="00C20AEF" w:rsidR="00F66D8F" w:rsidP="00957E58" w:rsidRDefault="00F66D8F" w14:paraId="61DF57C4" w14:textId="0F5A5F7A">
      <w:pPr>
        <w:pStyle w:val="Anforderungstext"/>
        <w:numPr>
          <w:ilvl w:val="0"/>
          <w:numId w:val="68"/>
        </w:numPr>
      </w:pPr>
      <w:r>
        <w:t>Naming</w:t>
      </w:r>
    </w:p>
    <w:p w:rsidRPr="00C20AEF" w:rsidR="00F66D8F" w:rsidP="00957E58" w:rsidRDefault="00F66D8F" w14:paraId="190D95BA" w14:textId="43F322BE">
      <w:pPr>
        <w:pStyle w:val="Anforderungstext"/>
        <w:numPr>
          <w:ilvl w:val="0"/>
          <w:numId w:val="68"/>
        </w:numPr>
      </w:pPr>
      <w:r>
        <w:t>Storage location</w:t>
      </w:r>
    </w:p>
    <w:p w:rsidRPr="00C20AEF" w:rsidR="00370433" w:rsidP="00957E58" w:rsidRDefault="00370433" w14:paraId="61889B7A" w14:textId="5E3C24C5">
      <w:pPr>
        <w:pStyle w:val="Anforderungstext"/>
        <w:numPr>
          <w:ilvl w:val="0"/>
          <w:numId w:val="68"/>
        </w:numPr>
      </w:pPr>
      <w:r>
        <w:t>BHW (Pos.)</w:t>
      </w:r>
    </w:p>
    <w:p w:rsidRPr="00C20AEF" w:rsidR="00F66D8F" w:rsidP="00957E58" w:rsidRDefault="00F66D8F" w14:paraId="6E54A4AA" w14:textId="46A34684">
      <w:pPr>
        <w:pStyle w:val="Anforderungstext"/>
        <w:numPr>
          <w:ilvl w:val="0"/>
          <w:numId w:val="68"/>
        </w:numPr>
      </w:pPr>
      <w:r>
        <w:t>Unit price</w:t>
      </w:r>
    </w:p>
    <w:p w:rsidRPr="00C20AEF" w:rsidR="00F66D8F" w:rsidP="00957E58" w:rsidRDefault="00F66D8F" w14:paraId="00D51604" w14:textId="312F1A17">
      <w:pPr>
        <w:pStyle w:val="Anforderungstext"/>
        <w:numPr>
          <w:ilvl w:val="0"/>
          <w:numId w:val="68"/>
        </w:numPr>
      </w:pPr>
      <w:r>
        <w:lastRenderedPageBreak/>
        <w:t>Discount group</w:t>
      </w:r>
    </w:p>
    <w:p w:rsidRPr="00C20AEF" w:rsidR="00F66D8F" w:rsidP="00957E58" w:rsidRDefault="00F66D8F" w14:paraId="7708C370" w14:textId="158D2CB4">
      <w:pPr>
        <w:pStyle w:val="Anforderungstext"/>
        <w:numPr>
          <w:ilvl w:val="0"/>
          <w:numId w:val="68"/>
        </w:numPr>
      </w:pPr>
      <w:proofErr w:type="spellStart"/>
      <w:r>
        <w:t>DeadStock</w:t>
      </w:r>
      <w:proofErr w:type="spellEnd"/>
      <w:r>
        <w:t xml:space="preserve"> discount rate</w:t>
      </w:r>
    </w:p>
    <w:p w:rsidRPr="00C20AEF" w:rsidR="00F66D8F" w:rsidP="00957E58" w:rsidRDefault="00370433" w14:paraId="63F8A08C" w14:textId="6574D422">
      <w:pPr>
        <w:pStyle w:val="Anforderungstext"/>
        <w:numPr>
          <w:ilvl w:val="0"/>
          <w:numId w:val="68"/>
        </w:numPr>
      </w:pPr>
      <w:proofErr w:type="spellStart"/>
      <w:r>
        <w:t>DeadStock</w:t>
      </w:r>
      <w:proofErr w:type="spellEnd"/>
      <w:r>
        <w:t>/D2D Price</w:t>
      </w:r>
    </w:p>
    <w:p w:rsidRPr="00C20AEF" w:rsidR="00F66D8F" w:rsidP="00957E58" w:rsidRDefault="00F66D8F" w14:paraId="3DF2DF5B" w14:textId="3A66352A">
      <w:pPr>
        <w:pStyle w:val="Anforderungstext"/>
        <w:numPr>
          <w:ilvl w:val="0"/>
          <w:numId w:val="68"/>
        </w:numPr>
      </w:pPr>
      <w:r>
        <w:t>Order quantity</w:t>
      </w:r>
    </w:p>
    <w:p w:rsidRPr="00C20AEF" w:rsidR="00F66D8F" w:rsidP="00957E58" w:rsidRDefault="00F66D8F" w14:paraId="7E124CFE" w14:textId="1CB92F01">
      <w:pPr>
        <w:pStyle w:val="Anforderungstext"/>
        <w:numPr>
          <w:ilvl w:val="0"/>
          <w:numId w:val="68"/>
        </w:numPr>
      </w:pPr>
      <w:r>
        <w:t>Delivery quantity</w:t>
      </w:r>
    </w:p>
    <w:p w:rsidRPr="00C20AEF" w:rsidR="00F66D8F" w:rsidP="00957E58" w:rsidRDefault="00F66D8F" w14:paraId="074CFAA1" w14:textId="3877ADA3">
      <w:pPr>
        <w:pStyle w:val="Anforderungstext"/>
        <w:numPr>
          <w:ilvl w:val="0"/>
          <w:numId w:val="68"/>
        </w:numPr>
      </w:pPr>
      <w:r>
        <w:t>Position status</w:t>
      </w:r>
    </w:p>
    <w:p w:rsidRPr="00C20AEF" w:rsidR="00F66D8F" w:rsidP="00957E58" w:rsidRDefault="00F66D8F" w14:paraId="624D2B11" w14:textId="318D9AC8">
      <w:pPr>
        <w:pStyle w:val="Anforderungstext"/>
        <w:numPr>
          <w:ilvl w:val="0"/>
          <w:numId w:val="68"/>
        </w:numPr>
      </w:pPr>
      <w:r>
        <w:t>Order value</w:t>
      </w:r>
    </w:p>
    <w:p w:rsidRPr="00C20AEF" w:rsidR="00F66D8F" w:rsidP="00957E58" w:rsidRDefault="00F66D8F" w14:paraId="2077B55D" w14:textId="55880A5B">
      <w:pPr>
        <w:pStyle w:val="Anforderungstext"/>
        <w:numPr>
          <w:ilvl w:val="0"/>
          <w:numId w:val="68"/>
        </w:numPr>
      </w:pPr>
      <w:r>
        <w:t>Weight</w:t>
      </w:r>
    </w:p>
    <w:p w:rsidRPr="00C20AEF" w:rsidR="00F66D8F" w:rsidP="00D257BA" w:rsidRDefault="00F66D8F" w14:paraId="58D01394" w14:textId="77777777">
      <w:pPr>
        <w:pStyle w:val="Anforderungsnummer"/>
      </w:pPr>
    </w:p>
    <w:p w:rsidRPr="00C20AEF" w:rsidR="00D257BA" w:rsidP="00D257BA" w:rsidRDefault="00D257BA" w14:paraId="538ACD15" w14:textId="69E0314C">
      <w:pPr>
        <w:pStyle w:val="Anforderungsnummer"/>
      </w:pPr>
      <w:r>
        <w:t>Requirement: FKT-PRINT-7</w:t>
      </w:r>
    </w:p>
    <w:p w:rsidRPr="00C20AEF" w:rsidR="00D257BA" w:rsidP="00D257BA" w:rsidRDefault="00D257BA" w14:paraId="0EEA92EC" w14:textId="77777777">
      <w:pPr>
        <w:pStyle w:val="Anforderungstext"/>
      </w:pPr>
      <w:r>
        <w:t>The system must follow the Daimler AG template when printing the order:</w:t>
      </w:r>
    </w:p>
    <w:p w:rsidRPr="00C20AEF" w:rsidR="00D257BA" w:rsidP="00D257BA" w:rsidRDefault="009C33EB" w14:paraId="5813179D" w14:textId="77777777">
      <w:pPr>
        <w:pStyle w:val="Textkrper"/>
        <w:keepNext/>
      </w:pPr>
      <w:r>
        <w:rPr>
          <w:noProof/>
        </w:rPr>
        <w:drawing>
          <wp:inline distT="0" distB="0" distL="0" distR="0" wp14:anchorId="3477B33F" wp14:editId="6F244EF3">
            <wp:extent cx="5934710" cy="3830320"/>
            <wp:effectExtent l="19050" t="0" r="8890" b="0"/>
            <wp:docPr id="97" name="Bild 97" descr="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03"/>
                    <pic:cNvPicPr>
                      <a:picLocks noChangeAspect="1" noChangeArrowheads="1"/>
                    </pic:cNvPicPr>
                  </pic:nvPicPr>
                  <pic:blipFill>
                    <a:blip r:embed="rId101" cstate="print"/>
                    <a:srcRect/>
                    <a:stretch>
                      <a:fillRect/>
                    </a:stretch>
                  </pic:blipFill>
                  <pic:spPr bwMode="auto">
                    <a:xfrm>
                      <a:off x="0" y="0"/>
                      <a:ext cx="5934710" cy="3830320"/>
                    </a:xfrm>
                    <a:prstGeom prst="rect">
                      <a:avLst/>
                    </a:prstGeom>
                    <a:noFill/>
                    <a:ln w="9525">
                      <a:noFill/>
                      <a:miter lim="800000"/>
                      <a:headEnd/>
                      <a:tailEnd/>
                    </a:ln>
                  </pic:spPr>
                </pic:pic>
              </a:graphicData>
            </a:graphic>
          </wp:inline>
        </w:drawing>
      </w:r>
    </w:p>
    <w:p w:rsidRPr="00C20AEF" w:rsidR="00D257BA" w:rsidP="00D257BA" w:rsidRDefault="00D257BA" w14:paraId="6F7DBE7E" w14:textId="7AE58304">
      <w:pPr>
        <w:pStyle w:val="Beschriftung"/>
        <w:jc w:val="both"/>
      </w:pPr>
      <w:bookmarkStart w:name="_Toc98411894" w:id="644"/>
      <w:r>
        <w:t xml:space="preserve">Figure </w:t>
      </w:r>
      <w:r>
        <w:fldChar w:fldCharType="begin"/>
      </w:r>
      <w:r>
        <w:instrText> STYLEREF 1 \s </w:instrText>
      </w:r>
      <w:r>
        <w:fldChar w:fldCharType="separate"/>
      </w:r>
      <w:r w:rsidR="000D3A2D">
        <w:t>5</w:t>
      </w:r>
      <w:r>
        <w:fldChar w:fldCharType="end"/>
      </w:r>
      <w:r>
        <w:noBreakHyphen/>
      </w:r>
      <w:r>
        <w:fldChar w:fldCharType="begin"/>
      </w:r>
      <w:r>
        <w:instrText> SEQ Abbildung \* ARABIC \s 1 </w:instrText>
      </w:r>
      <w:r>
        <w:fldChar w:fldCharType="separate"/>
      </w:r>
      <w:r w:rsidR="000D3A2D">
        <w:t>1</w:t>
      </w:r>
      <w:r>
        <w:fldChar w:fldCharType="end"/>
      </w:r>
      <w:r>
        <w:t xml:space="preserve"> - Template for printing an order in seller view</w:t>
      </w:r>
      <w:bookmarkEnd w:id="644"/>
    </w:p>
    <w:p w:rsidRPr="00C20AEF" w:rsidR="00CC6EDD" w:rsidP="00CC6EDD" w:rsidRDefault="00CC6EDD" w14:paraId="4601ED85" w14:textId="77777777">
      <w:pPr>
        <w:pStyle w:val="Anforderungsnummer"/>
      </w:pPr>
      <w:r>
        <w:t>Requirement: FKT-PRINT-8</w:t>
      </w:r>
    </w:p>
    <w:p w:rsidRPr="00C20AEF" w:rsidR="00CC6EDD" w:rsidP="00CC6EDD" w:rsidRDefault="00CC6EDD" w14:paraId="5301E9FF" w14:textId="77777777">
      <w:pPr>
        <w:pStyle w:val="Anforderungstext"/>
      </w:pPr>
      <w:r>
        <w:t>The system must assign the file name as follows:</w:t>
      </w:r>
    </w:p>
    <w:p w:rsidRPr="00C20AEF" w:rsidR="00D257BA" w:rsidP="00CC6EDD" w:rsidRDefault="00CC6EDD" w14:paraId="0B7ABDF2" w14:textId="1BD8F24B">
      <w:pPr>
        <w:pStyle w:val="Anforderungstext"/>
      </w:pPr>
      <w:r>
        <w:t>9-digit company number. + order number + current date + current time + indication if PDF was generated as buyer (C) or seller (S), e.g. 200024258_2010.10.1-155631_6002.C.pdf</w:t>
      </w:r>
    </w:p>
    <w:p w:rsidRPr="00C20AEF" w:rsidR="006D4259" w:rsidP="006D4259" w:rsidRDefault="006D4259" w14:paraId="7E86DDB6" w14:textId="77777777">
      <w:pPr>
        <w:pStyle w:val="Anforderungsnummer"/>
      </w:pPr>
      <w:r>
        <w:t>Requirement: FKT-PRINT-10</w:t>
      </w:r>
    </w:p>
    <w:p w:rsidRPr="00C20AEF" w:rsidR="006D4259" w:rsidP="006D4259" w:rsidRDefault="006D4259" w14:paraId="13CB6FA6" w14:textId="77AB1220">
      <w:pPr>
        <w:pStyle w:val="Anforderungstext"/>
      </w:pPr>
      <w:r>
        <w:t>The PDF document contains a general text with information about editing, such as: Please process the order request as soon as possible. Inform.... (Fixed text, translated).</w:t>
      </w:r>
    </w:p>
    <w:p w:rsidRPr="00C20AEF" w:rsidR="00AD2623" w:rsidP="00AD2623" w:rsidRDefault="00AD2623" w14:paraId="6A7B9B56" w14:textId="6032BF5E">
      <w:pPr>
        <w:pStyle w:val="Anforderungsnummer"/>
      </w:pPr>
      <w:r>
        <w:t>Requirement: FKT-PRINT-11</w:t>
      </w:r>
    </w:p>
    <w:p w:rsidRPr="00C20AEF" w:rsidR="00AD2623" w:rsidP="00AD2623" w:rsidRDefault="00AD2623" w14:paraId="03D055E3" w14:textId="4DAF1C15">
      <w:pPr>
        <w:pStyle w:val="Anforderungstext"/>
      </w:pPr>
      <w:r>
        <w:t>For better traceability of the values, the D2D handling margin is not displayed as an additional column for D2D orders, but as a separate line above the total line:</w:t>
      </w:r>
    </w:p>
    <w:tbl>
      <w:tblPr>
        <w:tblpPr w:leftFromText="141" w:rightFromText="141" w:vertAnchor="text" w:horzAnchor="page" w:tblpX="1996" w:tblpY="-322"/>
        <w:tblW w:w="6900" w:type="dxa"/>
        <w:tblCellMar>
          <w:left w:w="70" w:type="dxa"/>
          <w:right w:w="70" w:type="dxa"/>
        </w:tblCellMar>
        <w:tblLook w:val="04A0" w:firstRow="1" w:lastRow="0" w:firstColumn="1" w:lastColumn="0" w:noHBand="0" w:noVBand="1"/>
      </w:tblPr>
      <w:tblGrid>
        <w:gridCol w:w="3700"/>
        <w:gridCol w:w="1900"/>
        <w:gridCol w:w="1300"/>
      </w:tblGrid>
      <w:tr w:rsidRPr="00C20AEF" w:rsidR="00E26D41" w:rsidTr="00E26D41" w14:paraId="632DF020" w14:textId="77777777">
        <w:trPr>
          <w:trHeight w:val="300"/>
        </w:trPr>
        <w:tc>
          <w:tcPr>
            <w:tcW w:w="3700" w:type="dxa"/>
            <w:tcBorders>
              <w:top w:val="single" w:color="auto" w:sz="4" w:space="0"/>
              <w:left w:val="single" w:color="auto" w:sz="4" w:space="0"/>
              <w:bottom w:val="single" w:color="auto" w:sz="4" w:space="0"/>
              <w:right w:val="single" w:color="auto" w:sz="4" w:space="0"/>
            </w:tcBorders>
            <w:shd w:val="clear" w:color="000000" w:fill="BFBFBF"/>
            <w:noWrap/>
            <w:hideMark/>
          </w:tcPr>
          <w:p w:rsidRPr="00C20AEF" w:rsidR="00E26D41" w:rsidP="00E26D41" w:rsidRDefault="00E26D41" w14:paraId="39B03E1E" w14:textId="77777777">
            <w:pPr>
              <w:jc w:val="center"/>
              <w:rPr>
                <w:rFonts w:ascii="Calibri" w:hAnsi="Calibri" w:eastAsia="Times New Roman" w:cs="Calibri"/>
                <w:color w:val="000000"/>
                <w:szCs w:val="22"/>
              </w:rPr>
            </w:pPr>
            <w:r>
              <w:rPr>
                <w:rFonts w:ascii="Calibri" w:hAnsi="Calibri"/>
                <w:color w:val="000000"/>
              </w:rPr>
              <w:lastRenderedPageBreak/>
              <w:t>Pos. status</w:t>
            </w:r>
          </w:p>
        </w:tc>
        <w:tc>
          <w:tcPr>
            <w:tcW w:w="1900" w:type="dxa"/>
            <w:tcBorders>
              <w:top w:val="single" w:color="auto" w:sz="4" w:space="0"/>
              <w:left w:val="nil"/>
              <w:bottom w:val="nil"/>
              <w:right w:val="single" w:color="auto" w:sz="4" w:space="0"/>
            </w:tcBorders>
            <w:shd w:val="clear" w:color="000000" w:fill="BFBFBF"/>
            <w:noWrap/>
            <w:hideMark/>
          </w:tcPr>
          <w:p w:rsidRPr="00C20AEF" w:rsidR="00E26D41" w:rsidP="00E26D41" w:rsidRDefault="00E26D41" w14:paraId="394BDD77" w14:textId="77777777">
            <w:pPr>
              <w:jc w:val="center"/>
              <w:rPr>
                <w:rFonts w:ascii="Calibri" w:hAnsi="Calibri" w:eastAsia="Times New Roman" w:cs="Calibri"/>
                <w:color w:val="000000"/>
                <w:szCs w:val="22"/>
              </w:rPr>
            </w:pPr>
            <w:r>
              <w:rPr>
                <w:rFonts w:ascii="Calibri" w:hAnsi="Calibri"/>
                <w:color w:val="000000"/>
              </w:rPr>
              <w:t>Order value</w:t>
            </w:r>
          </w:p>
        </w:tc>
        <w:tc>
          <w:tcPr>
            <w:tcW w:w="1300" w:type="dxa"/>
            <w:tcBorders>
              <w:top w:val="single" w:color="auto" w:sz="4" w:space="0"/>
              <w:left w:val="nil"/>
              <w:bottom w:val="single" w:color="auto" w:sz="4" w:space="0"/>
              <w:right w:val="single" w:color="auto" w:sz="4" w:space="0"/>
            </w:tcBorders>
            <w:shd w:val="clear" w:color="000000" w:fill="BFBFBF"/>
            <w:noWrap/>
            <w:hideMark/>
          </w:tcPr>
          <w:p w:rsidRPr="00C20AEF" w:rsidR="00E26D41" w:rsidP="00E26D41" w:rsidRDefault="00E26D41" w14:paraId="2E7BEC88" w14:textId="77777777">
            <w:pPr>
              <w:jc w:val="center"/>
              <w:rPr>
                <w:rFonts w:ascii="Calibri" w:hAnsi="Calibri" w:eastAsia="Times New Roman" w:cs="Calibri"/>
                <w:color w:val="000000"/>
                <w:szCs w:val="22"/>
              </w:rPr>
            </w:pPr>
            <w:r>
              <w:rPr>
                <w:rFonts w:ascii="Calibri" w:hAnsi="Calibri"/>
                <w:color w:val="000000"/>
              </w:rPr>
              <w:t>Weight</w:t>
            </w:r>
          </w:p>
        </w:tc>
      </w:tr>
      <w:tr w:rsidRPr="00C20AEF" w:rsidR="00E26D41" w:rsidTr="00E26D41" w14:paraId="110B55E5" w14:textId="77777777">
        <w:trPr>
          <w:trHeight w:val="300"/>
        </w:trPr>
        <w:tc>
          <w:tcPr>
            <w:tcW w:w="3700" w:type="dxa"/>
            <w:tcBorders>
              <w:top w:val="nil"/>
              <w:left w:val="single" w:color="auto" w:sz="4" w:space="0"/>
              <w:bottom w:val="single" w:color="auto" w:sz="4" w:space="0"/>
              <w:right w:val="single" w:color="auto" w:sz="4" w:space="0"/>
            </w:tcBorders>
            <w:shd w:val="clear" w:color="auto" w:fill="auto"/>
            <w:noWrap/>
            <w:hideMark/>
          </w:tcPr>
          <w:p w:rsidRPr="00C20AEF" w:rsidR="00E26D41" w:rsidP="00E26D41" w:rsidRDefault="00E26D41" w14:paraId="7461E9D7" w14:textId="77777777">
            <w:pPr>
              <w:jc w:val="center"/>
              <w:rPr>
                <w:rFonts w:ascii="Calibri" w:hAnsi="Calibri" w:eastAsia="Times New Roman" w:cs="Calibri"/>
                <w:color w:val="000000"/>
                <w:szCs w:val="22"/>
              </w:rPr>
            </w:pPr>
            <w:r>
              <w:rPr>
                <w:rFonts w:ascii="Calibri" w:hAnsi="Calibri"/>
                <w:color w:val="000000"/>
              </w:rPr>
              <w:t>accepts</w:t>
            </w:r>
          </w:p>
        </w:tc>
        <w:tc>
          <w:tcPr>
            <w:tcW w:w="1900" w:type="dxa"/>
            <w:tcBorders>
              <w:top w:val="single" w:color="auto" w:sz="4" w:space="0"/>
              <w:left w:val="nil"/>
              <w:bottom w:val="single" w:color="auto" w:sz="4" w:space="0"/>
              <w:right w:val="single" w:color="auto" w:sz="4" w:space="0"/>
            </w:tcBorders>
            <w:shd w:val="clear" w:color="auto" w:fill="auto"/>
            <w:noWrap/>
            <w:hideMark/>
          </w:tcPr>
          <w:p w:rsidRPr="00C20AEF" w:rsidR="00E26D41" w:rsidP="00E26D41" w:rsidRDefault="00E26D41" w14:paraId="6B54E4B9" w14:textId="77777777">
            <w:pPr>
              <w:jc w:val="right"/>
              <w:rPr>
                <w:rFonts w:ascii="Calibri" w:hAnsi="Calibri" w:eastAsia="Times New Roman" w:cs="Calibri"/>
                <w:color w:val="000000"/>
                <w:szCs w:val="22"/>
              </w:rPr>
            </w:pPr>
            <w:r>
              <w:rPr>
                <w:rFonts w:ascii="Calibri" w:hAnsi="Calibri"/>
                <w:color w:val="000000"/>
              </w:rPr>
              <w:t>111,09 €</w:t>
            </w:r>
          </w:p>
        </w:tc>
        <w:tc>
          <w:tcPr>
            <w:tcW w:w="1300" w:type="dxa"/>
            <w:tcBorders>
              <w:top w:val="nil"/>
              <w:left w:val="nil"/>
              <w:bottom w:val="single" w:color="auto" w:sz="4" w:space="0"/>
              <w:right w:val="single" w:color="auto" w:sz="4" w:space="0"/>
            </w:tcBorders>
            <w:shd w:val="clear" w:color="auto" w:fill="auto"/>
            <w:noWrap/>
            <w:hideMark/>
          </w:tcPr>
          <w:p w:rsidRPr="00C20AEF" w:rsidR="00E26D41" w:rsidP="00E26D41" w:rsidRDefault="00E26D41" w14:paraId="32D784B8" w14:textId="77777777">
            <w:pPr>
              <w:jc w:val="center"/>
              <w:rPr>
                <w:rFonts w:ascii="Calibri" w:hAnsi="Calibri" w:eastAsia="Times New Roman" w:cs="Calibri"/>
                <w:color w:val="000000"/>
                <w:szCs w:val="22"/>
              </w:rPr>
            </w:pPr>
            <w:r>
              <w:rPr>
                <w:rFonts w:ascii="Calibri" w:hAnsi="Calibri"/>
                <w:color w:val="000000"/>
              </w:rPr>
              <w:t>0,130 kg</w:t>
            </w:r>
          </w:p>
        </w:tc>
      </w:tr>
      <w:tr w:rsidRPr="00C20AEF" w:rsidR="00E26D41" w:rsidTr="00E26D41" w14:paraId="396E614E" w14:textId="77777777">
        <w:trPr>
          <w:trHeight w:val="300"/>
        </w:trPr>
        <w:tc>
          <w:tcPr>
            <w:tcW w:w="3700" w:type="dxa"/>
            <w:tcBorders>
              <w:top w:val="nil"/>
              <w:left w:val="single" w:color="auto" w:sz="4" w:space="0"/>
              <w:bottom w:val="single" w:color="auto" w:sz="4" w:space="0"/>
              <w:right w:val="single" w:color="auto" w:sz="4" w:space="0"/>
            </w:tcBorders>
            <w:shd w:val="clear" w:color="auto" w:fill="auto"/>
            <w:noWrap/>
            <w:hideMark/>
          </w:tcPr>
          <w:p w:rsidRPr="00C20AEF" w:rsidR="00E26D41" w:rsidP="00E26D41" w:rsidRDefault="00E26D41" w14:paraId="7AEAFDDE" w14:textId="77777777">
            <w:pPr>
              <w:jc w:val="right"/>
              <w:rPr>
                <w:rFonts w:ascii="Calibri" w:hAnsi="Calibri" w:eastAsia="Times New Roman" w:cs="Calibri"/>
                <w:color w:val="000000"/>
                <w:szCs w:val="22"/>
              </w:rPr>
            </w:pPr>
            <w:r>
              <w:rPr>
                <w:rFonts w:ascii="Calibri" w:hAnsi="Calibri"/>
                <w:color w:val="000000"/>
              </w:rPr>
              <w:t>Handling Margin:</w:t>
            </w:r>
          </w:p>
        </w:tc>
        <w:tc>
          <w:tcPr>
            <w:tcW w:w="1900" w:type="dxa"/>
            <w:tcBorders>
              <w:top w:val="nil"/>
              <w:left w:val="nil"/>
              <w:bottom w:val="single" w:color="auto" w:sz="4" w:space="0"/>
              <w:right w:val="single" w:color="auto" w:sz="4" w:space="0"/>
            </w:tcBorders>
            <w:shd w:val="clear" w:color="auto" w:fill="auto"/>
            <w:noWrap/>
            <w:hideMark/>
          </w:tcPr>
          <w:p w:rsidRPr="00C20AEF" w:rsidR="00E26D41" w:rsidP="00E26D41" w:rsidRDefault="00E26D41" w14:paraId="241A1906" w14:textId="77777777">
            <w:pPr>
              <w:jc w:val="right"/>
              <w:rPr>
                <w:rFonts w:ascii="Calibri" w:hAnsi="Calibri" w:eastAsia="Times New Roman" w:cs="Calibri"/>
                <w:color w:val="000000"/>
                <w:szCs w:val="22"/>
              </w:rPr>
            </w:pPr>
            <w:r>
              <w:rPr>
                <w:rFonts w:ascii="Calibri" w:hAnsi="Calibri"/>
                <w:color w:val="000000"/>
              </w:rPr>
              <w:t>10,00 €</w:t>
            </w:r>
          </w:p>
        </w:tc>
        <w:tc>
          <w:tcPr>
            <w:tcW w:w="1300" w:type="dxa"/>
            <w:tcBorders>
              <w:top w:val="nil"/>
              <w:left w:val="nil"/>
              <w:bottom w:val="single" w:color="auto" w:sz="4" w:space="0"/>
              <w:right w:val="single" w:color="auto" w:sz="4" w:space="0"/>
            </w:tcBorders>
            <w:shd w:val="clear" w:color="auto" w:fill="auto"/>
            <w:noWrap/>
            <w:hideMark/>
          </w:tcPr>
          <w:p w:rsidRPr="00C20AEF" w:rsidR="00E26D41" w:rsidP="00E26D41" w:rsidRDefault="00E26D41" w14:paraId="183EB9E6" w14:textId="77777777">
            <w:pPr>
              <w:jc w:val="center"/>
              <w:rPr>
                <w:rFonts w:ascii="Calibri" w:hAnsi="Calibri" w:eastAsia="Times New Roman" w:cs="Calibri"/>
                <w:color w:val="000000"/>
                <w:szCs w:val="22"/>
              </w:rPr>
            </w:pPr>
            <w:r>
              <w:rPr>
                <w:rFonts w:ascii="Calibri" w:hAnsi="Calibri"/>
                <w:color w:val="000000"/>
              </w:rPr>
              <w:t> </w:t>
            </w:r>
          </w:p>
        </w:tc>
      </w:tr>
      <w:tr w:rsidRPr="00C20AEF" w:rsidR="00E26D41" w:rsidTr="00E26D41" w14:paraId="21C23A81" w14:textId="77777777">
        <w:trPr>
          <w:trHeight w:val="300"/>
        </w:trPr>
        <w:tc>
          <w:tcPr>
            <w:tcW w:w="3700" w:type="dxa"/>
            <w:tcBorders>
              <w:top w:val="nil"/>
              <w:left w:val="single" w:color="auto" w:sz="4" w:space="0"/>
              <w:bottom w:val="single" w:color="auto" w:sz="4" w:space="0"/>
              <w:right w:val="single" w:color="auto" w:sz="4" w:space="0"/>
            </w:tcBorders>
            <w:shd w:val="clear" w:color="auto" w:fill="auto"/>
            <w:noWrap/>
            <w:hideMark/>
          </w:tcPr>
          <w:p w:rsidRPr="00C20AEF" w:rsidR="00E26D41" w:rsidP="00E26D41" w:rsidRDefault="00E26D41" w14:paraId="5A97C261" w14:textId="77777777">
            <w:pPr>
              <w:jc w:val="right"/>
              <w:rPr>
                <w:rFonts w:ascii="Calibri" w:hAnsi="Calibri" w:eastAsia="Times New Roman" w:cs="Calibri"/>
                <w:b/>
                <w:bCs/>
                <w:color w:val="000000"/>
                <w:szCs w:val="22"/>
              </w:rPr>
            </w:pPr>
            <w:r>
              <w:rPr>
                <w:rFonts w:ascii="Calibri" w:hAnsi="Calibri"/>
                <w:b/>
                <w:color w:val="000000"/>
              </w:rPr>
              <w:t>Total:</w:t>
            </w:r>
          </w:p>
        </w:tc>
        <w:tc>
          <w:tcPr>
            <w:tcW w:w="1900" w:type="dxa"/>
            <w:tcBorders>
              <w:top w:val="nil"/>
              <w:left w:val="nil"/>
              <w:bottom w:val="single" w:color="auto" w:sz="4" w:space="0"/>
              <w:right w:val="single" w:color="auto" w:sz="4" w:space="0"/>
            </w:tcBorders>
            <w:shd w:val="clear" w:color="auto" w:fill="auto"/>
            <w:noWrap/>
            <w:hideMark/>
          </w:tcPr>
          <w:p w:rsidRPr="00C20AEF" w:rsidR="00E26D41" w:rsidP="00E26D41" w:rsidRDefault="00E26D41" w14:paraId="0B08E34D" w14:textId="77777777">
            <w:pPr>
              <w:jc w:val="right"/>
              <w:rPr>
                <w:rFonts w:ascii="Calibri" w:hAnsi="Calibri" w:eastAsia="Times New Roman" w:cs="Calibri"/>
                <w:b/>
                <w:bCs/>
                <w:color w:val="000000"/>
                <w:szCs w:val="22"/>
              </w:rPr>
            </w:pPr>
            <w:r>
              <w:rPr>
                <w:rFonts w:ascii="Calibri" w:hAnsi="Calibri"/>
                <w:b/>
                <w:color w:val="000000"/>
              </w:rPr>
              <w:t>121,09 €</w:t>
            </w:r>
          </w:p>
        </w:tc>
        <w:tc>
          <w:tcPr>
            <w:tcW w:w="1300" w:type="dxa"/>
            <w:tcBorders>
              <w:top w:val="nil"/>
              <w:left w:val="nil"/>
              <w:bottom w:val="single" w:color="auto" w:sz="4" w:space="0"/>
              <w:right w:val="single" w:color="auto" w:sz="4" w:space="0"/>
            </w:tcBorders>
            <w:shd w:val="clear" w:color="auto" w:fill="auto"/>
            <w:noWrap/>
            <w:hideMark/>
          </w:tcPr>
          <w:p w:rsidRPr="00C20AEF" w:rsidR="00E26D41" w:rsidP="00E26D41" w:rsidRDefault="00E26D41" w14:paraId="6F04AF33" w14:textId="77777777">
            <w:pPr>
              <w:jc w:val="center"/>
              <w:rPr>
                <w:rFonts w:ascii="Calibri" w:hAnsi="Calibri" w:eastAsia="Times New Roman" w:cs="Calibri"/>
                <w:b/>
                <w:bCs/>
                <w:color w:val="000000"/>
                <w:szCs w:val="22"/>
              </w:rPr>
            </w:pPr>
            <w:r>
              <w:rPr>
                <w:rFonts w:ascii="Calibri" w:hAnsi="Calibri"/>
                <w:b/>
                <w:color w:val="000000"/>
              </w:rPr>
              <w:t>0,130 kg</w:t>
            </w:r>
          </w:p>
        </w:tc>
      </w:tr>
    </w:tbl>
    <w:p w:rsidRPr="00C20AEF" w:rsidR="00E26D41" w:rsidP="00E26D41" w:rsidRDefault="00E26D41" w14:paraId="51D53761" w14:textId="799AA52E"/>
    <w:p w:rsidRPr="00C20AEF" w:rsidR="00E26D41" w:rsidP="00E26D41" w:rsidRDefault="00E26D41" w14:paraId="3CBFD756" w14:textId="26B4E160"/>
    <w:p w:rsidRPr="00C20AEF" w:rsidR="00E26D41" w:rsidP="00E26D41" w:rsidRDefault="00E26D41" w14:paraId="189BB2CC" w14:textId="77777777">
      <w:pPr>
        <w:pStyle w:val="Anforderungsnummer"/>
      </w:pPr>
    </w:p>
    <w:p w:rsidRPr="00C20AEF" w:rsidR="00E26D41" w:rsidP="00E26D41" w:rsidRDefault="00E26D41" w14:paraId="37B64686" w14:textId="77777777"/>
    <w:p w:rsidRPr="00C20AEF" w:rsidR="00E26D41" w:rsidP="00E26D41" w:rsidRDefault="00E26D41" w14:paraId="3AFA0941" w14:textId="7567EBE0">
      <w:pPr>
        <w:pStyle w:val="Anforderungsnummer"/>
      </w:pPr>
      <w:r>
        <w:t>Requirement: FKT-PRINT-12</w:t>
      </w:r>
    </w:p>
    <w:p w:rsidRPr="00C20AEF" w:rsidR="00E26D41" w:rsidP="00AD2623" w:rsidRDefault="00E26D41" w14:paraId="0436DF45" w14:textId="7785384B">
      <w:pPr>
        <w:pStyle w:val="Anforderungstext"/>
      </w:pPr>
      <w:r>
        <w:t>The "Buyer's special order note for this order" is displayed in the PDF document below the buyer/seller data (across the entire width of the document) (only for D2D orders).</w:t>
      </w:r>
    </w:p>
    <w:p w:rsidRPr="00C20AEF" w:rsidR="00BE77FF" w:rsidP="00E832E5" w:rsidRDefault="00BE77FF" w14:paraId="7ED5AC60" w14:textId="77777777">
      <w:pPr>
        <w:pStyle w:val="berschrift1"/>
        <w:rPr>
          <w:color w:val="auto"/>
        </w:rPr>
      </w:pPr>
      <w:bookmarkStart w:name="_Toc98411985" w:id="645"/>
      <w:r>
        <w:rPr>
          <w:color w:val="auto"/>
        </w:rPr>
        <w:lastRenderedPageBreak/>
        <w:t>Permissions</w:t>
      </w:r>
      <w:bookmarkEnd w:id="645"/>
    </w:p>
    <w:p w:rsidRPr="00C20AEF" w:rsidR="00373F34" w:rsidP="00373F34" w:rsidRDefault="00965BE0" w14:paraId="2455528A" w14:textId="6C350674">
      <w:pPr>
        <w:pStyle w:val="Textkrper"/>
      </w:pPr>
      <w:r>
        <w:t>The chapter Authorizations describes the necessary changes in the LBPS as well as the rights database (RAD) in the logistics bus.</w:t>
      </w:r>
    </w:p>
    <w:p w:rsidRPr="00C20AEF" w:rsidR="009E3173" w:rsidP="009E3173" w:rsidRDefault="009E3173" w14:paraId="2D2A1704" w14:textId="627342EC">
      <w:pPr>
        <w:pStyle w:val="Anforderungsnummer"/>
      </w:pPr>
      <w:r>
        <w:t>Requirement: FKT-RIGHTS-36</w:t>
      </w:r>
    </w:p>
    <w:p w:rsidRPr="00C20AEF" w:rsidR="00373F34" w:rsidP="009E3173" w:rsidRDefault="009E3173" w14:paraId="7C35D81B" w14:textId="2968570B">
      <w:pPr>
        <w:pStyle w:val="Anforderungstext"/>
      </w:pPr>
      <w:r>
        <w:t xml:space="preserve">It must be possible to manage the permissions for the STOX application via LBPS in the same way as for the other </w:t>
      </w:r>
      <w:proofErr w:type="spellStart"/>
      <w:r>
        <w:t>Logbus</w:t>
      </w:r>
      <w:proofErr w:type="spellEnd"/>
      <w:r>
        <w:t xml:space="preserve"> application</w:t>
      </w:r>
    </w:p>
    <w:p w:rsidRPr="00C20AEF" w:rsidR="002626FC" w:rsidP="002626FC" w:rsidRDefault="002626FC" w14:paraId="1350BD9D" w14:textId="77777777">
      <w:pPr>
        <w:pStyle w:val="berschrift3"/>
      </w:pPr>
      <w:bookmarkStart w:name="_Toc98411986" w:id="646"/>
      <w:r>
        <w:t>Parameters: Places STOX</w:t>
      </w:r>
      <w:bookmarkEnd w:id="646"/>
    </w:p>
    <w:p w:rsidRPr="00C20AEF" w:rsidR="002626FC" w:rsidP="002626FC" w:rsidRDefault="002626FC" w14:paraId="1B86E1A4" w14:textId="77777777">
      <w:pPr>
        <w:pStyle w:val="Anforderungsnummer"/>
      </w:pPr>
      <w:r>
        <w:t>Requirement: FKT-RIGHTS-9</w:t>
      </w:r>
    </w:p>
    <w:p w:rsidRPr="00C20AEF" w:rsidR="002626FC" w:rsidP="002626FC" w:rsidRDefault="002626FC" w14:paraId="208B0D7F" w14:textId="62C1C5C7">
      <w:pPr>
        <w:pStyle w:val="Anforderungstext"/>
      </w:pPr>
      <w:r>
        <w:t xml:space="preserve">In the LBPS a new parameter </w:t>
      </w:r>
      <w:r>
        <w:rPr>
          <w:i/>
        </w:rPr>
        <w:t>Places ST</w:t>
      </w:r>
      <w:r>
        <w:t xml:space="preserve">  </w:t>
      </w:r>
      <w:r>
        <w:rPr>
          <w:i/>
        </w:rPr>
        <w:t>OX</w:t>
      </w:r>
      <w:r>
        <w:t xml:space="preserve"> must be provided in the </w:t>
      </w:r>
      <w:r>
        <w:rPr>
          <w:i/>
        </w:rPr>
        <w:t>STOX</w:t>
      </w:r>
      <w:r>
        <w:t xml:space="preserve">  </w:t>
      </w:r>
      <w:r>
        <w:rPr>
          <w:i/>
        </w:rPr>
        <w:t>Parameter</w:t>
      </w:r>
      <w:r>
        <w:t xml:space="preserve"> area.</w:t>
      </w:r>
    </w:p>
    <w:p w:rsidRPr="00C20AEF" w:rsidR="002626FC" w:rsidP="002626FC" w:rsidRDefault="002626FC" w14:paraId="18133018" w14:textId="77777777">
      <w:pPr>
        <w:pStyle w:val="Anforderungsnummer"/>
      </w:pPr>
      <w:r>
        <w:t>Requirement: FKT-RIGHTS-10</w:t>
      </w:r>
    </w:p>
    <w:p w:rsidRPr="00C20AEF" w:rsidR="002626FC" w:rsidP="002626FC" w:rsidRDefault="002626FC" w14:paraId="3328B96C" w14:textId="7DF47D6E">
      <w:pPr>
        <w:pStyle w:val="Anforderungstext"/>
      </w:pPr>
      <w:r>
        <w:t xml:space="preserve">The </w:t>
      </w:r>
      <w:r>
        <w:rPr>
          <w:i/>
        </w:rPr>
        <w:t>Places STOX</w:t>
      </w:r>
      <w:r>
        <w:t xml:space="preserve"> parameter looks like, for example, the already existing </w:t>
      </w:r>
      <w:r>
        <w:rPr>
          <w:i/>
        </w:rPr>
        <w:t>Places Disposition</w:t>
      </w:r>
      <w:r>
        <w:t xml:space="preserve"> parameter offers the same functionality.</w:t>
      </w:r>
    </w:p>
    <w:p w:rsidRPr="00C20AEF" w:rsidR="002626FC" w:rsidP="002626FC" w:rsidRDefault="006D1852" w14:paraId="60170D5A" w14:textId="77777777">
      <w:pPr>
        <w:pStyle w:val="berschrift3"/>
      </w:pPr>
      <w:bookmarkStart w:name="_Toc98411987" w:id="647"/>
      <w:r>
        <w:t>STOX Rollers</w:t>
      </w:r>
      <w:bookmarkEnd w:id="647"/>
    </w:p>
    <w:p w:rsidRPr="00C20AEF" w:rsidR="00245E6A" w:rsidP="00245E6A" w:rsidRDefault="00245E6A" w14:paraId="6F681959" w14:textId="77777777">
      <w:pPr>
        <w:pStyle w:val="Anforderungsnummer"/>
      </w:pPr>
      <w:r>
        <w:t>Requirement: FKT-RIGHTS-12</w:t>
      </w:r>
    </w:p>
    <w:p w:rsidRPr="00C20AEF" w:rsidR="00373F34" w:rsidP="009862D8" w:rsidRDefault="00245E6A" w14:paraId="54401431" w14:textId="28FDB142">
      <w:pPr>
        <w:pStyle w:val="Anforderungstext"/>
      </w:pPr>
      <w:r>
        <w:t xml:space="preserve">In the LBPS, the </w:t>
      </w:r>
      <w:r>
        <w:rPr>
          <w:i/>
        </w:rPr>
        <w:t xml:space="preserve">STOX </w:t>
      </w:r>
      <w:r>
        <w:t>roles must be available for selection in the STOX area:</w:t>
      </w:r>
    </w:p>
    <w:p w:rsidRPr="00C20AEF" w:rsidR="001E45D0" w:rsidP="00FB50C2" w:rsidRDefault="001E45D0" w14:paraId="53D97FC8" w14:textId="040BCC1F">
      <w:pPr>
        <w:pStyle w:val="Anforderungstext"/>
        <w:numPr>
          <w:ilvl w:val="0"/>
          <w:numId w:val="10"/>
        </w:numPr>
      </w:pPr>
      <w:r>
        <w:t>STOX Retailer</w:t>
      </w:r>
    </w:p>
    <w:p w:rsidRPr="00C20AEF" w:rsidR="001E45D0" w:rsidP="00FB50C2" w:rsidRDefault="001E45D0" w14:paraId="5A08083A" w14:textId="77777777">
      <w:pPr>
        <w:pStyle w:val="Anforderungstext"/>
        <w:numPr>
          <w:ilvl w:val="0"/>
          <w:numId w:val="10"/>
        </w:numPr>
      </w:pPr>
      <w:r>
        <w:t>STOX Retailer Admin</w:t>
      </w:r>
    </w:p>
    <w:p w:rsidRPr="00C20AEF" w:rsidR="001E45D0" w:rsidP="00FB50C2" w:rsidRDefault="001E45D0" w14:paraId="01307A7B" w14:textId="77777777">
      <w:pPr>
        <w:pStyle w:val="Anforderungstext"/>
        <w:numPr>
          <w:ilvl w:val="0"/>
          <w:numId w:val="10"/>
        </w:numPr>
      </w:pPr>
      <w:r>
        <w:t>STOX Market controller</w:t>
      </w:r>
    </w:p>
    <w:p w:rsidRPr="00C20AEF" w:rsidR="001E45D0" w:rsidP="009862D8" w:rsidRDefault="001E45D0" w14:paraId="0DC44FA0" w14:textId="6A56B09E">
      <w:pPr>
        <w:pStyle w:val="Anforderungstext"/>
        <w:numPr>
          <w:ilvl w:val="0"/>
          <w:numId w:val="10"/>
        </w:numPr>
      </w:pPr>
      <w:r>
        <w:t>STOX Admin Controller</w:t>
      </w:r>
    </w:p>
    <w:p w:rsidRPr="00C20AEF" w:rsidR="002626FC" w:rsidP="002626FC" w:rsidRDefault="002626FC" w14:paraId="1A3D473A" w14:textId="77777777">
      <w:pPr>
        <w:pStyle w:val="berschrift2"/>
      </w:pPr>
      <w:bookmarkStart w:name="_Toc98411988" w:id="648"/>
      <w:r>
        <w:t>Adjustments rights database</w:t>
      </w:r>
      <w:bookmarkEnd w:id="648"/>
    </w:p>
    <w:p w:rsidRPr="00C20AEF" w:rsidR="004F0510" w:rsidP="004F0510" w:rsidRDefault="004F0510" w14:paraId="3BE24C18" w14:textId="77777777">
      <w:pPr>
        <w:pStyle w:val="Textkrper"/>
      </w:pPr>
      <w:r>
        <w:t>The rights database (RAD) of the logistics bus must be extended as follows.</w:t>
      </w:r>
    </w:p>
    <w:p w:rsidRPr="00C20AEF" w:rsidR="00D66C44" w:rsidP="00D66C44" w:rsidRDefault="00D66C44" w14:paraId="738E0E41" w14:textId="77777777">
      <w:pPr>
        <w:pStyle w:val="berschrift3"/>
      </w:pPr>
      <w:bookmarkStart w:name="_Toc98411989" w:id="649"/>
      <w:r>
        <w:t>Adding the new elements</w:t>
      </w:r>
      <w:bookmarkEnd w:id="649"/>
    </w:p>
    <w:p w:rsidRPr="00C20AEF" w:rsidR="006A1480" w:rsidP="006A1480" w:rsidRDefault="006A1480" w14:paraId="2BC5D624" w14:textId="77777777">
      <w:pPr>
        <w:pStyle w:val="Anforderungsnummer"/>
      </w:pPr>
      <w:r>
        <w:t>Requirement: FKT-RIGHTS-15</w:t>
      </w:r>
    </w:p>
    <w:p w:rsidRPr="00C20AEF" w:rsidR="006A1480" w:rsidP="006A1480" w:rsidRDefault="006A1480" w14:paraId="5FB4E6BD" w14:textId="77777777">
      <w:pPr>
        <w:pStyle w:val="Anforderungstext"/>
      </w:pPr>
      <w:r>
        <w:t>The new roles, authorizations and parameters must be made known in the rights database.</w:t>
      </w:r>
    </w:p>
    <w:p w:rsidRPr="00C20AEF" w:rsidR="006A1480" w:rsidP="006A1480" w:rsidRDefault="006A1480" w14:paraId="629330BF" w14:textId="77777777">
      <w:pPr>
        <w:pStyle w:val="Anforderungsnummer"/>
      </w:pPr>
      <w:r>
        <w:t>Requirement: FKT-RIGHTS-16</w:t>
      </w:r>
    </w:p>
    <w:p w:rsidRPr="00C20AEF" w:rsidR="006A1480" w:rsidP="006A1480" w:rsidRDefault="006A1480" w14:paraId="43C2082C" w14:textId="77777777">
      <w:pPr>
        <w:pStyle w:val="Anforderungstext"/>
      </w:pPr>
      <w:r>
        <w:t>In the rights database, the new roles, authorizations and parameters must be assigned to the STOX application.</w:t>
      </w:r>
    </w:p>
    <w:p w:rsidRPr="00C20AEF" w:rsidR="004F0510" w:rsidP="004F0510" w:rsidRDefault="004F0510" w14:paraId="3E235242" w14:textId="77777777">
      <w:pPr>
        <w:pStyle w:val="Anforderungsnummer"/>
      </w:pPr>
      <w:r>
        <w:t>Requirement: FKT-RIGHTS-17</w:t>
      </w:r>
    </w:p>
    <w:p w:rsidRPr="00C20AEF" w:rsidR="004F0510" w:rsidP="004F0510" w:rsidRDefault="004F0510" w14:paraId="6C177D79" w14:textId="77777777">
      <w:pPr>
        <w:pStyle w:val="Anforderungstext"/>
      </w:pPr>
      <w:r>
        <w:t>The new rights must be created in the rights database.</w:t>
      </w:r>
    </w:p>
    <w:p w:rsidRPr="00C20AEF" w:rsidR="00D66C44" w:rsidP="00D66C44" w:rsidRDefault="00D66C44" w14:paraId="0B8D6810" w14:textId="77777777">
      <w:pPr>
        <w:pStyle w:val="berschrift3"/>
      </w:pPr>
      <w:bookmarkStart w:name="_Ref264898012" w:id="650"/>
      <w:bookmarkStart w:name="_Toc98411990" w:id="651"/>
      <w:r>
        <w:t>Resources and rights</w:t>
      </w:r>
      <w:bookmarkEnd w:id="650"/>
      <w:bookmarkEnd w:id="651"/>
    </w:p>
    <w:p w:rsidRPr="00C20AEF" w:rsidR="00D66C44" w:rsidP="00D66C44" w:rsidRDefault="00D66C44" w14:paraId="4ADDEEB3" w14:textId="60B3BA07">
      <w:pPr>
        <w:pStyle w:val="Textkrper"/>
      </w:pPr>
      <w:r>
        <w:t>For STOX, new resources and rights must be created in the authorization Excel. These must then be assigned to the individual roles.</w:t>
      </w:r>
    </w:p>
    <w:p w:rsidRPr="00C20AEF" w:rsidR="00D66C44" w:rsidP="00D66C44" w:rsidRDefault="00D66C44" w14:paraId="3F1B2E68" w14:textId="77777777">
      <w:pPr>
        <w:pStyle w:val="Anforderungsnummer"/>
      </w:pPr>
      <w:r>
        <w:t>Requirement: FKT-RIGHTS-18</w:t>
      </w:r>
    </w:p>
    <w:p w:rsidRPr="00C20AEF" w:rsidR="00D66C44" w:rsidP="00D66C44" w:rsidRDefault="00D66C44" w14:paraId="10D01C68" w14:textId="53A2805F">
      <w:pPr>
        <w:pStyle w:val="Anforderungstext"/>
      </w:pPr>
      <w:r>
        <w:t xml:space="preserve">Corresponding resources must be created in the authorization Excel. </w:t>
      </w:r>
    </w:p>
    <w:p w:rsidRPr="00C20AEF" w:rsidR="00D66C44" w:rsidP="00D66C44" w:rsidRDefault="00D66C44" w14:paraId="5E0C9AE2" w14:textId="77777777">
      <w:pPr>
        <w:pStyle w:val="Anforderungsnummer"/>
      </w:pPr>
      <w:r>
        <w:lastRenderedPageBreak/>
        <w:t>Requirement: FKT-RIGHTS-19</w:t>
      </w:r>
    </w:p>
    <w:p w:rsidRPr="00C20AEF" w:rsidR="00D66C44" w:rsidP="00D66C44" w:rsidRDefault="00D66C44" w14:paraId="249EC418" w14:textId="77777777">
      <w:pPr>
        <w:pStyle w:val="Anforderungstext"/>
      </w:pPr>
      <w:r>
        <w:t>The following rights must be created in the authorization excel:</w:t>
      </w:r>
    </w:p>
    <w:p w:rsidRPr="00C20AEF" w:rsidR="00D66C44" w:rsidP="00D66C44" w:rsidRDefault="00D66C44" w14:paraId="79D58716" w14:textId="77777777">
      <w:pPr>
        <w:pStyle w:val="Anforderungstext"/>
      </w:pPr>
      <w:r>
        <w:t>C = Change</w:t>
      </w:r>
    </w:p>
    <w:p w:rsidRPr="00C20AEF" w:rsidR="00D66C44" w:rsidP="00D66C44" w:rsidRDefault="00D66C44" w14:paraId="0FAC43F1" w14:textId="77777777">
      <w:pPr>
        <w:pStyle w:val="Anforderungstext"/>
      </w:pPr>
      <w:r>
        <w:t>R = Read</w:t>
      </w:r>
    </w:p>
    <w:p w:rsidRPr="00C20AEF" w:rsidR="00D66C44" w:rsidP="00D66C44" w:rsidRDefault="00D66C44" w14:paraId="5EB72C39" w14:textId="77777777">
      <w:pPr>
        <w:pStyle w:val="Anforderungstext"/>
      </w:pPr>
      <w:r>
        <w:t>CLSX = Change Locations STOX</w:t>
      </w:r>
    </w:p>
    <w:p w:rsidRPr="00C20AEF" w:rsidR="00373F34" w:rsidP="009862D8" w:rsidRDefault="00D66C44" w14:paraId="0BD04F40" w14:textId="1AC28421">
      <w:pPr>
        <w:pStyle w:val="Anforderungstext"/>
      </w:pPr>
      <w:r>
        <w:t>RLSX = Read Locations STOX</w:t>
      </w:r>
    </w:p>
    <w:p w:rsidRPr="00534BA8" w:rsidR="00D66C44" w:rsidP="00D66C44" w:rsidRDefault="00D66C44" w14:paraId="517D0717" w14:textId="77777777">
      <w:pPr>
        <w:pStyle w:val="Anforderungsnummer"/>
      </w:pPr>
      <w:r>
        <w:t>Requirement: FKT-RIGHTS-20</w:t>
      </w:r>
    </w:p>
    <w:p w:rsidRPr="00C20AEF" w:rsidR="00D66C44" w:rsidP="00D66C44" w:rsidRDefault="00D66C44" w14:paraId="4485EA14" w14:textId="1C238C42">
      <w:pPr>
        <w:pStyle w:val="Anforderungstext"/>
      </w:pPr>
      <w:r>
        <w:t>In the authorization excel, roles and resources must be linked via a right.</w:t>
      </w:r>
    </w:p>
    <w:p w:rsidRPr="00C20AEF" w:rsidR="00BB6A5F" w:rsidP="00BB6A5F" w:rsidRDefault="00BB6A5F" w14:paraId="698EAC90" w14:textId="77777777">
      <w:pPr>
        <w:pStyle w:val="KeinLeerraum"/>
      </w:pPr>
    </w:p>
    <w:p w:rsidRPr="00531E25" w:rsidR="00BB6A5F" w:rsidP="00BB6A5F" w:rsidRDefault="006813F8" w14:paraId="5C2A9B24" w14:textId="6FF9C784">
      <w:pPr>
        <w:pStyle w:val="berschrift3"/>
        <w:rPr>
          <w:highlight w:val="magenta"/>
        </w:rPr>
      </w:pPr>
      <w:bookmarkStart w:name="_Ref13124055" w:id="652"/>
      <w:bookmarkStart w:name="_Toc98411991" w:id="653"/>
      <w:r>
        <w:rPr>
          <w:highlight w:val="magenta"/>
        </w:rPr>
        <w:t>Extensions for D2D process</w:t>
      </w:r>
      <w:bookmarkEnd w:id="652"/>
      <w:bookmarkEnd w:id="653"/>
    </w:p>
    <w:p w:rsidRPr="00C20AEF" w:rsidR="00DB65B6" w:rsidP="00DB65B6" w:rsidRDefault="00DB65B6" w14:paraId="1CCE18A6" w14:textId="14887A8C">
      <w:pPr>
        <w:pStyle w:val="Anforderungsnummer"/>
      </w:pPr>
      <w:r>
        <w:t>Requirement: FKT-RIGHTS-21</w:t>
      </w:r>
    </w:p>
    <w:p w:rsidRPr="00C20AEF" w:rsidR="00DB65B6" w:rsidP="00DB65B6" w:rsidRDefault="00DB65B6" w14:paraId="5C67FFD3" w14:textId="5C2BC0A6">
      <w:pPr>
        <w:pStyle w:val="Anforderungstext"/>
      </w:pPr>
      <w:r>
        <w:t xml:space="preserve">The previous places list </w:t>
      </w:r>
      <w:proofErr w:type="spellStart"/>
      <w:r>
        <w:t>OrteSTOX</w:t>
      </w:r>
      <w:proofErr w:type="spellEnd"/>
      <w:r>
        <w:t xml:space="preserve"> is renamed to </w:t>
      </w:r>
      <w:proofErr w:type="spellStart"/>
      <w:r>
        <w:t>OrteDS</w:t>
      </w:r>
      <w:proofErr w:type="spellEnd"/>
      <w:r>
        <w:t xml:space="preserve"> (</w:t>
      </w:r>
      <w:proofErr w:type="spellStart"/>
      <w:r>
        <w:t>DeadStock</w:t>
      </w:r>
      <w:proofErr w:type="spellEnd"/>
      <w:r>
        <w:t>).</w:t>
      </w:r>
    </w:p>
    <w:p w:rsidRPr="00C20AEF" w:rsidR="00C06228" w:rsidP="00C06228" w:rsidRDefault="00C06228" w14:paraId="7EE0F390" w14:textId="5ACA2CCC">
      <w:pPr>
        <w:pStyle w:val="Anforderungsnummer"/>
      </w:pPr>
      <w:r>
        <w:t>Requirement: FKT-RIGHTS-37</w:t>
      </w:r>
    </w:p>
    <w:p w:rsidRPr="00C20AEF" w:rsidR="00C06228" w:rsidP="00C06228" w:rsidRDefault="0070092B" w14:paraId="158A8A1B" w14:textId="00AE6F3D">
      <w:pPr>
        <w:pStyle w:val="Anforderungstext"/>
      </w:pPr>
      <w:r>
        <w:t>The following of the previous rights are renamed:</w:t>
      </w:r>
    </w:p>
    <w:p w:rsidRPr="00C20AEF" w:rsidR="00C06228" w:rsidP="00C06228" w:rsidRDefault="00C06228" w14:paraId="6616C0F1" w14:textId="41BB251B">
      <w:pPr>
        <w:pStyle w:val="Anforderungstext"/>
      </w:pPr>
      <w:r>
        <w:t xml:space="preserve">CLDS = Change Locations </w:t>
      </w:r>
      <w:proofErr w:type="spellStart"/>
      <w:r>
        <w:t>DeadStock</w:t>
      </w:r>
      <w:proofErr w:type="spellEnd"/>
    </w:p>
    <w:p w:rsidRPr="00C20AEF" w:rsidR="00C06228" w:rsidP="00C06228" w:rsidRDefault="00C06228" w14:paraId="73DC4A0C" w14:textId="6DA927D6">
      <w:pPr>
        <w:pStyle w:val="Anforderungstext"/>
      </w:pPr>
      <w:r>
        <w:t xml:space="preserve">RLDS = Read Locations </w:t>
      </w:r>
      <w:proofErr w:type="spellStart"/>
      <w:r>
        <w:t>DeadStock</w:t>
      </w:r>
      <w:proofErr w:type="spellEnd"/>
    </w:p>
    <w:p w:rsidRPr="00C20AEF" w:rsidR="00BB6A5F" w:rsidP="00BB6A5F" w:rsidRDefault="00BB6A5F" w14:paraId="5C73F7E1" w14:textId="5DAE718D">
      <w:pPr>
        <w:pStyle w:val="Anforderungsnummer"/>
      </w:pPr>
      <w:r>
        <w:t>Requirement: FKT-RIGHTS-22</w:t>
      </w:r>
    </w:p>
    <w:p w:rsidRPr="00C20AEF" w:rsidR="0016480C" w:rsidP="0016480C" w:rsidRDefault="006813F8" w14:paraId="7A0D9CC1" w14:textId="653C8B15">
      <w:pPr>
        <w:pStyle w:val="Anforderungstext"/>
      </w:pPr>
      <w:r>
        <w:t xml:space="preserve">A new list PlacesD2D (analogous to </w:t>
      </w:r>
      <w:proofErr w:type="spellStart"/>
      <w:r>
        <w:t>PlacesDS</w:t>
      </w:r>
      <w:proofErr w:type="spellEnd"/>
      <w:r>
        <w:t>) must be included for the new process D2D.</w:t>
      </w:r>
    </w:p>
    <w:p w:rsidRPr="00C20AEF" w:rsidR="006813F8" w:rsidP="006813F8" w:rsidRDefault="006813F8" w14:paraId="0FF9E045" w14:textId="5AB6D461">
      <w:pPr>
        <w:pStyle w:val="Anforderungsnummer"/>
      </w:pPr>
      <w:r>
        <w:t>Requirement: FKT-RIGHTS-23</w:t>
      </w:r>
    </w:p>
    <w:p w:rsidRPr="00C20AEF" w:rsidR="006813F8" w:rsidP="006813F8" w:rsidRDefault="006813F8" w14:paraId="001D6766" w14:textId="18308233">
      <w:pPr>
        <w:pStyle w:val="Anforderungstext"/>
      </w:pPr>
      <w:r>
        <w:t xml:space="preserve">The LBPS application must be extended accordingly so that the OrteD2D list for the STOX application can be maintained for all users (maintenance rules analogous to </w:t>
      </w:r>
      <w:proofErr w:type="spellStart"/>
      <w:r>
        <w:t>OrteDS</w:t>
      </w:r>
      <w:proofErr w:type="spellEnd"/>
      <w:r>
        <w:t>).</w:t>
      </w:r>
    </w:p>
    <w:p w:rsidRPr="00C20AEF" w:rsidR="008C4E0A" w:rsidP="008C4E0A" w:rsidRDefault="008C4E0A" w14:paraId="7776AFD0" w14:textId="66FE6254">
      <w:pPr>
        <w:pStyle w:val="Anforderungsnummer"/>
      </w:pPr>
      <w:r>
        <w:t>Requirement: FKT-RIGHTS-24</w:t>
      </w:r>
    </w:p>
    <w:p w:rsidRPr="00C20AEF" w:rsidR="008C4E0A" w:rsidP="008C4E0A" w:rsidRDefault="008C4E0A" w14:paraId="629E8C3B" w14:textId="1234A9CD">
      <w:pPr>
        <w:pStyle w:val="Anforderungstext"/>
      </w:pPr>
      <w:r>
        <w:t xml:space="preserve">The LBPS application must be extended accordingly, so that at least one of the lists </w:t>
      </w:r>
      <w:proofErr w:type="spellStart"/>
      <w:r>
        <w:t>OrteDS</w:t>
      </w:r>
      <w:proofErr w:type="spellEnd"/>
      <w:r>
        <w:t xml:space="preserve"> or OrteD2D must be maintained per user. </w:t>
      </w:r>
    </w:p>
    <w:p w:rsidRPr="00C20AEF" w:rsidR="00873810" w:rsidP="00873810" w:rsidRDefault="00873810" w14:paraId="2F9D8473" w14:textId="753168EE">
      <w:pPr>
        <w:pStyle w:val="Anforderungsnummer"/>
      </w:pPr>
      <w:r>
        <w:t>Requirement: FKT-RIGHTS-35</w:t>
      </w:r>
    </w:p>
    <w:p w:rsidRPr="00C20AEF" w:rsidR="00873810" w:rsidP="00873810" w:rsidRDefault="00873810" w14:paraId="0962D54C" w14:textId="02B64D13">
      <w:pPr>
        <w:pStyle w:val="Anforderungstext"/>
      </w:pPr>
      <w:r>
        <w:t xml:space="preserve">The LBPS application must be extended accordingly by another parameter (checkbox) "Notification disabled". The parameter is not selected by default. The parameter should only be maintained for users of the </w:t>
      </w:r>
      <w:proofErr w:type="spellStart"/>
      <w:r>
        <w:t>RetailerAdmin</w:t>
      </w:r>
      <w:proofErr w:type="spellEnd"/>
      <w:r>
        <w:t xml:space="preserve"> role (to be ensured organizationally). Only the LBPS roles System Administrator and Super Administrator are allowed to maintain this parameter.</w:t>
      </w:r>
    </w:p>
    <w:p w:rsidRPr="00C20AEF" w:rsidR="006813F8" w:rsidP="006813F8" w:rsidRDefault="006813F8" w14:paraId="757B220B" w14:textId="082EE724">
      <w:pPr>
        <w:pStyle w:val="Anforderungsnummer"/>
      </w:pPr>
      <w:r>
        <w:t>Requirement: FKT-RIGHTS-25</w:t>
      </w:r>
    </w:p>
    <w:p w:rsidRPr="00C20AEF" w:rsidR="006813F8" w:rsidP="006813F8" w:rsidRDefault="006813F8" w14:paraId="0FD5FD34" w14:textId="58E4B8E1">
      <w:pPr>
        <w:pStyle w:val="Anforderungstext"/>
      </w:pPr>
      <w:r>
        <w:t>The following rights must be added to the authorization excel:</w:t>
      </w:r>
    </w:p>
    <w:p w:rsidRPr="00C20AEF" w:rsidR="006813F8" w:rsidP="00E834B8" w:rsidRDefault="006813F8" w14:paraId="59957557" w14:textId="41504D34">
      <w:pPr>
        <w:pStyle w:val="Anforderungstext"/>
        <w:numPr>
          <w:ilvl w:val="0"/>
          <w:numId w:val="37"/>
        </w:numPr>
      </w:pPr>
      <w:r>
        <w:t>CLD2D = Change Locations D2D</w:t>
      </w:r>
    </w:p>
    <w:p w:rsidRPr="00C20AEF" w:rsidR="006813F8" w:rsidP="00E834B8" w:rsidRDefault="006813F8" w14:paraId="55C37022" w14:textId="40AE8C6C">
      <w:pPr>
        <w:pStyle w:val="Anforderungstext"/>
        <w:numPr>
          <w:ilvl w:val="0"/>
          <w:numId w:val="37"/>
        </w:numPr>
      </w:pPr>
      <w:r>
        <w:t>RLD2D = Read Locations D2D</w:t>
      </w:r>
    </w:p>
    <w:p w:rsidRPr="00C20AEF" w:rsidR="00416B8E" w:rsidP="00416B8E" w:rsidRDefault="00416B8E" w14:paraId="30867FB0" w14:textId="6BA3DA1A">
      <w:pPr>
        <w:pStyle w:val="Anforderungsnummer"/>
      </w:pPr>
      <w:r>
        <w:t>Requirement: FKT-RIGHTS-26</w:t>
      </w:r>
    </w:p>
    <w:p w:rsidRPr="00C20AEF" w:rsidR="00416B8E" w:rsidP="00416B8E" w:rsidRDefault="00416B8E" w14:paraId="49CF4B3F" w14:textId="59E3D8B8">
      <w:pPr>
        <w:pStyle w:val="Anforderungstext"/>
      </w:pPr>
      <w:r>
        <w:t>The following applies to the parts search:</w:t>
      </w:r>
    </w:p>
    <w:p w:rsidRPr="00C20AEF" w:rsidR="00416B8E" w:rsidP="00E834B8" w:rsidRDefault="00416B8E" w14:paraId="4B21AE72" w14:textId="06CB5BD6">
      <w:pPr>
        <w:pStyle w:val="Anforderungstext"/>
        <w:numPr>
          <w:ilvl w:val="0"/>
          <w:numId w:val="46"/>
        </w:numPr>
      </w:pPr>
      <w:r>
        <w:t>If both location lists are filled, then the user sees masks of both processes and can switch back and forth between the processes/masks via toggle button</w:t>
      </w:r>
    </w:p>
    <w:p w:rsidRPr="00C20AEF" w:rsidR="00866336" w:rsidP="00E834B8" w:rsidRDefault="00416B8E" w14:paraId="26ECEDDB" w14:textId="461797F8">
      <w:pPr>
        <w:pStyle w:val="Anforderungstext"/>
        <w:numPr>
          <w:ilvl w:val="0"/>
          <w:numId w:val="46"/>
        </w:numPr>
      </w:pPr>
      <w:r>
        <w:t>If one of the two lists is empty, only the masks of the respective process are displayed (</w:t>
      </w:r>
      <w:proofErr w:type="spellStart"/>
      <w:r>
        <w:t>PlacesDS</w:t>
      </w:r>
      <w:proofErr w:type="spellEnd"/>
      <w:r>
        <w:t xml:space="preserve"> = </w:t>
      </w:r>
      <w:proofErr w:type="spellStart"/>
      <w:r>
        <w:t>DeadStock</w:t>
      </w:r>
      <w:proofErr w:type="spellEnd"/>
      <w:r>
        <w:t xml:space="preserve"> process, PlacesD2D = D2D process). The toggle button for switching between processes is not visible</w:t>
      </w:r>
    </w:p>
    <w:p w:rsidRPr="00C20AEF" w:rsidR="001F2AFF" w:rsidP="00E834B8" w:rsidRDefault="001F2AFF" w14:paraId="122DCD7A" w14:textId="191AD553">
      <w:pPr>
        <w:pStyle w:val="Anforderungstext"/>
        <w:numPr>
          <w:ilvl w:val="0"/>
          <w:numId w:val="46"/>
        </w:numPr>
      </w:pPr>
      <w:r>
        <w:lastRenderedPageBreak/>
        <w:t>In the D2D parts search, the "LC Region" search option is only available for users of the Market Controller and Admin Controller roles</w:t>
      </w:r>
    </w:p>
    <w:p w:rsidRPr="00C20AEF" w:rsidR="00901D4C" w:rsidP="00901D4C" w:rsidRDefault="00901D4C" w14:paraId="1AE0D4C6" w14:textId="7880FBC2">
      <w:pPr>
        <w:pStyle w:val="Anforderungsnummer"/>
      </w:pPr>
      <w:r>
        <w:t>Requirement: FKT-RIGHTS-27</w:t>
      </w:r>
    </w:p>
    <w:p w:rsidRPr="00C20AEF" w:rsidR="00866336" w:rsidP="00866336" w:rsidRDefault="00866336" w14:paraId="6A6D9F15" w14:textId="52F8DD9F">
      <w:pPr>
        <w:pStyle w:val="Anforderungstext"/>
      </w:pPr>
      <w:r>
        <w:t>The following applies to the order overview:</w:t>
      </w:r>
    </w:p>
    <w:p w:rsidRPr="00C20AEF" w:rsidR="00866336" w:rsidP="00E834B8" w:rsidRDefault="00901D4C" w14:paraId="0A7CCF22" w14:textId="602BBAF2">
      <w:pPr>
        <w:pStyle w:val="Anforderungstext"/>
        <w:numPr>
          <w:ilvl w:val="0"/>
          <w:numId w:val="46"/>
        </w:numPr>
      </w:pPr>
      <w:r>
        <w:t xml:space="preserve">Only if the PlacesD2D list is filled, the user will also see the new columns for the D2D process in the tables. </w:t>
      </w:r>
    </w:p>
    <w:p w:rsidRPr="00C20AEF" w:rsidR="00866336" w:rsidP="00E834B8" w:rsidRDefault="00866336" w14:paraId="438380B1" w14:textId="4BFF1977">
      <w:pPr>
        <w:pStyle w:val="Anforderungstext"/>
        <w:numPr>
          <w:ilvl w:val="0"/>
          <w:numId w:val="46"/>
        </w:numPr>
      </w:pPr>
      <w:r>
        <w:t>The "Process" column is only visible if both locations lists are filled.</w:t>
      </w:r>
    </w:p>
    <w:p w:rsidRPr="00C20AEF" w:rsidR="004116B3" w:rsidP="00E834B8" w:rsidRDefault="004116B3" w14:paraId="1480DB13" w14:textId="55342E79">
      <w:pPr>
        <w:pStyle w:val="Anforderungstext"/>
        <w:numPr>
          <w:ilvl w:val="0"/>
          <w:numId w:val="46"/>
        </w:numPr>
      </w:pPr>
      <w:r>
        <w:t>The filter for the process (</w:t>
      </w:r>
      <w:proofErr w:type="spellStart"/>
      <w:r>
        <w:t>DeadStock</w:t>
      </w:r>
      <w:proofErr w:type="spellEnd"/>
      <w:r>
        <w:t>/D2D) is only visible if both locations lists are filled.</w:t>
      </w:r>
    </w:p>
    <w:p w:rsidRPr="00C20AEF" w:rsidR="00C7629E" w:rsidP="00E834B8" w:rsidRDefault="00C7629E" w14:paraId="4DE7C38E" w14:textId="29DF01D6">
      <w:pPr>
        <w:pStyle w:val="Anforderungstext"/>
        <w:numPr>
          <w:ilvl w:val="0"/>
          <w:numId w:val="46"/>
        </w:numPr>
      </w:pPr>
      <w:r>
        <w:t>The "BEFORE order" button is visible only if the Places list PlacesD2D is filled.</w:t>
      </w:r>
    </w:p>
    <w:p w:rsidRPr="00C20AEF" w:rsidR="002C6198" w:rsidP="002C6198" w:rsidRDefault="002C6198" w14:paraId="6D85CAF6" w14:textId="67DCCD97">
      <w:pPr>
        <w:pStyle w:val="Anforderungsnummer"/>
      </w:pPr>
      <w:r>
        <w:t>Requirement: FKT-RIGHTS-28</w:t>
      </w:r>
    </w:p>
    <w:p w:rsidRPr="00C20AEF" w:rsidR="002C6198" w:rsidP="007541CB" w:rsidRDefault="007541CB" w14:paraId="217DADEB" w14:textId="3554FEA9">
      <w:pPr>
        <w:pStyle w:val="Anforderungstext"/>
      </w:pPr>
      <w:r>
        <w:t xml:space="preserve">The Shopping Cart tab is only visible when the Places </w:t>
      </w:r>
      <w:proofErr w:type="spellStart"/>
      <w:r>
        <w:t>listDS</w:t>
      </w:r>
      <w:proofErr w:type="spellEnd"/>
      <w:r>
        <w:t xml:space="preserve"> is filled.</w:t>
      </w:r>
    </w:p>
    <w:p w:rsidRPr="00C20AEF" w:rsidR="008B5B0E" w:rsidP="008B5B0E" w:rsidRDefault="008B5B0E" w14:paraId="4325DF01" w14:textId="7947D2F2">
      <w:pPr>
        <w:pStyle w:val="Anforderungsnummer"/>
      </w:pPr>
      <w:r>
        <w:t>Requirement: FKT-RIGHTS-33</w:t>
      </w:r>
    </w:p>
    <w:p w:rsidRPr="00C20AEF" w:rsidR="008B5B0E" w:rsidP="008532A8" w:rsidRDefault="008B5B0E" w14:paraId="076BD6BE" w14:textId="0C294B40">
      <w:pPr>
        <w:pStyle w:val="Anforderungstext"/>
      </w:pPr>
      <w:r>
        <w:t>The following applies to the home page: The "</w:t>
      </w:r>
      <w:proofErr w:type="spellStart"/>
      <w:r>
        <w:t>DeadStock</w:t>
      </w:r>
      <w:proofErr w:type="spellEnd"/>
      <w:r>
        <w:t xml:space="preserve"> assortment information" area is only visible if the user is authorized for </w:t>
      </w:r>
      <w:proofErr w:type="spellStart"/>
      <w:r>
        <w:t>DeadStock</w:t>
      </w:r>
      <w:proofErr w:type="spellEnd"/>
      <w:r>
        <w:t xml:space="preserve"> for the selected operation.</w:t>
      </w:r>
    </w:p>
    <w:p w:rsidRPr="00C20AEF" w:rsidR="00DF3557" w:rsidP="00DF3557" w:rsidRDefault="00DF3557" w14:paraId="3D4DCA29" w14:textId="6C6506DF">
      <w:pPr>
        <w:pStyle w:val="Anforderungsnummer"/>
      </w:pPr>
      <w:r>
        <w:t>Requirement: FKT-RIGHTS-34</w:t>
      </w:r>
    </w:p>
    <w:p w:rsidRPr="00C20AEF" w:rsidR="00DF3557" w:rsidP="00DF3557" w:rsidRDefault="00DF3557" w14:paraId="4B64FD23" w14:textId="77777777">
      <w:pPr>
        <w:pStyle w:val="Anforderungstext"/>
      </w:pPr>
      <w:r>
        <w:t xml:space="preserve">The following applies to the display of statistics: </w:t>
      </w:r>
    </w:p>
    <w:p w:rsidRPr="00C20AEF" w:rsidR="00DF3557" w:rsidP="00E834B8" w:rsidRDefault="00DF3557" w14:paraId="27387E30" w14:textId="393ED198">
      <w:pPr>
        <w:pStyle w:val="Anforderungstext"/>
        <w:numPr>
          <w:ilvl w:val="0"/>
          <w:numId w:val="64"/>
        </w:numPr>
      </w:pPr>
      <w:r>
        <w:t>The "</w:t>
      </w:r>
      <w:proofErr w:type="spellStart"/>
      <w:r>
        <w:t>DeadStock</w:t>
      </w:r>
      <w:proofErr w:type="spellEnd"/>
      <w:r>
        <w:t xml:space="preserve">" area is only visible if the user is authorized for </w:t>
      </w:r>
      <w:proofErr w:type="spellStart"/>
      <w:r>
        <w:t>DeadStock</w:t>
      </w:r>
      <w:proofErr w:type="spellEnd"/>
      <w:r>
        <w:t xml:space="preserve"> for the selected operation</w:t>
      </w:r>
    </w:p>
    <w:p w:rsidRPr="00C20AEF" w:rsidR="009A5032" w:rsidP="00A97600" w:rsidRDefault="009A5032" w14:paraId="0A27E682" w14:textId="3E9BFFB8">
      <w:pPr>
        <w:pStyle w:val="Anforderungstext"/>
        <w:numPr>
          <w:ilvl w:val="0"/>
          <w:numId w:val="64"/>
        </w:numPr>
      </w:pPr>
      <w:r>
        <w:t>The "D2D" area is only visible if the user is authorized for D2D for the selected operation</w:t>
      </w:r>
    </w:p>
    <w:p w:rsidRPr="00C20AEF" w:rsidR="00CD4303" w:rsidP="00CD4303" w:rsidRDefault="00CD4303" w14:paraId="0E26780B" w14:textId="58514C28">
      <w:pPr>
        <w:pStyle w:val="Anforderungsnummer"/>
      </w:pPr>
      <w:r>
        <w:rPr>
          <w:highlight w:val="magenta"/>
        </w:rPr>
        <w:t>Requirement: FKT-RIGHTS-38</w:t>
      </w:r>
    </w:p>
    <w:p w:rsidRPr="00C20AEF" w:rsidR="00CD4303" w:rsidP="00CD4303" w:rsidRDefault="00CD4303" w14:paraId="74D7EB07" w14:textId="5B3E6CBC">
      <w:pPr>
        <w:pStyle w:val="Anforderungstext"/>
      </w:pPr>
      <w:r>
        <w:t xml:space="preserve">The following applies to the display of settings - STOX part scope and discount group matrix: </w:t>
      </w:r>
    </w:p>
    <w:p w:rsidRPr="00C20AEF" w:rsidR="00CD4303" w:rsidP="00CD4303" w:rsidRDefault="00CD4303" w14:paraId="1A6062C2" w14:textId="115C6FBB">
      <w:pPr>
        <w:pStyle w:val="Anforderungstext"/>
        <w:numPr>
          <w:ilvl w:val="0"/>
          <w:numId w:val="64"/>
        </w:numPr>
      </w:pPr>
      <w:r>
        <w:t xml:space="preserve">The areas relevant for </w:t>
      </w:r>
      <w:proofErr w:type="spellStart"/>
      <w:r>
        <w:t>DeadStock</w:t>
      </w:r>
      <w:proofErr w:type="spellEnd"/>
      <w:r>
        <w:t xml:space="preserve"> are only displayed if the user is authorized for </w:t>
      </w:r>
      <w:proofErr w:type="spellStart"/>
      <w:r>
        <w:t>DeadStock</w:t>
      </w:r>
      <w:proofErr w:type="spellEnd"/>
      <w:r>
        <w:t xml:space="preserve"> for the selected operation (cluster definition, value and price criteria)</w:t>
      </w:r>
    </w:p>
    <w:p w:rsidRPr="00C20AEF" w:rsidR="00CD4303" w:rsidP="00CD4303" w:rsidRDefault="00CD4303" w14:paraId="01AE1349" w14:textId="6BB59DA7">
      <w:pPr>
        <w:pStyle w:val="Anforderungstext"/>
        <w:numPr>
          <w:ilvl w:val="0"/>
          <w:numId w:val="64"/>
        </w:numPr>
      </w:pPr>
      <w:r>
        <w:t>The "Handling margin" area relevant for D2D is only visible if the user is authorized for D2D for the selected operation</w:t>
      </w:r>
    </w:p>
    <w:p w:rsidRPr="00C20AEF" w:rsidR="0006215B" w:rsidP="00CD4303" w:rsidRDefault="0006215B" w14:paraId="316E04B5" w14:textId="57246988">
      <w:pPr>
        <w:pStyle w:val="Anforderungstext"/>
        <w:numPr>
          <w:ilvl w:val="0"/>
          <w:numId w:val="64"/>
        </w:numPr>
      </w:pPr>
      <w:r>
        <w:t>The SA2 selection and price selection areas are always visible</w:t>
      </w:r>
    </w:p>
    <w:p w:rsidRPr="00C20AEF" w:rsidR="00C62966" w:rsidP="00C62966" w:rsidRDefault="00C62966" w14:paraId="77E4BD43" w14:textId="40358A4F">
      <w:pPr>
        <w:pStyle w:val="Anforderungsnummer"/>
      </w:pPr>
      <w:r>
        <w:t>Requirement: FKT-RIGHTS-29</w:t>
      </w:r>
    </w:p>
    <w:p w:rsidRPr="00C20AEF" w:rsidR="00C62966" w:rsidP="00C62966" w:rsidRDefault="00C62966" w14:paraId="1D3DB69E" w14:textId="3EEE2B9C">
      <w:pPr>
        <w:pStyle w:val="Anforderungstext"/>
      </w:pPr>
      <w:r>
        <w:t xml:space="preserve">Only the LBPS roles System Administrator and Super Administrator are allowed to assign the roles STOX Market Controller and STOX Admin Controller. Users of the LBPS Market Admin role may only assign the Retailer and </w:t>
      </w:r>
      <w:proofErr w:type="spellStart"/>
      <w:r>
        <w:t>RetailerAdmin</w:t>
      </w:r>
      <w:proofErr w:type="spellEnd"/>
      <w:r>
        <w:t xml:space="preserve"> roles. For this purpose, the corresponding users of the role </w:t>
      </w:r>
      <w:proofErr w:type="spellStart"/>
      <w:r>
        <w:t>Marktadmin</w:t>
      </w:r>
      <w:proofErr w:type="spellEnd"/>
      <w:r>
        <w:t xml:space="preserve"> are cleaned up once with the release deployment. In the future, this rule must be taken into account organizationally when creating users.</w:t>
      </w:r>
    </w:p>
    <w:p w:rsidRPr="00C20AEF" w:rsidR="00F85BF8" w:rsidP="00F85BF8" w:rsidRDefault="00F85BF8" w14:paraId="72688143" w14:textId="7B2EB523">
      <w:pPr>
        <w:pStyle w:val="Anforderungsnummer"/>
      </w:pPr>
      <w:r>
        <w:t>Requirement: FKT-RIGHTS-30</w:t>
      </w:r>
    </w:p>
    <w:p w:rsidRPr="00C20AEF" w:rsidR="00F85BF8" w:rsidP="00F85BF8" w:rsidRDefault="00F85BF8" w14:paraId="2E33CB5F" w14:textId="07168F21">
      <w:pPr>
        <w:pStyle w:val="Anforderungstext"/>
      </w:pPr>
      <w:r>
        <w:t xml:space="preserve">A new resource "Search_D2D (SEARCH_D2D)" is added. It is necessary because the Admin Controller role has read-only rights in the D2D process, but also change rights (create orders) in the </w:t>
      </w:r>
      <w:proofErr w:type="spellStart"/>
      <w:r>
        <w:t>DeadStock</w:t>
      </w:r>
      <w:proofErr w:type="spellEnd"/>
      <w:r>
        <w:t xml:space="preserve"> process.</w:t>
      </w:r>
    </w:p>
    <w:p w:rsidRPr="00C20AEF" w:rsidR="00BC6C89" w:rsidP="00BC6C89" w:rsidRDefault="00BC6C89" w14:paraId="641120E5" w14:textId="60C56086">
      <w:pPr>
        <w:pStyle w:val="Anforderungsnummer"/>
      </w:pPr>
      <w:r>
        <w:t>Requirement: FKT-RIGHTS-31</w:t>
      </w:r>
    </w:p>
    <w:p w:rsidRPr="00C20AEF" w:rsidR="00BC6C89" w:rsidP="00BC6C89" w:rsidRDefault="00BC6C89" w14:paraId="4D7A335C" w14:textId="41461859">
      <w:pPr>
        <w:pStyle w:val="Anforderungstext"/>
      </w:pPr>
      <w:r>
        <w:t>A new resource "</w:t>
      </w:r>
      <w:proofErr w:type="spellStart"/>
      <w:r>
        <w:t>HandlingMargin</w:t>
      </w:r>
      <w:proofErr w:type="spellEnd"/>
      <w:r>
        <w:t xml:space="preserve"> (HM)" is added. Only the </w:t>
      </w:r>
      <w:proofErr w:type="spellStart"/>
      <w:r>
        <w:t>RetailerAdmin</w:t>
      </w:r>
      <w:proofErr w:type="spellEnd"/>
      <w:r>
        <w:t xml:space="preserve"> role is allowed to maintain the handling margin. </w:t>
      </w:r>
    </w:p>
    <w:p w:rsidRPr="00C20AEF" w:rsidR="006D68DE" w:rsidP="006D68DE" w:rsidRDefault="006D68DE" w14:paraId="0EB3003D" w14:textId="2CC4F02C">
      <w:pPr>
        <w:pStyle w:val="Anforderungsnummer"/>
      </w:pPr>
      <w:r>
        <w:t>Requirement: FKT-RIGHTS-32</w:t>
      </w:r>
    </w:p>
    <w:p w:rsidRPr="00C20AEF" w:rsidR="006D68DE" w:rsidP="006D68DE" w:rsidRDefault="006D68DE" w14:paraId="6C29F469" w14:textId="1AC875C7">
      <w:pPr>
        <w:pStyle w:val="Anforderungstext"/>
      </w:pPr>
      <w:r>
        <w:t>Due to these requirements, the following changes result for the authorization excel and the resulting entries in the rights database:</w:t>
      </w:r>
    </w:p>
    <w:p w:rsidRPr="00C20AEF" w:rsidR="0070092B" w:rsidP="0070092B" w:rsidRDefault="0070092B" w14:paraId="175B16CE" w14:textId="77777777"/>
    <w:tbl>
      <w:tblPr>
        <w:tblStyle w:val="TabelleFusszeile"/>
        <w:tblW w:w="10080" w:type="dxa"/>
        <w:tblLook w:val="04A0" w:firstRow="1" w:lastRow="0" w:firstColumn="1" w:lastColumn="0" w:noHBand="0" w:noVBand="1"/>
      </w:tblPr>
      <w:tblGrid>
        <w:gridCol w:w="5116"/>
        <w:gridCol w:w="1270"/>
        <w:gridCol w:w="1225"/>
        <w:gridCol w:w="1199"/>
        <w:gridCol w:w="1270"/>
      </w:tblGrid>
      <w:tr w:rsidRPr="00C20AEF" w:rsidR="006D68DE" w:rsidTr="006D68DE" w14:paraId="3F3B6091" w14:textId="77777777">
        <w:trPr>
          <w:trHeight w:val="420"/>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207D4579" w14:textId="77777777">
            <w:pPr>
              <w:rPr>
                <w:rFonts w:eastAsia="Times New Roman" w:cs="Arial"/>
                <w:b/>
                <w:bCs/>
                <w:sz w:val="32"/>
                <w:szCs w:val="32"/>
              </w:rPr>
            </w:pPr>
            <w:r>
              <w:rPr>
                <w:b/>
                <w:sz w:val="32"/>
              </w:rPr>
              <w:lastRenderedPageBreak/>
              <w:t>#Applications: STOX</w:t>
            </w:r>
          </w:p>
        </w:tc>
        <w:tc>
          <w:tcPr>
            <w:tcW w:w="1270" w:type="dxa"/>
            <w:noWrap/>
            <w:hideMark/>
          </w:tcPr>
          <w:p w:rsidRPr="00C20AEF" w:rsidR="006D68DE" w:rsidP="006D68DE" w:rsidRDefault="006D68DE" w14:paraId="00DEFCFE" w14:textId="77777777">
            <w:pPr>
              <w:cnfStyle w:val="000000000000" w:firstRow="0" w:lastRow="0" w:firstColumn="0" w:lastColumn="0" w:oddVBand="0" w:evenVBand="0" w:oddHBand="0" w:evenHBand="0" w:firstRowFirstColumn="0" w:firstRowLastColumn="0" w:lastRowFirstColumn="0" w:lastRowLastColumn="0"/>
              <w:rPr>
                <w:rFonts w:eastAsia="Times New Roman" w:cs="Arial"/>
                <w:b/>
                <w:bCs/>
                <w:sz w:val="32"/>
                <w:szCs w:val="32"/>
              </w:rPr>
            </w:pPr>
          </w:p>
        </w:tc>
        <w:tc>
          <w:tcPr>
            <w:tcW w:w="1225" w:type="dxa"/>
            <w:noWrap/>
            <w:hideMark/>
          </w:tcPr>
          <w:p w:rsidRPr="00C20AEF" w:rsidR="006D68DE" w:rsidP="006D68DE" w:rsidRDefault="006D68DE" w14:paraId="059C3B13"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hideMark/>
          </w:tcPr>
          <w:p w:rsidRPr="00C20AEF" w:rsidR="006D68DE" w:rsidP="006D68DE" w:rsidRDefault="006D68DE" w14:paraId="5592EE1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C20AEF" w:rsidR="006D68DE" w:rsidP="006D68DE" w:rsidRDefault="006D68DE" w14:paraId="00C5CC4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C20AEF" w:rsidR="006D68DE" w:rsidTr="006D68DE" w14:paraId="50DF3A9B" w14:textId="77777777">
        <w:trPr>
          <w:trHeight w:val="450"/>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63F4762A" w14:textId="77777777">
            <w:pPr>
              <w:rPr>
                <w:rFonts w:eastAsia="Times New Roman" w:cs="Arial"/>
                <w:sz w:val="16"/>
                <w:szCs w:val="16"/>
              </w:rPr>
            </w:pPr>
            <w:r>
              <w:rPr>
                <w:sz w:val="16"/>
              </w:rPr>
              <w:t> </w:t>
            </w:r>
          </w:p>
        </w:tc>
        <w:tc>
          <w:tcPr>
            <w:tcW w:w="1270" w:type="dxa"/>
            <w:hideMark/>
          </w:tcPr>
          <w:p w:rsidRPr="00C20AEF" w:rsidR="006D68DE" w:rsidP="006D68DE" w:rsidRDefault="006D68DE" w14:paraId="3466063F"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6"/>
                <w:szCs w:val="16"/>
              </w:rPr>
            </w:pPr>
            <w:proofErr w:type="spellStart"/>
            <w:r>
              <w:rPr>
                <w:b/>
                <w:sz w:val="16"/>
              </w:rPr>
              <w:t>RetailerDefault</w:t>
            </w:r>
            <w:proofErr w:type="spellEnd"/>
          </w:p>
        </w:tc>
        <w:tc>
          <w:tcPr>
            <w:tcW w:w="1225" w:type="dxa"/>
            <w:hideMark/>
          </w:tcPr>
          <w:p w:rsidRPr="00C20AEF" w:rsidR="006D68DE" w:rsidP="006D68DE" w:rsidRDefault="006D68DE" w14:paraId="490A6252"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6"/>
                <w:szCs w:val="16"/>
              </w:rPr>
            </w:pPr>
            <w:proofErr w:type="spellStart"/>
            <w:r>
              <w:rPr>
                <w:b/>
                <w:sz w:val="16"/>
              </w:rPr>
              <w:t>RetailerAdmin</w:t>
            </w:r>
            <w:proofErr w:type="spellEnd"/>
          </w:p>
        </w:tc>
        <w:tc>
          <w:tcPr>
            <w:tcW w:w="1199" w:type="dxa"/>
            <w:hideMark/>
          </w:tcPr>
          <w:p w:rsidRPr="00C20AEF" w:rsidR="006D68DE" w:rsidP="006D68DE" w:rsidRDefault="006D68DE" w14:paraId="2E6ACFE9"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6"/>
                <w:szCs w:val="16"/>
              </w:rPr>
            </w:pPr>
            <w:r>
              <w:rPr>
                <w:b/>
                <w:sz w:val="16"/>
              </w:rPr>
              <w:t>Market controller</w:t>
            </w:r>
          </w:p>
        </w:tc>
        <w:tc>
          <w:tcPr>
            <w:tcW w:w="1270" w:type="dxa"/>
            <w:hideMark/>
          </w:tcPr>
          <w:p w:rsidRPr="00C20AEF" w:rsidR="006D68DE" w:rsidP="006D68DE" w:rsidRDefault="006D68DE" w14:paraId="52B6FB9B"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6"/>
                <w:szCs w:val="16"/>
              </w:rPr>
            </w:pPr>
            <w:r>
              <w:rPr>
                <w:b/>
                <w:sz w:val="16"/>
              </w:rPr>
              <w:t>Admin Controller</w:t>
            </w:r>
          </w:p>
        </w:tc>
      </w:tr>
      <w:tr w:rsidRPr="00C20AEF" w:rsidR="006D68DE" w:rsidTr="006D68DE" w14:paraId="53B2C538"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hideMark/>
          </w:tcPr>
          <w:p w:rsidRPr="00C20AEF" w:rsidR="006D68DE" w:rsidP="006D68DE" w:rsidRDefault="006D68DE" w14:paraId="1ED82939" w14:textId="77777777">
            <w:pPr>
              <w:rPr>
                <w:rFonts w:eastAsia="Times New Roman" w:cs="Arial"/>
                <w:b/>
                <w:bCs/>
                <w:sz w:val="16"/>
                <w:szCs w:val="16"/>
              </w:rPr>
            </w:pPr>
            <w:r>
              <w:rPr>
                <w:b/>
                <w:sz w:val="16"/>
              </w:rPr>
              <w:t>STOX (SX)</w:t>
            </w:r>
          </w:p>
        </w:tc>
        <w:tc>
          <w:tcPr>
            <w:tcW w:w="1270" w:type="dxa"/>
            <w:noWrap/>
            <w:hideMark/>
          </w:tcPr>
          <w:p w:rsidRPr="00C20AEF" w:rsidR="006D68DE" w:rsidP="006D68DE" w:rsidRDefault="006D68DE" w14:paraId="65B22C2C"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6"/>
                <w:szCs w:val="16"/>
              </w:rPr>
            </w:pPr>
            <w:r>
              <w:rPr>
                <w:b/>
                <w:sz w:val="16"/>
              </w:rPr>
              <w:t> </w:t>
            </w:r>
          </w:p>
        </w:tc>
        <w:tc>
          <w:tcPr>
            <w:tcW w:w="1225" w:type="dxa"/>
            <w:noWrap/>
            <w:hideMark/>
          </w:tcPr>
          <w:p w:rsidRPr="00C20AEF" w:rsidR="006D68DE" w:rsidP="006D68DE" w:rsidRDefault="006D68DE" w14:paraId="7F558439"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6"/>
                <w:szCs w:val="16"/>
              </w:rPr>
            </w:pPr>
            <w:r>
              <w:rPr>
                <w:b/>
                <w:sz w:val="16"/>
              </w:rPr>
              <w:t> </w:t>
            </w:r>
          </w:p>
        </w:tc>
        <w:tc>
          <w:tcPr>
            <w:tcW w:w="1199" w:type="dxa"/>
            <w:noWrap/>
            <w:hideMark/>
          </w:tcPr>
          <w:p w:rsidRPr="00C20AEF" w:rsidR="006D68DE" w:rsidP="006D68DE" w:rsidRDefault="006D68DE" w14:paraId="0EBE82A9"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6"/>
                <w:szCs w:val="16"/>
              </w:rPr>
            </w:pPr>
            <w:r>
              <w:rPr>
                <w:b/>
                <w:sz w:val="16"/>
              </w:rPr>
              <w:t> </w:t>
            </w:r>
          </w:p>
        </w:tc>
        <w:tc>
          <w:tcPr>
            <w:tcW w:w="1270" w:type="dxa"/>
            <w:noWrap/>
            <w:hideMark/>
          </w:tcPr>
          <w:p w:rsidRPr="00C20AEF" w:rsidR="006D68DE" w:rsidP="006D68DE" w:rsidRDefault="006D68DE" w14:paraId="3DA73BED"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16"/>
                <w:szCs w:val="16"/>
              </w:rPr>
            </w:pPr>
            <w:r>
              <w:rPr>
                <w:b/>
                <w:sz w:val="16"/>
              </w:rPr>
              <w:t> </w:t>
            </w:r>
          </w:p>
        </w:tc>
      </w:tr>
      <w:tr w:rsidRPr="00C20AEF" w:rsidR="006D68DE" w:rsidTr="006D68DE" w14:paraId="5222BBC6"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0C44D22F" w14:textId="77777777">
            <w:pPr>
              <w:rPr>
                <w:rFonts w:eastAsia="Times New Roman" w:cs="Arial"/>
                <w:sz w:val="16"/>
                <w:szCs w:val="16"/>
              </w:rPr>
            </w:pPr>
            <w:r>
              <w:rPr>
                <w:sz w:val="16"/>
              </w:rPr>
              <w:t xml:space="preserve">   - Start (START)</w:t>
            </w:r>
          </w:p>
        </w:tc>
        <w:tc>
          <w:tcPr>
            <w:tcW w:w="1270" w:type="dxa"/>
            <w:noWrap/>
            <w:hideMark/>
          </w:tcPr>
          <w:p w:rsidRPr="00C20AEF" w:rsidR="006D68DE" w:rsidP="006D68DE" w:rsidRDefault="006D68DE" w14:paraId="47400A93" w14:textId="05C68B8C">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225" w:type="dxa"/>
            <w:noWrap/>
            <w:hideMark/>
          </w:tcPr>
          <w:p w:rsidRPr="00C20AEF" w:rsidR="006D68DE" w:rsidP="006D68DE" w:rsidRDefault="006D68DE" w14:paraId="7EE27766" w14:textId="5DF7CFC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199" w:type="dxa"/>
            <w:noWrap/>
            <w:hideMark/>
          </w:tcPr>
          <w:p w:rsidRPr="00C20AEF" w:rsidR="006D68DE" w:rsidP="006D68DE" w:rsidRDefault="006D68DE" w14:paraId="510B87A1" w14:textId="06E9E2DA">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270" w:type="dxa"/>
            <w:noWrap/>
            <w:hideMark/>
          </w:tcPr>
          <w:p w:rsidRPr="00C20AEF" w:rsidR="006D68DE" w:rsidP="006D68DE" w:rsidRDefault="006D68DE" w14:paraId="425F03D4"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w:t>
            </w:r>
          </w:p>
        </w:tc>
      </w:tr>
      <w:tr w:rsidRPr="00C20AEF" w:rsidR="006D68DE" w:rsidTr="006D68DE" w14:paraId="4D6D70B9"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198A7A04" w14:textId="77777777">
            <w:pPr>
              <w:rPr>
                <w:rFonts w:eastAsia="Times New Roman" w:cs="Arial"/>
                <w:sz w:val="16"/>
                <w:szCs w:val="16"/>
              </w:rPr>
            </w:pPr>
            <w:r>
              <w:rPr>
                <w:sz w:val="16"/>
              </w:rPr>
              <w:t xml:space="preserve">   - </w:t>
            </w:r>
            <w:proofErr w:type="spellStart"/>
            <w:r>
              <w:rPr>
                <w:sz w:val="16"/>
              </w:rPr>
              <w:t>Orderoverview</w:t>
            </w:r>
            <w:proofErr w:type="spellEnd"/>
            <w:r>
              <w:rPr>
                <w:sz w:val="16"/>
              </w:rPr>
              <w:t xml:space="preserve"> (ORDERS)</w:t>
            </w:r>
          </w:p>
        </w:tc>
        <w:tc>
          <w:tcPr>
            <w:tcW w:w="1270" w:type="dxa"/>
            <w:noWrap/>
            <w:hideMark/>
          </w:tcPr>
          <w:p w:rsidRPr="00C20AEF" w:rsidR="006D68DE" w:rsidP="006D68DE" w:rsidRDefault="006D68DE" w14:paraId="7077B22F" w14:textId="293D40F9">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 (DS), Ä (D2D)</w:t>
            </w:r>
          </w:p>
        </w:tc>
        <w:tc>
          <w:tcPr>
            <w:tcW w:w="1225" w:type="dxa"/>
            <w:noWrap/>
            <w:hideMark/>
          </w:tcPr>
          <w:p w:rsidRPr="00C20AEF" w:rsidR="006D68DE" w:rsidP="006D68DE" w:rsidRDefault="00F85BF8" w14:paraId="3AFBA0E6" w14:textId="5F5563CD">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 (DS), Ä (D2D)</w:t>
            </w:r>
          </w:p>
        </w:tc>
        <w:tc>
          <w:tcPr>
            <w:tcW w:w="1199" w:type="dxa"/>
            <w:noWrap/>
            <w:hideMark/>
          </w:tcPr>
          <w:p w:rsidRPr="00C20AEF" w:rsidR="006D68DE" w:rsidP="006D68DE" w:rsidRDefault="006D68DE" w14:paraId="625859B7" w14:textId="55B08076">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270" w:type="dxa"/>
            <w:noWrap/>
            <w:hideMark/>
          </w:tcPr>
          <w:p w:rsidRPr="00C20AEF" w:rsidR="006D68DE" w:rsidP="006D68DE" w:rsidRDefault="006D68DE" w14:paraId="7276AA3A"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w:t>
            </w:r>
          </w:p>
        </w:tc>
      </w:tr>
      <w:tr w:rsidRPr="00C20AEF" w:rsidR="006D68DE" w:rsidTr="006D68DE" w14:paraId="442EE7BD"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7A8A5A92" w14:textId="77777777">
            <w:pPr>
              <w:rPr>
                <w:rFonts w:eastAsia="Times New Roman" w:cs="Arial"/>
                <w:sz w:val="16"/>
                <w:szCs w:val="16"/>
              </w:rPr>
            </w:pPr>
            <w:r>
              <w:rPr>
                <w:sz w:val="16"/>
              </w:rPr>
              <w:t xml:space="preserve">   - Search (SEARCH)</w:t>
            </w:r>
          </w:p>
        </w:tc>
        <w:tc>
          <w:tcPr>
            <w:tcW w:w="1270" w:type="dxa"/>
            <w:noWrap/>
            <w:hideMark/>
          </w:tcPr>
          <w:p w:rsidRPr="00C20AEF" w:rsidR="006D68DE" w:rsidP="006D68DE" w:rsidRDefault="006D68DE" w14:paraId="28C18C6D" w14:textId="0EC7CDFB">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 (DS)</w:t>
            </w:r>
          </w:p>
        </w:tc>
        <w:tc>
          <w:tcPr>
            <w:tcW w:w="1225" w:type="dxa"/>
            <w:noWrap/>
            <w:hideMark/>
          </w:tcPr>
          <w:p w:rsidRPr="00C20AEF" w:rsidR="006D68DE" w:rsidP="006D68DE" w:rsidRDefault="00F85BF8" w14:paraId="2434EEF7" w14:textId="189A305A">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 (DS)</w:t>
            </w:r>
          </w:p>
        </w:tc>
        <w:tc>
          <w:tcPr>
            <w:tcW w:w="1199" w:type="dxa"/>
            <w:noWrap/>
            <w:hideMark/>
          </w:tcPr>
          <w:p w:rsidRPr="00C20AEF" w:rsidR="006D68DE" w:rsidP="006D68DE" w:rsidRDefault="006D68DE" w14:paraId="1DC04A81" w14:textId="78EBEBFB">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w:t>
            </w:r>
          </w:p>
        </w:tc>
        <w:tc>
          <w:tcPr>
            <w:tcW w:w="1270" w:type="dxa"/>
            <w:noWrap/>
            <w:hideMark/>
          </w:tcPr>
          <w:p w:rsidRPr="00C20AEF" w:rsidR="006D68DE" w:rsidP="006D68DE" w:rsidRDefault="006D68DE" w14:paraId="74F7095B"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w:t>
            </w:r>
          </w:p>
        </w:tc>
      </w:tr>
      <w:tr w:rsidRPr="00C20AEF" w:rsidR="00A13DA8" w:rsidTr="006D68DE" w14:paraId="4B7B03BE"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tcPr>
          <w:p w:rsidRPr="00C20AEF" w:rsidR="00A13DA8" w:rsidP="006D68DE" w:rsidRDefault="00A13DA8" w14:paraId="689F608A" w14:textId="571DD5C4">
            <w:pPr>
              <w:rPr>
                <w:rFonts w:eastAsia="Times New Roman" w:cs="Arial"/>
                <w:sz w:val="16"/>
                <w:szCs w:val="16"/>
              </w:rPr>
            </w:pPr>
            <w:r>
              <w:rPr>
                <w:sz w:val="16"/>
              </w:rPr>
              <w:t xml:space="preserve">   - Search_D2D (SEARCH_D2D)</w:t>
            </w:r>
          </w:p>
        </w:tc>
        <w:tc>
          <w:tcPr>
            <w:tcW w:w="1270" w:type="dxa"/>
            <w:noWrap/>
          </w:tcPr>
          <w:p w:rsidRPr="00C20AEF" w:rsidR="00A13DA8" w:rsidP="006D68DE" w:rsidRDefault="00A13DA8" w14:paraId="45477F46" w14:textId="18048B24">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 (D2D)</w:t>
            </w:r>
          </w:p>
        </w:tc>
        <w:tc>
          <w:tcPr>
            <w:tcW w:w="1225" w:type="dxa"/>
            <w:noWrap/>
          </w:tcPr>
          <w:p w:rsidRPr="00C20AEF" w:rsidR="00A13DA8" w:rsidP="006D68DE" w:rsidRDefault="00A13DA8" w14:paraId="62EA84E8" w14:textId="62B66CFF">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 (D2D)</w:t>
            </w:r>
          </w:p>
        </w:tc>
        <w:tc>
          <w:tcPr>
            <w:tcW w:w="1199" w:type="dxa"/>
            <w:noWrap/>
          </w:tcPr>
          <w:p w:rsidRPr="00C20AEF" w:rsidR="00A13DA8" w:rsidP="006D68DE" w:rsidRDefault="00A13DA8" w14:paraId="59F9A85F" w14:textId="77D98214">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(D2D)</w:t>
            </w:r>
          </w:p>
        </w:tc>
        <w:tc>
          <w:tcPr>
            <w:tcW w:w="1270" w:type="dxa"/>
            <w:noWrap/>
          </w:tcPr>
          <w:p w:rsidRPr="00C20AEF" w:rsidR="00A13DA8" w:rsidP="006D68DE" w:rsidRDefault="00A13DA8" w14:paraId="59BD3A86" w14:textId="2E9E9F3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w:t>
            </w:r>
          </w:p>
        </w:tc>
      </w:tr>
      <w:tr w:rsidRPr="00C20AEF" w:rsidR="006D68DE" w:rsidTr="006D68DE" w14:paraId="225BE5C9"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567D04EA" w14:textId="77777777">
            <w:pPr>
              <w:rPr>
                <w:rFonts w:eastAsia="Times New Roman" w:cs="Arial"/>
                <w:sz w:val="16"/>
                <w:szCs w:val="16"/>
              </w:rPr>
            </w:pPr>
            <w:r>
              <w:rPr>
                <w:sz w:val="16"/>
              </w:rPr>
              <w:t xml:space="preserve">   - </w:t>
            </w:r>
            <w:proofErr w:type="spellStart"/>
            <w:r>
              <w:rPr>
                <w:sz w:val="16"/>
              </w:rPr>
              <w:t>Shoppingcart</w:t>
            </w:r>
            <w:proofErr w:type="spellEnd"/>
            <w:r>
              <w:rPr>
                <w:sz w:val="16"/>
              </w:rPr>
              <w:t xml:space="preserve"> (CART)</w:t>
            </w:r>
          </w:p>
        </w:tc>
        <w:tc>
          <w:tcPr>
            <w:tcW w:w="1270" w:type="dxa"/>
            <w:noWrap/>
            <w:hideMark/>
          </w:tcPr>
          <w:p w:rsidRPr="00C20AEF" w:rsidR="006D68DE" w:rsidP="006D68DE" w:rsidRDefault="006D68DE" w14:paraId="15327B3F" w14:textId="757C586B">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 (DS)</w:t>
            </w:r>
          </w:p>
        </w:tc>
        <w:tc>
          <w:tcPr>
            <w:tcW w:w="1225" w:type="dxa"/>
            <w:noWrap/>
            <w:hideMark/>
          </w:tcPr>
          <w:p w:rsidRPr="00C20AEF" w:rsidR="006D68DE" w:rsidP="006D68DE" w:rsidRDefault="00F85BF8" w14:paraId="4CAEEB7D" w14:textId="77B345D6">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 (DS)</w:t>
            </w:r>
          </w:p>
        </w:tc>
        <w:tc>
          <w:tcPr>
            <w:tcW w:w="1199" w:type="dxa"/>
            <w:noWrap/>
            <w:hideMark/>
          </w:tcPr>
          <w:p w:rsidRPr="00C20AEF" w:rsidR="006D68DE" w:rsidP="006D68DE" w:rsidRDefault="006D68DE" w14:paraId="6D8CFED0" w14:textId="03875528">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w:t>
            </w:r>
          </w:p>
        </w:tc>
        <w:tc>
          <w:tcPr>
            <w:tcW w:w="1270" w:type="dxa"/>
            <w:noWrap/>
            <w:hideMark/>
          </w:tcPr>
          <w:p w:rsidRPr="00C20AEF" w:rsidR="006D68DE" w:rsidP="006D68DE" w:rsidRDefault="006D68DE" w14:paraId="55185AB0"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w:t>
            </w:r>
          </w:p>
        </w:tc>
      </w:tr>
      <w:tr w:rsidRPr="00C20AEF" w:rsidR="006D68DE" w:rsidTr="006D68DE" w14:paraId="52489231"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3A8B0D50" w14:textId="77777777">
            <w:pPr>
              <w:rPr>
                <w:rFonts w:eastAsia="Times New Roman" w:cs="Arial"/>
                <w:sz w:val="16"/>
                <w:szCs w:val="16"/>
              </w:rPr>
            </w:pPr>
            <w:r>
              <w:rPr>
                <w:sz w:val="16"/>
              </w:rPr>
              <w:t xml:space="preserve">   - </w:t>
            </w:r>
            <w:proofErr w:type="spellStart"/>
            <w:r>
              <w:rPr>
                <w:sz w:val="16"/>
              </w:rPr>
              <w:t>Partmaster</w:t>
            </w:r>
            <w:proofErr w:type="spellEnd"/>
            <w:r>
              <w:rPr>
                <w:sz w:val="16"/>
              </w:rPr>
              <w:t xml:space="preserve"> (PARTS)</w:t>
            </w:r>
          </w:p>
        </w:tc>
        <w:tc>
          <w:tcPr>
            <w:tcW w:w="1270" w:type="dxa"/>
            <w:noWrap/>
            <w:hideMark/>
          </w:tcPr>
          <w:p w:rsidRPr="00C20AEF" w:rsidR="006D68DE" w:rsidP="006D68DE" w:rsidRDefault="006D68DE" w14:paraId="038A7FDF" w14:textId="671518C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225" w:type="dxa"/>
            <w:noWrap/>
            <w:hideMark/>
          </w:tcPr>
          <w:p w:rsidRPr="00C20AEF" w:rsidR="006D68DE" w:rsidP="006D68DE" w:rsidRDefault="00F85BF8" w14:paraId="73583E43" w14:textId="6C1AC49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 (DS), L (D2D)</w:t>
            </w:r>
          </w:p>
        </w:tc>
        <w:tc>
          <w:tcPr>
            <w:tcW w:w="1199" w:type="dxa"/>
            <w:noWrap/>
            <w:hideMark/>
          </w:tcPr>
          <w:p w:rsidRPr="00C20AEF" w:rsidR="006D68DE" w:rsidP="006D68DE" w:rsidRDefault="006D68DE" w14:paraId="1B598FA5" w14:textId="3DAA8C1F">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270" w:type="dxa"/>
            <w:noWrap/>
            <w:hideMark/>
          </w:tcPr>
          <w:p w:rsidRPr="00C20AEF" w:rsidR="006D68DE" w:rsidP="006D68DE" w:rsidRDefault="006D68DE" w14:paraId="55E877CB"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w:t>
            </w:r>
          </w:p>
        </w:tc>
      </w:tr>
      <w:tr w:rsidRPr="00C20AEF" w:rsidR="006D68DE" w:rsidTr="006D68DE" w14:paraId="6F5BDB44"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451D4DC6" w14:textId="77777777">
            <w:pPr>
              <w:rPr>
                <w:rFonts w:eastAsia="Times New Roman" w:cs="Arial"/>
                <w:sz w:val="16"/>
                <w:szCs w:val="16"/>
              </w:rPr>
            </w:pPr>
            <w:r>
              <w:rPr>
                <w:sz w:val="16"/>
              </w:rPr>
              <w:t xml:space="preserve">   - </w:t>
            </w:r>
            <w:proofErr w:type="spellStart"/>
            <w:r>
              <w:rPr>
                <w:sz w:val="16"/>
              </w:rPr>
              <w:t>Dealermasterdata</w:t>
            </w:r>
            <w:proofErr w:type="spellEnd"/>
            <w:r>
              <w:rPr>
                <w:sz w:val="16"/>
              </w:rPr>
              <w:t xml:space="preserve"> (DMD)</w:t>
            </w:r>
          </w:p>
        </w:tc>
        <w:tc>
          <w:tcPr>
            <w:tcW w:w="1270" w:type="dxa"/>
            <w:noWrap/>
            <w:hideMark/>
          </w:tcPr>
          <w:p w:rsidRPr="00C20AEF" w:rsidR="006D68DE" w:rsidP="006D68DE" w:rsidRDefault="006D68DE" w14:paraId="103D74F5"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w:t>
            </w:r>
          </w:p>
        </w:tc>
        <w:tc>
          <w:tcPr>
            <w:tcW w:w="1225" w:type="dxa"/>
            <w:noWrap/>
            <w:hideMark/>
          </w:tcPr>
          <w:p w:rsidRPr="00C20AEF" w:rsidR="006D68DE" w:rsidP="006D68DE" w:rsidRDefault="006D68DE" w14:paraId="20BC8E2F"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w:t>
            </w:r>
          </w:p>
        </w:tc>
        <w:tc>
          <w:tcPr>
            <w:tcW w:w="1199" w:type="dxa"/>
            <w:noWrap/>
            <w:hideMark/>
          </w:tcPr>
          <w:p w:rsidRPr="00C20AEF" w:rsidR="006D68DE" w:rsidP="006D68DE" w:rsidRDefault="006D68DE" w14:paraId="7CA756DF"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w:t>
            </w:r>
          </w:p>
        </w:tc>
        <w:tc>
          <w:tcPr>
            <w:tcW w:w="1270" w:type="dxa"/>
            <w:noWrap/>
            <w:hideMark/>
          </w:tcPr>
          <w:p w:rsidRPr="00C20AEF" w:rsidR="006D68DE" w:rsidP="006D68DE" w:rsidRDefault="006D68DE" w14:paraId="3ABC92E3"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w:t>
            </w:r>
          </w:p>
        </w:tc>
      </w:tr>
      <w:tr w:rsidRPr="00C20AEF" w:rsidR="006D68DE" w:rsidTr="006D68DE" w14:paraId="68F77CFC"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31F7A083" w14:textId="77777777">
            <w:pPr>
              <w:rPr>
                <w:rFonts w:eastAsia="Times New Roman" w:cs="Arial"/>
                <w:sz w:val="16"/>
                <w:szCs w:val="16"/>
              </w:rPr>
            </w:pPr>
            <w:r>
              <w:rPr>
                <w:sz w:val="16"/>
              </w:rPr>
              <w:t xml:space="preserve">        + </w:t>
            </w:r>
            <w:proofErr w:type="spellStart"/>
            <w:r>
              <w:rPr>
                <w:sz w:val="16"/>
              </w:rPr>
              <w:t>ActivateStoxDealer</w:t>
            </w:r>
            <w:proofErr w:type="spellEnd"/>
            <w:r>
              <w:rPr>
                <w:sz w:val="16"/>
              </w:rPr>
              <w:t xml:space="preserve"> (ASXD)</w:t>
            </w:r>
          </w:p>
        </w:tc>
        <w:tc>
          <w:tcPr>
            <w:tcW w:w="1270" w:type="dxa"/>
            <w:noWrap/>
            <w:hideMark/>
          </w:tcPr>
          <w:p w:rsidRPr="00C20AEF" w:rsidR="006D68DE" w:rsidP="006D68DE" w:rsidRDefault="006D68DE" w14:paraId="03D58F25"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 </w:t>
            </w:r>
          </w:p>
        </w:tc>
        <w:tc>
          <w:tcPr>
            <w:tcW w:w="1225" w:type="dxa"/>
            <w:noWrap/>
            <w:hideMark/>
          </w:tcPr>
          <w:p w:rsidRPr="00C20AEF" w:rsidR="006D68DE" w:rsidP="006D68DE" w:rsidRDefault="006D68DE" w14:paraId="32E131D8"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 </w:t>
            </w:r>
          </w:p>
        </w:tc>
        <w:tc>
          <w:tcPr>
            <w:tcW w:w="1199" w:type="dxa"/>
            <w:noWrap/>
            <w:hideMark/>
          </w:tcPr>
          <w:p w:rsidRPr="00C20AEF" w:rsidR="006D68DE" w:rsidP="006D68DE" w:rsidRDefault="006D68DE" w14:paraId="0441F62D"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 </w:t>
            </w:r>
          </w:p>
        </w:tc>
        <w:tc>
          <w:tcPr>
            <w:tcW w:w="1270" w:type="dxa"/>
            <w:noWrap/>
            <w:hideMark/>
          </w:tcPr>
          <w:p w:rsidRPr="00C20AEF" w:rsidR="006D68DE" w:rsidP="006D68DE" w:rsidRDefault="006D68DE" w14:paraId="718DD37E"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w:t>
            </w:r>
          </w:p>
        </w:tc>
      </w:tr>
      <w:tr w:rsidRPr="00C20AEF" w:rsidR="006D68DE" w:rsidTr="006D68DE" w14:paraId="4F335342"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7982C542" w14:textId="77777777">
            <w:pPr>
              <w:rPr>
                <w:rFonts w:eastAsia="Times New Roman" w:cs="Arial"/>
                <w:sz w:val="16"/>
                <w:szCs w:val="16"/>
              </w:rPr>
            </w:pPr>
            <w:r>
              <w:rPr>
                <w:sz w:val="16"/>
              </w:rPr>
              <w:t xml:space="preserve">        + </w:t>
            </w:r>
            <w:proofErr w:type="spellStart"/>
            <w:r>
              <w:rPr>
                <w:sz w:val="16"/>
              </w:rPr>
              <w:t>ContactPerson</w:t>
            </w:r>
            <w:proofErr w:type="spellEnd"/>
            <w:r>
              <w:rPr>
                <w:sz w:val="16"/>
              </w:rPr>
              <w:t xml:space="preserve"> (COPE)</w:t>
            </w:r>
          </w:p>
        </w:tc>
        <w:tc>
          <w:tcPr>
            <w:tcW w:w="1270" w:type="dxa"/>
            <w:noWrap/>
            <w:hideMark/>
          </w:tcPr>
          <w:p w:rsidRPr="00C20AEF" w:rsidR="006D68DE" w:rsidP="006D68DE" w:rsidRDefault="006D68DE" w14:paraId="28D65C87"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w:t>
            </w:r>
          </w:p>
        </w:tc>
        <w:tc>
          <w:tcPr>
            <w:tcW w:w="1225" w:type="dxa"/>
            <w:noWrap/>
            <w:hideMark/>
          </w:tcPr>
          <w:p w:rsidRPr="00C20AEF" w:rsidR="006D68DE" w:rsidP="006D68DE" w:rsidRDefault="006D68DE" w14:paraId="42A88215" w14:textId="68C8AF21">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Ä (DS), Ä (D2D)</w:t>
            </w:r>
          </w:p>
        </w:tc>
        <w:tc>
          <w:tcPr>
            <w:tcW w:w="1199" w:type="dxa"/>
            <w:noWrap/>
            <w:hideMark/>
          </w:tcPr>
          <w:p w:rsidRPr="00C20AEF" w:rsidR="006D68DE" w:rsidP="006D68DE" w:rsidRDefault="006D68DE" w14:paraId="55932DB4"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w:t>
            </w:r>
          </w:p>
        </w:tc>
        <w:tc>
          <w:tcPr>
            <w:tcW w:w="1270" w:type="dxa"/>
            <w:noWrap/>
            <w:hideMark/>
          </w:tcPr>
          <w:p w:rsidRPr="00C20AEF" w:rsidR="006D68DE" w:rsidP="006D68DE" w:rsidRDefault="006D68DE" w14:paraId="0A4D3693"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w:t>
            </w:r>
          </w:p>
        </w:tc>
      </w:tr>
      <w:tr w:rsidRPr="00C20AEF" w:rsidR="006D68DE" w:rsidTr="006D68DE" w14:paraId="1076DB0B"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7F0DEB1B" w14:textId="77777777">
            <w:pPr>
              <w:rPr>
                <w:rFonts w:eastAsia="Times New Roman" w:cs="Arial"/>
                <w:sz w:val="16"/>
                <w:szCs w:val="16"/>
              </w:rPr>
            </w:pPr>
            <w:r>
              <w:rPr>
                <w:sz w:val="16"/>
              </w:rPr>
              <w:t xml:space="preserve">        + DMS (DMS)</w:t>
            </w:r>
          </w:p>
        </w:tc>
        <w:tc>
          <w:tcPr>
            <w:tcW w:w="1270" w:type="dxa"/>
            <w:noWrap/>
            <w:hideMark/>
          </w:tcPr>
          <w:p w:rsidRPr="00C20AEF" w:rsidR="006D68DE" w:rsidP="006D68DE" w:rsidRDefault="006D68DE" w14:paraId="54016CBC"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 </w:t>
            </w:r>
          </w:p>
        </w:tc>
        <w:tc>
          <w:tcPr>
            <w:tcW w:w="1225" w:type="dxa"/>
            <w:noWrap/>
            <w:hideMark/>
          </w:tcPr>
          <w:p w:rsidRPr="00C20AEF" w:rsidR="006D68DE" w:rsidP="006D68DE" w:rsidRDefault="006D68DE" w14:paraId="55B540F0"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 </w:t>
            </w:r>
          </w:p>
        </w:tc>
        <w:tc>
          <w:tcPr>
            <w:tcW w:w="1199" w:type="dxa"/>
            <w:noWrap/>
            <w:hideMark/>
          </w:tcPr>
          <w:p w:rsidRPr="00C20AEF" w:rsidR="006D68DE" w:rsidP="006D68DE" w:rsidRDefault="006D68DE" w14:paraId="25890C75"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w:t>
            </w:r>
          </w:p>
        </w:tc>
        <w:tc>
          <w:tcPr>
            <w:tcW w:w="1270" w:type="dxa"/>
            <w:noWrap/>
            <w:hideMark/>
          </w:tcPr>
          <w:p w:rsidRPr="00C20AEF" w:rsidR="006D68DE" w:rsidP="006D68DE" w:rsidRDefault="006D68DE" w14:paraId="15AFB31B"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w:t>
            </w:r>
          </w:p>
        </w:tc>
      </w:tr>
      <w:tr w:rsidRPr="00C20AEF" w:rsidR="006D68DE" w:rsidTr="006D68DE" w14:paraId="25E8A029"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3ABDEC5E" w14:textId="77777777">
            <w:pPr>
              <w:rPr>
                <w:rFonts w:eastAsia="Times New Roman" w:cs="Arial"/>
                <w:sz w:val="16"/>
                <w:szCs w:val="16"/>
              </w:rPr>
            </w:pPr>
            <w:r>
              <w:rPr>
                <w:sz w:val="16"/>
              </w:rPr>
              <w:t xml:space="preserve">        + Notes (NOTE)</w:t>
            </w:r>
          </w:p>
        </w:tc>
        <w:tc>
          <w:tcPr>
            <w:tcW w:w="1270" w:type="dxa"/>
            <w:noWrap/>
            <w:hideMark/>
          </w:tcPr>
          <w:p w:rsidRPr="00C20AEF" w:rsidR="006D68DE" w:rsidP="006D68DE" w:rsidRDefault="006D68DE" w14:paraId="2321B4E8"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 </w:t>
            </w:r>
          </w:p>
        </w:tc>
        <w:tc>
          <w:tcPr>
            <w:tcW w:w="1225" w:type="dxa"/>
            <w:noWrap/>
            <w:hideMark/>
          </w:tcPr>
          <w:p w:rsidRPr="00C20AEF" w:rsidR="006D68DE" w:rsidP="006D68DE" w:rsidRDefault="006D68DE" w14:paraId="5F25EB31"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 </w:t>
            </w:r>
          </w:p>
        </w:tc>
        <w:tc>
          <w:tcPr>
            <w:tcW w:w="1199" w:type="dxa"/>
            <w:noWrap/>
            <w:hideMark/>
          </w:tcPr>
          <w:p w:rsidRPr="00C20AEF" w:rsidR="006D68DE" w:rsidP="006D68DE" w:rsidRDefault="00F85BF8" w14:paraId="4CBC9882" w14:textId="1041782E">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 (DS), Ä (D2D)</w:t>
            </w:r>
          </w:p>
        </w:tc>
        <w:tc>
          <w:tcPr>
            <w:tcW w:w="1270" w:type="dxa"/>
            <w:noWrap/>
            <w:hideMark/>
          </w:tcPr>
          <w:p w:rsidRPr="00C20AEF" w:rsidR="006D68DE" w:rsidP="006D68DE" w:rsidRDefault="00F85BF8" w14:paraId="7A3387AB" w14:textId="360D1D84">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 (DS), Ä (D2D)</w:t>
            </w:r>
          </w:p>
        </w:tc>
      </w:tr>
      <w:tr w:rsidRPr="00C20AEF" w:rsidR="006D68DE" w:rsidTr="006D68DE" w14:paraId="7E96E225"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6855143E" w14:textId="77777777">
            <w:pPr>
              <w:rPr>
                <w:rFonts w:eastAsia="Times New Roman" w:cs="Arial"/>
                <w:sz w:val="16"/>
                <w:szCs w:val="16"/>
              </w:rPr>
            </w:pPr>
            <w:r>
              <w:rPr>
                <w:sz w:val="16"/>
              </w:rPr>
              <w:t xml:space="preserve">   - Statistic (STAT)</w:t>
            </w:r>
          </w:p>
        </w:tc>
        <w:tc>
          <w:tcPr>
            <w:tcW w:w="1270" w:type="dxa"/>
            <w:noWrap/>
            <w:hideMark/>
          </w:tcPr>
          <w:p w:rsidRPr="00C20AEF" w:rsidR="006D68DE" w:rsidP="006D68DE" w:rsidRDefault="006D68DE" w14:paraId="22F67614" w14:textId="76FD1B81">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225" w:type="dxa"/>
            <w:noWrap/>
            <w:hideMark/>
          </w:tcPr>
          <w:p w:rsidRPr="00C20AEF" w:rsidR="006D68DE" w:rsidP="006D68DE" w:rsidRDefault="006D68DE" w14:paraId="641C91CA" w14:textId="054B2D7A">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199" w:type="dxa"/>
            <w:noWrap/>
            <w:hideMark/>
          </w:tcPr>
          <w:p w:rsidRPr="00C20AEF" w:rsidR="006D68DE" w:rsidP="006D68DE" w:rsidRDefault="006D68DE" w14:paraId="3711D8E3" w14:textId="52CE655D">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270" w:type="dxa"/>
            <w:noWrap/>
            <w:hideMark/>
          </w:tcPr>
          <w:p w:rsidRPr="00C20AEF" w:rsidR="006D68DE" w:rsidP="006D68DE" w:rsidRDefault="006D68DE" w14:paraId="42BA4286"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w:t>
            </w:r>
          </w:p>
        </w:tc>
      </w:tr>
      <w:tr w:rsidRPr="00C20AEF" w:rsidR="006D68DE" w:rsidTr="006D68DE" w14:paraId="1A9E27AE"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7D6EB2FA" w14:textId="77777777">
            <w:pPr>
              <w:rPr>
                <w:rFonts w:eastAsia="Times New Roman" w:cs="Arial"/>
                <w:sz w:val="16"/>
                <w:szCs w:val="16"/>
              </w:rPr>
            </w:pPr>
            <w:r>
              <w:rPr>
                <w:sz w:val="16"/>
              </w:rPr>
              <w:t xml:space="preserve">   - Options (OPT)</w:t>
            </w:r>
          </w:p>
        </w:tc>
        <w:tc>
          <w:tcPr>
            <w:tcW w:w="1270" w:type="dxa"/>
            <w:noWrap/>
            <w:hideMark/>
          </w:tcPr>
          <w:p w:rsidRPr="00C20AEF" w:rsidR="006D68DE" w:rsidP="006D68DE" w:rsidRDefault="006D68DE" w14:paraId="1AD525AC" w14:textId="4908F072">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225" w:type="dxa"/>
            <w:noWrap/>
            <w:hideMark/>
          </w:tcPr>
          <w:p w:rsidRPr="00C20AEF" w:rsidR="006D68DE" w:rsidP="006D68DE" w:rsidRDefault="006D68DE" w14:paraId="7E12ECE8" w14:textId="301C423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199" w:type="dxa"/>
            <w:noWrap/>
            <w:hideMark/>
          </w:tcPr>
          <w:p w:rsidRPr="00C20AEF" w:rsidR="006D68DE" w:rsidP="006D68DE" w:rsidRDefault="006D68DE" w14:paraId="37176DAD" w14:textId="53139466">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270" w:type="dxa"/>
            <w:noWrap/>
            <w:hideMark/>
          </w:tcPr>
          <w:p w:rsidRPr="00C20AEF" w:rsidR="006D68DE" w:rsidP="006D68DE" w:rsidRDefault="006D68DE" w14:paraId="18D7672F"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w:t>
            </w:r>
          </w:p>
        </w:tc>
      </w:tr>
      <w:tr w:rsidRPr="00C20AEF" w:rsidR="006D68DE" w:rsidTr="006D68DE" w14:paraId="228B2CEB"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4064FB21" w14:textId="77777777">
            <w:pPr>
              <w:rPr>
                <w:rFonts w:eastAsia="Times New Roman" w:cs="Arial"/>
                <w:sz w:val="16"/>
                <w:szCs w:val="16"/>
              </w:rPr>
            </w:pPr>
            <w:r>
              <w:rPr>
                <w:sz w:val="16"/>
              </w:rPr>
              <w:t xml:space="preserve">        + </w:t>
            </w:r>
            <w:proofErr w:type="spellStart"/>
            <w:r>
              <w:rPr>
                <w:sz w:val="16"/>
              </w:rPr>
              <w:t>Dealerdata</w:t>
            </w:r>
            <w:proofErr w:type="spellEnd"/>
            <w:r>
              <w:rPr>
                <w:sz w:val="16"/>
              </w:rPr>
              <w:t xml:space="preserve"> (DDAT)</w:t>
            </w:r>
          </w:p>
        </w:tc>
        <w:tc>
          <w:tcPr>
            <w:tcW w:w="1270" w:type="dxa"/>
            <w:noWrap/>
            <w:hideMark/>
          </w:tcPr>
          <w:p w:rsidRPr="00C20AEF" w:rsidR="006D68DE" w:rsidP="006D68DE" w:rsidRDefault="006D68DE" w14:paraId="7D02EE50" w14:textId="5BAAF86A">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225" w:type="dxa"/>
            <w:noWrap/>
            <w:hideMark/>
          </w:tcPr>
          <w:p w:rsidRPr="00C20AEF" w:rsidR="006D68DE" w:rsidP="006D68DE" w:rsidRDefault="00F85BF8" w14:paraId="747D5E48" w14:textId="7A9934EB">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 (DS), Ä (D2D)</w:t>
            </w:r>
          </w:p>
        </w:tc>
        <w:tc>
          <w:tcPr>
            <w:tcW w:w="1199" w:type="dxa"/>
            <w:noWrap/>
            <w:hideMark/>
          </w:tcPr>
          <w:p w:rsidRPr="00C20AEF" w:rsidR="006D68DE" w:rsidP="006D68DE" w:rsidRDefault="006D68DE" w14:paraId="0896EDAA" w14:textId="3130F14F">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270" w:type="dxa"/>
            <w:noWrap/>
            <w:hideMark/>
          </w:tcPr>
          <w:p w:rsidRPr="00C20AEF" w:rsidR="006D68DE" w:rsidP="006D68DE" w:rsidRDefault="006D68DE" w14:paraId="21284FD4"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w:t>
            </w:r>
          </w:p>
        </w:tc>
      </w:tr>
      <w:tr w:rsidRPr="00C20AEF" w:rsidR="006D68DE" w:rsidTr="006D68DE" w14:paraId="41C0EA7C"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5046EFFD" w14:textId="77777777">
            <w:pPr>
              <w:rPr>
                <w:rFonts w:eastAsia="Times New Roman" w:cs="Arial"/>
                <w:sz w:val="16"/>
                <w:szCs w:val="16"/>
              </w:rPr>
            </w:pPr>
            <w:r>
              <w:rPr>
                <w:sz w:val="16"/>
              </w:rPr>
              <w:t xml:space="preserve">        + </w:t>
            </w:r>
            <w:proofErr w:type="spellStart"/>
            <w:r>
              <w:rPr>
                <w:sz w:val="16"/>
              </w:rPr>
              <w:t>BuyAndSellOptions</w:t>
            </w:r>
            <w:proofErr w:type="spellEnd"/>
            <w:r>
              <w:rPr>
                <w:sz w:val="16"/>
              </w:rPr>
              <w:t xml:space="preserve"> (BNSO)</w:t>
            </w:r>
          </w:p>
        </w:tc>
        <w:tc>
          <w:tcPr>
            <w:tcW w:w="1270" w:type="dxa"/>
            <w:noWrap/>
            <w:hideMark/>
          </w:tcPr>
          <w:p w:rsidRPr="00C20AEF" w:rsidR="006D68DE" w:rsidP="006D68DE" w:rsidRDefault="006D68DE" w14:paraId="4C7194BA" w14:textId="5B36AD80">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225" w:type="dxa"/>
            <w:noWrap/>
            <w:hideMark/>
          </w:tcPr>
          <w:p w:rsidRPr="00C20AEF" w:rsidR="006D68DE" w:rsidP="006D68DE" w:rsidRDefault="00F85BF8" w14:paraId="3C6378EA" w14:textId="4A9349C6">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 (DS), Ä (D2D)</w:t>
            </w:r>
          </w:p>
        </w:tc>
        <w:tc>
          <w:tcPr>
            <w:tcW w:w="1199" w:type="dxa"/>
            <w:noWrap/>
            <w:hideMark/>
          </w:tcPr>
          <w:p w:rsidRPr="00C20AEF" w:rsidR="006D68DE" w:rsidP="006D68DE" w:rsidRDefault="006D68DE" w14:paraId="4F227E93" w14:textId="3DA63EE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270" w:type="dxa"/>
            <w:noWrap/>
            <w:hideMark/>
          </w:tcPr>
          <w:p w:rsidRPr="00C20AEF" w:rsidR="006D68DE" w:rsidP="006D68DE" w:rsidRDefault="006D68DE" w14:paraId="795EB7DF"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w:t>
            </w:r>
          </w:p>
        </w:tc>
      </w:tr>
      <w:tr w:rsidRPr="00C20AEF" w:rsidR="006D68DE" w:rsidTr="006D68DE" w14:paraId="28E7FC7F"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20F07648" w14:textId="77777777">
            <w:pPr>
              <w:rPr>
                <w:rFonts w:eastAsia="Times New Roman" w:cs="Arial"/>
                <w:sz w:val="16"/>
                <w:szCs w:val="16"/>
              </w:rPr>
            </w:pPr>
            <w:r>
              <w:rPr>
                <w:sz w:val="16"/>
              </w:rPr>
              <w:t xml:space="preserve">        + </w:t>
            </w:r>
            <w:proofErr w:type="spellStart"/>
            <w:r>
              <w:rPr>
                <w:sz w:val="16"/>
              </w:rPr>
              <w:t>DealerLists</w:t>
            </w:r>
            <w:proofErr w:type="spellEnd"/>
            <w:r>
              <w:rPr>
                <w:sz w:val="16"/>
              </w:rPr>
              <w:t xml:space="preserve"> (PUD)</w:t>
            </w:r>
          </w:p>
        </w:tc>
        <w:tc>
          <w:tcPr>
            <w:tcW w:w="1270" w:type="dxa"/>
            <w:noWrap/>
            <w:hideMark/>
          </w:tcPr>
          <w:p w:rsidRPr="00C20AEF" w:rsidR="006D68DE" w:rsidP="006D68DE" w:rsidRDefault="006D68DE" w14:paraId="43F67CD3" w14:textId="77A3EF96">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 (DS), Ä (D2D)</w:t>
            </w:r>
          </w:p>
        </w:tc>
        <w:tc>
          <w:tcPr>
            <w:tcW w:w="1225" w:type="dxa"/>
            <w:noWrap/>
            <w:hideMark/>
          </w:tcPr>
          <w:p w:rsidRPr="00C20AEF" w:rsidR="006D68DE" w:rsidP="006D68DE" w:rsidRDefault="00F85BF8" w14:paraId="621F8E3B" w14:textId="0B7692A5">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 (DS), Ä (D2D)</w:t>
            </w:r>
          </w:p>
        </w:tc>
        <w:tc>
          <w:tcPr>
            <w:tcW w:w="1199" w:type="dxa"/>
            <w:noWrap/>
            <w:hideMark/>
          </w:tcPr>
          <w:p w:rsidRPr="00C20AEF" w:rsidR="006D68DE" w:rsidP="006D68DE" w:rsidRDefault="006D68DE" w14:paraId="6FA056A1"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 </w:t>
            </w:r>
          </w:p>
        </w:tc>
        <w:tc>
          <w:tcPr>
            <w:tcW w:w="1270" w:type="dxa"/>
            <w:noWrap/>
            <w:hideMark/>
          </w:tcPr>
          <w:p w:rsidRPr="00C20AEF" w:rsidR="006D68DE" w:rsidP="006D68DE" w:rsidRDefault="006D68DE" w14:paraId="75285F96"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w:t>
            </w:r>
          </w:p>
        </w:tc>
      </w:tr>
      <w:tr w:rsidRPr="00C20AEF" w:rsidR="006D68DE" w:rsidTr="006D68DE" w14:paraId="652FAF10"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66CE697A" w14:textId="77777777">
            <w:pPr>
              <w:rPr>
                <w:rFonts w:eastAsia="Times New Roman" w:cs="Arial"/>
                <w:sz w:val="16"/>
                <w:szCs w:val="16"/>
              </w:rPr>
            </w:pPr>
            <w:r>
              <w:rPr>
                <w:sz w:val="16"/>
              </w:rPr>
              <w:t xml:space="preserve">        + Assortment (ASSORT)</w:t>
            </w:r>
          </w:p>
        </w:tc>
        <w:tc>
          <w:tcPr>
            <w:tcW w:w="1270" w:type="dxa"/>
            <w:noWrap/>
            <w:hideMark/>
          </w:tcPr>
          <w:p w:rsidRPr="00C20AEF" w:rsidR="006D68DE" w:rsidP="006D68DE" w:rsidRDefault="006D68DE" w14:paraId="17B16941" w14:textId="7A70FA13">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225" w:type="dxa"/>
            <w:noWrap/>
            <w:hideMark/>
          </w:tcPr>
          <w:p w:rsidRPr="00C20AEF" w:rsidR="006D68DE" w:rsidP="006D68DE" w:rsidRDefault="00F85BF8" w14:paraId="0C1FA6BA" w14:textId="00B453CB">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 (DS), Ä (D2D)</w:t>
            </w:r>
          </w:p>
        </w:tc>
        <w:tc>
          <w:tcPr>
            <w:tcW w:w="1199" w:type="dxa"/>
            <w:noWrap/>
            <w:hideMark/>
          </w:tcPr>
          <w:p w:rsidRPr="00C20AEF" w:rsidR="006D68DE" w:rsidP="006D68DE" w:rsidRDefault="006D68DE" w14:paraId="354BE551" w14:textId="2DC7667A">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270" w:type="dxa"/>
            <w:noWrap/>
            <w:hideMark/>
          </w:tcPr>
          <w:p w:rsidRPr="00C20AEF" w:rsidR="006D68DE" w:rsidP="006D68DE" w:rsidRDefault="006D68DE" w14:paraId="3BA933A9"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w:t>
            </w:r>
          </w:p>
        </w:tc>
      </w:tr>
      <w:tr w:rsidRPr="00C20AEF" w:rsidR="006D68DE" w:rsidTr="006D68DE" w14:paraId="04C70158"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715BDC64" w14:textId="77777777">
            <w:pPr>
              <w:rPr>
                <w:rFonts w:eastAsia="Times New Roman" w:cs="Arial"/>
                <w:sz w:val="16"/>
                <w:szCs w:val="16"/>
              </w:rPr>
            </w:pPr>
            <w:r>
              <w:rPr>
                <w:sz w:val="16"/>
              </w:rPr>
              <w:t xml:space="preserve">        + Discount matrix (DM)</w:t>
            </w:r>
          </w:p>
        </w:tc>
        <w:tc>
          <w:tcPr>
            <w:tcW w:w="1270" w:type="dxa"/>
            <w:noWrap/>
            <w:hideMark/>
          </w:tcPr>
          <w:p w:rsidRPr="00C20AEF" w:rsidR="006D68DE" w:rsidP="006D68DE" w:rsidRDefault="006D68DE" w14:paraId="6C22D186" w14:textId="355E3701">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225" w:type="dxa"/>
            <w:noWrap/>
            <w:hideMark/>
          </w:tcPr>
          <w:p w:rsidRPr="00C20AEF" w:rsidR="006D68DE" w:rsidP="006D68DE" w:rsidRDefault="006D68DE" w14:paraId="0ECD02C9" w14:textId="569BE2F2">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199" w:type="dxa"/>
            <w:noWrap/>
            <w:hideMark/>
          </w:tcPr>
          <w:p w:rsidRPr="00C20AEF" w:rsidR="006D68DE" w:rsidP="006D68DE" w:rsidRDefault="006D68DE" w14:paraId="69F08B4B" w14:textId="55B33242">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(DS), L (D2D)</w:t>
            </w:r>
          </w:p>
        </w:tc>
        <w:tc>
          <w:tcPr>
            <w:tcW w:w="1270" w:type="dxa"/>
            <w:noWrap/>
            <w:hideMark/>
          </w:tcPr>
          <w:p w:rsidRPr="00C20AEF" w:rsidR="006D68DE" w:rsidP="006D68DE" w:rsidRDefault="006D68DE" w14:paraId="4C1CB7E1"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w:t>
            </w:r>
          </w:p>
        </w:tc>
      </w:tr>
      <w:tr w:rsidRPr="00C20AEF" w:rsidR="006D68DE" w:rsidTr="006D68DE" w14:paraId="3836EB88"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618B2ED6" w14:textId="77777777">
            <w:pPr>
              <w:rPr>
                <w:rFonts w:eastAsia="Times New Roman" w:cs="Arial"/>
                <w:sz w:val="16"/>
                <w:szCs w:val="16"/>
              </w:rPr>
            </w:pPr>
            <w:r>
              <w:rPr>
                <w:sz w:val="16"/>
              </w:rPr>
              <w:t xml:space="preserve">        + Administration (ADMIN)</w:t>
            </w:r>
          </w:p>
        </w:tc>
        <w:tc>
          <w:tcPr>
            <w:tcW w:w="1270" w:type="dxa"/>
            <w:noWrap/>
            <w:hideMark/>
          </w:tcPr>
          <w:p w:rsidRPr="00C20AEF" w:rsidR="006D68DE" w:rsidP="006D68DE" w:rsidRDefault="006D68DE" w14:paraId="3390A57B"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 </w:t>
            </w:r>
          </w:p>
        </w:tc>
        <w:tc>
          <w:tcPr>
            <w:tcW w:w="1225" w:type="dxa"/>
            <w:noWrap/>
            <w:hideMark/>
          </w:tcPr>
          <w:p w:rsidRPr="00C20AEF" w:rsidR="006D68DE" w:rsidP="006D68DE" w:rsidRDefault="006D68DE" w14:paraId="4F291C13"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 </w:t>
            </w:r>
          </w:p>
        </w:tc>
        <w:tc>
          <w:tcPr>
            <w:tcW w:w="1199" w:type="dxa"/>
            <w:noWrap/>
            <w:hideMark/>
          </w:tcPr>
          <w:p w:rsidRPr="00C20AEF" w:rsidR="006D68DE" w:rsidP="006D68DE" w:rsidRDefault="006D68DE" w14:paraId="7726EE2C"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 </w:t>
            </w:r>
          </w:p>
        </w:tc>
        <w:tc>
          <w:tcPr>
            <w:tcW w:w="1270" w:type="dxa"/>
            <w:noWrap/>
            <w:hideMark/>
          </w:tcPr>
          <w:p w:rsidRPr="00C20AEF" w:rsidR="006D68DE" w:rsidP="006D68DE" w:rsidRDefault="006D68DE" w14:paraId="2B8C160E"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w:t>
            </w:r>
          </w:p>
        </w:tc>
      </w:tr>
      <w:tr w:rsidRPr="00C20AEF" w:rsidR="00BC6C89" w:rsidTr="00432198" w14:paraId="6B1857E7"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tcPr>
          <w:p w:rsidRPr="00C20AEF" w:rsidR="00BC6C89" w:rsidP="00432198" w:rsidRDefault="00BC6C89" w14:paraId="045FAD09" w14:textId="77777777">
            <w:pPr>
              <w:rPr>
                <w:rFonts w:eastAsia="Times New Roman" w:cs="Arial"/>
                <w:sz w:val="16"/>
                <w:szCs w:val="16"/>
              </w:rPr>
            </w:pPr>
            <w:r>
              <w:rPr>
                <w:sz w:val="16"/>
              </w:rPr>
              <w:t xml:space="preserve">        + </w:t>
            </w:r>
            <w:proofErr w:type="spellStart"/>
            <w:r>
              <w:rPr>
                <w:sz w:val="16"/>
              </w:rPr>
              <w:t>HandlingMargin</w:t>
            </w:r>
            <w:proofErr w:type="spellEnd"/>
            <w:r>
              <w:rPr>
                <w:sz w:val="16"/>
              </w:rPr>
              <w:t xml:space="preserve"> (HM)</w:t>
            </w:r>
          </w:p>
        </w:tc>
        <w:tc>
          <w:tcPr>
            <w:tcW w:w="1270" w:type="dxa"/>
            <w:noWrap/>
          </w:tcPr>
          <w:p w:rsidRPr="00C20AEF" w:rsidR="00BC6C89" w:rsidP="00432198" w:rsidRDefault="00BC6C89" w14:paraId="657DF507"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(D2D)</w:t>
            </w:r>
          </w:p>
        </w:tc>
        <w:tc>
          <w:tcPr>
            <w:tcW w:w="1225" w:type="dxa"/>
            <w:noWrap/>
          </w:tcPr>
          <w:p w:rsidRPr="00C20AEF" w:rsidR="00BC6C89" w:rsidP="00432198" w:rsidRDefault="00BC6C89" w14:paraId="2C2E07AD"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Ä (D2D)</w:t>
            </w:r>
          </w:p>
        </w:tc>
        <w:tc>
          <w:tcPr>
            <w:tcW w:w="1199" w:type="dxa"/>
            <w:noWrap/>
          </w:tcPr>
          <w:p w:rsidRPr="00C20AEF" w:rsidR="00BC6C89" w:rsidP="00432198" w:rsidRDefault="00BC6C89" w14:paraId="7CE95488"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 (D2D)</w:t>
            </w:r>
          </w:p>
        </w:tc>
        <w:tc>
          <w:tcPr>
            <w:tcW w:w="1270" w:type="dxa"/>
            <w:noWrap/>
          </w:tcPr>
          <w:p w:rsidRPr="00C20AEF" w:rsidR="00BC6C89" w:rsidP="00432198" w:rsidRDefault="00BC6C89" w14:paraId="1E5CD9B3"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w:t>
            </w:r>
          </w:p>
        </w:tc>
      </w:tr>
      <w:tr w:rsidRPr="00C20AEF" w:rsidR="006D68DE" w:rsidTr="006D68DE" w14:paraId="363C1445"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2DF68F15" w14:textId="77777777">
            <w:pPr>
              <w:rPr>
                <w:rFonts w:eastAsia="Times New Roman" w:cs="Arial"/>
                <w:sz w:val="16"/>
                <w:szCs w:val="16"/>
              </w:rPr>
            </w:pPr>
            <w:r>
              <w:rPr>
                <w:sz w:val="16"/>
              </w:rPr>
              <w:t xml:space="preserve">   - </w:t>
            </w:r>
            <w:proofErr w:type="spellStart"/>
            <w:r>
              <w:rPr>
                <w:sz w:val="16"/>
              </w:rPr>
              <w:t>CheckNewOrderThread</w:t>
            </w:r>
            <w:proofErr w:type="spellEnd"/>
            <w:r>
              <w:rPr>
                <w:sz w:val="16"/>
              </w:rPr>
              <w:t xml:space="preserve"> (CNOT)</w:t>
            </w:r>
          </w:p>
        </w:tc>
        <w:tc>
          <w:tcPr>
            <w:tcW w:w="1270" w:type="dxa"/>
            <w:noWrap/>
            <w:hideMark/>
          </w:tcPr>
          <w:p w:rsidRPr="00C20AEF" w:rsidR="006D68DE" w:rsidP="006D68DE" w:rsidRDefault="006D68DE" w14:paraId="66DBE7D3"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w:t>
            </w:r>
          </w:p>
        </w:tc>
        <w:tc>
          <w:tcPr>
            <w:tcW w:w="1225" w:type="dxa"/>
            <w:noWrap/>
            <w:hideMark/>
          </w:tcPr>
          <w:p w:rsidRPr="00C20AEF" w:rsidR="006D68DE" w:rsidP="006D68DE" w:rsidRDefault="006D68DE" w14:paraId="1D5989A2"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L</w:t>
            </w:r>
          </w:p>
        </w:tc>
        <w:tc>
          <w:tcPr>
            <w:tcW w:w="1199" w:type="dxa"/>
            <w:noWrap/>
            <w:hideMark/>
          </w:tcPr>
          <w:p w:rsidRPr="00C20AEF" w:rsidR="006D68DE" w:rsidP="006D68DE" w:rsidRDefault="006D68DE" w14:paraId="0F01C89F"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 </w:t>
            </w:r>
          </w:p>
        </w:tc>
        <w:tc>
          <w:tcPr>
            <w:tcW w:w="1270" w:type="dxa"/>
            <w:noWrap/>
            <w:hideMark/>
          </w:tcPr>
          <w:p w:rsidRPr="00C20AEF" w:rsidR="006D68DE" w:rsidP="006D68DE" w:rsidRDefault="006D68DE" w14:paraId="527A3B26"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sz w:val="16"/>
                <w:szCs w:val="16"/>
              </w:rPr>
            </w:pPr>
            <w:r>
              <w:rPr>
                <w:sz w:val="16"/>
              </w:rPr>
              <w:t> </w:t>
            </w:r>
          </w:p>
        </w:tc>
      </w:tr>
      <w:tr w:rsidRPr="00C20AEF" w:rsidR="006D68DE" w:rsidTr="006D68DE" w14:paraId="54C9270E"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39E27162" w14:textId="77777777">
            <w:pPr>
              <w:jc w:val="center"/>
              <w:rPr>
                <w:rFonts w:eastAsia="Times New Roman" w:cs="Arial"/>
                <w:sz w:val="16"/>
                <w:szCs w:val="16"/>
              </w:rPr>
            </w:pPr>
          </w:p>
        </w:tc>
        <w:tc>
          <w:tcPr>
            <w:tcW w:w="1270" w:type="dxa"/>
            <w:noWrap/>
            <w:hideMark/>
          </w:tcPr>
          <w:p w:rsidRPr="00C20AEF" w:rsidR="006D68DE" w:rsidP="006D68DE" w:rsidRDefault="006D68DE" w14:paraId="3F24A008"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25" w:type="dxa"/>
            <w:noWrap/>
            <w:hideMark/>
          </w:tcPr>
          <w:p w:rsidRPr="00C20AEF" w:rsidR="006D68DE" w:rsidP="006D68DE" w:rsidRDefault="006D68DE" w14:paraId="7B1C2E2A"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hideMark/>
          </w:tcPr>
          <w:p w:rsidRPr="00C20AEF" w:rsidR="006D68DE" w:rsidP="006D68DE" w:rsidRDefault="006D68DE" w14:paraId="03240A9B"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C20AEF" w:rsidR="006D68DE" w:rsidP="006D68DE" w:rsidRDefault="006D68DE" w14:paraId="18B78DD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C20AEF" w:rsidR="006D68DE" w:rsidTr="006D68DE" w14:paraId="4EEB8C0A"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43EC2C89" w14:textId="77777777">
            <w:pPr>
              <w:rPr>
                <w:rFonts w:ascii="Times New Roman" w:hAnsi="Times New Roman" w:eastAsia="Times New Roman"/>
                <w:sz w:val="20"/>
                <w:szCs w:val="20"/>
              </w:rPr>
            </w:pPr>
          </w:p>
        </w:tc>
        <w:tc>
          <w:tcPr>
            <w:tcW w:w="1270" w:type="dxa"/>
            <w:noWrap/>
            <w:hideMark/>
          </w:tcPr>
          <w:p w:rsidRPr="00C20AEF" w:rsidR="006D68DE" w:rsidP="006D68DE" w:rsidRDefault="006D68DE" w14:paraId="5675658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25" w:type="dxa"/>
            <w:noWrap/>
            <w:hideMark/>
          </w:tcPr>
          <w:p w:rsidRPr="00C20AEF" w:rsidR="006D68DE" w:rsidP="006D68DE" w:rsidRDefault="006D68DE" w14:paraId="70C5ADA2"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hideMark/>
          </w:tcPr>
          <w:p w:rsidRPr="00C20AEF" w:rsidR="006D68DE" w:rsidP="006D68DE" w:rsidRDefault="006D68DE" w14:paraId="6AA310C4"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C20AEF" w:rsidR="006D68DE" w:rsidP="006D68DE" w:rsidRDefault="006D68DE" w14:paraId="0CC72538"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C20AEF" w:rsidR="006D68DE" w:rsidTr="006D68DE" w14:paraId="59944B65"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3D684C66" w14:textId="77777777">
            <w:pPr>
              <w:jc w:val="center"/>
              <w:rPr>
                <w:rFonts w:ascii="Times New Roman" w:hAnsi="Times New Roman" w:eastAsia="Times New Roman"/>
                <w:sz w:val="20"/>
                <w:szCs w:val="20"/>
              </w:rPr>
            </w:pPr>
          </w:p>
        </w:tc>
        <w:tc>
          <w:tcPr>
            <w:tcW w:w="1270" w:type="dxa"/>
            <w:noWrap/>
            <w:hideMark/>
          </w:tcPr>
          <w:p w:rsidRPr="00C20AEF" w:rsidR="006D68DE" w:rsidP="006D68DE" w:rsidRDefault="006D68DE" w14:paraId="6547CD0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25" w:type="dxa"/>
            <w:noWrap/>
            <w:hideMark/>
          </w:tcPr>
          <w:p w:rsidRPr="00C20AEF" w:rsidR="006D68DE" w:rsidP="006D68DE" w:rsidRDefault="006D68DE" w14:paraId="0E92706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hideMark/>
          </w:tcPr>
          <w:p w:rsidRPr="00C20AEF" w:rsidR="006D68DE" w:rsidP="006D68DE" w:rsidRDefault="006D68DE" w14:paraId="22EFAD03"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C20AEF" w:rsidR="006D68DE" w:rsidP="006D68DE" w:rsidRDefault="006D68DE" w14:paraId="5FCD1465"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C20AEF" w:rsidR="006D68DE" w:rsidTr="006D68DE" w14:paraId="7D24ABEB"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291D4054" w14:textId="77777777">
            <w:pPr>
              <w:rPr>
                <w:rFonts w:ascii="Times New Roman" w:hAnsi="Times New Roman" w:eastAsia="Times New Roman"/>
                <w:sz w:val="20"/>
                <w:szCs w:val="20"/>
              </w:rPr>
            </w:pPr>
          </w:p>
        </w:tc>
        <w:tc>
          <w:tcPr>
            <w:tcW w:w="1270" w:type="dxa"/>
            <w:noWrap/>
            <w:hideMark/>
          </w:tcPr>
          <w:p w:rsidRPr="00C20AEF" w:rsidR="006D68DE" w:rsidP="006D68DE" w:rsidRDefault="006D68DE" w14:paraId="623999C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25" w:type="dxa"/>
            <w:noWrap/>
            <w:hideMark/>
          </w:tcPr>
          <w:p w:rsidRPr="00C20AEF" w:rsidR="006D68DE" w:rsidP="006D68DE" w:rsidRDefault="006D68DE" w14:paraId="56CE2BA8"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hideMark/>
          </w:tcPr>
          <w:p w:rsidRPr="00C20AEF" w:rsidR="006D68DE" w:rsidP="006D68DE" w:rsidRDefault="006D68DE" w14:paraId="3E6DB23C"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C20AEF" w:rsidR="006D68DE" w:rsidP="006D68DE" w:rsidRDefault="006D68DE" w14:paraId="115B7859"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C20AEF" w:rsidR="006D68DE" w:rsidTr="006D68DE" w14:paraId="596D2E30"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6D68DE" w:rsidP="006D68DE" w:rsidRDefault="006D68DE" w14:paraId="02E4626B" w14:textId="77777777">
            <w:pPr>
              <w:jc w:val="both"/>
              <w:rPr>
                <w:rFonts w:eastAsia="Times New Roman" w:cs="Arial"/>
                <w:b/>
                <w:bCs/>
                <w:sz w:val="20"/>
                <w:szCs w:val="20"/>
              </w:rPr>
            </w:pPr>
            <w:proofErr w:type="spellStart"/>
            <w:r>
              <w:rPr>
                <w:b/>
                <w:sz w:val="20"/>
              </w:rPr>
              <w:t>Mögliche</w:t>
            </w:r>
            <w:proofErr w:type="spellEnd"/>
            <w:r>
              <w:rPr>
                <w:b/>
                <w:sz w:val="20"/>
              </w:rPr>
              <w:t xml:space="preserve"> </w:t>
            </w:r>
            <w:proofErr w:type="spellStart"/>
            <w:r>
              <w:rPr>
                <w:b/>
                <w:sz w:val="20"/>
              </w:rPr>
              <w:t>Rechte</w:t>
            </w:r>
            <w:proofErr w:type="spellEnd"/>
            <w:r>
              <w:rPr>
                <w:b/>
                <w:sz w:val="20"/>
              </w:rPr>
              <w:t>:</w:t>
            </w:r>
          </w:p>
        </w:tc>
        <w:tc>
          <w:tcPr>
            <w:tcW w:w="1270" w:type="dxa"/>
            <w:noWrap/>
            <w:hideMark/>
          </w:tcPr>
          <w:p w:rsidRPr="00C20AEF" w:rsidR="006D68DE" w:rsidP="006D68DE" w:rsidRDefault="006D68DE" w14:paraId="0EA042B8" w14:textId="77777777">
            <w:pPr>
              <w:jc w:val="both"/>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p>
        </w:tc>
        <w:tc>
          <w:tcPr>
            <w:tcW w:w="1225" w:type="dxa"/>
            <w:noWrap/>
            <w:hideMark/>
          </w:tcPr>
          <w:p w:rsidRPr="00C20AEF" w:rsidR="006D68DE" w:rsidP="006D68DE" w:rsidRDefault="006D68DE" w14:paraId="352C47E4"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hideMark/>
          </w:tcPr>
          <w:p w:rsidRPr="00C20AEF" w:rsidR="006D68DE" w:rsidP="006D68DE" w:rsidRDefault="006D68DE" w14:paraId="7ECEC56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C20AEF" w:rsidR="006D68DE" w:rsidP="006D68DE" w:rsidRDefault="006D68DE" w14:paraId="5D77D682"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C20AEF" w:rsidR="006D68DE" w:rsidTr="006D68DE" w14:paraId="06274CB2" w14:textId="77777777">
        <w:trPr>
          <w:trHeight w:val="510"/>
        </w:trPr>
        <w:tc>
          <w:tcPr>
            <w:cnfStyle w:val="001000000000" w:firstRow="0" w:lastRow="0" w:firstColumn="1" w:lastColumn="0" w:oddVBand="0" w:evenVBand="0" w:oddHBand="0" w:evenHBand="0" w:firstRowFirstColumn="0" w:firstRowLastColumn="0" w:lastRowFirstColumn="0" w:lastRowLastColumn="0"/>
            <w:tcW w:w="5116" w:type="dxa"/>
            <w:hideMark/>
          </w:tcPr>
          <w:p w:rsidRPr="00C20AEF" w:rsidR="006D68DE" w:rsidP="006D68DE" w:rsidRDefault="006D68DE" w14:paraId="4C91D608" w14:textId="77777777">
            <w:pPr>
              <w:rPr>
                <w:rFonts w:eastAsia="Times New Roman" w:cs="Arial"/>
                <w:sz w:val="20"/>
                <w:szCs w:val="20"/>
              </w:rPr>
            </w:pPr>
            <w:r>
              <w:rPr>
                <w:sz w:val="20"/>
              </w:rPr>
              <w:t>Read access for all locations without the ability to make changes on the database.</w:t>
            </w:r>
          </w:p>
        </w:tc>
        <w:tc>
          <w:tcPr>
            <w:tcW w:w="1270" w:type="dxa"/>
            <w:noWrap/>
            <w:hideMark/>
          </w:tcPr>
          <w:p w:rsidRPr="00C20AEF" w:rsidR="006D68DE" w:rsidP="006D68DE" w:rsidRDefault="006D68DE" w14:paraId="11CCCEA5"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Pr>
                <w:b/>
                <w:sz w:val="20"/>
              </w:rPr>
              <w:t>L</w:t>
            </w:r>
          </w:p>
        </w:tc>
        <w:tc>
          <w:tcPr>
            <w:tcW w:w="1225" w:type="dxa"/>
            <w:noWrap/>
            <w:hideMark/>
          </w:tcPr>
          <w:p w:rsidRPr="00C20AEF" w:rsidR="006D68DE" w:rsidP="006D68DE" w:rsidRDefault="006D68DE" w14:paraId="79204C55"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p>
        </w:tc>
        <w:tc>
          <w:tcPr>
            <w:tcW w:w="1199" w:type="dxa"/>
            <w:noWrap/>
            <w:hideMark/>
          </w:tcPr>
          <w:p w:rsidRPr="00C20AEF" w:rsidR="006D68DE" w:rsidP="006D68DE" w:rsidRDefault="006D68DE" w14:paraId="671D422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C20AEF" w:rsidR="006D68DE" w:rsidP="006D68DE" w:rsidRDefault="006D68DE" w14:paraId="687FB3F2"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C20AEF" w:rsidR="006D68DE" w:rsidTr="006D68DE" w14:paraId="39FB816B" w14:textId="77777777">
        <w:trPr>
          <w:trHeight w:val="510"/>
        </w:trPr>
        <w:tc>
          <w:tcPr>
            <w:cnfStyle w:val="001000000000" w:firstRow="0" w:lastRow="0" w:firstColumn="1" w:lastColumn="0" w:oddVBand="0" w:evenVBand="0" w:oddHBand="0" w:evenHBand="0" w:firstRowFirstColumn="0" w:firstRowLastColumn="0" w:lastRowFirstColumn="0" w:lastRowLastColumn="0"/>
            <w:tcW w:w="5116" w:type="dxa"/>
            <w:hideMark/>
          </w:tcPr>
          <w:p w:rsidRPr="00BF4184" w:rsidR="006D68DE" w:rsidP="006D68DE" w:rsidRDefault="006D68DE" w14:paraId="2CB5ECDB" w14:textId="77777777">
            <w:pPr>
              <w:rPr>
                <w:rFonts w:eastAsia="Times New Roman" w:cs="Arial"/>
                <w:sz w:val="20"/>
                <w:szCs w:val="20"/>
                <w:lang w:val="de-DE"/>
              </w:rPr>
            </w:pPr>
            <w:r w:rsidRPr="00BF4184">
              <w:rPr>
                <w:sz w:val="20"/>
                <w:lang w:val="de-DE"/>
              </w:rPr>
              <w:t>Ändernder Zugriff für alle Orte mit der Möglichkeit, Änderungen auch in der Datenbank zu hinterlassen.</w:t>
            </w:r>
          </w:p>
        </w:tc>
        <w:tc>
          <w:tcPr>
            <w:tcW w:w="1270" w:type="dxa"/>
            <w:noWrap/>
            <w:hideMark/>
          </w:tcPr>
          <w:p w:rsidRPr="00C20AEF" w:rsidR="006D68DE" w:rsidP="006D68DE" w:rsidRDefault="006D68DE" w14:paraId="5A4C5D22"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Pr>
                <w:b/>
                <w:sz w:val="20"/>
              </w:rPr>
              <w:t>Ä</w:t>
            </w:r>
          </w:p>
        </w:tc>
        <w:tc>
          <w:tcPr>
            <w:tcW w:w="1225" w:type="dxa"/>
            <w:noWrap/>
            <w:hideMark/>
          </w:tcPr>
          <w:p w:rsidRPr="00C20AEF" w:rsidR="006D68DE" w:rsidP="006D68DE" w:rsidRDefault="006D68DE" w14:paraId="3E9DB772"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p>
        </w:tc>
        <w:tc>
          <w:tcPr>
            <w:tcW w:w="1199" w:type="dxa"/>
            <w:noWrap/>
            <w:hideMark/>
          </w:tcPr>
          <w:p w:rsidRPr="00C20AEF" w:rsidR="006D68DE" w:rsidP="006D68DE" w:rsidRDefault="006D68DE" w14:paraId="43935EF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C20AEF" w:rsidR="006D68DE" w:rsidP="006D68DE" w:rsidRDefault="006D68DE" w14:paraId="07AE04D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C20AEF" w:rsidR="00DC4566" w:rsidTr="006D68DE" w14:paraId="2DEFD6F2" w14:textId="77777777">
        <w:trPr>
          <w:trHeight w:val="765"/>
        </w:trPr>
        <w:tc>
          <w:tcPr>
            <w:cnfStyle w:val="001000000000" w:firstRow="0" w:lastRow="0" w:firstColumn="1" w:lastColumn="0" w:oddVBand="0" w:evenVBand="0" w:oddHBand="0" w:evenHBand="0" w:firstRowFirstColumn="0" w:firstRowLastColumn="0" w:lastRowFirstColumn="0" w:lastRowLastColumn="0"/>
            <w:tcW w:w="5116" w:type="dxa"/>
          </w:tcPr>
          <w:p w:rsidRPr="00C20AEF" w:rsidR="00DC4566" w:rsidP="00DC4566" w:rsidRDefault="00DC4566" w14:paraId="5499E73E" w14:textId="7F9A5A60">
            <w:pPr>
              <w:rPr>
                <w:rFonts w:eastAsia="Times New Roman" w:cs="Arial"/>
                <w:sz w:val="20"/>
                <w:szCs w:val="20"/>
              </w:rPr>
            </w:pPr>
            <w:r>
              <w:rPr>
                <w:sz w:val="20"/>
              </w:rPr>
              <w:t xml:space="preserve">L with the restriction that only the data of the locations in the list </w:t>
            </w:r>
            <w:proofErr w:type="spellStart"/>
            <w:r>
              <w:rPr>
                <w:sz w:val="20"/>
              </w:rPr>
              <w:t>OrteDS</w:t>
            </w:r>
            <w:proofErr w:type="spellEnd"/>
            <w:r>
              <w:rPr>
                <w:sz w:val="20"/>
              </w:rPr>
              <w:t xml:space="preserve"> can be read (e.g. DS={20022519, 200364*}).</w:t>
            </w:r>
          </w:p>
        </w:tc>
        <w:tc>
          <w:tcPr>
            <w:tcW w:w="1270" w:type="dxa"/>
            <w:noWrap/>
          </w:tcPr>
          <w:p w:rsidRPr="00C20AEF" w:rsidR="00DC4566" w:rsidP="00DC4566" w:rsidRDefault="00DC4566" w14:paraId="2F49100A" w14:textId="33BBDB62">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Pr>
                <w:b/>
                <w:sz w:val="20"/>
              </w:rPr>
              <w:t>L (DS)</w:t>
            </w:r>
          </w:p>
        </w:tc>
        <w:tc>
          <w:tcPr>
            <w:tcW w:w="1225" w:type="dxa"/>
            <w:noWrap/>
          </w:tcPr>
          <w:p w:rsidRPr="00C20AEF" w:rsidR="00DC4566" w:rsidP="00DC4566" w:rsidRDefault="00DC4566" w14:paraId="20F9134C"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p>
        </w:tc>
        <w:tc>
          <w:tcPr>
            <w:tcW w:w="1199" w:type="dxa"/>
            <w:noWrap/>
          </w:tcPr>
          <w:p w:rsidRPr="00C20AEF" w:rsidR="00DC4566" w:rsidP="00DC4566" w:rsidRDefault="00DC4566" w14:paraId="0E65FEEA"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tcPr>
          <w:p w:rsidRPr="00C20AEF" w:rsidR="00DC4566" w:rsidP="00DC4566" w:rsidRDefault="00DC4566" w14:paraId="79F1023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C20AEF" w:rsidR="00DC4566" w:rsidTr="006D68DE" w14:paraId="5F6D6229" w14:textId="77777777">
        <w:trPr>
          <w:trHeight w:val="765"/>
        </w:trPr>
        <w:tc>
          <w:tcPr>
            <w:cnfStyle w:val="001000000000" w:firstRow="0" w:lastRow="0" w:firstColumn="1" w:lastColumn="0" w:oddVBand="0" w:evenVBand="0" w:oddHBand="0" w:evenHBand="0" w:firstRowFirstColumn="0" w:firstRowLastColumn="0" w:lastRowFirstColumn="0" w:lastRowLastColumn="0"/>
            <w:tcW w:w="5116" w:type="dxa"/>
            <w:hideMark/>
          </w:tcPr>
          <w:p w:rsidRPr="00BF4184" w:rsidR="00DC4566" w:rsidP="00DC4566" w:rsidRDefault="00DC4566" w14:paraId="00A0C842" w14:textId="1163DAA5">
            <w:pPr>
              <w:rPr>
                <w:rFonts w:eastAsia="Times New Roman" w:cs="Arial"/>
                <w:sz w:val="20"/>
                <w:szCs w:val="20"/>
                <w:lang w:val="de-DE"/>
              </w:rPr>
            </w:pPr>
            <w:r w:rsidRPr="00BF4184">
              <w:rPr>
                <w:sz w:val="20"/>
                <w:lang w:val="de-DE"/>
              </w:rPr>
              <w:t>L mit der Einschränkung, dass lediglich die Daten der Orte in der Liste Orte_D2D gelesen werden können (z.B. D2D={20022519, 200364*}).</w:t>
            </w:r>
          </w:p>
        </w:tc>
        <w:tc>
          <w:tcPr>
            <w:tcW w:w="1270" w:type="dxa"/>
            <w:noWrap/>
            <w:hideMark/>
          </w:tcPr>
          <w:p w:rsidRPr="00C20AEF" w:rsidR="00DC4566" w:rsidP="00DC4566" w:rsidRDefault="00DC4566" w14:paraId="332F2C0C" w14:textId="2D4408DD">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Pr>
                <w:b/>
                <w:sz w:val="20"/>
              </w:rPr>
              <w:t>L (D2D)</w:t>
            </w:r>
          </w:p>
        </w:tc>
        <w:tc>
          <w:tcPr>
            <w:tcW w:w="1225" w:type="dxa"/>
            <w:noWrap/>
            <w:hideMark/>
          </w:tcPr>
          <w:p w:rsidRPr="00C20AEF" w:rsidR="00DC4566" w:rsidP="00DC4566" w:rsidRDefault="00DC4566" w14:paraId="33B9984F"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p>
        </w:tc>
        <w:tc>
          <w:tcPr>
            <w:tcW w:w="1199" w:type="dxa"/>
            <w:noWrap/>
            <w:hideMark/>
          </w:tcPr>
          <w:p w:rsidRPr="00C20AEF" w:rsidR="00DC4566" w:rsidP="00DC4566" w:rsidRDefault="00DC4566" w14:paraId="7214ECC5"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C20AEF" w:rsidR="00DC4566" w:rsidP="00DC4566" w:rsidRDefault="00DC4566" w14:paraId="27CC308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C20AEF" w:rsidR="00DC4566" w:rsidTr="006D68DE" w14:paraId="5CF41A3B" w14:textId="77777777">
        <w:trPr>
          <w:trHeight w:val="765"/>
        </w:trPr>
        <w:tc>
          <w:tcPr>
            <w:cnfStyle w:val="001000000000" w:firstRow="0" w:lastRow="0" w:firstColumn="1" w:lastColumn="0" w:oddVBand="0" w:evenVBand="0" w:oddHBand="0" w:evenHBand="0" w:firstRowFirstColumn="0" w:firstRowLastColumn="0" w:lastRowFirstColumn="0" w:lastRowLastColumn="0"/>
            <w:tcW w:w="5116" w:type="dxa"/>
          </w:tcPr>
          <w:p w:rsidRPr="00C20AEF" w:rsidR="00DC4566" w:rsidP="00DC4566" w:rsidRDefault="00DC4566" w14:paraId="2A0FF7D5" w14:textId="0B0951F8">
            <w:pPr>
              <w:rPr>
                <w:rFonts w:eastAsia="Times New Roman" w:cs="Arial"/>
                <w:sz w:val="20"/>
                <w:szCs w:val="20"/>
              </w:rPr>
            </w:pPr>
            <w:r>
              <w:rPr>
                <w:sz w:val="20"/>
              </w:rPr>
              <w:t xml:space="preserve">Ä with the restriction that only the data of the locations in the list </w:t>
            </w:r>
            <w:proofErr w:type="spellStart"/>
            <w:r>
              <w:rPr>
                <w:sz w:val="20"/>
              </w:rPr>
              <w:t>OrteDS</w:t>
            </w:r>
            <w:proofErr w:type="spellEnd"/>
            <w:r>
              <w:rPr>
                <w:sz w:val="20"/>
              </w:rPr>
              <w:t xml:space="preserve"> can be changed (e.g. DS={20022519, 20036411}).</w:t>
            </w:r>
          </w:p>
        </w:tc>
        <w:tc>
          <w:tcPr>
            <w:tcW w:w="1270" w:type="dxa"/>
            <w:noWrap/>
          </w:tcPr>
          <w:p w:rsidRPr="00C20AEF" w:rsidR="00DC4566" w:rsidP="00DC4566" w:rsidRDefault="00DC4566" w14:paraId="41A37607" w14:textId="60A378DF">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Pr>
                <w:b/>
                <w:sz w:val="20"/>
              </w:rPr>
              <w:t>Ä (DS)</w:t>
            </w:r>
          </w:p>
        </w:tc>
        <w:tc>
          <w:tcPr>
            <w:tcW w:w="1225" w:type="dxa"/>
            <w:noWrap/>
          </w:tcPr>
          <w:p w:rsidRPr="00C20AEF" w:rsidR="00DC4566" w:rsidP="00DC4566" w:rsidRDefault="00DC4566" w14:paraId="36F3C79B"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p>
        </w:tc>
        <w:tc>
          <w:tcPr>
            <w:tcW w:w="1199" w:type="dxa"/>
            <w:noWrap/>
          </w:tcPr>
          <w:p w:rsidRPr="00C20AEF" w:rsidR="00DC4566" w:rsidP="00DC4566" w:rsidRDefault="00DC4566" w14:paraId="413D4FB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tcPr>
          <w:p w:rsidRPr="00C20AEF" w:rsidR="00DC4566" w:rsidP="00DC4566" w:rsidRDefault="00DC4566" w14:paraId="6827E11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C20AEF" w:rsidR="00DC4566" w:rsidTr="006D68DE" w14:paraId="36F04775" w14:textId="77777777">
        <w:trPr>
          <w:trHeight w:val="765"/>
        </w:trPr>
        <w:tc>
          <w:tcPr>
            <w:cnfStyle w:val="001000000000" w:firstRow="0" w:lastRow="0" w:firstColumn="1" w:lastColumn="0" w:oddVBand="0" w:evenVBand="0" w:oddHBand="0" w:evenHBand="0" w:firstRowFirstColumn="0" w:firstRowLastColumn="0" w:lastRowFirstColumn="0" w:lastRowLastColumn="0"/>
            <w:tcW w:w="5116" w:type="dxa"/>
            <w:hideMark/>
          </w:tcPr>
          <w:p w:rsidRPr="00BF4184" w:rsidR="00DC4566" w:rsidP="00DC4566" w:rsidRDefault="00DC4566" w14:paraId="025B9990" w14:textId="4FFE2A83">
            <w:pPr>
              <w:rPr>
                <w:rFonts w:eastAsia="Times New Roman" w:cs="Arial"/>
                <w:sz w:val="20"/>
                <w:szCs w:val="20"/>
                <w:lang w:val="de-DE"/>
              </w:rPr>
            </w:pPr>
            <w:r w:rsidRPr="00BF4184">
              <w:rPr>
                <w:sz w:val="20"/>
                <w:lang w:val="de-DE"/>
              </w:rPr>
              <w:t>Ä mit der Einschränkung, dass lediglich die Daten der Orte in der Liste OrteD2D geändert werden können (z.B. D2D={20022519, 20036411}).</w:t>
            </w:r>
          </w:p>
        </w:tc>
        <w:tc>
          <w:tcPr>
            <w:tcW w:w="1270" w:type="dxa"/>
            <w:noWrap/>
            <w:hideMark/>
          </w:tcPr>
          <w:p w:rsidRPr="00C20AEF" w:rsidR="00DC4566" w:rsidP="00DC4566" w:rsidRDefault="00DC4566" w14:paraId="0F1ED48D" w14:textId="593AD48D">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Pr>
                <w:b/>
                <w:sz w:val="20"/>
              </w:rPr>
              <w:t>Ä (D2D)</w:t>
            </w:r>
          </w:p>
        </w:tc>
        <w:tc>
          <w:tcPr>
            <w:tcW w:w="1225" w:type="dxa"/>
            <w:noWrap/>
            <w:hideMark/>
          </w:tcPr>
          <w:p w:rsidRPr="00C20AEF" w:rsidR="00DC4566" w:rsidP="00DC4566" w:rsidRDefault="00DC4566" w14:paraId="2CCCD149"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p>
        </w:tc>
        <w:tc>
          <w:tcPr>
            <w:tcW w:w="1199" w:type="dxa"/>
            <w:noWrap/>
            <w:hideMark/>
          </w:tcPr>
          <w:p w:rsidRPr="00C20AEF" w:rsidR="00DC4566" w:rsidP="00DC4566" w:rsidRDefault="00DC4566" w14:paraId="4885A08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C20AEF" w:rsidR="00DC4566" w:rsidP="00DC4566" w:rsidRDefault="00DC4566" w14:paraId="496B5D8A"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C20AEF" w:rsidR="00DC4566" w:rsidTr="006D68DE" w14:paraId="277036B6"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DC4566" w:rsidP="00DC4566" w:rsidRDefault="00DC4566" w14:paraId="3AF2228E" w14:textId="77777777">
            <w:pPr>
              <w:rPr>
                <w:rFonts w:eastAsia="Times New Roman" w:cs="Arial"/>
                <w:b/>
                <w:bCs/>
                <w:sz w:val="20"/>
                <w:szCs w:val="20"/>
              </w:rPr>
            </w:pPr>
            <w:proofErr w:type="spellStart"/>
            <w:r>
              <w:rPr>
                <w:b/>
                <w:sz w:val="20"/>
              </w:rPr>
              <w:t>Kombinationen</w:t>
            </w:r>
            <w:proofErr w:type="spellEnd"/>
            <w:r>
              <w:rPr>
                <w:b/>
                <w:sz w:val="20"/>
              </w:rPr>
              <w:t>:</w:t>
            </w:r>
          </w:p>
        </w:tc>
        <w:tc>
          <w:tcPr>
            <w:tcW w:w="1270" w:type="dxa"/>
            <w:noWrap/>
            <w:hideMark/>
          </w:tcPr>
          <w:p w:rsidRPr="00C20AEF" w:rsidR="00DC4566" w:rsidP="00DC4566" w:rsidRDefault="00DC4566" w14:paraId="76246D43" w14:textId="4B0BF628">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Pr>
                <w:b/>
                <w:sz w:val="20"/>
              </w:rPr>
              <w:t>L, Ä (DS), Ä (D2D)</w:t>
            </w:r>
          </w:p>
        </w:tc>
        <w:tc>
          <w:tcPr>
            <w:tcW w:w="1225" w:type="dxa"/>
            <w:noWrap/>
            <w:hideMark/>
          </w:tcPr>
          <w:p w:rsidRPr="00C20AEF" w:rsidR="00DC4566" w:rsidP="00DC4566" w:rsidRDefault="00DC4566" w14:paraId="6E808EB6"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p>
        </w:tc>
        <w:tc>
          <w:tcPr>
            <w:tcW w:w="1199" w:type="dxa"/>
            <w:noWrap/>
            <w:hideMark/>
          </w:tcPr>
          <w:p w:rsidRPr="00C20AEF" w:rsidR="00DC4566" w:rsidP="00DC4566" w:rsidRDefault="00DC4566" w14:paraId="54EFC132"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C20AEF" w:rsidR="00DC4566" w:rsidP="00DC4566" w:rsidRDefault="00DC4566" w14:paraId="0CD3765B"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C20AEF" w:rsidR="00DC4566" w:rsidTr="006D68DE" w14:paraId="1AB60A52"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DC4566" w:rsidP="00DC4566" w:rsidRDefault="00DC4566" w14:paraId="16EF99B2" w14:textId="77777777">
            <w:pPr>
              <w:rPr>
                <w:rFonts w:ascii="Times New Roman" w:hAnsi="Times New Roman" w:eastAsia="Times New Roman"/>
                <w:sz w:val="20"/>
                <w:szCs w:val="20"/>
              </w:rPr>
            </w:pPr>
          </w:p>
        </w:tc>
        <w:tc>
          <w:tcPr>
            <w:tcW w:w="1270" w:type="dxa"/>
            <w:noWrap/>
            <w:hideMark/>
          </w:tcPr>
          <w:p w:rsidRPr="00C20AEF" w:rsidR="00DC4566" w:rsidP="00DC4566" w:rsidRDefault="00DC4566" w14:paraId="7130AFDC" w14:textId="06AD26FF">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Pr>
                <w:b/>
                <w:sz w:val="20"/>
              </w:rPr>
              <w:t>L (DS),</w:t>
            </w:r>
          </w:p>
          <w:p w:rsidRPr="00C20AEF" w:rsidR="00DC4566" w:rsidP="00DC4566" w:rsidRDefault="00DC4566" w14:paraId="00E7F046" w14:textId="7FAED50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r>
              <w:rPr>
                <w:b/>
                <w:sz w:val="20"/>
              </w:rPr>
              <w:t>L (D2D)</w:t>
            </w:r>
          </w:p>
        </w:tc>
        <w:tc>
          <w:tcPr>
            <w:tcW w:w="1225" w:type="dxa"/>
            <w:noWrap/>
            <w:hideMark/>
          </w:tcPr>
          <w:p w:rsidRPr="00C20AEF" w:rsidR="00DC4566" w:rsidP="00DC4566" w:rsidRDefault="00DC4566" w14:paraId="5CF96028"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hideMark/>
          </w:tcPr>
          <w:p w:rsidRPr="00C20AEF" w:rsidR="00DC4566" w:rsidP="00DC4566" w:rsidRDefault="00DC4566" w14:paraId="65EAB73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C20AEF" w:rsidR="00DC4566" w:rsidP="00DC4566" w:rsidRDefault="00DC4566" w14:paraId="7884D39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C20AEF" w:rsidR="00DC4566" w:rsidTr="006D68DE" w14:paraId="5ED7BC98"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tcPr>
          <w:p w:rsidRPr="00C20AEF" w:rsidR="00DC4566" w:rsidP="00DC4566" w:rsidRDefault="00DC4566" w14:paraId="7B0B754A" w14:textId="77777777">
            <w:pPr>
              <w:rPr>
                <w:rFonts w:ascii="Times New Roman" w:hAnsi="Times New Roman" w:eastAsia="Times New Roman"/>
                <w:sz w:val="20"/>
                <w:szCs w:val="20"/>
              </w:rPr>
            </w:pPr>
          </w:p>
        </w:tc>
        <w:tc>
          <w:tcPr>
            <w:tcW w:w="1270" w:type="dxa"/>
            <w:noWrap/>
          </w:tcPr>
          <w:p w:rsidRPr="00C20AEF" w:rsidR="00DC4566" w:rsidP="00DC4566" w:rsidRDefault="00DC4566" w14:paraId="7494AC91" w14:textId="3BBDC2E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Pr>
                <w:b/>
                <w:sz w:val="20"/>
              </w:rPr>
              <w:t>Ä (DS),</w:t>
            </w:r>
          </w:p>
          <w:p w:rsidRPr="00C20AEF" w:rsidR="00DC4566" w:rsidP="00DC4566" w:rsidRDefault="00DC4566" w14:paraId="019F9E15" w14:textId="7E393A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r>
              <w:rPr>
                <w:b/>
                <w:sz w:val="20"/>
              </w:rPr>
              <w:t>Ä (D2D)</w:t>
            </w:r>
          </w:p>
        </w:tc>
        <w:tc>
          <w:tcPr>
            <w:tcW w:w="1225" w:type="dxa"/>
            <w:noWrap/>
          </w:tcPr>
          <w:p w:rsidRPr="00C20AEF" w:rsidR="00DC4566" w:rsidP="00DC4566" w:rsidRDefault="00DC4566" w14:paraId="63804B64"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tcPr>
          <w:p w:rsidRPr="00C20AEF" w:rsidR="00DC4566" w:rsidP="00DC4566" w:rsidRDefault="00DC4566" w14:paraId="4BD92B4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tcPr>
          <w:p w:rsidRPr="00C20AEF" w:rsidR="00DC4566" w:rsidP="00DC4566" w:rsidRDefault="00DC4566" w14:paraId="655DE99B"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C20AEF" w:rsidR="00A544A8" w:rsidTr="006D68DE" w14:paraId="2DC82F34"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tcPr>
          <w:p w:rsidRPr="00C20AEF" w:rsidR="00A544A8" w:rsidP="00DC4566" w:rsidRDefault="00A544A8" w14:paraId="2193A3F4" w14:textId="77777777">
            <w:pPr>
              <w:rPr>
                <w:rFonts w:ascii="Times New Roman" w:hAnsi="Times New Roman" w:eastAsia="Times New Roman"/>
                <w:sz w:val="20"/>
                <w:szCs w:val="20"/>
              </w:rPr>
            </w:pPr>
          </w:p>
        </w:tc>
        <w:tc>
          <w:tcPr>
            <w:tcW w:w="1270" w:type="dxa"/>
            <w:noWrap/>
          </w:tcPr>
          <w:p w:rsidRPr="00C20AEF" w:rsidR="00A544A8" w:rsidP="00A544A8" w:rsidRDefault="00A544A8" w14:paraId="45C814E0" w14:textId="6AAEF0B4">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Pr>
                <w:b/>
                <w:sz w:val="20"/>
              </w:rPr>
              <w:t>Ä (DS),</w:t>
            </w:r>
          </w:p>
          <w:p w:rsidRPr="00C20AEF" w:rsidR="00A544A8" w:rsidP="00A544A8" w:rsidRDefault="00A544A8" w14:paraId="38059EDC" w14:textId="27D5BC7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r>
              <w:rPr>
                <w:b/>
                <w:sz w:val="20"/>
              </w:rPr>
              <w:t>L (D2D)</w:t>
            </w:r>
          </w:p>
        </w:tc>
        <w:tc>
          <w:tcPr>
            <w:tcW w:w="1225" w:type="dxa"/>
            <w:noWrap/>
          </w:tcPr>
          <w:p w:rsidRPr="00C20AEF" w:rsidR="00A544A8" w:rsidP="00DC4566" w:rsidRDefault="00A544A8" w14:paraId="4AAC21E2"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tcPr>
          <w:p w:rsidRPr="00C20AEF" w:rsidR="00A544A8" w:rsidP="00DC4566" w:rsidRDefault="00A544A8" w14:paraId="489CAB4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tcPr>
          <w:p w:rsidRPr="00C20AEF" w:rsidR="00A544A8" w:rsidP="00DC4566" w:rsidRDefault="00A544A8" w14:paraId="3D6383E8"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C20AEF" w:rsidR="00DC4566" w:rsidTr="006D68DE" w14:paraId="51D96F3C"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DC4566" w:rsidP="00DC4566" w:rsidRDefault="00DC4566" w14:paraId="54B6A3C2" w14:textId="77777777">
            <w:pPr>
              <w:rPr>
                <w:rFonts w:ascii="Times New Roman" w:hAnsi="Times New Roman" w:eastAsia="Times New Roman"/>
                <w:sz w:val="20"/>
                <w:szCs w:val="20"/>
              </w:rPr>
            </w:pPr>
          </w:p>
        </w:tc>
        <w:tc>
          <w:tcPr>
            <w:tcW w:w="1270" w:type="dxa"/>
            <w:noWrap/>
            <w:hideMark/>
          </w:tcPr>
          <w:p w:rsidRPr="00C20AEF" w:rsidR="00DC4566" w:rsidP="00DC4566" w:rsidRDefault="00DC4566" w14:paraId="7DB53D9D"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25" w:type="dxa"/>
            <w:noWrap/>
            <w:hideMark/>
          </w:tcPr>
          <w:p w:rsidRPr="00C20AEF" w:rsidR="00DC4566" w:rsidP="00DC4566" w:rsidRDefault="00DC4566" w14:paraId="2D099EB5" w14:textId="7777777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hideMark/>
          </w:tcPr>
          <w:p w:rsidRPr="00C20AEF" w:rsidR="00DC4566" w:rsidP="00DC4566" w:rsidRDefault="00DC4566" w14:paraId="651A442B"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C20AEF" w:rsidR="00DC4566" w:rsidP="00DC4566" w:rsidRDefault="00DC4566" w14:paraId="3BB60B39"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C20AEF" w:rsidR="00DC4566" w:rsidTr="006D68DE" w14:paraId="13509904"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C20AEF" w:rsidR="00DC4566" w:rsidP="00DC4566" w:rsidRDefault="00DC4566" w14:paraId="1D8D2F5C" w14:textId="77777777">
            <w:pPr>
              <w:rPr>
                <w:rFonts w:eastAsia="Times New Roman" w:cs="Arial"/>
                <w:sz w:val="20"/>
                <w:szCs w:val="20"/>
              </w:rPr>
            </w:pPr>
            <w:proofErr w:type="spellStart"/>
            <w:r>
              <w:rPr>
                <w:sz w:val="20"/>
              </w:rPr>
              <w:t>Dabei</w:t>
            </w:r>
            <w:proofErr w:type="spellEnd"/>
            <w:r>
              <w:rPr>
                <w:sz w:val="20"/>
              </w:rPr>
              <w:t xml:space="preserve"> gilt: </w:t>
            </w:r>
          </w:p>
        </w:tc>
        <w:tc>
          <w:tcPr>
            <w:tcW w:w="1270" w:type="dxa"/>
            <w:noWrap/>
            <w:hideMark/>
          </w:tcPr>
          <w:p w:rsidRPr="00C20AEF" w:rsidR="00DC4566" w:rsidP="00DC4566" w:rsidRDefault="00DC4566" w14:paraId="4C5E98BD" w14:textId="77777777">
            <w:pPr>
              <w:cnfStyle w:val="000000000000" w:firstRow="0" w:lastRow="0" w:firstColumn="0" w:lastColumn="0" w:oddVBand="0" w:evenVBand="0" w:oddHBand="0" w:evenHBand="0" w:firstRowFirstColumn="0" w:firstRowLastColumn="0" w:lastRowFirstColumn="0" w:lastRowLastColumn="0"/>
              <w:rPr>
                <w:rFonts w:eastAsia="Times New Roman" w:cs="Arial"/>
                <w:sz w:val="20"/>
                <w:szCs w:val="20"/>
              </w:rPr>
            </w:pPr>
          </w:p>
        </w:tc>
        <w:tc>
          <w:tcPr>
            <w:tcW w:w="1225" w:type="dxa"/>
            <w:noWrap/>
            <w:hideMark/>
          </w:tcPr>
          <w:p w:rsidRPr="00C20AEF" w:rsidR="00DC4566" w:rsidP="00DC4566" w:rsidRDefault="00DC4566" w14:paraId="64166CF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hideMark/>
          </w:tcPr>
          <w:p w:rsidRPr="00C20AEF" w:rsidR="00DC4566" w:rsidP="00DC4566" w:rsidRDefault="00DC4566" w14:paraId="4B5F258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C20AEF" w:rsidR="00DC4566" w:rsidP="00DC4566" w:rsidRDefault="00DC4566" w14:paraId="1C30B305"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BF4184" w:rsidR="00DC4566" w:rsidTr="006D68DE" w14:paraId="766D6813" w14:textId="77777777">
        <w:trPr>
          <w:trHeight w:val="255"/>
        </w:trPr>
        <w:tc>
          <w:tcPr>
            <w:cnfStyle w:val="001000000000" w:firstRow="0" w:lastRow="0" w:firstColumn="1" w:lastColumn="0" w:oddVBand="0" w:evenVBand="0" w:oddHBand="0" w:evenHBand="0" w:firstRowFirstColumn="0" w:firstRowLastColumn="0" w:lastRowFirstColumn="0" w:lastRowLastColumn="0"/>
            <w:tcW w:w="6386" w:type="dxa"/>
            <w:gridSpan w:val="2"/>
            <w:noWrap/>
            <w:hideMark/>
          </w:tcPr>
          <w:p w:rsidRPr="00BF4184" w:rsidR="00DC4566" w:rsidP="00DC4566" w:rsidRDefault="00DC4566" w14:paraId="160AEBE6" w14:textId="1393EE05">
            <w:pPr>
              <w:rPr>
                <w:rFonts w:eastAsia="Times New Roman" w:cs="Arial"/>
                <w:b/>
                <w:bCs/>
                <w:sz w:val="20"/>
                <w:szCs w:val="20"/>
                <w:lang w:val="de-DE"/>
              </w:rPr>
            </w:pPr>
            <w:r w:rsidRPr="00BF4184">
              <w:rPr>
                <w:b/>
                <w:sz w:val="20"/>
                <w:lang w:val="de-DE"/>
              </w:rPr>
              <w:t>Pro Benutzer kann eine Liste DS definiert werden!</w:t>
            </w:r>
          </w:p>
        </w:tc>
        <w:tc>
          <w:tcPr>
            <w:tcW w:w="1225" w:type="dxa"/>
            <w:noWrap/>
            <w:hideMark/>
          </w:tcPr>
          <w:p w:rsidRPr="00BF4184" w:rsidR="00DC4566" w:rsidP="00DC4566" w:rsidRDefault="00DC4566" w14:paraId="3C0887EF" w14:textId="77777777">
            <w:pP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lang w:val="de-DE"/>
              </w:rPr>
            </w:pPr>
          </w:p>
        </w:tc>
        <w:tc>
          <w:tcPr>
            <w:tcW w:w="1199" w:type="dxa"/>
            <w:noWrap/>
            <w:hideMark/>
          </w:tcPr>
          <w:p w:rsidRPr="00BF4184" w:rsidR="00DC4566" w:rsidP="00DC4566" w:rsidRDefault="00DC4566" w14:paraId="2E53AA33"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lang w:val="de-DE"/>
              </w:rPr>
            </w:pPr>
          </w:p>
        </w:tc>
        <w:tc>
          <w:tcPr>
            <w:tcW w:w="1270" w:type="dxa"/>
            <w:noWrap/>
            <w:hideMark/>
          </w:tcPr>
          <w:p w:rsidRPr="00BF4184" w:rsidR="00DC4566" w:rsidP="00DC4566" w:rsidRDefault="00DC4566" w14:paraId="5AB5403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lang w:val="de-DE"/>
              </w:rPr>
            </w:pPr>
          </w:p>
        </w:tc>
      </w:tr>
      <w:tr w:rsidRPr="00C20AEF" w:rsidR="00DC4566" w:rsidTr="006D68DE" w14:paraId="672CF4A3" w14:textId="77777777">
        <w:trPr>
          <w:trHeight w:val="765"/>
        </w:trPr>
        <w:tc>
          <w:tcPr>
            <w:cnfStyle w:val="001000000000" w:firstRow="0" w:lastRow="0" w:firstColumn="1" w:lastColumn="0" w:oddVBand="0" w:evenVBand="0" w:oddHBand="0" w:evenHBand="0" w:firstRowFirstColumn="0" w:firstRowLastColumn="0" w:lastRowFirstColumn="0" w:lastRowLastColumn="0"/>
            <w:tcW w:w="5116" w:type="dxa"/>
            <w:hideMark/>
          </w:tcPr>
          <w:p w:rsidRPr="00BF4184" w:rsidR="00DC4566" w:rsidP="00DC4566" w:rsidRDefault="00DC4566" w14:paraId="5E3EA8E5" w14:textId="525EBE27">
            <w:pPr>
              <w:rPr>
                <w:rFonts w:eastAsia="Times New Roman" w:cs="Arial"/>
                <w:sz w:val="20"/>
                <w:szCs w:val="20"/>
                <w:lang w:val="de-DE"/>
              </w:rPr>
            </w:pPr>
            <w:r w:rsidRPr="00BF4184">
              <w:rPr>
                <w:sz w:val="20"/>
                <w:lang w:val="de-DE"/>
              </w:rPr>
              <w:t xml:space="preserve">Liste </w:t>
            </w:r>
            <w:proofErr w:type="spellStart"/>
            <w:r w:rsidRPr="00BF4184">
              <w:rPr>
                <w:sz w:val="20"/>
                <w:lang w:val="de-DE"/>
              </w:rPr>
              <w:t>Orte_DS</w:t>
            </w:r>
            <w:proofErr w:type="spellEnd"/>
            <w:r w:rsidRPr="00BF4184">
              <w:rPr>
                <w:sz w:val="20"/>
                <w:lang w:val="de-DE"/>
              </w:rPr>
              <w:t xml:space="preserve"> = Eine Liste, die beliebig viele Orte enthalten kann, deren Daten der jeweilige Benutzer lesen oder ändern darf.</w:t>
            </w:r>
          </w:p>
        </w:tc>
        <w:tc>
          <w:tcPr>
            <w:tcW w:w="1270" w:type="dxa"/>
            <w:noWrap/>
            <w:hideMark/>
          </w:tcPr>
          <w:p w:rsidRPr="00C20AEF" w:rsidR="00DC4566" w:rsidP="00DC4566" w:rsidRDefault="00DC4566" w14:paraId="24E24D1C" w14:textId="4775A35A">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r>
              <w:rPr>
                <w:b/>
                <w:sz w:val="20"/>
              </w:rPr>
              <w:t>DS</w:t>
            </w:r>
          </w:p>
        </w:tc>
        <w:tc>
          <w:tcPr>
            <w:tcW w:w="1225" w:type="dxa"/>
            <w:noWrap/>
            <w:hideMark/>
          </w:tcPr>
          <w:p w:rsidRPr="00C20AEF" w:rsidR="00DC4566" w:rsidP="00DC4566" w:rsidRDefault="00DC4566" w14:paraId="18B4DE93" w14:textId="77777777">
            <w:pPr>
              <w:jc w:val="center"/>
              <w:cnfStyle w:val="000000000000" w:firstRow="0" w:lastRow="0" w:firstColumn="0" w:lastColumn="0" w:oddVBand="0" w:evenVBand="0" w:oddHBand="0" w:evenHBand="0" w:firstRowFirstColumn="0" w:firstRowLastColumn="0" w:lastRowFirstColumn="0" w:lastRowLastColumn="0"/>
              <w:rPr>
                <w:rFonts w:eastAsia="Times New Roman" w:cs="Arial"/>
                <w:b/>
                <w:bCs/>
                <w:sz w:val="20"/>
                <w:szCs w:val="20"/>
              </w:rPr>
            </w:pPr>
          </w:p>
        </w:tc>
        <w:tc>
          <w:tcPr>
            <w:tcW w:w="1199" w:type="dxa"/>
            <w:noWrap/>
            <w:hideMark/>
          </w:tcPr>
          <w:p w:rsidRPr="00C20AEF" w:rsidR="00DC4566" w:rsidP="00DC4566" w:rsidRDefault="00DC4566" w14:paraId="6DCB781A"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hideMark/>
          </w:tcPr>
          <w:p w:rsidRPr="00C20AEF" w:rsidR="00DC4566" w:rsidP="00DC4566" w:rsidRDefault="00DC4566" w14:paraId="31CB8152"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r w:rsidRPr="00BF4184" w:rsidR="00DC4566" w:rsidTr="006D68DE" w14:paraId="0267CF42"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hideMark/>
          </w:tcPr>
          <w:p w:rsidRPr="00BF4184" w:rsidR="00DC4566" w:rsidP="00DC4566" w:rsidRDefault="00DC4566" w14:paraId="42B206DA" w14:textId="173138A6">
            <w:pPr>
              <w:rPr>
                <w:rFonts w:ascii="Times New Roman" w:hAnsi="Times New Roman" w:eastAsia="Times New Roman"/>
                <w:sz w:val="20"/>
                <w:szCs w:val="20"/>
                <w:lang w:val="de-DE"/>
              </w:rPr>
            </w:pPr>
            <w:r w:rsidRPr="00BF4184">
              <w:rPr>
                <w:b/>
                <w:sz w:val="20"/>
                <w:lang w:val="de-DE"/>
              </w:rPr>
              <w:t>Pro Benutzer kann eine Liste D2D definiert werden!</w:t>
            </w:r>
          </w:p>
        </w:tc>
        <w:tc>
          <w:tcPr>
            <w:tcW w:w="1270" w:type="dxa"/>
            <w:noWrap/>
            <w:hideMark/>
          </w:tcPr>
          <w:p w:rsidRPr="00BF4184" w:rsidR="00DC4566" w:rsidP="00DC4566" w:rsidRDefault="00DC4566" w14:paraId="42BDB9C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lang w:val="de-DE"/>
              </w:rPr>
            </w:pPr>
          </w:p>
        </w:tc>
        <w:tc>
          <w:tcPr>
            <w:tcW w:w="1225" w:type="dxa"/>
            <w:noWrap/>
            <w:hideMark/>
          </w:tcPr>
          <w:p w:rsidRPr="00BF4184" w:rsidR="00DC4566" w:rsidP="00DC4566" w:rsidRDefault="00DC4566" w14:paraId="038CE64E"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lang w:val="de-DE"/>
              </w:rPr>
            </w:pPr>
          </w:p>
        </w:tc>
        <w:tc>
          <w:tcPr>
            <w:tcW w:w="1199" w:type="dxa"/>
            <w:noWrap/>
            <w:hideMark/>
          </w:tcPr>
          <w:p w:rsidRPr="00BF4184" w:rsidR="00DC4566" w:rsidP="00DC4566" w:rsidRDefault="00DC4566" w14:paraId="4F6BFE19"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lang w:val="de-DE"/>
              </w:rPr>
            </w:pPr>
          </w:p>
        </w:tc>
        <w:tc>
          <w:tcPr>
            <w:tcW w:w="1270" w:type="dxa"/>
            <w:noWrap/>
            <w:hideMark/>
          </w:tcPr>
          <w:p w:rsidRPr="00BF4184" w:rsidR="00DC4566" w:rsidP="00DC4566" w:rsidRDefault="00DC4566" w14:paraId="7CFFF50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lang w:val="de-DE"/>
              </w:rPr>
            </w:pPr>
          </w:p>
        </w:tc>
      </w:tr>
      <w:tr w:rsidRPr="00C20AEF" w:rsidR="00DC4566" w:rsidTr="006D68DE" w14:paraId="5BAD7ABA" w14:textId="77777777">
        <w:trPr>
          <w:trHeight w:val="255"/>
        </w:trPr>
        <w:tc>
          <w:tcPr>
            <w:cnfStyle w:val="001000000000" w:firstRow="0" w:lastRow="0" w:firstColumn="1" w:lastColumn="0" w:oddVBand="0" w:evenVBand="0" w:oddHBand="0" w:evenHBand="0" w:firstRowFirstColumn="0" w:firstRowLastColumn="0" w:lastRowFirstColumn="0" w:lastRowLastColumn="0"/>
            <w:tcW w:w="5116" w:type="dxa"/>
            <w:noWrap/>
          </w:tcPr>
          <w:p w:rsidRPr="00BF4184" w:rsidR="00DC4566" w:rsidP="00DC4566" w:rsidRDefault="00DC4566" w14:paraId="377E07E0" w14:textId="4503B7B8">
            <w:pPr>
              <w:rPr>
                <w:rFonts w:eastAsia="Times New Roman" w:cs="Arial"/>
                <w:b/>
                <w:bCs/>
                <w:sz w:val="20"/>
                <w:szCs w:val="20"/>
                <w:lang w:val="de-DE"/>
              </w:rPr>
            </w:pPr>
            <w:r w:rsidRPr="00BF4184">
              <w:rPr>
                <w:sz w:val="20"/>
                <w:lang w:val="de-DE"/>
              </w:rPr>
              <w:t>Liste Orte_D2D = Eine Liste, die beliebig viele Orte enthalten kann, deren Daten der jeweilige Benutzer lesen oder ändern darf.</w:t>
            </w:r>
          </w:p>
        </w:tc>
        <w:tc>
          <w:tcPr>
            <w:tcW w:w="1270" w:type="dxa"/>
            <w:noWrap/>
          </w:tcPr>
          <w:p w:rsidRPr="00C20AEF" w:rsidR="00DC4566" w:rsidP="00DC4566" w:rsidRDefault="00DC4566" w14:paraId="7900F35D" w14:textId="3000796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r>
              <w:rPr>
                <w:b/>
                <w:sz w:val="20"/>
              </w:rPr>
              <w:t>D2D</w:t>
            </w:r>
          </w:p>
        </w:tc>
        <w:tc>
          <w:tcPr>
            <w:tcW w:w="1225" w:type="dxa"/>
            <w:noWrap/>
          </w:tcPr>
          <w:p w:rsidRPr="00C20AEF" w:rsidR="00DC4566" w:rsidP="00DC4566" w:rsidRDefault="00DC4566" w14:paraId="34853291" w14:textId="63618A38">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199" w:type="dxa"/>
            <w:noWrap/>
          </w:tcPr>
          <w:p w:rsidRPr="00C20AEF" w:rsidR="00DC4566" w:rsidP="00DC4566" w:rsidRDefault="00DC4566" w14:paraId="74F1C136"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c>
          <w:tcPr>
            <w:tcW w:w="1270" w:type="dxa"/>
            <w:noWrap/>
          </w:tcPr>
          <w:p w:rsidRPr="00C20AEF" w:rsidR="00DC4566" w:rsidP="00DC4566" w:rsidRDefault="00DC4566" w14:paraId="798E1AF7"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sz w:val="20"/>
                <w:szCs w:val="20"/>
              </w:rPr>
            </w:pPr>
          </w:p>
        </w:tc>
      </w:tr>
    </w:tbl>
    <w:p w:rsidRPr="00C20AEF" w:rsidR="00E832E5" w:rsidP="00E832E5" w:rsidRDefault="00E832E5" w14:paraId="0868A995" w14:textId="77777777">
      <w:pPr>
        <w:pStyle w:val="berschrift1"/>
        <w:rPr>
          <w:color w:val="auto"/>
        </w:rPr>
      </w:pPr>
      <w:bookmarkStart w:name="_Ref316892895" w:id="654"/>
      <w:bookmarkStart w:name="_Ref316892908" w:id="655"/>
      <w:bookmarkStart w:name="_Ref316893660" w:id="656"/>
      <w:bookmarkStart w:name="_Toc98411992" w:id="657"/>
      <w:r>
        <w:rPr>
          <w:color w:val="auto"/>
        </w:rPr>
        <w:lastRenderedPageBreak/>
        <w:t>Batch</w:t>
      </w:r>
      <w:bookmarkEnd w:id="636"/>
      <w:bookmarkEnd w:id="637"/>
      <w:r>
        <w:rPr>
          <w:color w:val="auto"/>
        </w:rPr>
        <w:t>-</w:t>
      </w:r>
      <w:proofErr w:type="spellStart"/>
      <w:r>
        <w:rPr>
          <w:color w:val="auto"/>
        </w:rPr>
        <w:t>Spezifikation</w:t>
      </w:r>
      <w:bookmarkEnd w:id="638"/>
      <w:bookmarkEnd w:id="639"/>
      <w:bookmarkEnd w:id="654"/>
      <w:bookmarkEnd w:id="655"/>
      <w:bookmarkEnd w:id="656"/>
      <w:bookmarkEnd w:id="657"/>
      <w:proofErr w:type="spellEnd"/>
    </w:p>
    <w:p w:rsidRPr="00BF4184" w:rsidR="00FB1909" w:rsidP="00FB1909" w:rsidRDefault="00FB1909" w14:paraId="323E72AD" w14:textId="77777777">
      <w:pPr>
        <w:pStyle w:val="Textkrper"/>
        <w:rPr>
          <w:lang w:val="de-DE"/>
        </w:rPr>
      </w:pPr>
      <w:r w:rsidRPr="00BF4184">
        <w:rPr>
          <w:lang w:val="de-DE"/>
        </w:rPr>
        <w:t>Folgende Tabelle gibt einen Überblick der neuen bzw. erweiterten Batchprozesse:</w:t>
      </w:r>
    </w:p>
    <w:tbl>
      <w:tblPr>
        <w:tblW w:w="9283" w:type="dxa"/>
        <w:jc w:val="center"/>
        <w:tblBorders>
          <w:top w:val="single" w:color="E20074" w:sz="18"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2479"/>
        <w:gridCol w:w="1843"/>
        <w:gridCol w:w="992"/>
        <w:gridCol w:w="3969"/>
      </w:tblGrid>
      <w:tr w:rsidRPr="00C20AEF" w:rsidR="00B646E8" w:rsidTr="006A5EBE" w14:paraId="4D9D7FEC" w14:textId="77777777">
        <w:trPr>
          <w:tblHeader/>
          <w:jc w:val="center"/>
        </w:trPr>
        <w:tc>
          <w:tcPr>
            <w:tcW w:w="2479" w:type="dxa"/>
            <w:tcBorders>
              <w:top w:val="single" w:color="E20074" w:sz="18" w:space="0"/>
            </w:tcBorders>
            <w:shd w:val="clear" w:color="auto" w:fill="E0E0E0"/>
          </w:tcPr>
          <w:p w:rsidRPr="00C20AEF" w:rsidR="00B646E8" w:rsidP="007370C4" w:rsidRDefault="00B646E8" w14:paraId="20C21D82" w14:textId="77777777">
            <w:pPr>
              <w:pStyle w:val="TableHeading"/>
            </w:pPr>
            <w:proofErr w:type="spellStart"/>
            <w:r>
              <w:t>Prozess</w:t>
            </w:r>
            <w:proofErr w:type="spellEnd"/>
          </w:p>
        </w:tc>
        <w:tc>
          <w:tcPr>
            <w:tcW w:w="1843" w:type="dxa"/>
            <w:tcBorders>
              <w:top w:val="single" w:color="E20074" w:sz="18" w:space="0"/>
            </w:tcBorders>
            <w:shd w:val="clear" w:color="auto" w:fill="E0E0E0"/>
          </w:tcPr>
          <w:p w:rsidRPr="00C20AEF" w:rsidR="00B646E8" w:rsidP="007370C4" w:rsidRDefault="0019246F" w14:paraId="51F2C2B7" w14:textId="77777777">
            <w:pPr>
              <w:pStyle w:val="TableHeading"/>
              <w:rPr>
                <w:szCs w:val="22"/>
              </w:rPr>
            </w:pPr>
            <w:r>
              <w:t xml:space="preserve">Start / </w:t>
            </w:r>
            <w:proofErr w:type="spellStart"/>
            <w:r>
              <w:t>Intervall</w:t>
            </w:r>
            <w:proofErr w:type="spellEnd"/>
          </w:p>
        </w:tc>
        <w:tc>
          <w:tcPr>
            <w:tcW w:w="992" w:type="dxa"/>
            <w:tcBorders>
              <w:top w:val="single" w:color="E20074" w:sz="18" w:space="0"/>
            </w:tcBorders>
            <w:shd w:val="clear" w:color="auto" w:fill="E0E0E0"/>
          </w:tcPr>
          <w:p w:rsidRPr="00C20AEF" w:rsidR="00B646E8" w:rsidP="007370C4" w:rsidRDefault="00B646E8" w14:paraId="6924D30D" w14:textId="77777777">
            <w:pPr>
              <w:pStyle w:val="TableHeading"/>
              <w:rPr>
                <w:szCs w:val="22"/>
              </w:rPr>
            </w:pPr>
            <w:proofErr w:type="spellStart"/>
            <w:r>
              <w:t>Verweis</w:t>
            </w:r>
            <w:proofErr w:type="spellEnd"/>
          </w:p>
        </w:tc>
        <w:tc>
          <w:tcPr>
            <w:tcW w:w="3969" w:type="dxa"/>
            <w:tcBorders>
              <w:top w:val="single" w:color="E20074" w:sz="18" w:space="0"/>
            </w:tcBorders>
            <w:shd w:val="clear" w:color="auto" w:fill="E0E0E0"/>
          </w:tcPr>
          <w:p w:rsidRPr="00C20AEF" w:rsidR="00B646E8" w:rsidP="007370C4" w:rsidRDefault="00B646E8" w14:paraId="44C17B21" w14:textId="77777777">
            <w:pPr>
              <w:pStyle w:val="TableHeading"/>
              <w:rPr>
                <w:szCs w:val="22"/>
              </w:rPr>
            </w:pPr>
            <w:proofErr w:type="spellStart"/>
            <w:r>
              <w:t>Kurzbeschreibung</w:t>
            </w:r>
            <w:proofErr w:type="spellEnd"/>
          </w:p>
        </w:tc>
      </w:tr>
      <w:tr w:rsidRPr="00BF4184" w:rsidR="00B646E8" w:rsidTr="006A5EBE" w14:paraId="699C20FB" w14:textId="77777777">
        <w:trPr>
          <w:tblHeader/>
          <w:jc w:val="center"/>
        </w:trPr>
        <w:tc>
          <w:tcPr>
            <w:tcW w:w="2479" w:type="dxa"/>
            <w:tcBorders>
              <w:top w:val="single" w:color="auto" w:sz="4" w:space="0"/>
              <w:bottom w:val="single" w:color="auto" w:sz="4" w:space="0"/>
            </w:tcBorders>
            <w:shd w:val="clear" w:color="auto" w:fill="E0E0E0"/>
          </w:tcPr>
          <w:p w:rsidRPr="00C20AEF" w:rsidR="00B646E8" w:rsidP="007370C4" w:rsidRDefault="00B646E8" w14:paraId="2E415FE5" w14:textId="77777777">
            <w:pPr>
              <w:pStyle w:val="TableText"/>
            </w:pPr>
            <w:proofErr w:type="spellStart"/>
            <w:r>
              <w:t>Aktualisierung</w:t>
            </w:r>
            <w:proofErr w:type="spellEnd"/>
            <w:r>
              <w:t xml:space="preserve"> </w:t>
            </w:r>
            <w:proofErr w:type="spellStart"/>
            <w:r>
              <w:t>Sortiment</w:t>
            </w:r>
            <w:proofErr w:type="spellEnd"/>
          </w:p>
        </w:tc>
        <w:tc>
          <w:tcPr>
            <w:tcW w:w="1843" w:type="dxa"/>
          </w:tcPr>
          <w:p w:rsidRPr="00C20AEF" w:rsidR="00B646E8" w:rsidP="0019246F" w:rsidRDefault="0019246F" w14:paraId="1D08A1E5" w14:textId="77777777">
            <w:pPr>
              <w:pStyle w:val="TableText"/>
              <w:rPr>
                <w:szCs w:val="22"/>
              </w:rPr>
            </w:pPr>
            <w:proofErr w:type="spellStart"/>
            <w:r>
              <w:t>zyklisch</w:t>
            </w:r>
            <w:proofErr w:type="spellEnd"/>
          </w:p>
        </w:tc>
        <w:tc>
          <w:tcPr>
            <w:tcW w:w="992" w:type="dxa"/>
          </w:tcPr>
          <w:p w:rsidRPr="00C20AEF" w:rsidR="00B646E8" w:rsidP="007370C4" w:rsidRDefault="00A9316A" w14:paraId="6F378F87" w14:textId="1EA9665F">
            <w:pPr>
              <w:pStyle w:val="TableText"/>
              <w:rPr>
                <w:szCs w:val="22"/>
              </w:rPr>
            </w:pPr>
            <w:r w:rsidRPr="00C20AEF">
              <w:fldChar w:fldCharType="begin"/>
            </w:r>
            <w:r w:rsidRPr="00C20AEF">
              <w:instrText xml:space="preserve"> REF _Ref257016443 \w \h  \* MERGEFORMAT </w:instrText>
            </w:r>
            <w:r w:rsidRPr="00C20AEF">
              <w:fldChar w:fldCharType="separate"/>
            </w:r>
            <w:r w:rsidRPr="000D3A2D" w:rsidR="000D3A2D">
              <w:t>7.1</w:t>
            </w:r>
            <w:r w:rsidRPr="00C20AEF">
              <w:fldChar w:fldCharType="end"/>
            </w:r>
          </w:p>
        </w:tc>
        <w:tc>
          <w:tcPr>
            <w:tcW w:w="3969" w:type="dxa"/>
          </w:tcPr>
          <w:p w:rsidRPr="00BF4184" w:rsidR="00B646E8" w:rsidP="007370C4" w:rsidRDefault="0019246F" w14:paraId="418A16DE" w14:textId="048395A2">
            <w:pPr>
              <w:pStyle w:val="TableText"/>
              <w:rPr>
                <w:szCs w:val="22"/>
                <w:lang w:val="de-DE"/>
              </w:rPr>
            </w:pPr>
            <w:r w:rsidRPr="00BF4184">
              <w:rPr>
                <w:lang w:val="de-DE"/>
              </w:rPr>
              <w:t xml:space="preserve">Aktualisierung des </w:t>
            </w:r>
            <w:proofErr w:type="spellStart"/>
            <w:r w:rsidRPr="00BF4184">
              <w:rPr>
                <w:lang w:val="de-DE"/>
              </w:rPr>
              <w:t>DeadStock</w:t>
            </w:r>
            <w:proofErr w:type="spellEnd"/>
            <w:r w:rsidRPr="00BF4184">
              <w:rPr>
                <w:lang w:val="de-DE"/>
              </w:rPr>
              <w:t>-Sortiments</w:t>
            </w:r>
            <w:r w:rsidRPr="00BF4184">
              <w:rPr>
                <w:lang w:val="de-DE"/>
              </w:rPr>
              <w:br/>
            </w:r>
            <w:r w:rsidRPr="00BF4184">
              <w:rPr>
                <w:lang w:val="de-DE"/>
              </w:rPr>
              <w:t>Ermittlung gelöschter Positionen</w:t>
            </w:r>
            <w:r w:rsidRPr="00BF4184">
              <w:rPr>
                <w:lang w:val="de-DE"/>
              </w:rPr>
              <w:br/>
            </w:r>
            <w:r w:rsidRPr="00BF4184">
              <w:rPr>
                <w:lang w:val="de-DE"/>
              </w:rPr>
              <w:t>Ermittlung automatisch gelöschter TNR</w:t>
            </w:r>
          </w:p>
        </w:tc>
      </w:tr>
      <w:tr w:rsidRPr="00BF4184" w:rsidR="005B0DF0" w:rsidTr="006A5EBE" w14:paraId="59BBCF30" w14:textId="77777777">
        <w:trPr>
          <w:tblHeader/>
          <w:jc w:val="center"/>
        </w:trPr>
        <w:tc>
          <w:tcPr>
            <w:tcW w:w="2479" w:type="dxa"/>
            <w:tcBorders>
              <w:top w:val="single" w:color="auto" w:sz="4" w:space="0"/>
              <w:bottom w:val="single" w:color="auto" w:sz="4" w:space="0"/>
            </w:tcBorders>
            <w:shd w:val="clear" w:color="auto" w:fill="E0E0E0"/>
          </w:tcPr>
          <w:p w:rsidRPr="00C20AEF" w:rsidR="005B0DF0" w:rsidP="007370C4" w:rsidRDefault="005B0DF0" w14:paraId="25AA3153" w14:textId="77777777">
            <w:pPr>
              <w:pStyle w:val="TableText"/>
            </w:pPr>
            <w:proofErr w:type="spellStart"/>
            <w:r>
              <w:t>Löschung</w:t>
            </w:r>
            <w:proofErr w:type="spellEnd"/>
            <w:r>
              <w:t xml:space="preserve"> </w:t>
            </w:r>
            <w:proofErr w:type="spellStart"/>
            <w:r>
              <w:t>aus</w:t>
            </w:r>
            <w:proofErr w:type="spellEnd"/>
            <w:r>
              <w:t xml:space="preserve"> </w:t>
            </w:r>
            <w:proofErr w:type="spellStart"/>
            <w:r>
              <w:t>Sortiment</w:t>
            </w:r>
            <w:proofErr w:type="spellEnd"/>
          </w:p>
        </w:tc>
        <w:tc>
          <w:tcPr>
            <w:tcW w:w="1843" w:type="dxa"/>
          </w:tcPr>
          <w:p w:rsidRPr="00C20AEF" w:rsidR="005B0DF0" w:rsidP="0019246F" w:rsidRDefault="00272AA5" w14:paraId="0D330576" w14:textId="77777777">
            <w:pPr>
              <w:pStyle w:val="TableText"/>
              <w:rPr>
                <w:szCs w:val="22"/>
              </w:rPr>
            </w:pPr>
            <w:proofErr w:type="spellStart"/>
            <w:r>
              <w:t>täglich</w:t>
            </w:r>
            <w:proofErr w:type="spellEnd"/>
          </w:p>
        </w:tc>
        <w:tc>
          <w:tcPr>
            <w:tcW w:w="992" w:type="dxa"/>
          </w:tcPr>
          <w:p w:rsidRPr="00C20AEF" w:rsidR="005B0DF0" w:rsidP="007370C4" w:rsidRDefault="00A9316A" w14:paraId="79653E34" w14:textId="347C19C7">
            <w:pPr>
              <w:pStyle w:val="TableText"/>
              <w:rPr>
                <w:szCs w:val="22"/>
              </w:rPr>
            </w:pPr>
            <w:r w:rsidRPr="00C20AEF">
              <w:fldChar w:fldCharType="begin"/>
            </w:r>
            <w:r w:rsidRPr="00C20AEF">
              <w:instrText xml:space="preserve"> REF _Ref257016438 \w \h  \* MERGEFORMAT </w:instrText>
            </w:r>
            <w:r w:rsidRPr="00C20AEF">
              <w:fldChar w:fldCharType="separate"/>
            </w:r>
            <w:r w:rsidRPr="000D3A2D" w:rsidR="000D3A2D">
              <w:t>7.2</w:t>
            </w:r>
            <w:r w:rsidRPr="00C20AEF">
              <w:fldChar w:fldCharType="end"/>
            </w:r>
          </w:p>
        </w:tc>
        <w:tc>
          <w:tcPr>
            <w:tcW w:w="3969" w:type="dxa"/>
          </w:tcPr>
          <w:p w:rsidRPr="00BF4184" w:rsidR="005B0DF0" w:rsidP="007370C4" w:rsidRDefault="005B0DF0" w14:paraId="3C1055E4" w14:textId="3F388CCB">
            <w:pPr>
              <w:pStyle w:val="TableText"/>
              <w:rPr>
                <w:szCs w:val="22"/>
                <w:lang w:val="de-DE"/>
              </w:rPr>
            </w:pPr>
            <w:r w:rsidRPr="00BF4184">
              <w:rPr>
                <w:lang w:val="de-DE"/>
              </w:rPr>
              <w:t xml:space="preserve">Löschung unberechtigter TNR aus </w:t>
            </w:r>
            <w:proofErr w:type="spellStart"/>
            <w:r w:rsidRPr="00BF4184">
              <w:rPr>
                <w:lang w:val="de-DE"/>
              </w:rPr>
              <w:t>DeadStock</w:t>
            </w:r>
            <w:proofErr w:type="spellEnd"/>
            <w:r w:rsidRPr="00BF4184">
              <w:rPr>
                <w:lang w:val="de-DE"/>
              </w:rPr>
              <w:t>-Sortiment</w:t>
            </w:r>
          </w:p>
        </w:tc>
      </w:tr>
      <w:tr w:rsidRPr="00C20AEF" w:rsidR="00B646E8" w:rsidTr="006A5EBE" w14:paraId="1A5CC062" w14:textId="77777777">
        <w:trPr>
          <w:tblHeader/>
          <w:jc w:val="center"/>
        </w:trPr>
        <w:tc>
          <w:tcPr>
            <w:tcW w:w="2479" w:type="dxa"/>
            <w:tcBorders>
              <w:top w:val="single" w:color="auto" w:sz="4" w:space="0"/>
              <w:bottom w:val="single" w:color="auto" w:sz="4" w:space="0"/>
            </w:tcBorders>
            <w:shd w:val="clear" w:color="auto" w:fill="E0E0E0"/>
          </w:tcPr>
          <w:p w:rsidRPr="00C20AEF" w:rsidR="00B646E8" w:rsidP="00B646E8" w:rsidRDefault="00B646E8" w14:paraId="15084998" w14:textId="77777777">
            <w:pPr>
              <w:pStyle w:val="TableText"/>
            </w:pPr>
            <w:proofErr w:type="spellStart"/>
            <w:r>
              <w:t>Aktualisierung</w:t>
            </w:r>
            <w:proofErr w:type="spellEnd"/>
            <w:r>
              <w:t xml:space="preserve"> </w:t>
            </w:r>
            <w:proofErr w:type="spellStart"/>
            <w:r>
              <w:t>Bestand</w:t>
            </w:r>
            <w:proofErr w:type="spellEnd"/>
          </w:p>
        </w:tc>
        <w:tc>
          <w:tcPr>
            <w:tcW w:w="1843" w:type="dxa"/>
          </w:tcPr>
          <w:p w:rsidRPr="00C20AEF" w:rsidR="00B646E8" w:rsidP="0019246F" w:rsidRDefault="0019246F" w14:paraId="79FC07EF" w14:textId="77777777">
            <w:pPr>
              <w:pStyle w:val="TableText"/>
              <w:rPr>
                <w:szCs w:val="22"/>
              </w:rPr>
            </w:pPr>
            <w:proofErr w:type="spellStart"/>
            <w:r>
              <w:t>Bestandsimport</w:t>
            </w:r>
            <w:proofErr w:type="spellEnd"/>
          </w:p>
        </w:tc>
        <w:tc>
          <w:tcPr>
            <w:tcW w:w="992" w:type="dxa"/>
          </w:tcPr>
          <w:p w:rsidRPr="00C20AEF" w:rsidR="00B646E8" w:rsidP="005B0DF0" w:rsidRDefault="002B5CB6" w14:paraId="54C9531C" w14:textId="46BA8CA8">
            <w:pPr>
              <w:pStyle w:val="TableText"/>
              <w:rPr>
                <w:szCs w:val="22"/>
              </w:rPr>
            </w:pPr>
            <w:r w:rsidRPr="00C20AEF">
              <w:fldChar w:fldCharType="begin"/>
            </w:r>
            <w:r w:rsidRPr="00C20AEF" w:rsidR="005B0DF0">
              <w:instrText xml:space="preserve"> REF _Ref316545644 \r \h </w:instrText>
            </w:r>
            <w:r w:rsidR="00C20AEF">
              <w:instrText xml:space="preserve"> \* MERGEFORMAT </w:instrText>
            </w:r>
            <w:r w:rsidRPr="00C20AEF">
              <w:fldChar w:fldCharType="separate"/>
            </w:r>
            <w:r w:rsidR="000D3A2D">
              <w:t>7.3</w:t>
            </w:r>
            <w:r w:rsidRPr="00C20AEF">
              <w:fldChar w:fldCharType="end"/>
            </w:r>
          </w:p>
        </w:tc>
        <w:tc>
          <w:tcPr>
            <w:tcW w:w="3969" w:type="dxa"/>
          </w:tcPr>
          <w:p w:rsidRPr="00C20AEF" w:rsidR="00B646E8" w:rsidP="007370C4" w:rsidRDefault="0019246F" w14:paraId="4A86399B" w14:textId="77777777">
            <w:pPr>
              <w:pStyle w:val="TableText"/>
              <w:rPr>
                <w:szCs w:val="22"/>
              </w:rPr>
            </w:pPr>
            <w:proofErr w:type="spellStart"/>
            <w:r>
              <w:t>Aktualisierung</w:t>
            </w:r>
            <w:proofErr w:type="spellEnd"/>
            <w:r>
              <w:t xml:space="preserve"> des STOX-</w:t>
            </w:r>
            <w:proofErr w:type="spellStart"/>
            <w:r>
              <w:t>Bestands</w:t>
            </w:r>
            <w:proofErr w:type="spellEnd"/>
          </w:p>
        </w:tc>
      </w:tr>
      <w:tr w:rsidRPr="00C20AEF" w:rsidR="00F86BD6" w:rsidTr="006A5EBE" w14:paraId="30146101" w14:textId="77777777">
        <w:trPr>
          <w:tblHeader/>
          <w:jc w:val="center"/>
        </w:trPr>
        <w:tc>
          <w:tcPr>
            <w:tcW w:w="2479" w:type="dxa"/>
            <w:tcBorders>
              <w:top w:val="single" w:color="auto" w:sz="4" w:space="0"/>
              <w:bottom w:val="single" w:color="auto" w:sz="4" w:space="0"/>
            </w:tcBorders>
            <w:shd w:val="clear" w:color="auto" w:fill="E0E0E0"/>
          </w:tcPr>
          <w:p w:rsidRPr="00C20AEF" w:rsidR="00F86BD6" w:rsidP="00B646E8" w:rsidRDefault="00F86BD6" w14:paraId="734D379B" w14:textId="77777777">
            <w:pPr>
              <w:pStyle w:val="TableText"/>
            </w:pPr>
            <w:proofErr w:type="spellStart"/>
            <w:r>
              <w:t>Auflösung</w:t>
            </w:r>
            <w:proofErr w:type="spellEnd"/>
            <w:r>
              <w:t xml:space="preserve"> </w:t>
            </w:r>
            <w:proofErr w:type="spellStart"/>
            <w:r>
              <w:t>Reservierung</w:t>
            </w:r>
            <w:proofErr w:type="spellEnd"/>
          </w:p>
        </w:tc>
        <w:tc>
          <w:tcPr>
            <w:tcW w:w="1843" w:type="dxa"/>
          </w:tcPr>
          <w:p w:rsidRPr="00C20AEF" w:rsidR="00F86BD6" w:rsidP="0019246F" w:rsidRDefault="006A5EBE" w14:paraId="745B2480" w14:textId="55B76074">
            <w:pPr>
              <w:pStyle w:val="TableText"/>
              <w:rPr>
                <w:szCs w:val="22"/>
              </w:rPr>
            </w:pPr>
            <w:proofErr w:type="spellStart"/>
            <w:r>
              <w:t>täglich</w:t>
            </w:r>
            <w:proofErr w:type="spellEnd"/>
            <w:r>
              <w:t xml:space="preserve"> (</w:t>
            </w:r>
            <w:proofErr w:type="spellStart"/>
            <w:r>
              <w:t>mehrfach</w:t>
            </w:r>
            <w:proofErr w:type="spellEnd"/>
            <w:r>
              <w:t>)</w:t>
            </w:r>
          </w:p>
        </w:tc>
        <w:tc>
          <w:tcPr>
            <w:tcW w:w="992" w:type="dxa"/>
          </w:tcPr>
          <w:p w:rsidRPr="00C20AEF" w:rsidR="00F86BD6" w:rsidP="007370C4" w:rsidRDefault="00A9316A" w14:paraId="6794319E" w14:textId="2F8B3EEC">
            <w:pPr>
              <w:pStyle w:val="TableText"/>
              <w:rPr>
                <w:szCs w:val="22"/>
              </w:rPr>
            </w:pPr>
            <w:r w:rsidRPr="00C20AEF">
              <w:fldChar w:fldCharType="begin"/>
            </w:r>
            <w:r w:rsidRPr="00C20AEF">
              <w:instrText xml:space="preserve"> REF _Ref252366245 \w \h  \* MERGEFORMAT </w:instrText>
            </w:r>
            <w:r w:rsidRPr="00C20AEF">
              <w:fldChar w:fldCharType="separate"/>
            </w:r>
            <w:r w:rsidRPr="000D3A2D" w:rsidR="000D3A2D">
              <w:t>7.4</w:t>
            </w:r>
            <w:r w:rsidRPr="00C20AEF">
              <w:fldChar w:fldCharType="end"/>
            </w:r>
          </w:p>
        </w:tc>
        <w:tc>
          <w:tcPr>
            <w:tcW w:w="3969" w:type="dxa"/>
          </w:tcPr>
          <w:p w:rsidRPr="00C20AEF" w:rsidR="00F86BD6" w:rsidP="007370C4" w:rsidRDefault="00F86BD6" w14:paraId="3B4062A0" w14:textId="77777777">
            <w:pPr>
              <w:pStyle w:val="TableText"/>
              <w:rPr>
                <w:szCs w:val="22"/>
              </w:rPr>
            </w:pPr>
            <w:proofErr w:type="spellStart"/>
            <w:r>
              <w:t>Auflösung</w:t>
            </w:r>
            <w:proofErr w:type="spellEnd"/>
            <w:r>
              <w:t xml:space="preserve"> der </w:t>
            </w:r>
            <w:proofErr w:type="spellStart"/>
            <w:r>
              <w:t>reservierten</w:t>
            </w:r>
            <w:proofErr w:type="spellEnd"/>
            <w:r>
              <w:t xml:space="preserve"> </w:t>
            </w:r>
            <w:proofErr w:type="spellStart"/>
            <w:r>
              <w:t>Bestände</w:t>
            </w:r>
            <w:proofErr w:type="spellEnd"/>
          </w:p>
        </w:tc>
      </w:tr>
      <w:tr w:rsidRPr="00C20AEF" w:rsidR="00B646E8" w:rsidTr="006A5EBE" w14:paraId="68CDEFDB" w14:textId="77777777">
        <w:trPr>
          <w:tblHeader/>
          <w:jc w:val="center"/>
        </w:trPr>
        <w:tc>
          <w:tcPr>
            <w:tcW w:w="2479" w:type="dxa"/>
            <w:tcBorders>
              <w:top w:val="single" w:color="auto" w:sz="4" w:space="0"/>
              <w:bottom w:val="single" w:color="auto" w:sz="4" w:space="0"/>
            </w:tcBorders>
            <w:shd w:val="clear" w:color="auto" w:fill="E0E0E0"/>
          </w:tcPr>
          <w:p w:rsidRPr="00C20AEF" w:rsidR="00B646E8" w:rsidP="007370C4" w:rsidRDefault="00B646E8" w14:paraId="18DA24C7" w14:textId="77777777">
            <w:pPr>
              <w:pStyle w:val="TableText"/>
            </w:pPr>
            <w:proofErr w:type="spellStart"/>
            <w:r>
              <w:t>Archivierung</w:t>
            </w:r>
            <w:proofErr w:type="spellEnd"/>
          </w:p>
        </w:tc>
        <w:tc>
          <w:tcPr>
            <w:tcW w:w="1843" w:type="dxa"/>
          </w:tcPr>
          <w:p w:rsidRPr="00C20AEF" w:rsidR="00B646E8" w:rsidP="007370C4" w:rsidRDefault="0019246F" w14:paraId="03C1AFBA" w14:textId="77777777">
            <w:pPr>
              <w:pStyle w:val="TableText"/>
              <w:rPr>
                <w:szCs w:val="22"/>
              </w:rPr>
            </w:pPr>
            <w:proofErr w:type="spellStart"/>
            <w:r>
              <w:t>täglich</w:t>
            </w:r>
            <w:proofErr w:type="spellEnd"/>
          </w:p>
        </w:tc>
        <w:tc>
          <w:tcPr>
            <w:tcW w:w="992" w:type="dxa"/>
          </w:tcPr>
          <w:p w:rsidRPr="00C20AEF" w:rsidR="00B646E8" w:rsidP="007370C4" w:rsidRDefault="00D40039" w14:paraId="387F2659" w14:textId="04555FD3">
            <w:pPr>
              <w:pStyle w:val="TableText"/>
              <w:rPr>
                <w:szCs w:val="22"/>
              </w:rPr>
            </w:pPr>
            <w:r w:rsidRPr="00C20AEF">
              <w:fldChar w:fldCharType="begin"/>
            </w:r>
            <w:r w:rsidRPr="00C20AEF">
              <w:instrText xml:space="preserve"> REF _Ref318806262 \r \h </w:instrText>
            </w:r>
            <w:r w:rsidR="00C20AEF">
              <w:instrText xml:space="preserve"> \* MERGEFORMAT </w:instrText>
            </w:r>
            <w:r w:rsidRPr="00C20AEF">
              <w:fldChar w:fldCharType="separate"/>
            </w:r>
            <w:r w:rsidR="000D3A2D">
              <w:t>7.5</w:t>
            </w:r>
            <w:r w:rsidRPr="00C20AEF">
              <w:fldChar w:fldCharType="end"/>
            </w:r>
          </w:p>
        </w:tc>
        <w:tc>
          <w:tcPr>
            <w:tcW w:w="3969" w:type="dxa"/>
          </w:tcPr>
          <w:p w:rsidRPr="00C20AEF" w:rsidR="00B646E8" w:rsidP="007370C4" w:rsidRDefault="0019246F" w14:paraId="00EEEB85" w14:textId="77777777">
            <w:pPr>
              <w:pStyle w:val="TableText"/>
              <w:rPr>
                <w:szCs w:val="22"/>
              </w:rPr>
            </w:pPr>
            <w:proofErr w:type="spellStart"/>
            <w:r>
              <w:t>Archivierung</w:t>
            </w:r>
            <w:proofErr w:type="spellEnd"/>
            <w:r>
              <w:t xml:space="preserve"> „alter“ </w:t>
            </w:r>
            <w:proofErr w:type="spellStart"/>
            <w:r>
              <w:t>Bestellaufträge</w:t>
            </w:r>
            <w:proofErr w:type="spellEnd"/>
          </w:p>
        </w:tc>
      </w:tr>
      <w:tr w:rsidRPr="00C20AEF" w:rsidR="0019246F" w:rsidTr="006A5EBE" w14:paraId="4FF6A31B" w14:textId="77777777">
        <w:trPr>
          <w:tblHeader/>
          <w:jc w:val="center"/>
        </w:trPr>
        <w:tc>
          <w:tcPr>
            <w:tcW w:w="2479" w:type="dxa"/>
            <w:tcBorders>
              <w:top w:val="single" w:color="auto" w:sz="4" w:space="0"/>
              <w:bottom w:val="single" w:color="auto" w:sz="4" w:space="0"/>
            </w:tcBorders>
            <w:shd w:val="clear" w:color="auto" w:fill="E0E0E0"/>
          </w:tcPr>
          <w:p w:rsidRPr="00C20AEF" w:rsidR="0019246F" w:rsidP="007370C4" w:rsidRDefault="0019246F" w14:paraId="3F779AA6" w14:textId="77777777">
            <w:pPr>
              <w:pStyle w:val="TableText"/>
            </w:pPr>
            <w:proofErr w:type="spellStart"/>
            <w:r>
              <w:t>Löschung</w:t>
            </w:r>
            <w:proofErr w:type="spellEnd"/>
          </w:p>
        </w:tc>
        <w:tc>
          <w:tcPr>
            <w:tcW w:w="1843" w:type="dxa"/>
          </w:tcPr>
          <w:p w:rsidRPr="00C20AEF" w:rsidR="0019246F" w:rsidP="007370C4" w:rsidRDefault="00E87E97" w14:paraId="6A749B6F" w14:textId="77777777">
            <w:pPr>
              <w:pStyle w:val="TableText"/>
              <w:rPr>
                <w:szCs w:val="22"/>
              </w:rPr>
            </w:pPr>
            <w:proofErr w:type="spellStart"/>
            <w:r>
              <w:t>monatlich</w:t>
            </w:r>
            <w:proofErr w:type="spellEnd"/>
          </w:p>
        </w:tc>
        <w:tc>
          <w:tcPr>
            <w:tcW w:w="992" w:type="dxa"/>
          </w:tcPr>
          <w:p w:rsidRPr="00C20AEF" w:rsidR="0019246F" w:rsidP="007370C4" w:rsidRDefault="00D55CC6" w14:paraId="167BD5F5" w14:textId="5CB76FE9">
            <w:pPr>
              <w:pStyle w:val="TableText"/>
              <w:rPr>
                <w:szCs w:val="22"/>
              </w:rPr>
            </w:pPr>
            <w:r>
              <w:t>-</w:t>
            </w:r>
          </w:p>
        </w:tc>
        <w:tc>
          <w:tcPr>
            <w:tcW w:w="3969" w:type="dxa"/>
          </w:tcPr>
          <w:p w:rsidRPr="00C20AEF" w:rsidR="0019246F" w:rsidP="007370C4" w:rsidRDefault="0019246F" w14:paraId="27CBC94F" w14:textId="77777777">
            <w:pPr>
              <w:pStyle w:val="TableText"/>
              <w:rPr>
                <w:szCs w:val="22"/>
              </w:rPr>
            </w:pPr>
            <w:proofErr w:type="spellStart"/>
            <w:r>
              <w:t>Endgültige</w:t>
            </w:r>
            <w:proofErr w:type="spellEnd"/>
            <w:r>
              <w:t xml:space="preserve"> </w:t>
            </w:r>
            <w:proofErr w:type="spellStart"/>
            <w:r>
              <w:t>Löschung</w:t>
            </w:r>
            <w:proofErr w:type="spellEnd"/>
            <w:r>
              <w:t xml:space="preserve"> alter </w:t>
            </w:r>
            <w:proofErr w:type="spellStart"/>
            <w:r>
              <w:t>Daten</w:t>
            </w:r>
            <w:proofErr w:type="spellEnd"/>
          </w:p>
        </w:tc>
      </w:tr>
      <w:tr w:rsidRPr="00BF4184" w:rsidR="00B646E8" w:rsidTr="006A5EBE" w14:paraId="6DA0D284" w14:textId="77777777">
        <w:trPr>
          <w:tblHeader/>
          <w:jc w:val="center"/>
        </w:trPr>
        <w:tc>
          <w:tcPr>
            <w:tcW w:w="2479" w:type="dxa"/>
            <w:tcBorders>
              <w:top w:val="single" w:color="auto" w:sz="4" w:space="0"/>
              <w:bottom w:val="single" w:color="auto" w:sz="4" w:space="0"/>
            </w:tcBorders>
            <w:shd w:val="clear" w:color="auto" w:fill="E0E0E0"/>
          </w:tcPr>
          <w:p w:rsidRPr="00C20AEF" w:rsidR="00B646E8" w:rsidP="007370C4" w:rsidRDefault="00B646E8" w14:paraId="43DC209E" w14:textId="77777777">
            <w:pPr>
              <w:pStyle w:val="TableText"/>
            </w:pPr>
            <w:proofErr w:type="spellStart"/>
            <w:r>
              <w:t>Aktualisierung</w:t>
            </w:r>
            <w:proofErr w:type="spellEnd"/>
            <w:r>
              <w:t xml:space="preserve"> </w:t>
            </w:r>
            <w:proofErr w:type="spellStart"/>
            <w:r>
              <w:t>Statistik</w:t>
            </w:r>
            <w:proofErr w:type="spellEnd"/>
          </w:p>
        </w:tc>
        <w:tc>
          <w:tcPr>
            <w:tcW w:w="1843" w:type="dxa"/>
          </w:tcPr>
          <w:p w:rsidRPr="00C20AEF" w:rsidR="00B646E8" w:rsidP="007370C4" w:rsidRDefault="0019246F" w14:paraId="6EDC371F" w14:textId="77777777">
            <w:pPr>
              <w:pStyle w:val="TableText"/>
              <w:rPr>
                <w:szCs w:val="22"/>
              </w:rPr>
            </w:pPr>
            <w:proofErr w:type="spellStart"/>
            <w:r>
              <w:t>monatlich</w:t>
            </w:r>
            <w:proofErr w:type="spellEnd"/>
          </w:p>
        </w:tc>
        <w:tc>
          <w:tcPr>
            <w:tcW w:w="992" w:type="dxa"/>
          </w:tcPr>
          <w:p w:rsidRPr="00C20AEF" w:rsidR="00B646E8" w:rsidP="007370C4" w:rsidRDefault="002B5CB6" w14:paraId="113B856B" w14:textId="5BC1B8D5">
            <w:pPr>
              <w:pStyle w:val="TableText"/>
              <w:rPr>
                <w:szCs w:val="22"/>
              </w:rPr>
            </w:pPr>
            <w:r w:rsidRPr="00C20AEF">
              <w:fldChar w:fldCharType="begin"/>
            </w:r>
            <w:r w:rsidRPr="00C20AEF" w:rsidR="00052A31">
              <w:instrText xml:space="preserve"> REF _Ref343505818 \r \h </w:instrText>
            </w:r>
            <w:r w:rsidRPr="00C20AEF" w:rsidR="00C525AC">
              <w:instrText xml:space="preserve"> \* MERGEFORMAT </w:instrText>
            </w:r>
            <w:r w:rsidRPr="00C20AEF">
              <w:fldChar w:fldCharType="separate"/>
            </w:r>
            <w:r w:rsidR="000D3A2D">
              <w:t>7.6</w:t>
            </w:r>
            <w:r w:rsidRPr="00C20AEF">
              <w:fldChar w:fldCharType="end"/>
            </w:r>
          </w:p>
        </w:tc>
        <w:tc>
          <w:tcPr>
            <w:tcW w:w="3969" w:type="dxa"/>
          </w:tcPr>
          <w:p w:rsidRPr="00BF4184" w:rsidR="00B646E8" w:rsidP="007370C4" w:rsidRDefault="0019246F" w14:paraId="337A15BD" w14:textId="77777777">
            <w:pPr>
              <w:pStyle w:val="TableText"/>
              <w:rPr>
                <w:szCs w:val="22"/>
                <w:lang w:val="de-DE"/>
              </w:rPr>
            </w:pPr>
            <w:r w:rsidRPr="00BF4184">
              <w:rPr>
                <w:lang w:val="de-DE"/>
              </w:rPr>
              <w:t>Berechnung der (Verkaufs-) Statistiken zum Händler</w:t>
            </w:r>
          </w:p>
        </w:tc>
      </w:tr>
      <w:tr w:rsidRPr="00BF4184" w:rsidR="00033B99" w:rsidTr="006A5EBE" w14:paraId="15340771" w14:textId="77777777">
        <w:trPr>
          <w:tblHeader/>
          <w:jc w:val="center"/>
        </w:trPr>
        <w:tc>
          <w:tcPr>
            <w:tcW w:w="2479" w:type="dxa"/>
            <w:tcBorders>
              <w:top w:val="single" w:color="auto" w:sz="4" w:space="0"/>
              <w:bottom w:val="single" w:color="auto" w:sz="4" w:space="0"/>
            </w:tcBorders>
            <w:shd w:val="clear" w:color="auto" w:fill="E0E0E0"/>
          </w:tcPr>
          <w:p w:rsidRPr="00C20AEF" w:rsidR="00033B99" w:rsidP="007370C4" w:rsidRDefault="00033B99" w14:paraId="4DB91082" w14:textId="77777777">
            <w:pPr>
              <w:pStyle w:val="TableText"/>
            </w:pPr>
            <w:r>
              <w:t xml:space="preserve">GSSN </w:t>
            </w:r>
            <w:proofErr w:type="spellStart"/>
            <w:r>
              <w:t>Synchronisation</w:t>
            </w:r>
            <w:proofErr w:type="spellEnd"/>
          </w:p>
        </w:tc>
        <w:tc>
          <w:tcPr>
            <w:tcW w:w="1843" w:type="dxa"/>
          </w:tcPr>
          <w:p w:rsidRPr="00C20AEF" w:rsidR="00033B99" w:rsidP="007370C4" w:rsidRDefault="00033B99" w14:paraId="4FBB1D1F" w14:textId="77777777">
            <w:pPr>
              <w:pStyle w:val="TableText"/>
              <w:rPr>
                <w:szCs w:val="22"/>
              </w:rPr>
            </w:pPr>
            <w:proofErr w:type="spellStart"/>
            <w:r>
              <w:t>täglich</w:t>
            </w:r>
            <w:proofErr w:type="spellEnd"/>
          </w:p>
        </w:tc>
        <w:tc>
          <w:tcPr>
            <w:tcW w:w="992" w:type="dxa"/>
          </w:tcPr>
          <w:p w:rsidRPr="00C20AEF" w:rsidR="00033B99" w:rsidP="00B97D4A" w:rsidRDefault="00A9316A" w14:paraId="58591C8E" w14:textId="7BD24D9C">
            <w:pPr>
              <w:pStyle w:val="TableText"/>
              <w:rPr>
                <w:szCs w:val="22"/>
              </w:rPr>
            </w:pPr>
            <w:r w:rsidRPr="00C20AEF">
              <w:fldChar w:fldCharType="begin"/>
            </w:r>
            <w:r w:rsidRPr="00C20AEF">
              <w:instrText xml:space="preserve"> REF _Ref257016339 \w \h  \* MERGEFORMAT </w:instrText>
            </w:r>
            <w:r w:rsidRPr="00C20AEF">
              <w:fldChar w:fldCharType="separate"/>
            </w:r>
            <w:r w:rsidRPr="000D3A2D" w:rsidR="000D3A2D">
              <w:t>7.7</w:t>
            </w:r>
            <w:r w:rsidRPr="00C20AEF">
              <w:fldChar w:fldCharType="end"/>
            </w:r>
          </w:p>
        </w:tc>
        <w:tc>
          <w:tcPr>
            <w:tcW w:w="3969" w:type="dxa"/>
          </w:tcPr>
          <w:p w:rsidRPr="00BF4184" w:rsidR="00033B99" w:rsidP="007370C4" w:rsidRDefault="00033B99" w14:paraId="6DA95BCF" w14:textId="77777777">
            <w:pPr>
              <w:pStyle w:val="TableText"/>
              <w:rPr>
                <w:szCs w:val="22"/>
                <w:lang w:val="de-DE"/>
              </w:rPr>
            </w:pPr>
            <w:r w:rsidRPr="00BF4184">
              <w:rPr>
                <w:lang w:val="de-DE"/>
              </w:rPr>
              <w:t>Synchronisation der Rechnungsanschrift mit den GSSN Adressdaten.</w:t>
            </w:r>
          </w:p>
        </w:tc>
      </w:tr>
      <w:tr w:rsidRPr="00C20AEF" w:rsidR="003C60EB" w:rsidTr="006A5EBE" w14:paraId="62B6F448" w14:textId="77777777">
        <w:trPr>
          <w:tblHeader/>
          <w:jc w:val="center"/>
        </w:trPr>
        <w:tc>
          <w:tcPr>
            <w:tcW w:w="2479" w:type="dxa"/>
            <w:tcBorders>
              <w:top w:val="single" w:color="auto" w:sz="4" w:space="0"/>
              <w:bottom w:val="single" w:color="auto" w:sz="4" w:space="0"/>
            </w:tcBorders>
            <w:shd w:val="clear" w:color="auto" w:fill="E0E0E0"/>
          </w:tcPr>
          <w:p w:rsidRPr="00C20AEF" w:rsidR="003C60EB" w:rsidP="0053798B" w:rsidRDefault="003C60EB" w14:paraId="080E3B9E" w14:textId="77777777">
            <w:pPr>
              <w:pStyle w:val="TableText"/>
            </w:pPr>
            <w:r>
              <w:t>GPS-Import</w:t>
            </w:r>
          </w:p>
        </w:tc>
        <w:tc>
          <w:tcPr>
            <w:tcW w:w="1843" w:type="dxa"/>
          </w:tcPr>
          <w:p w:rsidRPr="00C20AEF" w:rsidR="003C60EB" w:rsidP="0053798B" w:rsidRDefault="003C60EB" w14:paraId="2511CD67" w14:textId="77777777">
            <w:pPr>
              <w:pStyle w:val="TableText"/>
              <w:rPr>
                <w:szCs w:val="22"/>
              </w:rPr>
            </w:pPr>
            <w:proofErr w:type="spellStart"/>
            <w:r>
              <w:t>wöchentlich</w:t>
            </w:r>
            <w:proofErr w:type="spellEnd"/>
          </w:p>
        </w:tc>
        <w:tc>
          <w:tcPr>
            <w:tcW w:w="992" w:type="dxa"/>
          </w:tcPr>
          <w:p w:rsidRPr="00C20AEF" w:rsidR="003C60EB" w:rsidP="00B97D4A" w:rsidRDefault="00A9316A" w14:paraId="3701BA51" w14:textId="4B57BB3A">
            <w:pPr>
              <w:pStyle w:val="TableText"/>
              <w:rPr>
                <w:szCs w:val="22"/>
              </w:rPr>
            </w:pPr>
            <w:r w:rsidRPr="00C20AEF">
              <w:fldChar w:fldCharType="begin"/>
            </w:r>
            <w:r w:rsidRPr="00C20AEF">
              <w:instrText xml:space="preserve"> REF _Ref257016378 \w \h  \* MERGEFORMAT </w:instrText>
            </w:r>
            <w:r w:rsidRPr="00C20AEF">
              <w:fldChar w:fldCharType="separate"/>
            </w:r>
            <w:r w:rsidRPr="000D3A2D" w:rsidR="000D3A2D">
              <w:t>7.8</w:t>
            </w:r>
            <w:r w:rsidRPr="00C20AEF">
              <w:fldChar w:fldCharType="end"/>
            </w:r>
          </w:p>
        </w:tc>
        <w:tc>
          <w:tcPr>
            <w:tcW w:w="3969" w:type="dxa"/>
          </w:tcPr>
          <w:p w:rsidRPr="00C20AEF" w:rsidR="003C60EB" w:rsidP="007370C4" w:rsidRDefault="004E229A" w14:paraId="58557D5B" w14:textId="77777777">
            <w:pPr>
              <w:pStyle w:val="TableText"/>
              <w:rPr>
                <w:szCs w:val="22"/>
              </w:rPr>
            </w:pPr>
            <w:r>
              <w:t xml:space="preserve">Import der GPS </w:t>
            </w:r>
            <w:proofErr w:type="spellStart"/>
            <w:r>
              <w:t>Koordinaten</w:t>
            </w:r>
            <w:proofErr w:type="spellEnd"/>
          </w:p>
        </w:tc>
      </w:tr>
      <w:tr w:rsidRPr="00C20AEF" w:rsidR="003C60EB" w:rsidTr="006A5EBE" w14:paraId="0689E0FA" w14:textId="77777777">
        <w:trPr>
          <w:tblHeader/>
          <w:jc w:val="center"/>
        </w:trPr>
        <w:tc>
          <w:tcPr>
            <w:tcW w:w="2479" w:type="dxa"/>
            <w:tcBorders>
              <w:top w:val="single" w:color="auto" w:sz="4" w:space="0"/>
              <w:bottom w:val="single" w:color="auto" w:sz="4" w:space="0"/>
            </w:tcBorders>
            <w:shd w:val="clear" w:color="auto" w:fill="E0E0E0"/>
          </w:tcPr>
          <w:p w:rsidRPr="00C20AEF" w:rsidR="003C60EB" w:rsidP="007370C4" w:rsidRDefault="003C60EB" w14:paraId="1FC66166" w14:textId="77777777">
            <w:pPr>
              <w:pStyle w:val="TableText"/>
            </w:pPr>
            <w:proofErr w:type="spellStart"/>
            <w:r>
              <w:t>Zurücksetzen</w:t>
            </w:r>
            <w:proofErr w:type="spellEnd"/>
            <w:r>
              <w:t xml:space="preserve"> </w:t>
            </w:r>
            <w:proofErr w:type="spellStart"/>
            <w:r>
              <w:t>Warenkorb</w:t>
            </w:r>
            <w:proofErr w:type="spellEnd"/>
          </w:p>
        </w:tc>
        <w:tc>
          <w:tcPr>
            <w:tcW w:w="1843" w:type="dxa"/>
          </w:tcPr>
          <w:p w:rsidRPr="00C20AEF" w:rsidR="003C60EB" w:rsidP="007370C4" w:rsidRDefault="003C60EB" w14:paraId="18934778" w14:textId="77777777">
            <w:pPr>
              <w:pStyle w:val="TableText"/>
              <w:rPr>
                <w:szCs w:val="22"/>
              </w:rPr>
            </w:pPr>
            <w:proofErr w:type="spellStart"/>
            <w:r>
              <w:t>täglich</w:t>
            </w:r>
            <w:proofErr w:type="spellEnd"/>
          </w:p>
        </w:tc>
        <w:tc>
          <w:tcPr>
            <w:tcW w:w="992" w:type="dxa"/>
          </w:tcPr>
          <w:p w:rsidRPr="00C20AEF" w:rsidR="003C60EB" w:rsidP="00B97D4A" w:rsidRDefault="00A9316A" w14:paraId="65299006" w14:textId="14FCE201">
            <w:pPr>
              <w:pStyle w:val="TableText"/>
              <w:rPr>
                <w:szCs w:val="22"/>
              </w:rPr>
            </w:pPr>
            <w:r w:rsidRPr="00C20AEF">
              <w:fldChar w:fldCharType="begin"/>
            </w:r>
            <w:r w:rsidRPr="00C20AEF">
              <w:instrText xml:space="preserve"> REF _Ref255460907 \w \h  \* MERGEFORMAT </w:instrText>
            </w:r>
            <w:r w:rsidRPr="00C20AEF">
              <w:fldChar w:fldCharType="separate"/>
            </w:r>
            <w:r w:rsidRPr="000D3A2D" w:rsidR="000D3A2D">
              <w:t>7.9</w:t>
            </w:r>
            <w:r w:rsidRPr="00C20AEF">
              <w:fldChar w:fldCharType="end"/>
            </w:r>
          </w:p>
        </w:tc>
        <w:tc>
          <w:tcPr>
            <w:tcW w:w="3969" w:type="dxa"/>
          </w:tcPr>
          <w:p w:rsidRPr="00C20AEF" w:rsidR="003C60EB" w:rsidP="007370C4" w:rsidRDefault="003C60EB" w14:paraId="06871052" w14:textId="77777777">
            <w:pPr>
              <w:pStyle w:val="TableText"/>
              <w:rPr>
                <w:szCs w:val="22"/>
              </w:rPr>
            </w:pPr>
            <w:proofErr w:type="spellStart"/>
            <w:r>
              <w:t>Zurücksetzen</w:t>
            </w:r>
            <w:proofErr w:type="spellEnd"/>
            <w:r>
              <w:t xml:space="preserve"> des </w:t>
            </w:r>
            <w:proofErr w:type="spellStart"/>
            <w:r>
              <w:t>Warenkorbs</w:t>
            </w:r>
            <w:proofErr w:type="spellEnd"/>
          </w:p>
        </w:tc>
      </w:tr>
      <w:tr w:rsidRPr="00C20AEF" w:rsidR="003C60EB" w:rsidTr="006A5EBE" w14:paraId="46F68939" w14:textId="77777777">
        <w:trPr>
          <w:tblHeader/>
          <w:jc w:val="center"/>
        </w:trPr>
        <w:tc>
          <w:tcPr>
            <w:tcW w:w="2479" w:type="dxa"/>
            <w:tcBorders>
              <w:top w:val="single" w:color="auto" w:sz="4" w:space="0"/>
              <w:bottom w:val="single" w:color="auto" w:sz="4" w:space="0"/>
            </w:tcBorders>
            <w:shd w:val="clear" w:color="auto" w:fill="E0E0E0"/>
          </w:tcPr>
          <w:p w:rsidRPr="00C20AEF" w:rsidR="003C60EB" w:rsidP="007370C4" w:rsidRDefault="003C60EB" w14:paraId="7288795C" w14:textId="77777777">
            <w:pPr>
              <w:pStyle w:val="TableText"/>
            </w:pPr>
            <w:proofErr w:type="spellStart"/>
            <w:r>
              <w:t>Umnummerierung</w:t>
            </w:r>
            <w:proofErr w:type="spellEnd"/>
          </w:p>
        </w:tc>
        <w:tc>
          <w:tcPr>
            <w:tcW w:w="1843" w:type="dxa"/>
          </w:tcPr>
          <w:p w:rsidRPr="00C20AEF" w:rsidR="003C60EB" w:rsidP="0019246F" w:rsidRDefault="003C60EB" w14:paraId="78A4B481" w14:textId="77777777">
            <w:pPr>
              <w:pStyle w:val="TableText"/>
              <w:rPr>
                <w:szCs w:val="22"/>
              </w:rPr>
            </w:pPr>
            <w:proofErr w:type="spellStart"/>
            <w:r>
              <w:t>manuell</w:t>
            </w:r>
            <w:proofErr w:type="spellEnd"/>
            <w:r>
              <w:t xml:space="preserve"> / </w:t>
            </w:r>
            <w:r>
              <w:br/>
            </w:r>
            <w:proofErr w:type="spellStart"/>
            <w:r>
              <w:t>monatlich</w:t>
            </w:r>
            <w:proofErr w:type="spellEnd"/>
          </w:p>
        </w:tc>
        <w:tc>
          <w:tcPr>
            <w:tcW w:w="992" w:type="dxa"/>
          </w:tcPr>
          <w:p w:rsidRPr="00C20AEF" w:rsidR="003C60EB" w:rsidP="007370C4" w:rsidRDefault="00A9316A" w14:paraId="61ADC341" w14:textId="21951ADE">
            <w:pPr>
              <w:pStyle w:val="TableText"/>
              <w:rPr>
                <w:szCs w:val="22"/>
              </w:rPr>
            </w:pPr>
            <w:r w:rsidRPr="00C20AEF">
              <w:fldChar w:fldCharType="begin"/>
            </w:r>
            <w:r w:rsidRPr="00C20AEF">
              <w:instrText xml:space="preserve"> REF _Ref255460906 \w \h  \* MERGEFORMAT </w:instrText>
            </w:r>
            <w:r w:rsidRPr="00C20AEF">
              <w:fldChar w:fldCharType="separate"/>
            </w:r>
            <w:r w:rsidRPr="000D3A2D" w:rsidR="000D3A2D">
              <w:t>7.10</w:t>
            </w:r>
            <w:r w:rsidRPr="00C20AEF">
              <w:fldChar w:fldCharType="end"/>
            </w:r>
          </w:p>
        </w:tc>
        <w:tc>
          <w:tcPr>
            <w:tcW w:w="3969" w:type="dxa"/>
          </w:tcPr>
          <w:p w:rsidRPr="00C20AEF" w:rsidR="003C60EB" w:rsidP="007370C4" w:rsidRDefault="003C60EB" w14:paraId="62288155" w14:textId="77777777">
            <w:pPr>
              <w:pStyle w:val="TableText"/>
              <w:rPr>
                <w:szCs w:val="22"/>
              </w:rPr>
            </w:pPr>
            <w:proofErr w:type="spellStart"/>
            <w:r>
              <w:t>Umnummerierung</w:t>
            </w:r>
            <w:proofErr w:type="spellEnd"/>
            <w:r>
              <w:t xml:space="preserve"> </w:t>
            </w:r>
            <w:proofErr w:type="spellStart"/>
            <w:r>
              <w:t>eines</w:t>
            </w:r>
            <w:proofErr w:type="spellEnd"/>
            <w:r>
              <w:t xml:space="preserve"> </w:t>
            </w:r>
            <w:proofErr w:type="spellStart"/>
            <w:r>
              <w:t>Händlers</w:t>
            </w:r>
            <w:proofErr w:type="spellEnd"/>
          </w:p>
        </w:tc>
      </w:tr>
      <w:tr w:rsidRPr="00BF4184" w:rsidR="003C60EB" w:rsidTr="006A5EBE" w14:paraId="163538A6" w14:textId="77777777">
        <w:trPr>
          <w:tblHeader/>
          <w:jc w:val="center"/>
        </w:trPr>
        <w:tc>
          <w:tcPr>
            <w:tcW w:w="2479" w:type="dxa"/>
            <w:tcBorders>
              <w:top w:val="single" w:color="auto" w:sz="4" w:space="0"/>
              <w:bottom w:val="single" w:color="auto" w:sz="4" w:space="0"/>
            </w:tcBorders>
            <w:shd w:val="clear" w:color="auto" w:fill="E0E0E0"/>
          </w:tcPr>
          <w:p w:rsidRPr="00C20AEF" w:rsidR="003C60EB" w:rsidP="007370C4" w:rsidRDefault="003C60EB" w14:paraId="7AFB2665" w14:textId="77777777">
            <w:pPr>
              <w:pStyle w:val="TableText"/>
            </w:pPr>
            <w:proofErr w:type="spellStart"/>
            <w:r>
              <w:t>Trainingsumgebung</w:t>
            </w:r>
            <w:proofErr w:type="spellEnd"/>
          </w:p>
        </w:tc>
        <w:tc>
          <w:tcPr>
            <w:tcW w:w="1843" w:type="dxa"/>
          </w:tcPr>
          <w:p w:rsidRPr="00C20AEF" w:rsidR="003C60EB" w:rsidP="0019246F" w:rsidRDefault="003C60EB" w14:paraId="0FFCF6F7" w14:textId="77777777">
            <w:pPr>
              <w:pStyle w:val="TableText"/>
              <w:rPr>
                <w:szCs w:val="22"/>
              </w:rPr>
            </w:pPr>
            <w:proofErr w:type="spellStart"/>
            <w:r>
              <w:t>täglich</w:t>
            </w:r>
            <w:proofErr w:type="spellEnd"/>
          </w:p>
        </w:tc>
        <w:tc>
          <w:tcPr>
            <w:tcW w:w="992" w:type="dxa"/>
          </w:tcPr>
          <w:p w:rsidRPr="00C20AEF" w:rsidR="003C60EB" w:rsidP="00A03047" w:rsidRDefault="00A9316A" w14:paraId="769B2863" w14:textId="27F486FC">
            <w:pPr>
              <w:pStyle w:val="TableText"/>
              <w:rPr>
                <w:szCs w:val="22"/>
              </w:rPr>
            </w:pPr>
            <w:r w:rsidRPr="00C20AEF">
              <w:fldChar w:fldCharType="begin"/>
            </w:r>
            <w:r w:rsidRPr="00C20AEF">
              <w:instrText xml:space="preserve"> REF _Ref255552257 \w \h  \* MERGEFORMAT </w:instrText>
            </w:r>
            <w:r w:rsidRPr="00C20AEF">
              <w:fldChar w:fldCharType="separate"/>
            </w:r>
            <w:r w:rsidRPr="000D3A2D" w:rsidR="000D3A2D">
              <w:t>7.11</w:t>
            </w:r>
            <w:r w:rsidRPr="00C20AEF">
              <w:fldChar w:fldCharType="end"/>
            </w:r>
          </w:p>
        </w:tc>
        <w:tc>
          <w:tcPr>
            <w:tcW w:w="3969" w:type="dxa"/>
          </w:tcPr>
          <w:p w:rsidRPr="00BF4184" w:rsidR="003C60EB" w:rsidP="007370C4" w:rsidRDefault="003C60EB" w14:paraId="396942D2" w14:textId="77777777">
            <w:pPr>
              <w:pStyle w:val="TableText"/>
              <w:rPr>
                <w:szCs w:val="22"/>
                <w:lang w:val="de-DE"/>
              </w:rPr>
            </w:pPr>
            <w:r w:rsidRPr="00BF4184">
              <w:rPr>
                <w:lang w:val="de-DE"/>
              </w:rPr>
              <w:t>Generierung von Testdaten für die Trainingsumgebung</w:t>
            </w:r>
          </w:p>
        </w:tc>
      </w:tr>
      <w:tr w:rsidRPr="00BF4184" w:rsidR="00027071" w:rsidTr="006A5EBE" w14:paraId="282DB7E2" w14:textId="77777777">
        <w:trPr>
          <w:tblHeader/>
          <w:jc w:val="center"/>
        </w:trPr>
        <w:tc>
          <w:tcPr>
            <w:tcW w:w="2479" w:type="dxa"/>
            <w:tcBorders>
              <w:top w:val="single" w:color="auto" w:sz="4" w:space="0"/>
              <w:bottom w:val="single" w:color="auto" w:sz="4" w:space="0"/>
            </w:tcBorders>
            <w:shd w:val="clear" w:color="auto" w:fill="E0E0E0"/>
          </w:tcPr>
          <w:p w:rsidRPr="00C20AEF" w:rsidR="00027071" w:rsidP="007370C4" w:rsidRDefault="00027071" w14:paraId="12CB014A" w14:textId="77777777">
            <w:pPr>
              <w:pStyle w:val="TableText"/>
            </w:pPr>
            <w:proofErr w:type="spellStart"/>
            <w:r>
              <w:t>Bereinigung</w:t>
            </w:r>
            <w:proofErr w:type="spellEnd"/>
            <w:r>
              <w:t xml:space="preserve"> </w:t>
            </w:r>
            <w:proofErr w:type="spellStart"/>
            <w:r>
              <w:t>Geschäftspartner</w:t>
            </w:r>
            <w:proofErr w:type="spellEnd"/>
            <w:r>
              <w:t>-Listen</w:t>
            </w:r>
          </w:p>
        </w:tc>
        <w:tc>
          <w:tcPr>
            <w:tcW w:w="1843" w:type="dxa"/>
          </w:tcPr>
          <w:p w:rsidRPr="00C20AEF" w:rsidR="00027071" w:rsidP="0019246F" w:rsidRDefault="00027071" w14:paraId="10FD2437" w14:textId="77777777">
            <w:pPr>
              <w:pStyle w:val="TableText"/>
              <w:rPr>
                <w:szCs w:val="22"/>
              </w:rPr>
            </w:pPr>
            <w:proofErr w:type="spellStart"/>
            <w:r>
              <w:t>täglich</w:t>
            </w:r>
            <w:proofErr w:type="spellEnd"/>
          </w:p>
        </w:tc>
        <w:tc>
          <w:tcPr>
            <w:tcW w:w="992" w:type="dxa"/>
          </w:tcPr>
          <w:p w:rsidRPr="00C20AEF" w:rsidR="00027071" w:rsidP="00A03047" w:rsidRDefault="00A9316A" w14:paraId="5A630B86" w14:textId="5E8CF416">
            <w:pPr>
              <w:pStyle w:val="TableText"/>
              <w:rPr>
                <w:szCs w:val="22"/>
              </w:rPr>
            </w:pPr>
            <w:r w:rsidRPr="00C20AEF">
              <w:fldChar w:fldCharType="begin"/>
            </w:r>
            <w:r w:rsidRPr="00C20AEF">
              <w:instrText xml:space="preserve"> REF _Ref473725141 \r \h  \* MERGEFORMAT </w:instrText>
            </w:r>
            <w:r w:rsidRPr="00C20AEF">
              <w:fldChar w:fldCharType="separate"/>
            </w:r>
            <w:r w:rsidRPr="000D3A2D" w:rsidR="000D3A2D">
              <w:t>7.12</w:t>
            </w:r>
            <w:r w:rsidRPr="00C20AEF">
              <w:fldChar w:fldCharType="end"/>
            </w:r>
          </w:p>
        </w:tc>
        <w:tc>
          <w:tcPr>
            <w:tcW w:w="3969" w:type="dxa"/>
          </w:tcPr>
          <w:p w:rsidRPr="00BF4184" w:rsidR="00027071" w:rsidP="00456EA7" w:rsidRDefault="00027071" w14:paraId="24BE00B4" w14:textId="77777777">
            <w:pPr>
              <w:pStyle w:val="TableText"/>
              <w:rPr>
                <w:szCs w:val="22"/>
                <w:lang w:val="de-DE"/>
              </w:rPr>
            </w:pPr>
            <w:r w:rsidRPr="00BF4184">
              <w:rPr>
                <w:lang w:val="de-DE"/>
              </w:rPr>
              <w:t>Löschen aller Betriebe aus den Geschäftspartner-Listen, die nicht mehr in DIMS existieren</w:t>
            </w:r>
          </w:p>
        </w:tc>
      </w:tr>
      <w:tr w:rsidRPr="00C20AEF" w:rsidR="00CF2B0D" w:rsidTr="006A5EBE" w14:paraId="5998B5F7" w14:textId="77777777">
        <w:trPr>
          <w:tblHeader/>
          <w:jc w:val="center"/>
        </w:trPr>
        <w:tc>
          <w:tcPr>
            <w:tcW w:w="2479" w:type="dxa"/>
            <w:tcBorders>
              <w:top w:val="single" w:color="auto" w:sz="4" w:space="0"/>
              <w:bottom w:val="single" w:color="auto" w:sz="4" w:space="0"/>
            </w:tcBorders>
            <w:shd w:val="clear" w:color="auto" w:fill="E0E0E0"/>
          </w:tcPr>
          <w:p w:rsidRPr="00C20AEF" w:rsidR="00CF2B0D" w:rsidP="007370C4" w:rsidRDefault="00CF2B0D" w14:paraId="7A632B70" w14:textId="14B288B1">
            <w:pPr>
              <w:pStyle w:val="TableText"/>
            </w:pPr>
            <w:r>
              <w:t xml:space="preserve">D2D </w:t>
            </w:r>
            <w:proofErr w:type="spellStart"/>
            <w:r>
              <w:t>Lieferanfragen</w:t>
            </w:r>
            <w:proofErr w:type="spellEnd"/>
            <w:r>
              <w:t xml:space="preserve"> </w:t>
            </w:r>
          </w:p>
        </w:tc>
        <w:tc>
          <w:tcPr>
            <w:tcW w:w="1843" w:type="dxa"/>
          </w:tcPr>
          <w:p w:rsidRPr="00C20AEF" w:rsidR="00CF2B0D" w:rsidP="0019246F" w:rsidRDefault="00CF2B0D" w14:paraId="498655D5" w14:textId="6F5757F4">
            <w:pPr>
              <w:pStyle w:val="TableText"/>
              <w:rPr>
                <w:szCs w:val="22"/>
              </w:rPr>
            </w:pPr>
            <w:proofErr w:type="spellStart"/>
            <w:r>
              <w:t>zyklisch</w:t>
            </w:r>
            <w:proofErr w:type="spellEnd"/>
          </w:p>
        </w:tc>
        <w:tc>
          <w:tcPr>
            <w:tcW w:w="992" w:type="dxa"/>
          </w:tcPr>
          <w:p w:rsidRPr="00C20AEF" w:rsidR="00CF2B0D" w:rsidP="00A03047" w:rsidRDefault="00CF2B0D" w14:paraId="4197A6D1" w14:textId="2F493730">
            <w:pPr>
              <w:pStyle w:val="TableText"/>
            </w:pPr>
            <w:r w:rsidRPr="00C20AEF">
              <w:fldChar w:fldCharType="begin"/>
            </w:r>
            <w:r w:rsidRPr="00C20AEF">
              <w:instrText xml:space="preserve"> REF _Ref18563330 \r \h </w:instrText>
            </w:r>
            <w:r w:rsidRPr="00C20AEF" w:rsidR="0059636B">
              <w:instrText xml:space="preserve"> \* MERGEFORMAT </w:instrText>
            </w:r>
            <w:r w:rsidRPr="00C20AEF">
              <w:fldChar w:fldCharType="separate"/>
            </w:r>
            <w:r w:rsidR="000D3A2D">
              <w:t>7.13</w:t>
            </w:r>
            <w:r w:rsidRPr="00C20AEF">
              <w:fldChar w:fldCharType="end"/>
            </w:r>
          </w:p>
        </w:tc>
        <w:tc>
          <w:tcPr>
            <w:tcW w:w="3969" w:type="dxa"/>
          </w:tcPr>
          <w:p w:rsidRPr="00C20AEF" w:rsidR="00CF2B0D" w:rsidP="00456EA7" w:rsidRDefault="00CF2B0D" w14:paraId="71E782FA" w14:textId="1825E65E">
            <w:pPr>
              <w:pStyle w:val="TableText"/>
              <w:rPr>
                <w:szCs w:val="22"/>
              </w:rPr>
            </w:pPr>
            <w:proofErr w:type="spellStart"/>
            <w:r>
              <w:t>Starten</w:t>
            </w:r>
            <w:proofErr w:type="spellEnd"/>
            <w:r>
              <w:t xml:space="preserve"> und </w:t>
            </w:r>
            <w:proofErr w:type="spellStart"/>
            <w:r>
              <w:t>Beenden</w:t>
            </w:r>
            <w:proofErr w:type="spellEnd"/>
            <w:r>
              <w:t xml:space="preserve"> </w:t>
            </w:r>
            <w:proofErr w:type="spellStart"/>
            <w:r>
              <w:t>Lieferanfragen</w:t>
            </w:r>
            <w:proofErr w:type="spellEnd"/>
          </w:p>
        </w:tc>
      </w:tr>
    </w:tbl>
    <w:p w:rsidRPr="00C20AEF" w:rsidR="00B646E8" w:rsidP="00B646E8" w:rsidRDefault="00B646E8" w14:paraId="7CF41F4E" w14:textId="6F1A346B">
      <w:pPr>
        <w:pStyle w:val="Beschriftung"/>
        <w:jc w:val="center"/>
      </w:pPr>
      <w:bookmarkStart w:name="_Toc98411862" w:id="658"/>
      <w:proofErr w:type="spellStart"/>
      <w:r>
        <w:t>Tabelle</w:t>
      </w:r>
      <w:proofErr w:type="spellEnd"/>
      <w:r>
        <w:t xml:space="preserve"> </w:t>
      </w:r>
      <w:r>
        <w:fldChar w:fldCharType="begin"/>
      </w:r>
      <w:r>
        <w:instrText> STYLEREF 1 \s </w:instrText>
      </w:r>
      <w:r>
        <w:fldChar w:fldCharType="separate"/>
      </w:r>
      <w:r w:rsidR="000D3A2D">
        <w:t>7</w:t>
      </w:r>
      <w:r>
        <w:fldChar w:fldCharType="end"/>
      </w:r>
      <w:r>
        <w:noBreakHyphen/>
      </w:r>
      <w:r>
        <w:fldChar w:fldCharType="begin"/>
      </w:r>
      <w:r>
        <w:instrText> SEQ Tabelle \* ARABIC \s 1 </w:instrText>
      </w:r>
      <w:r>
        <w:fldChar w:fldCharType="separate"/>
      </w:r>
      <w:r w:rsidR="000D3A2D">
        <w:t>1</w:t>
      </w:r>
      <w:r>
        <w:fldChar w:fldCharType="end"/>
      </w:r>
      <w:r>
        <w:t xml:space="preserve"> - </w:t>
      </w:r>
      <w:proofErr w:type="spellStart"/>
      <w:r>
        <w:t>Übersicht</w:t>
      </w:r>
      <w:proofErr w:type="spellEnd"/>
      <w:r>
        <w:t xml:space="preserve"> </w:t>
      </w:r>
      <w:proofErr w:type="spellStart"/>
      <w:r>
        <w:t>Batchprozesse</w:t>
      </w:r>
      <w:bookmarkEnd w:id="658"/>
      <w:proofErr w:type="spellEnd"/>
    </w:p>
    <w:p w:rsidRPr="00BF4184" w:rsidR="00B93E23" w:rsidP="00B93E23" w:rsidRDefault="00B10CEA" w14:paraId="3C61FB1B" w14:textId="7D2CC796">
      <w:pPr>
        <w:pStyle w:val="berschrift2"/>
        <w:rPr>
          <w:lang w:val="de-DE"/>
        </w:rPr>
      </w:pPr>
      <w:bookmarkStart w:name="_Toc252787638" w:id="659"/>
      <w:bookmarkStart w:name="_Toc255289950" w:id="660"/>
      <w:bookmarkStart w:name="_Ref255373034" w:id="661"/>
      <w:bookmarkStart w:name="_Ref256520466" w:id="662"/>
      <w:bookmarkStart w:name="_Ref257016443" w:id="663"/>
      <w:bookmarkStart w:name="_Toc98411993" w:id="664"/>
      <w:r w:rsidRPr="00BF4184">
        <w:rPr>
          <w:lang w:val="de-DE"/>
        </w:rPr>
        <w:t xml:space="preserve">Ermittlung und Aktualisierung des </w:t>
      </w:r>
      <w:proofErr w:type="spellStart"/>
      <w:r w:rsidRPr="00BF4184">
        <w:rPr>
          <w:lang w:val="de-DE"/>
        </w:rPr>
        <w:t>DeadStock</w:t>
      </w:r>
      <w:proofErr w:type="spellEnd"/>
      <w:r w:rsidRPr="00BF4184">
        <w:rPr>
          <w:lang w:val="de-DE"/>
        </w:rPr>
        <w:t>-Sortiments</w:t>
      </w:r>
      <w:bookmarkEnd w:id="659"/>
      <w:bookmarkEnd w:id="660"/>
      <w:bookmarkEnd w:id="661"/>
      <w:bookmarkEnd w:id="662"/>
      <w:bookmarkEnd w:id="663"/>
      <w:bookmarkEnd w:id="664"/>
    </w:p>
    <w:p w:rsidRPr="00C20AEF" w:rsidR="00B93E23" w:rsidP="00B93E23" w:rsidRDefault="00B93E23" w14:paraId="15EB19BF" w14:textId="77777777">
      <w:pPr>
        <w:pStyle w:val="berschrift3"/>
      </w:pPr>
      <w:bookmarkStart w:name="_Toc252787639" w:id="665"/>
      <w:bookmarkStart w:name="_Toc255289951" w:id="666"/>
      <w:bookmarkStart w:name="_Ref305586522" w:id="667"/>
      <w:bookmarkStart w:name="_Ref508282803" w:id="668"/>
      <w:bookmarkStart w:name="_Toc98411994" w:id="669"/>
      <w:proofErr w:type="spellStart"/>
      <w:r>
        <w:t>Ablau</w:t>
      </w:r>
      <w:bookmarkEnd w:id="665"/>
      <w:r>
        <w:t>f</w:t>
      </w:r>
      <w:bookmarkEnd w:id="666"/>
      <w:bookmarkEnd w:id="667"/>
      <w:bookmarkEnd w:id="668"/>
      <w:bookmarkEnd w:id="669"/>
      <w:proofErr w:type="spellEnd"/>
    </w:p>
    <w:p w:rsidRPr="00BF4184" w:rsidR="00B93E23" w:rsidP="00B93E23" w:rsidRDefault="00B10CEA" w14:paraId="77476D2E" w14:textId="1FE971B1">
      <w:pPr>
        <w:pStyle w:val="Textkrper"/>
        <w:rPr>
          <w:lang w:val="de-DE"/>
        </w:rPr>
      </w:pPr>
      <w:r w:rsidRPr="00BF4184">
        <w:rPr>
          <w:lang w:val="de-DE"/>
        </w:rPr>
        <w:t xml:space="preserve">Der zur Ermittlung bzw. Aktualisierung des </w:t>
      </w:r>
      <w:proofErr w:type="spellStart"/>
      <w:r w:rsidRPr="00BF4184">
        <w:rPr>
          <w:lang w:val="de-DE"/>
        </w:rPr>
        <w:t>DeadStock</w:t>
      </w:r>
      <w:proofErr w:type="spellEnd"/>
      <w:r w:rsidRPr="00BF4184">
        <w:rPr>
          <w:lang w:val="de-DE"/>
        </w:rPr>
        <w:t xml:space="preserve">-Sortiments benötigte Batch-Prozess wird ein ständiger Prozess, der einmalig gestartet wird und anhand von Prioritäten die </w:t>
      </w:r>
      <w:proofErr w:type="spellStart"/>
      <w:r w:rsidRPr="00BF4184">
        <w:rPr>
          <w:lang w:val="de-DE"/>
        </w:rPr>
        <w:t>DeadStock</w:t>
      </w:r>
      <w:proofErr w:type="spellEnd"/>
      <w:r w:rsidRPr="00BF4184">
        <w:rPr>
          <w:lang w:val="de-DE"/>
        </w:rPr>
        <w:t xml:space="preserve">-Betriebe zyklisch abarbeitet. Dabei werden eine parametrisierbare Anzahl Betriebe parallel bearbeitet. Um die nächtlichen Dispositionsprozesse nicht negativ zu beeinflussen, kann der Prozess zu diesen Zeiten mit weniger Parallelität gesteuert werden (siehe Abschnitt </w:t>
      </w:r>
      <w:r w:rsidRPr="00C20AEF" w:rsidR="00A9316A">
        <w:fldChar w:fldCharType="begin"/>
      </w:r>
      <w:r w:rsidRPr="00BF4184" w:rsidR="00A9316A">
        <w:rPr>
          <w:lang w:val="de-DE"/>
        </w:rPr>
        <w:instrText xml:space="preserve"> REF _Ref254620493 \r \h  \* MERGEFORMAT </w:instrText>
      </w:r>
      <w:r w:rsidRPr="00C20AEF" w:rsidR="00A9316A">
        <w:fldChar w:fldCharType="separate"/>
      </w:r>
      <w:r w:rsidRPr="00BF4184" w:rsidR="000D3A2D">
        <w:rPr>
          <w:lang w:val="de-DE"/>
        </w:rPr>
        <w:t>7.1.3</w:t>
      </w:r>
      <w:r w:rsidRPr="00C20AEF" w:rsidR="00A9316A">
        <w:fldChar w:fldCharType="end"/>
      </w:r>
      <w:r w:rsidRPr="00BF4184">
        <w:rPr>
          <w:lang w:val="de-DE"/>
        </w:rPr>
        <w:t>).</w:t>
      </w:r>
    </w:p>
    <w:p w:rsidRPr="00BF4184" w:rsidR="00B93E23" w:rsidP="00B93E23" w:rsidRDefault="00B93E23" w14:paraId="0A3471C7" w14:textId="77777777">
      <w:pPr>
        <w:pStyle w:val="Anforderungsnummer"/>
        <w:rPr>
          <w:lang w:val="de-DE"/>
        </w:rPr>
      </w:pPr>
      <w:r w:rsidRPr="00BF4184">
        <w:rPr>
          <w:lang w:val="de-DE"/>
        </w:rPr>
        <w:t>Anforderung: FKT-BATCH-1</w:t>
      </w:r>
    </w:p>
    <w:p w:rsidRPr="00BF4184" w:rsidR="008D4D57" w:rsidP="008D4D57" w:rsidRDefault="008D4D57" w14:paraId="18FDA0B5" w14:textId="1B326FC2">
      <w:pPr>
        <w:pStyle w:val="Anforderungstext"/>
        <w:rPr>
          <w:lang w:val="de-DE"/>
        </w:rPr>
      </w:pPr>
      <w:r w:rsidRPr="00BF4184">
        <w:rPr>
          <w:lang w:val="de-DE"/>
        </w:rPr>
        <w:t xml:space="preserve">Im Regelbetrieb (d.h. wenn kein Rollout kompletter Märkte stattfindet) wird jeder </w:t>
      </w:r>
      <w:proofErr w:type="spellStart"/>
      <w:r w:rsidRPr="00BF4184">
        <w:rPr>
          <w:lang w:val="de-DE"/>
        </w:rPr>
        <w:t>DeadStock</w:t>
      </w:r>
      <w:proofErr w:type="spellEnd"/>
      <w:r w:rsidRPr="00BF4184">
        <w:rPr>
          <w:lang w:val="de-DE"/>
        </w:rPr>
        <w:t>-Betrieb mindestens einmal wöchentlich aktualisiert. Die nächste Aktualisierung erfolgt frühestens nach 5 Kalendertagen (Ausnahme sind Betriebe, für die eine Neuberechnung aufgrund von Parameteränderungen notwendig ist).</w:t>
      </w:r>
    </w:p>
    <w:p w:rsidRPr="00C20AEF" w:rsidR="004D533B" w:rsidP="008D4D57" w:rsidRDefault="004D533B" w14:paraId="0CF52379" w14:textId="02961C2F">
      <w:pPr>
        <w:pStyle w:val="Anforderungstext"/>
      </w:pPr>
      <w:r>
        <w:t xml:space="preserve">Recalculation due to parameter changes takes place when changes are made in the "Part Scope" area. </w:t>
      </w:r>
      <w:r w:rsidRPr="00BF4184">
        <w:rPr>
          <w:lang w:val="de-DE"/>
        </w:rPr>
        <w:t xml:space="preserve">Jedoch nicht, wenn ausschließlich die </w:t>
      </w:r>
      <w:proofErr w:type="spellStart"/>
      <w:r w:rsidRPr="00BF4184">
        <w:rPr>
          <w:lang w:val="de-DE"/>
        </w:rPr>
        <w:t>Preisart</w:t>
      </w:r>
      <w:proofErr w:type="spellEnd"/>
      <w:r w:rsidRPr="00BF4184">
        <w:rPr>
          <w:lang w:val="de-DE"/>
        </w:rPr>
        <w:t xml:space="preserve"> geändert wurde, da die </w:t>
      </w:r>
      <w:proofErr w:type="spellStart"/>
      <w:r w:rsidRPr="00BF4184">
        <w:rPr>
          <w:lang w:val="de-DE"/>
        </w:rPr>
        <w:t>Preisart</w:t>
      </w:r>
      <w:proofErr w:type="spellEnd"/>
      <w:r w:rsidRPr="00BF4184">
        <w:rPr>
          <w:lang w:val="de-DE"/>
        </w:rPr>
        <w:t xml:space="preserve"> lediglich Auswirkung auf die Berechnung des STOX Wertes für das über </w:t>
      </w:r>
      <w:proofErr w:type="spellStart"/>
      <w:r w:rsidRPr="00BF4184">
        <w:rPr>
          <w:lang w:val="de-DE"/>
        </w:rPr>
        <w:t>DeadStock</w:t>
      </w:r>
      <w:proofErr w:type="spellEnd"/>
      <w:r w:rsidRPr="00BF4184">
        <w:rPr>
          <w:lang w:val="de-DE"/>
        </w:rPr>
        <w:t xml:space="preserve"> angebotene Sortiment hat. </w:t>
      </w:r>
      <w:r>
        <w:t xml:space="preserve">Only if the price type is </w:t>
      </w:r>
      <w:r>
        <w:lastRenderedPageBreak/>
        <w:t>changed together with another parameter (e.g. "Minimum value limit per position" and/or "Minimum unit price per position"), this will result in a recalculation.</w:t>
      </w:r>
    </w:p>
    <w:p w:rsidRPr="00BF4184" w:rsidR="008D4D57" w:rsidP="008D4D57" w:rsidRDefault="008D4D57" w14:paraId="550B092F" w14:textId="77777777">
      <w:pPr>
        <w:pStyle w:val="Anforderungsnummer"/>
        <w:rPr>
          <w:lang w:val="de-DE"/>
        </w:rPr>
      </w:pPr>
      <w:proofErr w:type="spellStart"/>
      <w:r w:rsidRPr="00BF4184">
        <w:rPr>
          <w:lang w:val="de-DE"/>
        </w:rPr>
        <w:t>Requirement</w:t>
      </w:r>
      <w:proofErr w:type="spellEnd"/>
      <w:r w:rsidRPr="00BF4184">
        <w:rPr>
          <w:lang w:val="de-DE"/>
        </w:rPr>
        <w:t>: FKT-BATCH-2</w:t>
      </w:r>
    </w:p>
    <w:p w:rsidRPr="00BF4184" w:rsidR="00257A4A" w:rsidP="00257A4A" w:rsidRDefault="008D4D57" w14:paraId="236C2A37" w14:textId="77777777">
      <w:pPr>
        <w:pStyle w:val="Anforderungstext"/>
        <w:rPr>
          <w:lang w:val="de-DE"/>
        </w:rPr>
      </w:pPr>
      <w:r w:rsidRPr="00BF4184">
        <w:rPr>
          <w:lang w:val="de-DE"/>
        </w:rPr>
        <w:t>Der Parallelisierungsgrad für den Batch-Prozess muss zeitgesteuert parametrisierbar sein.</w:t>
      </w:r>
    </w:p>
    <w:p w:rsidRPr="00C20AEF" w:rsidR="00C618F6" w:rsidP="00C618F6" w:rsidRDefault="003548CC" w14:paraId="079C472B" w14:textId="1BBB96C6">
      <w:pPr>
        <w:pStyle w:val="Textkrper"/>
        <w:keepNext/>
      </w:pPr>
      <w:r>
        <w:rPr>
          <w:noProof/>
        </w:rPr>
        <w:lastRenderedPageBreak/>
        <w:drawing>
          <wp:inline distT="0" distB="0" distL="0" distR="0" wp14:anchorId="02AAF0B8" wp14:editId="100FE92E">
            <wp:extent cx="5935980" cy="8408035"/>
            <wp:effectExtent l="0" t="0" r="762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5980" cy="8408035"/>
                    </a:xfrm>
                    <a:prstGeom prst="rect">
                      <a:avLst/>
                    </a:prstGeom>
                    <a:noFill/>
                    <a:ln>
                      <a:noFill/>
                    </a:ln>
                  </pic:spPr>
                </pic:pic>
              </a:graphicData>
            </a:graphic>
          </wp:inline>
        </w:drawing>
      </w:r>
    </w:p>
    <w:p w:rsidRPr="00C20AEF" w:rsidR="00257A4A" w:rsidP="00C618F6" w:rsidRDefault="00C618F6" w14:paraId="1162DF2B" w14:textId="49B43CCA">
      <w:pPr>
        <w:pStyle w:val="Beschriftung"/>
        <w:jc w:val="center"/>
      </w:pPr>
      <w:bookmarkStart w:name="_Toc98411895" w:id="670"/>
      <w:r>
        <w:t xml:space="preserve">Figure </w:t>
      </w:r>
      <w:r>
        <w:fldChar w:fldCharType="begin"/>
      </w:r>
      <w:r>
        <w:instrText> STYLEREF 1 \s </w:instrText>
      </w:r>
      <w:r>
        <w:fldChar w:fldCharType="separate"/>
      </w:r>
      <w:r w:rsidR="000D3A2D">
        <w:t>7</w:t>
      </w:r>
      <w:r>
        <w:fldChar w:fldCharType="end"/>
      </w:r>
      <w:r>
        <w:noBreakHyphen/>
      </w:r>
      <w:r>
        <w:fldChar w:fldCharType="begin"/>
      </w:r>
      <w:r>
        <w:instrText> SEQ Abbildung \* ARABIC \s 1 </w:instrText>
      </w:r>
      <w:r>
        <w:fldChar w:fldCharType="separate"/>
      </w:r>
      <w:r w:rsidR="000D3A2D">
        <w:t>1</w:t>
      </w:r>
      <w:r>
        <w:fldChar w:fldCharType="end"/>
      </w:r>
      <w:r>
        <w:t xml:space="preserve"> - Batch Process </w:t>
      </w:r>
      <w:proofErr w:type="spellStart"/>
      <w:r>
        <w:t>DeadStock</w:t>
      </w:r>
      <w:proofErr w:type="spellEnd"/>
      <w:r>
        <w:t xml:space="preserve"> Assortment Determination</w:t>
      </w:r>
      <w:bookmarkEnd w:id="670"/>
    </w:p>
    <w:p w:rsidRPr="00C20AEF" w:rsidR="00257A4A" w:rsidP="00257A4A" w:rsidRDefault="00257A4A" w14:paraId="19181DFC" w14:textId="77777777">
      <w:pPr>
        <w:pStyle w:val="Textkrper"/>
      </w:pPr>
    </w:p>
    <w:p w:rsidRPr="00C20AEF" w:rsidR="00923A63" w:rsidP="00B93E23" w:rsidRDefault="00DD750F" w14:paraId="4D430A36" w14:textId="77777777">
      <w:pPr>
        <w:pStyle w:val="berschrift3"/>
      </w:pPr>
      <w:bookmarkStart w:name="_Toc255289952" w:id="671"/>
      <w:bookmarkStart w:name="_Ref305586524" w:id="672"/>
      <w:bookmarkStart w:name="_Ref254618077" w:id="673"/>
      <w:bookmarkStart w:name="_Toc98411995" w:id="674"/>
      <w:r>
        <w:lastRenderedPageBreak/>
        <w:t>Priorities</w:t>
      </w:r>
      <w:bookmarkEnd w:id="671"/>
      <w:bookmarkEnd w:id="672"/>
      <w:bookmarkEnd w:id="674"/>
    </w:p>
    <w:p w:rsidRPr="00C20AEF" w:rsidR="007B2804" w:rsidP="007B2804" w:rsidRDefault="007B2804" w14:paraId="1FEBA644" w14:textId="77777777">
      <w:pPr>
        <w:pStyle w:val="Anforderungsnummer"/>
      </w:pPr>
      <w:r>
        <w:t>Requirement: FKT-BATCH-3</w:t>
      </w:r>
    </w:p>
    <w:p w:rsidRPr="00C20AEF" w:rsidR="007B2804" w:rsidP="007B2804" w:rsidRDefault="007B2804" w14:paraId="2E5640B7" w14:textId="045EAC69">
      <w:pPr>
        <w:pStyle w:val="Anforderungstext"/>
      </w:pPr>
      <w:r>
        <w:t xml:space="preserve">The system assigns a priority to each </w:t>
      </w:r>
      <w:proofErr w:type="spellStart"/>
      <w:r>
        <w:t>DeadStock</w:t>
      </w:r>
      <w:proofErr w:type="spellEnd"/>
      <w:r>
        <w:t xml:space="preserve"> operation. The priority depends on the time of the last update of this operation. Companies whose assortment has not yet been determined (e.g. in the case of a new activation) are given the highest priority. Next higher priority is given to the plants for which recalculation is necessary due to parameter changes. After that come the farms that have not been updated for more than 5 days.</w:t>
      </w:r>
    </w:p>
    <w:p w:rsidRPr="00C20AEF" w:rsidR="00E150C0" w:rsidP="00DA3157" w:rsidRDefault="00E150C0" w14:paraId="3DFD874B" w14:textId="77777777">
      <w:pPr>
        <w:pStyle w:val="Anforderungsnummer"/>
      </w:pPr>
    </w:p>
    <w:p w:rsidRPr="00C20AEF" w:rsidR="00DA3157" w:rsidP="00DA3157" w:rsidRDefault="00DA3157" w14:paraId="423C27C8" w14:textId="77777777">
      <w:pPr>
        <w:pStyle w:val="Anforderungsnummer"/>
      </w:pPr>
      <w:r>
        <w:t>Requirement: FKT-BATCH-4</w:t>
      </w:r>
    </w:p>
    <w:p w:rsidRPr="00C20AEF" w:rsidR="00DA3157" w:rsidP="00DA3157" w:rsidRDefault="00DA3157" w14:paraId="18CEEDD7" w14:textId="77777777">
      <w:pPr>
        <w:pStyle w:val="Anforderungstext"/>
      </w:pPr>
      <w:r>
        <w:t>The system must update the current priorities on a regular basis (before each selection of the next operation to be processed).</w:t>
      </w:r>
    </w:p>
    <w:p w:rsidRPr="00C20AEF" w:rsidR="007842A8" w:rsidP="007842A8" w:rsidRDefault="007842A8" w14:paraId="5586FDD6" w14:textId="77777777">
      <w:pPr>
        <w:pStyle w:val="Textkrper"/>
      </w:pPr>
    </w:p>
    <w:p w:rsidRPr="00C20AEF" w:rsidR="00B93E23" w:rsidP="00B93E23" w:rsidRDefault="0072408B" w14:paraId="36C4E571" w14:textId="77777777">
      <w:pPr>
        <w:pStyle w:val="berschrift3"/>
      </w:pPr>
      <w:bookmarkStart w:name="_Ref254620493" w:id="675"/>
      <w:bookmarkStart w:name="_Toc255289953" w:id="676"/>
      <w:bookmarkStart w:name="_Toc98411996" w:id="677"/>
      <w:r>
        <w:t>Configuration</w:t>
      </w:r>
      <w:bookmarkEnd w:id="673"/>
      <w:bookmarkEnd w:id="675"/>
      <w:bookmarkEnd w:id="676"/>
      <w:bookmarkEnd w:id="677"/>
    </w:p>
    <w:p w:rsidRPr="00C20AEF" w:rsidR="0015557F" w:rsidP="0015557F" w:rsidRDefault="0015557F" w14:paraId="3AA2ECB4" w14:textId="77777777">
      <w:pPr>
        <w:pStyle w:val="Textkrper"/>
      </w:pPr>
      <w:r>
        <w:t>The following parameters for the batch process can be stored via a configuration file (XML file):</w:t>
      </w:r>
    </w:p>
    <w:tbl>
      <w:tblPr>
        <w:tblW w:w="0" w:type="auto"/>
        <w:tblBorders>
          <w:top w:val="single" w:color="E20074" w:sz="18" w:space="0"/>
          <w:insideH w:val="single" w:color="auto" w:sz="4" w:space="0"/>
        </w:tblBorders>
        <w:tblLook w:val="01E0" w:firstRow="1" w:lastRow="1" w:firstColumn="1" w:lastColumn="1" w:noHBand="0" w:noVBand="0"/>
      </w:tblPr>
      <w:tblGrid>
        <w:gridCol w:w="1733"/>
        <w:gridCol w:w="3546"/>
        <w:gridCol w:w="4069"/>
      </w:tblGrid>
      <w:tr w:rsidRPr="00C20AEF" w:rsidR="0041388F" w:rsidTr="007B0D57" w14:paraId="11D8FCE6" w14:textId="77777777">
        <w:trPr>
          <w:tblHeader/>
        </w:trPr>
        <w:tc>
          <w:tcPr>
            <w:tcW w:w="0" w:type="auto"/>
            <w:tcBorders>
              <w:top w:val="single" w:color="E20074" w:sz="18" w:space="0"/>
              <w:bottom w:val="single" w:color="auto" w:sz="4" w:space="0"/>
            </w:tcBorders>
            <w:shd w:val="clear" w:color="auto" w:fill="E0E0E0"/>
          </w:tcPr>
          <w:p w:rsidRPr="00C20AEF" w:rsidR="0041388F" w:rsidP="00E26143" w:rsidRDefault="0041388F" w14:paraId="175F8844" w14:textId="77777777">
            <w:pPr>
              <w:pStyle w:val="TableHeading"/>
            </w:pPr>
            <w:r>
              <w:t>Name</w:t>
            </w:r>
          </w:p>
        </w:tc>
        <w:tc>
          <w:tcPr>
            <w:tcW w:w="3546" w:type="dxa"/>
            <w:tcBorders>
              <w:top w:val="single" w:color="E20074" w:sz="18" w:space="0"/>
              <w:bottom w:val="single" w:color="auto" w:sz="4" w:space="0"/>
            </w:tcBorders>
            <w:shd w:val="clear" w:color="auto" w:fill="E0E0E0"/>
          </w:tcPr>
          <w:p w:rsidRPr="00C20AEF" w:rsidR="0041388F" w:rsidP="00E26143" w:rsidRDefault="0041388F" w14:paraId="46FB4822" w14:textId="77777777">
            <w:pPr>
              <w:pStyle w:val="TableHeading"/>
            </w:pPr>
            <w:r>
              <w:t>Description</w:t>
            </w:r>
          </w:p>
        </w:tc>
        <w:tc>
          <w:tcPr>
            <w:tcW w:w="4069" w:type="dxa"/>
            <w:tcBorders>
              <w:top w:val="single" w:color="E20074" w:sz="18" w:space="0"/>
              <w:bottom w:val="single" w:color="auto" w:sz="4" w:space="0"/>
            </w:tcBorders>
            <w:shd w:val="clear" w:color="auto" w:fill="E0E0E0"/>
          </w:tcPr>
          <w:p w:rsidRPr="00C20AEF" w:rsidR="0041388F" w:rsidP="0041388F" w:rsidRDefault="0041388F" w14:paraId="310B195E" w14:textId="77777777">
            <w:pPr>
              <w:pStyle w:val="TableHeading"/>
            </w:pPr>
            <w:r>
              <w:t>Example</w:t>
            </w:r>
          </w:p>
        </w:tc>
      </w:tr>
      <w:tr w:rsidRPr="00C20AEF" w:rsidR="0041388F" w:rsidTr="007B0D57" w14:paraId="0DC85067" w14:textId="77777777">
        <w:trPr>
          <w:tblHeader/>
        </w:trPr>
        <w:tc>
          <w:tcPr>
            <w:tcW w:w="0" w:type="auto"/>
            <w:tcBorders>
              <w:top w:val="single" w:color="auto" w:sz="4" w:space="0"/>
              <w:bottom w:val="single" w:color="auto" w:sz="4" w:space="0"/>
            </w:tcBorders>
          </w:tcPr>
          <w:p w:rsidRPr="00C20AEF" w:rsidR="0041388F" w:rsidP="00E26143" w:rsidRDefault="0041388F" w14:paraId="4C6ABD8C" w14:textId="77777777">
            <w:pPr>
              <w:pStyle w:val="TabelleFlietext3"/>
              <w:keepNext/>
              <w:spacing w:before="60" w:after="60"/>
              <w:rPr>
                <w:i/>
              </w:rPr>
            </w:pPr>
            <w:proofErr w:type="spellStart"/>
            <w:r>
              <w:rPr>
                <w:i/>
              </w:rPr>
              <w:t>DefaultParallelization</w:t>
            </w:r>
            <w:proofErr w:type="spellEnd"/>
          </w:p>
        </w:tc>
        <w:tc>
          <w:tcPr>
            <w:tcW w:w="3546" w:type="dxa"/>
            <w:tcBorders>
              <w:top w:val="single" w:color="auto" w:sz="4" w:space="0"/>
              <w:bottom w:val="single" w:color="auto" w:sz="4" w:space="0"/>
            </w:tcBorders>
          </w:tcPr>
          <w:p w:rsidRPr="00C20AEF" w:rsidR="0041388F" w:rsidP="0041388F" w:rsidRDefault="0041388F" w14:paraId="35F69454" w14:textId="3F08FC68">
            <w:pPr>
              <w:pStyle w:val="TabelleFlietext3"/>
              <w:keepNext/>
              <w:spacing w:before="60" w:after="60"/>
            </w:pPr>
            <w:r>
              <w:t xml:space="preserve">Defines the degree of parallelization if no separate </w:t>
            </w:r>
            <w:r>
              <w:rPr>
                <w:i/>
              </w:rPr>
              <w:t>timeslot</w:t>
            </w:r>
            <w:r>
              <w:t xml:space="preserve"> has been defined for the current time.</w:t>
            </w:r>
          </w:p>
        </w:tc>
        <w:tc>
          <w:tcPr>
            <w:tcW w:w="4069" w:type="dxa"/>
            <w:tcBorders>
              <w:top w:val="single" w:color="auto" w:sz="4" w:space="0"/>
              <w:bottom w:val="single" w:color="auto" w:sz="4" w:space="0"/>
            </w:tcBorders>
          </w:tcPr>
          <w:p w:rsidRPr="00C20AEF" w:rsidR="0041388F" w:rsidP="0041388F" w:rsidRDefault="0041388F" w14:paraId="4FA526A4" w14:textId="77777777">
            <w:pPr>
              <w:pStyle w:val="TabelleFlietext3"/>
              <w:keepNext/>
              <w:spacing w:before="60" w:after="60"/>
              <w:rPr>
                <w:rFonts w:ascii="Consolas" w:hAnsi="Consolas"/>
                <w:sz w:val="18"/>
                <w:szCs w:val="18"/>
              </w:rPr>
            </w:pPr>
            <w:r>
              <w:rPr>
                <w:rFonts w:ascii="Consolas" w:hAnsi="Consolas"/>
                <w:sz w:val="18"/>
              </w:rPr>
              <w:t>&lt;</w:t>
            </w:r>
            <w:proofErr w:type="spellStart"/>
            <w:r>
              <w:rPr>
                <w:rFonts w:ascii="Consolas" w:hAnsi="Consolas"/>
                <w:sz w:val="18"/>
              </w:rPr>
              <w:t>DefaultParallelization</w:t>
            </w:r>
            <w:proofErr w:type="spellEnd"/>
            <w:r>
              <w:rPr>
                <w:rFonts w:ascii="Consolas" w:hAnsi="Consolas"/>
                <w:sz w:val="18"/>
              </w:rPr>
              <w:t>&gt; 5 &lt;/</w:t>
            </w:r>
            <w:proofErr w:type="spellStart"/>
            <w:r>
              <w:rPr>
                <w:rFonts w:ascii="Consolas" w:hAnsi="Consolas"/>
                <w:sz w:val="18"/>
              </w:rPr>
              <w:t>DefaultParallelization</w:t>
            </w:r>
            <w:proofErr w:type="spellEnd"/>
            <w:r>
              <w:rPr>
                <w:rFonts w:ascii="Consolas" w:hAnsi="Consolas"/>
                <w:sz w:val="18"/>
              </w:rPr>
              <w:t>&gt;</w:t>
            </w:r>
          </w:p>
        </w:tc>
      </w:tr>
      <w:tr w:rsidRPr="00952541" w:rsidR="0041388F" w:rsidTr="007B0D57" w14:paraId="68F0B8DD" w14:textId="77777777">
        <w:trPr>
          <w:tblHeader/>
        </w:trPr>
        <w:tc>
          <w:tcPr>
            <w:tcW w:w="0" w:type="auto"/>
            <w:tcBorders>
              <w:top w:val="single" w:color="auto" w:sz="4" w:space="0"/>
              <w:bottom w:val="single" w:color="auto" w:sz="4" w:space="0"/>
            </w:tcBorders>
          </w:tcPr>
          <w:p w:rsidRPr="00C20AEF" w:rsidR="0041388F" w:rsidP="00E26143" w:rsidRDefault="0041388F" w14:paraId="58C12555" w14:textId="77777777">
            <w:pPr>
              <w:pStyle w:val="TabelleFlietext3"/>
              <w:keepNext/>
              <w:spacing w:before="60" w:after="60"/>
              <w:rPr>
                <w:i/>
              </w:rPr>
            </w:pPr>
            <w:r>
              <w:rPr>
                <w:i/>
              </w:rPr>
              <w:t>Timeslot</w:t>
            </w:r>
          </w:p>
        </w:tc>
        <w:tc>
          <w:tcPr>
            <w:tcW w:w="3546" w:type="dxa"/>
            <w:tcBorders>
              <w:top w:val="single" w:color="auto" w:sz="4" w:space="0"/>
              <w:bottom w:val="single" w:color="auto" w:sz="4" w:space="0"/>
            </w:tcBorders>
          </w:tcPr>
          <w:p w:rsidRPr="00C20AEF" w:rsidR="0041388F" w:rsidP="00E26143" w:rsidRDefault="0041388F" w14:paraId="04C20446" w14:textId="7C685A49">
            <w:pPr>
              <w:pStyle w:val="TabelleFlietext3"/>
              <w:keepNext/>
              <w:spacing w:before="60" w:after="60"/>
            </w:pPr>
            <w:r>
              <w:t xml:space="preserve">A </w:t>
            </w:r>
            <w:r>
              <w:rPr>
                <w:i/>
              </w:rPr>
              <w:t>timeslot</w:t>
            </w:r>
            <w:r>
              <w:t xml:space="preserve"> always contains a start and end time and the degree of parallelization for this interval.</w:t>
            </w:r>
          </w:p>
        </w:tc>
        <w:tc>
          <w:tcPr>
            <w:tcW w:w="4069" w:type="dxa"/>
            <w:tcBorders>
              <w:top w:val="single" w:color="auto" w:sz="4" w:space="0"/>
              <w:bottom w:val="single" w:color="auto" w:sz="4" w:space="0"/>
            </w:tcBorders>
          </w:tcPr>
          <w:p w:rsidRPr="00C20AEF" w:rsidR="0041388F" w:rsidP="0041388F" w:rsidRDefault="0041388F" w14:paraId="222AB577" w14:textId="77777777">
            <w:pPr>
              <w:pStyle w:val="TabelleFlietext3"/>
              <w:keepNext/>
              <w:spacing w:before="60" w:after="60"/>
              <w:rPr>
                <w:rFonts w:ascii="Consolas" w:hAnsi="Consolas"/>
                <w:sz w:val="18"/>
                <w:szCs w:val="18"/>
              </w:rPr>
            </w:pPr>
            <w:r>
              <w:rPr>
                <w:rFonts w:ascii="Consolas" w:hAnsi="Consolas"/>
                <w:sz w:val="18"/>
              </w:rPr>
              <w:t>&lt;</w:t>
            </w:r>
            <w:proofErr w:type="spellStart"/>
            <w:r>
              <w:rPr>
                <w:rFonts w:ascii="Consolas" w:hAnsi="Consolas"/>
                <w:sz w:val="18"/>
              </w:rPr>
              <w:t>TimeSlot</w:t>
            </w:r>
            <w:proofErr w:type="spellEnd"/>
            <w:r>
              <w:rPr>
                <w:rFonts w:ascii="Consolas" w:hAnsi="Consolas"/>
                <w:sz w:val="18"/>
              </w:rPr>
              <w:t>&gt; &lt;</w:t>
            </w:r>
            <w:proofErr w:type="spellStart"/>
            <w:r>
              <w:rPr>
                <w:rFonts w:ascii="Consolas" w:hAnsi="Consolas"/>
                <w:sz w:val="18"/>
              </w:rPr>
              <w:t>StartTime</w:t>
            </w:r>
            <w:proofErr w:type="spellEnd"/>
            <w:r>
              <w:rPr>
                <w:rFonts w:ascii="Consolas" w:hAnsi="Consolas"/>
                <w:sz w:val="18"/>
              </w:rPr>
              <w:t>&gt;00:00:00&lt;/</w:t>
            </w:r>
            <w:proofErr w:type="spellStart"/>
            <w:r>
              <w:rPr>
                <w:rFonts w:ascii="Consolas" w:hAnsi="Consolas"/>
                <w:sz w:val="18"/>
              </w:rPr>
              <w:t>startTime</w:t>
            </w:r>
            <w:proofErr w:type="spellEnd"/>
            <w:r>
              <w:rPr>
                <w:rFonts w:ascii="Consolas" w:hAnsi="Consolas"/>
                <w:sz w:val="18"/>
              </w:rPr>
              <w:t>&gt; &lt;</w:t>
            </w:r>
            <w:proofErr w:type="spellStart"/>
            <w:r>
              <w:rPr>
                <w:rFonts w:ascii="Consolas" w:hAnsi="Consolas"/>
                <w:sz w:val="18"/>
              </w:rPr>
              <w:t>EndTime</w:t>
            </w:r>
            <w:proofErr w:type="spellEnd"/>
            <w:r>
              <w:rPr>
                <w:rFonts w:ascii="Consolas" w:hAnsi="Consolas"/>
                <w:sz w:val="18"/>
              </w:rPr>
              <w:t>&gt;05:59:59&lt;/</w:t>
            </w:r>
            <w:proofErr w:type="spellStart"/>
            <w:r>
              <w:rPr>
                <w:rFonts w:ascii="Consolas" w:hAnsi="Consolas"/>
                <w:sz w:val="18"/>
              </w:rPr>
              <w:t>endTime</w:t>
            </w:r>
            <w:proofErr w:type="spellEnd"/>
            <w:r>
              <w:rPr>
                <w:rFonts w:ascii="Consolas" w:hAnsi="Consolas"/>
                <w:sz w:val="18"/>
              </w:rPr>
              <w:t>&gt; &lt;parallelization&gt;1&lt;/parallelization&gt; &lt;/</w:t>
            </w:r>
            <w:proofErr w:type="spellStart"/>
            <w:r>
              <w:rPr>
                <w:rFonts w:ascii="Consolas" w:hAnsi="Consolas"/>
                <w:sz w:val="18"/>
              </w:rPr>
              <w:t>TimeSlot</w:t>
            </w:r>
            <w:proofErr w:type="spellEnd"/>
            <w:r>
              <w:rPr>
                <w:rFonts w:ascii="Consolas" w:hAnsi="Consolas"/>
                <w:sz w:val="18"/>
              </w:rPr>
              <w:t>&gt;</w:t>
            </w:r>
          </w:p>
          <w:p w:rsidRPr="00C20AEF" w:rsidR="0041388F" w:rsidP="007B0D57" w:rsidRDefault="0041388F" w14:paraId="5B806D5F" w14:textId="77777777">
            <w:pPr>
              <w:pStyle w:val="TabelleFlietext3"/>
              <w:keepNext/>
              <w:spacing w:before="60" w:after="60"/>
              <w:rPr>
                <w:rFonts w:ascii="Consolas" w:hAnsi="Consolas"/>
                <w:sz w:val="18"/>
                <w:szCs w:val="18"/>
              </w:rPr>
            </w:pPr>
            <w:r>
              <w:rPr>
                <w:rFonts w:ascii="Consolas" w:hAnsi="Consolas"/>
                <w:sz w:val="18"/>
              </w:rPr>
              <w:t>&lt;</w:t>
            </w:r>
            <w:proofErr w:type="spellStart"/>
            <w:r>
              <w:rPr>
                <w:rFonts w:ascii="Consolas" w:hAnsi="Consolas"/>
                <w:sz w:val="18"/>
              </w:rPr>
              <w:t>TimeSlot</w:t>
            </w:r>
            <w:proofErr w:type="spellEnd"/>
            <w:r>
              <w:rPr>
                <w:rFonts w:ascii="Consolas" w:hAnsi="Consolas"/>
                <w:sz w:val="18"/>
              </w:rPr>
              <w:t>&gt; &lt;</w:t>
            </w:r>
            <w:proofErr w:type="spellStart"/>
            <w:r>
              <w:rPr>
                <w:rFonts w:ascii="Consolas" w:hAnsi="Consolas"/>
                <w:sz w:val="18"/>
              </w:rPr>
              <w:t>StartTime</w:t>
            </w:r>
            <w:proofErr w:type="spellEnd"/>
            <w:r>
              <w:rPr>
                <w:rFonts w:ascii="Consolas" w:hAnsi="Consolas"/>
                <w:sz w:val="18"/>
              </w:rPr>
              <w:t>&gt;19:00:00&lt;/</w:t>
            </w:r>
            <w:proofErr w:type="spellStart"/>
            <w:r>
              <w:rPr>
                <w:rFonts w:ascii="Consolas" w:hAnsi="Consolas"/>
                <w:sz w:val="18"/>
              </w:rPr>
              <w:t>startTime</w:t>
            </w:r>
            <w:proofErr w:type="spellEnd"/>
            <w:r>
              <w:rPr>
                <w:rFonts w:ascii="Consolas" w:hAnsi="Consolas"/>
                <w:sz w:val="18"/>
              </w:rPr>
              <w:t>&gt; &lt;</w:t>
            </w:r>
            <w:proofErr w:type="spellStart"/>
            <w:r>
              <w:rPr>
                <w:rFonts w:ascii="Consolas" w:hAnsi="Consolas"/>
                <w:sz w:val="18"/>
              </w:rPr>
              <w:t>EndTime</w:t>
            </w:r>
            <w:proofErr w:type="spellEnd"/>
            <w:r>
              <w:rPr>
                <w:rFonts w:ascii="Consolas" w:hAnsi="Consolas"/>
                <w:sz w:val="18"/>
              </w:rPr>
              <w:t>&gt;23:59:59&lt;/</w:t>
            </w:r>
            <w:proofErr w:type="spellStart"/>
            <w:r>
              <w:rPr>
                <w:rFonts w:ascii="Consolas" w:hAnsi="Consolas"/>
                <w:sz w:val="18"/>
              </w:rPr>
              <w:t>endTime</w:t>
            </w:r>
            <w:proofErr w:type="spellEnd"/>
            <w:r>
              <w:rPr>
                <w:rFonts w:ascii="Consolas" w:hAnsi="Consolas"/>
                <w:sz w:val="18"/>
              </w:rPr>
              <w:t>&gt; &lt;parallelization&gt;3&lt;/parallelization&gt; &lt;/</w:t>
            </w:r>
            <w:proofErr w:type="spellStart"/>
            <w:r>
              <w:rPr>
                <w:rFonts w:ascii="Consolas" w:hAnsi="Consolas"/>
                <w:sz w:val="18"/>
              </w:rPr>
              <w:t>TimeSlot</w:t>
            </w:r>
            <w:proofErr w:type="spellEnd"/>
            <w:r>
              <w:rPr>
                <w:rFonts w:ascii="Consolas" w:hAnsi="Consolas"/>
                <w:sz w:val="18"/>
              </w:rPr>
              <w:t>&gt;</w:t>
            </w:r>
          </w:p>
        </w:tc>
      </w:tr>
    </w:tbl>
    <w:p w:rsidRPr="00C20AEF" w:rsidR="0015557F" w:rsidP="0015557F" w:rsidRDefault="0015557F" w14:paraId="75F0F0F1" w14:textId="77777777">
      <w:pPr>
        <w:pStyle w:val="Textkrper"/>
        <w:rPr>
          <w:lang w:val="en-GB"/>
        </w:rPr>
      </w:pPr>
    </w:p>
    <w:p w:rsidRPr="00C20AEF" w:rsidR="007B0D57" w:rsidP="0015557F" w:rsidRDefault="007B0D57" w14:paraId="375834A7" w14:textId="77777777">
      <w:pPr>
        <w:pStyle w:val="Textkrper"/>
      </w:pPr>
      <w:r>
        <w:t>In the example configuration given above, only one site would be processed in parallel during scheduling between 0:00 and 6:00, 3 sites would always be processed during imports between 7:00 and 0:00, and 5 sites would be processed in parallel during legal hours.</w:t>
      </w:r>
    </w:p>
    <w:p w:rsidRPr="00C20AEF" w:rsidR="00093FAF" w:rsidP="0015557F" w:rsidRDefault="00093FAF" w14:paraId="4DE8C21C" w14:textId="77777777">
      <w:pPr>
        <w:pStyle w:val="Textkrper"/>
      </w:pPr>
    </w:p>
    <w:p w:rsidRPr="00C20AEF" w:rsidR="00093FAF" w:rsidP="00093FAF" w:rsidRDefault="008B53B6" w14:paraId="756B8509" w14:textId="77777777">
      <w:pPr>
        <w:pStyle w:val="berschrift3"/>
      </w:pPr>
      <w:bookmarkStart w:name="_Ref289435417" w:id="678"/>
      <w:r>
        <w:br w:type="page"/>
      </w:r>
      <w:bookmarkStart w:name="_Ref331489735" w:id="679"/>
      <w:bookmarkStart w:name="_Toc98411997" w:id="680"/>
      <w:r>
        <w:lastRenderedPageBreak/>
        <w:t>Mail information</w:t>
      </w:r>
      <w:bookmarkEnd w:id="678"/>
      <w:bookmarkEnd w:id="679"/>
      <w:bookmarkEnd w:id="680"/>
    </w:p>
    <w:p w:rsidRPr="00C20AEF" w:rsidR="00612757" w:rsidP="00612757" w:rsidRDefault="00612757" w14:paraId="38DB9472" w14:textId="77777777">
      <w:pPr>
        <w:pStyle w:val="berschrift4"/>
      </w:pPr>
      <w:bookmarkStart w:name="_Ref494880712" w:id="681"/>
      <w:r>
        <w:t>General</w:t>
      </w:r>
      <w:bookmarkEnd w:id="681"/>
    </w:p>
    <w:p w:rsidRPr="00C20AEF" w:rsidR="007C0151" w:rsidP="00A20FAB" w:rsidRDefault="007C0151" w14:paraId="5ADA9BB9" w14:textId="56A140EA">
      <w:pPr>
        <w:pStyle w:val="Textkrper"/>
      </w:pPr>
      <w:r>
        <w:t xml:space="preserve">With the update of the </w:t>
      </w:r>
      <w:proofErr w:type="spellStart"/>
      <w:r>
        <w:t>DeadStock</w:t>
      </w:r>
      <w:proofErr w:type="spellEnd"/>
      <w:r>
        <w:t xml:space="preserve"> assortment, the STOX contact persons of the respective location receive an automated email containing both the changes due to the current calculation of the </w:t>
      </w:r>
      <w:proofErr w:type="spellStart"/>
      <w:r>
        <w:t>DeadStock</w:t>
      </w:r>
      <w:proofErr w:type="spellEnd"/>
      <w:r>
        <w:t xml:space="preserve"> assortment and further process information.</w:t>
      </w:r>
    </w:p>
    <w:p w:rsidRPr="00C20AEF" w:rsidR="007C0151" w:rsidP="00A20FAB" w:rsidRDefault="007C0151" w14:paraId="0F94FEE6" w14:textId="3B3D9B8E">
      <w:pPr>
        <w:pStyle w:val="Textkrper"/>
      </w:pPr>
      <w:r>
        <w:t>Automated mail is divided into three sub-areas. A separate PDF file with the affected part numbers is generated for each subarea and included as an email attachment. The respective file name is output in the national language of the dealer (i.e. the company).</w:t>
      </w:r>
    </w:p>
    <w:p w:rsidRPr="00C20AEF" w:rsidR="007C0151" w:rsidP="00E834B8" w:rsidRDefault="007C0151" w14:paraId="6203663D" w14:textId="2D59A6CD">
      <w:pPr>
        <w:pStyle w:val="Textkrper"/>
        <w:numPr>
          <w:ilvl w:val="0"/>
          <w:numId w:val="29"/>
        </w:numPr>
        <w:jc w:val="left"/>
      </w:pPr>
      <w:r>
        <w:t xml:space="preserve">New </w:t>
      </w:r>
      <w:proofErr w:type="spellStart"/>
      <w:r>
        <w:t>DeadStock</w:t>
      </w:r>
      <w:proofErr w:type="spellEnd"/>
      <w:r>
        <w:t xml:space="preserve"> parts based on the current calculation of the assortment (PDF file "New-Parts-in-STOX_LKZ+Operation_Number_YYYMMDD.pdf").</w:t>
      </w:r>
    </w:p>
    <w:p w:rsidRPr="00C20AEF" w:rsidR="007C0151" w:rsidP="00E834B8" w:rsidRDefault="007C0151" w14:paraId="37762434" w14:textId="55A9A133">
      <w:pPr>
        <w:pStyle w:val="Textkrper"/>
        <w:numPr>
          <w:ilvl w:val="0"/>
          <w:numId w:val="29"/>
        </w:numPr>
        <w:jc w:val="left"/>
      </w:pPr>
      <w:r>
        <w:t>Automatic deletion of unauthorized part numbers from the product range (PDF file "Automatische-Löschung_LKZ+Betriebsnummer_JJJMMDD.pdf").</w:t>
      </w:r>
    </w:p>
    <w:p w:rsidRPr="00C20AEF" w:rsidR="00A20FAB" w:rsidP="00E834B8" w:rsidRDefault="007C0151" w14:paraId="4A57A3E6" w14:textId="117E6982">
      <w:pPr>
        <w:pStyle w:val="Textkrper"/>
        <w:numPr>
          <w:ilvl w:val="0"/>
          <w:numId w:val="29"/>
        </w:numPr>
        <w:jc w:val="left"/>
      </w:pPr>
      <w:r>
        <w:t>Rejected purchase order items (PDF file "Rejected_items_LKZ+firm_number_YYYYMMDD.pdf").</w:t>
      </w:r>
    </w:p>
    <w:p w:rsidRPr="00C20AEF" w:rsidR="00612757" w:rsidP="00C0312F" w:rsidRDefault="00612757" w14:paraId="1F37938F" w14:textId="77777777">
      <w:pPr>
        <w:pStyle w:val="Anforderungsnummer"/>
      </w:pPr>
    </w:p>
    <w:p w:rsidRPr="00C20AEF" w:rsidR="00C0312F" w:rsidP="00C0312F" w:rsidRDefault="00C0312F" w14:paraId="3224A918" w14:textId="77777777">
      <w:pPr>
        <w:pStyle w:val="Anforderungsnummer"/>
      </w:pPr>
      <w:r>
        <w:t>Requirement: FKT-BATCH-15</w:t>
      </w:r>
    </w:p>
    <w:p w:rsidRPr="00C20AEF" w:rsidR="00C0312F" w:rsidP="00C0312F" w:rsidRDefault="00C0312F" w14:paraId="4377D6E2" w14:textId="1CBC8D14">
      <w:pPr>
        <w:pStyle w:val="Anforderungstext"/>
      </w:pPr>
      <w:r>
        <w:t xml:space="preserve">The system automatically sends an email with the respective changes and notes following the determination or update of the </w:t>
      </w:r>
      <w:proofErr w:type="spellStart"/>
      <w:r>
        <w:t>DeadStock</w:t>
      </w:r>
      <w:proofErr w:type="spellEnd"/>
      <w:r>
        <w:t xml:space="preserve"> assortment. The email is sent to the email address(es) stored in the company data under STOX contact person and also to the country-specific distribution addresses stored in the database</w:t>
      </w:r>
      <w:r w:rsidRPr="00C20AEF" w:rsidR="007E3114">
        <w:rPr>
          <w:rStyle w:val="Funotenzeichen"/>
        </w:rPr>
        <w:footnoteReference w:id="63"/>
      </w:r>
      <w:r>
        <w:t xml:space="preserve"> (initially filled for Germany, can be changed/added later). The dispatch is analogous to the email dispatch when triggering a </w:t>
      </w:r>
      <w:proofErr w:type="spellStart"/>
      <w:r>
        <w:t>DeadStock</w:t>
      </w:r>
      <w:proofErr w:type="spellEnd"/>
      <w:r>
        <w:t xml:space="preserve"> order:</w:t>
      </w:r>
    </w:p>
    <w:p w:rsidRPr="00C20AEF" w:rsidR="00D702BF" w:rsidP="00E834B8" w:rsidRDefault="00D702BF" w14:paraId="677B7BC8" w14:textId="77777777">
      <w:pPr>
        <w:pStyle w:val="Anforderungstext"/>
        <w:numPr>
          <w:ilvl w:val="0"/>
          <w:numId w:val="30"/>
        </w:numPr>
      </w:pPr>
      <w:r>
        <w:t>Mail subject and mail content are fixed in the database.</w:t>
      </w:r>
    </w:p>
    <w:p w:rsidRPr="00C20AEF" w:rsidR="00D702BF" w:rsidP="00E834B8" w:rsidRDefault="00D702BF" w14:paraId="0748A624" w14:textId="77777777">
      <w:pPr>
        <w:pStyle w:val="Anforderungstext"/>
        <w:numPr>
          <w:ilvl w:val="0"/>
          <w:numId w:val="30"/>
        </w:numPr>
      </w:pPr>
      <w:r>
        <w:t>Mail subject and mail content are output in the local language of the merchant (i.e. the company).</w:t>
      </w:r>
    </w:p>
    <w:p w:rsidRPr="00C20AEF" w:rsidR="004C15EC" w:rsidP="00E834B8" w:rsidRDefault="004C15EC" w14:paraId="091A5792" w14:textId="77777777">
      <w:pPr>
        <w:pStyle w:val="Anforderungstext"/>
        <w:numPr>
          <w:ilvl w:val="0"/>
          <w:numId w:val="30"/>
        </w:numPr>
      </w:pPr>
      <w:r>
        <w:t>The mail content includes the company number, country and time of calculation. At the end, there is a reference to the automatically generated mail and the disclaimer.</w:t>
      </w:r>
    </w:p>
    <w:p w:rsidRPr="00C20AEF" w:rsidR="004C15EC" w:rsidP="00E834B8" w:rsidRDefault="004C15EC" w14:paraId="529E411F" w14:textId="2DDF9D04">
      <w:pPr>
        <w:pStyle w:val="Anforderungstext"/>
        <w:numPr>
          <w:ilvl w:val="0"/>
          <w:numId w:val="30"/>
        </w:numPr>
      </w:pPr>
      <w:r>
        <w:t xml:space="preserve">The sender of the mail is the address </w:t>
      </w:r>
      <w:hyperlink w:history="1" r:id="rId103">
        <w:r>
          <w:rPr>
            <w:rStyle w:val="Hyperlink"/>
            <w:color w:val="auto"/>
          </w:rPr>
          <w:t>noreply@daimler.com</w:t>
        </w:r>
      </w:hyperlink>
      <w:r>
        <w:t>.</w:t>
      </w:r>
    </w:p>
    <w:p w:rsidRPr="00C20AEF" w:rsidR="00404396" w:rsidP="00E834B8" w:rsidRDefault="00404396" w14:paraId="1C352E3C" w14:textId="67FB575C">
      <w:pPr>
        <w:pStyle w:val="Anforderungstext"/>
        <w:numPr>
          <w:ilvl w:val="0"/>
          <w:numId w:val="30"/>
        </w:numPr>
      </w:pPr>
      <w:r>
        <w:t xml:space="preserve">The mail is also generated during the initial </w:t>
      </w:r>
      <w:proofErr w:type="spellStart"/>
      <w:r>
        <w:t>DeadStock</w:t>
      </w:r>
      <w:proofErr w:type="spellEnd"/>
      <w:r>
        <w:t xml:space="preserve"> calculation and in this case contains all parts from the initial calculation.</w:t>
      </w:r>
    </w:p>
    <w:p w:rsidRPr="00C20AEF" w:rsidR="002D02F3" w:rsidP="00E834B8" w:rsidRDefault="002D02F3" w14:paraId="3F3B83D2" w14:textId="03E8F30C">
      <w:pPr>
        <w:pStyle w:val="Anforderungstext"/>
        <w:numPr>
          <w:ilvl w:val="0"/>
          <w:numId w:val="30"/>
        </w:numPr>
      </w:pPr>
      <w:r>
        <w:t>If no changes or information are available for a subarea, this subarea (and the associated PDF file) are omitted from the generated mail.</w:t>
      </w:r>
    </w:p>
    <w:p w:rsidRPr="00C20AEF" w:rsidR="00D702BF" w:rsidP="0072408B" w:rsidRDefault="00D702BF" w14:paraId="693CE8D4" w14:textId="77777777">
      <w:pPr>
        <w:pStyle w:val="Textkrper"/>
      </w:pPr>
    </w:p>
    <w:p w:rsidRPr="00C20AEF" w:rsidR="00966A01" w:rsidP="0072408B" w:rsidRDefault="00966A01" w14:paraId="60BCE92D" w14:textId="77777777">
      <w:pPr>
        <w:pStyle w:val="Textkrper"/>
        <w:rPr>
          <w:rFonts w:ascii="Tele-GroteskHal" w:hAnsi="Tele-GroteskHal" w:eastAsia="Times New Roman"/>
          <w:sz w:val="22"/>
          <w:szCs w:val="16"/>
        </w:rPr>
      </w:pPr>
      <w:r>
        <w:rPr>
          <w:rFonts w:ascii="Tele-GroteskHal" w:hAnsi="Tele-GroteskHal"/>
          <w:sz w:val="22"/>
        </w:rPr>
        <w:t>Example of the generated mail:</w:t>
      </w:r>
    </w:p>
    <w:p w:rsidRPr="00C20AEF" w:rsidR="00D702BF" w:rsidP="00D702BF" w:rsidRDefault="00D702BF" w14:paraId="4A4A4D39"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b/>
          <w:sz w:val="18"/>
        </w:rPr>
        <w:t>Subject:</w:t>
      </w:r>
      <w:r>
        <w:rPr>
          <w:sz w:val="18"/>
        </w:rPr>
        <w:t xml:space="preserve"> Changes/process notes due to the current calculation of the STOX range</w:t>
      </w:r>
    </w:p>
    <w:p w:rsidRPr="00C20AEF" w:rsidR="00D702BF" w:rsidP="00D702BF" w:rsidRDefault="00D702BF" w14:paraId="1F815070"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b/>
          <w:sz w:val="18"/>
          <w:szCs w:val="18"/>
        </w:rPr>
      </w:pPr>
      <w:r>
        <w:rPr>
          <w:b/>
          <w:sz w:val="18"/>
        </w:rPr>
        <w:t>Text:</w:t>
      </w:r>
    </w:p>
    <w:p w:rsidRPr="00C20AEF" w:rsidR="00D702BF" w:rsidP="00D702BF" w:rsidRDefault="00D702BF" w14:paraId="3EF78C2A"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Dear Sir or Madam,</w:t>
      </w:r>
    </w:p>
    <w:p w:rsidRPr="00C20AEF" w:rsidR="00690F14" w:rsidP="00D702BF" w:rsidRDefault="00966A01" w14:paraId="39C8F8EE"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 xml:space="preserve">in the current calculation of the STOX range there were changes for your location 4711 - Germany. </w:t>
      </w:r>
    </w:p>
    <w:p w:rsidRPr="00C20AEF" w:rsidR="00412272" w:rsidP="00D702BF" w:rsidRDefault="00690F14" w14:paraId="6E029BD9"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If unauthorized part numbers for your location were automatically deleted by STOX or if order entry items were rejected by your location, we would like to point this out to you (to increase the process quality):</w:t>
      </w:r>
    </w:p>
    <w:p w:rsidRPr="00C20AEF" w:rsidR="00412272" w:rsidP="00D702BF" w:rsidRDefault="00543067" w14:paraId="7521C86B"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b/>
          <w:szCs w:val="20"/>
        </w:rPr>
      </w:pPr>
      <w:r>
        <w:rPr>
          <w:b/>
        </w:rPr>
        <w:lastRenderedPageBreak/>
        <w:t>New parts in STOX</w:t>
      </w:r>
    </w:p>
    <w:p w:rsidRPr="00C20AEF" w:rsidR="00412272" w:rsidP="00D702BF" w:rsidRDefault="00412272" w14:paraId="2C12A2FD"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 xml:space="preserve">Within the framework of the current calculation of the STOX range </w:t>
      </w:r>
    </w:p>
    <w:p w:rsidRPr="00C20AEF" w:rsidR="00412272" w:rsidP="00412272" w:rsidRDefault="00412272" w14:paraId="62038FF6"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Time: 13.09.2010 15:12</w:t>
      </w:r>
    </w:p>
    <w:p w:rsidRPr="00C20AEF" w:rsidR="00D702BF" w:rsidP="00D702BF" w:rsidRDefault="00966A01" w14:paraId="3DB6B838"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parts NEW have been added for your location.</w:t>
      </w:r>
    </w:p>
    <w:p w:rsidRPr="00C20AEF" w:rsidR="00966A01" w:rsidP="00D702BF" w:rsidRDefault="00966A01" w14:paraId="25C60CBE" w14:textId="71FCA621">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We provide you with these parts at part number level in the form of the PDF file "New parts in STOX". So you can check if you want to offer these NEW parts via STOX or exclude them manually.</w:t>
      </w:r>
    </w:p>
    <w:p w:rsidRPr="00C20AEF" w:rsidR="000F3F1E" w:rsidP="00D702BF" w:rsidRDefault="000F3F1E" w14:paraId="39E3AB0B"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w:t>
      </w:r>
    </w:p>
    <w:p w:rsidRPr="00C20AEF" w:rsidR="00966A01" w:rsidP="00D702BF" w:rsidRDefault="000F3F1E" w14:paraId="6E258C8D"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b/>
          <w:szCs w:val="20"/>
        </w:rPr>
      </w:pPr>
      <w:r>
        <w:rPr>
          <w:b/>
        </w:rPr>
        <w:t>Automatic deletion of unauthorized part numbers</w:t>
      </w:r>
    </w:p>
    <w:p w:rsidRPr="00C20AEF" w:rsidR="000F3F1E" w:rsidP="00D702BF" w:rsidRDefault="000F3F1E" w14:paraId="318DE8F9"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Since the last calculation, part numbers have been automatically deleted from the STOX assortment, as they are not allowed to be offered according to the applicable STOX GTC.</w:t>
      </w:r>
    </w:p>
    <w:p w:rsidRPr="00C20AEF" w:rsidR="000F3F1E" w:rsidP="00D702BF" w:rsidRDefault="000F3F1E" w14:paraId="2C2F53BA" w14:textId="6FD8C696">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We provide you with the part numbers in the PDF file "Automatic deletion".</w:t>
      </w:r>
    </w:p>
    <w:p w:rsidRPr="00C20AEF" w:rsidR="000F3F1E" w:rsidP="000F3F1E" w:rsidRDefault="000F3F1E" w14:paraId="2EABD40C"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w:t>
      </w:r>
    </w:p>
    <w:p w:rsidRPr="00C20AEF" w:rsidR="000F3F1E" w:rsidP="000F3F1E" w:rsidRDefault="000F3F1E" w14:paraId="10F2A329"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b/>
          <w:szCs w:val="20"/>
        </w:rPr>
      </w:pPr>
      <w:r>
        <w:rPr>
          <w:b/>
        </w:rPr>
        <w:t>Rejected order entry items of your location</w:t>
      </w:r>
    </w:p>
    <w:p w:rsidRPr="00C20AEF" w:rsidR="000F3F1E" w:rsidP="00D702BF" w:rsidRDefault="000F3F1E" w14:paraId="476A045B"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Since the last calculation, order entry items from your location have been rejected for sale.</w:t>
      </w:r>
    </w:p>
    <w:p w:rsidRPr="00C20AEF" w:rsidR="000F3F1E" w:rsidP="00D702BF" w:rsidRDefault="000F3F1E" w14:paraId="4935F432" w14:textId="33A5FCB3">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Since rejections lead to dissatisfaction on the buyer side, we provide the rejected part numbers in the PDF file "Rejected Items" for your review.</w:t>
      </w:r>
    </w:p>
    <w:p w:rsidRPr="00C20AEF" w:rsidR="000F3F1E" w:rsidP="00D702BF" w:rsidRDefault="000F3F1E" w14:paraId="35E5F38A"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Notice:</w:t>
      </w:r>
    </w:p>
    <w:p w:rsidRPr="00C20AEF" w:rsidR="000F3F1E" w:rsidP="00D702BF" w:rsidRDefault="000F3F1E" w14:paraId="51BCB2A6"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 If you cannot sell a part number, please set it manually to exclusion (STOX part master).</w:t>
      </w:r>
    </w:p>
    <w:p w:rsidRPr="00C20AEF" w:rsidR="000F3F1E" w:rsidP="00D702BF" w:rsidRDefault="000F3F1E" w14:paraId="4F1E6903"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 If you find a stock shortage for a part number, please correct this stock shortage in your local in-house system as soon as possible.</w:t>
      </w:r>
    </w:p>
    <w:p w:rsidRPr="00C20AEF" w:rsidR="000F3F1E" w:rsidP="000F3F1E" w:rsidRDefault="000F3F1E" w14:paraId="5CAF88B5"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w:t>
      </w:r>
    </w:p>
    <w:p w:rsidRPr="00C20AEF" w:rsidR="000F3F1E" w:rsidP="00D702BF" w:rsidRDefault="000F3F1E" w14:paraId="551C61D1"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p>
    <w:p w:rsidRPr="00C20AEF" w:rsidR="000F3F1E" w:rsidP="00D702BF" w:rsidRDefault="000F3F1E" w14:paraId="3CE17581" w14:textId="0035837F">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In this mail we provide you with a PDF file only for the items where there were also changes/process notes in STOX.</w:t>
      </w:r>
    </w:p>
    <w:p w:rsidRPr="00C20AEF" w:rsidR="000F3F1E" w:rsidP="00D702BF" w:rsidRDefault="000F3F1E" w14:paraId="3065A2E4"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p>
    <w:p w:rsidRPr="00C20AEF" w:rsidR="00D702BF" w:rsidP="00D702BF" w:rsidRDefault="00D702BF" w14:paraId="4626D42D"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With kind regards</w:t>
      </w:r>
    </w:p>
    <w:p w:rsidRPr="00C20AEF" w:rsidR="00D702BF" w:rsidP="00D702BF" w:rsidRDefault="00D702BF" w14:paraId="5AA6A9E6"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 xml:space="preserve">Logistics bus STOX </w:t>
      </w:r>
    </w:p>
    <w:p w:rsidRPr="00C20AEF" w:rsidR="00D702BF" w:rsidP="00D702BF" w:rsidRDefault="00D702BF" w14:paraId="46D0B771"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br/>
      </w:r>
      <w:r>
        <w:rPr>
          <w:sz w:val="18"/>
        </w:rPr>
        <w:t xml:space="preserve">This is an automatically generated mail. Please do not reply to this mail. </w:t>
      </w:r>
    </w:p>
    <w:p w:rsidRPr="00C20AEF" w:rsidR="00D702BF" w:rsidP="00D702BF" w:rsidRDefault="00966A01" w14:paraId="501A508D" w14:textId="77777777">
      <w:pPr>
        <w:pStyle w:val="Textkrper"/>
        <w:pBdr>
          <w:top w:val="dotted" w:color="auto" w:sz="4" w:space="1"/>
          <w:left w:val="dotted" w:color="auto" w:sz="4" w:space="4"/>
          <w:bottom w:val="dotted" w:color="auto" w:sz="4" w:space="1"/>
          <w:right w:val="dotted" w:color="auto" w:sz="4" w:space="4"/>
        </w:pBdr>
        <w:shd w:val="clear" w:color="auto" w:fill="EAEAEA"/>
        <w:rPr>
          <w:rFonts w:cs="Arial"/>
          <w:sz w:val="18"/>
          <w:szCs w:val="18"/>
        </w:rPr>
      </w:pPr>
      <w:r>
        <w:rPr>
          <w:sz w:val="18"/>
        </w:rPr>
        <w:t>&lt;&lt;Disclaimer&gt;&gt;</w:t>
      </w:r>
    </w:p>
    <w:p w:rsidRPr="00C20AEF" w:rsidR="00BA0BF3" w:rsidP="00BA0BF3" w:rsidRDefault="00BA0BF3" w14:paraId="1C911DA5" w14:textId="2BBC1F5D">
      <w:pPr>
        <w:pStyle w:val="berschrift4"/>
      </w:pPr>
      <w:r>
        <w:br w:type="page"/>
      </w:r>
      <w:r>
        <w:lastRenderedPageBreak/>
        <w:t xml:space="preserve">Subarea A - new </w:t>
      </w:r>
      <w:proofErr w:type="spellStart"/>
      <w:r>
        <w:t>DeadStock</w:t>
      </w:r>
      <w:proofErr w:type="spellEnd"/>
      <w:r>
        <w:t xml:space="preserve"> parts</w:t>
      </w:r>
    </w:p>
    <w:p w:rsidRPr="00C20AEF" w:rsidR="00BA0BF3" w:rsidP="00BA0BF3" w:rsidRDefault="00BA0BF3" w14:paraId="062B166A" w14:textId="30EA4075">
      <w:pPr>
        <w:pStyle w:val="Textkrper"/>
      </w:pPr>
      <w:r>
        <w:t xml:space="preserve">This subsection lists the new parts that have been added to the </w:t>
      </w:r>
      <w:proofErr w:type="spellStart"/>
      <w:r>
        <w:t>DeadStock</w:t>
      </w:r>
      <w:proofErr w:type="spellEnd"/>
      <w:r>
        <w:t xml:space="preserve"> range based on the current calculation.</w:t>
      </w:r>
    </w:p>
    <w:p w:rsidRPr="00C20AEF" w:rsidR="00D702BF" w:rsidP="00D702BF" w:rsidRDefault="00D702BF" w14:paraId="3E07A152" w14:textId="77777777">
      <w:pPr>
        <w:pStyle w:val="Anforderungsnummer"/>
      </w:pPr>
      <w:r>
        <w:t>Requirement: FKT-BATCH-16</w:t>
      </w:r>
    </w:p>
    <w:p w:rsidRPr="00C20AEF" w:rsidR="00D702BF" w:rsidP="00D702BF" w:rsidRDefault="00D702BF" w14:paraId="45C4A533" w14:textId="3605C51C">
      <w:pPr>
        <w:pStyle w:val="Anforderungstext"/>
      </w:pPr>
      <w:r>
        <w:t>The new part numbers will be included in a PDF file as an email attachment.</w:t>
      </w:r>
    </w:p>
    <w:p w:rsidRPr="00C20AEF" w:rsidR="00921967" w:rsidP="00FB50C2" w:rsidRDefault="00921967" w14:paraId="24026A46" w14:textId="77777777">
      <w:pPr>
        <w:pStyle w:val="Anforderungstext"/>
        <w:numPr>
          <w:ilvl w:val="0"/>
          <w:numId w:val="25"/>
        </w:numPr>
      </w:pPr>
      <w:r>
        <w:t>The part numbers are output in print format but listed in ascending order in memory format.</w:t>
      </w:r>
    </w:p>
    <w:p w:rsidRPr="00C20AEF" w:rsidR="00D702BF" w:rsidP="0072408B" w:rsidRDefault="00921967" w14:paraId="0BB3C39E" w14:textId="77777777">
      <w:pPr>
        <w:pStyle w:val="Anforderungstext"/>
        <w:numPr>
          <w:ilvl w:val="0"/>
          <w:numId w:val="25"/>
        </w:numPr>
      </w:pPr>
      <w:r>
        <w:t>In addition, the designation in the national language of the dealer (from the national or local part master), the current free stock, the storage location (storage location 1 from the local part master) and the prices of national BLP, local BLP (VKP) and DAK are also output. In the first row, the column headers are output in the dealer's national language.</w:t>
      </w:r>
    </w:p>
    <w:p w:rsidRPr="00C20AEF" w:rsidR="00BA0BF3" w:rsidP="00BA0BF3" w:rsidRDefault="00BA0BF3" w14:paraId="0A64431E" w14:textId="77777777">
      <w:pPr>
        <w:pStyle w:val="berschrift4"/>
      </w:pPr>
      <w:r>
        <w:t>Subfield B - automatic deletion</w:t>
      </w:r>
    </w:p>
    <w:p w:rsidRPr="00C20AEF" w:rsidR="00BA0BF3" w:rsidP="00BA0BF3" w:rsidRDefault="00BA0BF3" w14:paraId="436F8AA6" w14:textId="161419C2">
      <w:pPr>
        <w:pStyle w:val="Textkrper"/>
      </w:pPr>
      <w:r>
        <w:t xml:space="preserve">This subarea lists the parts deleted by the daily check (see chapter </w:t>
      </w:r>
      <w:r w:rsidRPr="00C20AEF" w:rsidR="00A9316A">
        <w:fldChar w:fldCharType="begin"/>
      </w:r>
      <w:r w:rsidRPr="00C20AEF" w:rsidR="00A9316A">
        <w:instrText xml:space="preserve"> REF _Ref316892918 \r \h  \* MERGEFORMAT </w:instrText>
      </w:r>
      <w:r w:rsidRPr="00C20AEF" w:rsidR="00A9316A">
        <w:fldChar w:fldCharType="separate"/>
      </w:r>
      <w:r w:rsidR="000D3A2D">
        <w:t>7.2</w:t>
      </w:r>
      <w:r w:rsidRPr="00C20AEF" w:rsidR="00A9316A">
        <w:fldChar w:fldCharType="end"/>
      </w:r>
      <w:r>
        <w:t xml:space="preserve">), which have been performed since the last calculation of the </w:t>
      </w:r>
      <w:proofErr w:type="spellStart"/>
      <w:r>
        <w:t>DeadStock</w:t>
      </w:r>
      <w:proofErr w:type="spellEnd"/>
      <w:r>
        <w:t xml:space="preserve"> assortment.</w:t>
      </w:r>
    </w:p>
    <w:p w:rsidRPr="00C20AEF" w:rsidR="00006B92" w:rsidP="00006B92" w:rsidRDefault="00006B92" w14:paraId="2926D75A" w14:textId="77777777">
      <w:pPr>
        <w:pStyle w:val="berschrift4"/>
      </w:pPr>
      <w:bookmarkStart w:name="_Ref18416394" w:id="682"/>
      <w:r>
        <w:t>Subarea C - Rejected purchase order items</w:t>
      </w:r>
      <w:bookmarkEnd w:id="682"/>
    </w:p>
    <w:p w:rsidRPr="00C20AEF" w:rsidR="001112F8" w:rsidP="00BA0BF3" w:rsidRDefault="00006B92" w14:paraId="52205164" w14:textId="7E95A814">
      <w:pPr>
        <w:pStyle w:val="Textkrper"/>
      </w:pPr>
      <w:r>
        <w:t xml:space="preserve">In this subarea, the order items of the location (from seller's point of view) are listed, which have been rejected since the last calculation of the </w:t>
      </w:r>
      <w:proofErr w:type="spellStart"/>
      <w:r>
        <w:t>DeadStock</w:t>
      </w:r>
      <w:proofErr w:type="spellEnd"/>
      <w:r>
        <w:t xml:space="preserve"> assortment, i.e. all items with date </w:t>
      </w:r>
      <w:r>
        <w:rPr>
          <w:i/>
        </w:rPr>
        <w:t>in process</w:t>
      </w:r>
      <w:r>
        <w:t xml:space="preserve"> since the last calculation of the </w:t>
      </w:r>
      <w:proofErr w:type="spellStart"/>
      <w:r>
        <w:t>DeadStock</w:t>
      </w:r>
      <w:proofErr w:type="spellEnd"/>
      <w:r>
        <w:t xml:space="preserve"> assortment and with item status </w:t>
      </w:r>
      <w:r>
        <w:rPr>
          <w:i/>
        </w:rPr>
        <w:t>deleted</w:t>
      </w:r>
      <w:r>
        <w:t>, are output.</w:t>
      </w:r>
    </w:p>
    <w:p w:rsidRPr="00C20AEF" w:rsidR="0050692F" w:rsidP="0050692F" w:rsidRDefault="0050692F" w14:paraId="52BDF7DE" w14:textId="3FF0A348">
      <w:pPr>
        <w:rPr>
          <w:rFonts w:ascii="Calibri" w:hAnsi="Calibri" w:cs="Calibri"/>
          <w:i/>
          <w:iCs/>
          <w:color w:val="FF0000"/>
          <w:szCs w:val="22"/>
        </w:rPr>
      </w:pPr>
      <w:r>
        <w:rPr>
          <w:sz w:val="20"/>
        </w:rPr>
        <w:t>Rejected delivery requests in the D2D process are not included in evaluation.</w:t>
      </w:r>
    </w:p>
    <w:p w:rsidRPr="00C20AEF" w:rsidR="0050692F" w:rsidP="00BA0BF3" w:rsidRDefault="0050692F" w14:paraId="06079359" w14:textId="77777777">
      <w:pPr>
        <w:pStyle w:val="Textkrper"/>
      </w:pPr>
    </w:p>
    <w:p w:rsidRPr="00C20AEF" w:rsidR="00A624AE" w:rsidP="00A624AE" w:rsidRDefault="00A624AE" w14:paraId="3CDF3DEC" w14:textId="77777777">
      <w:pPr>
        <w:pStyle w:val="Anforderungsnummer"/>
      </w:pPr>
      <w:r>
        <w:t>Requirement: FKT-BATCH-19</w:t>
      </w:r>
    </w:p>
    <w:p w:rsidRPr="00C20AEF" w:rsidR="00E96F8C" w:rsidP="00E96F8C" w:rsidRDefault="00A624AE" w14:paraId="5B576358" w14:textId="03B76539">
      <w:pPr>
        <w:pStyle w:val="Anforderungstext"/>
      </w:pPr>
      <w:r>
        <w:t>The deleted items are inserted in a PDF file. The part numbers are output in print format but listed in ascending order in memory format.</w:t>
      </w:r>
    </w:p>
    <w:p w:rsidRPr="00C20AEF" w:rsidR="00E96F8C" w:rsidP="00E96F8C" w:rsidRDefault="00E96F8C" w14:paraId="428B144A" w14:textId="39DAC7FD">
      <w:pPr>
        <w:pStyle w:val="Anforderungstext"/>
      </w:pPr>
      <w:r>
        <w:t>The following information is output in the PDF file:</w:t>
      </w:r>
    </w:p>
    <w:p w:rsidRPr="00C20AEF" w:rsidR="00E96F8C" w:rsidP="00E96F8C" w:rsidRDefault="00E96F8C" w14:paraId="6C96353E" w14:textId="77777777">
      <w:pPr>
        <w:pStyle w:val="Anforderungstext"/>
        <w:numPr>
          <w:ilvl w:val="0"/>
          <w:numId w:val="10"/>
        </w:numPr>
      </w:pPr>
      <w:r>
        <w:t>Part number (in print format)</w:t>
      </w:r>
    </w:p>
    <w:p w:rsidRPr="00C20AEF" w:rsidR="00E96F8C" w:rsidP="00E96F8C" w:rsidRDefault="00E96F8C" w14:paraId="59858DF9" w14:textId="77777777">
      <w:pPr>
        <w:pStyle w:val="Anforderungstext"/>
        <w:numPr>
          <w:ilvl w:val="0"/>
          <w:numId w:val="10"/>
        </w:numPr>
      </w:pPr>
      <w:r>
        <w:t>Designation (from the national part master)</w:t>
      </w:r>
    </w:p>
    <w:p w:rsidRPr="00C20AEF" w:rsidR="00E96F8C" w:rsidP="00E96F8C" w:rsidRDefault="00E96F8C" w14:paraId="73A46C6F" w14:textId="37EE89AD">
      <w:pPr>
        <w:pStyle w:val="Anforderungstext"/>
        <w:numPr>
          <w:ilvl w:val="0"/>
          <w:numId w:val="10"/>
        </w:numPr>
      </w:pPr>
      <w:r>
        <w:t xml:space="preserve">Current stock at the time of calculation of the </w:t>
      </w:r>
      <w:proofErr w:type="spellStart"/>
      <w:r>
        <w:t>DeadStock</w:t>
      </w:r>
      <w:proofErr w:type="spellEnd"/>
      <w:r>
        <w:t xml:space="preserve"> range</w:t>
      </w:r>
    </w:p>
    <w:p w:rsidRPr="00C20AEF" w:rsidR="00E96F8C" w:rsidP="00E96F8C" w:rsidRDefault="00E96F8C" w14:paraId="05E0DC82" w14:textId="77777777">
      <w:pPr>
        <w:pStyle w:val="Anforderungstext"/>
        <w:numPr>
          <w:ilvl w:val="0"/>
          <w:numId w:val="10"/>
        </w:numPr>
      </w:pPr>
      <w:r>
        <w:t>Storage location 1</w:t>
      </w:r>
    </w:p>
    <w:p w:rsidRPr="00C20AEF" w:rsidR="00E96F8C" w:rsidP="00E96F8C" w:rsidRDefault="00E96F8C" w14:paraId="1E781635" w14:textId="77777777">
      <w:pPr>
        <w:pStyle w:val="Anforderungstext"/>
        <w:numPr>
          <w:ilvl w:val="0"/>
          <w:numId w:val="10"/>
        </w:numPr>
      </w:pPr>
      <w:r>
        <w:t>Reason for rejection</w:t>
      </w:r>
    </w:p>
    <w:p w:rsidRPr="00C20AEF" w:rsidR="00E96F8C" w:rsidP="00E96F8C" w:rsidRDefault="00E96F8C" w14:paraId="7FF8C4D2" w14:textId="77777777">
      <w:pPr>
        <w:pStyle w:val="Anforderungstext"/>
        <w:numPr>
          <w:ilvl w:val="0"/>
          <w:numId w:val="10"/>
        </w:numPr>
      </w:pPr>
      <w:r>
        <w:t>Manual exclusion (Yes /No)</w:t>
      </w:r>
    </w:p>
    <w:p w:rsidRPr="00C20AEF" w:rsidR="00900457" w:rsidP="00900457" w:rsidRDefault="00900457" w14:paraId="05A396C4" w14:textId="77777777">
      <w:pPr>
        <w:pStyle w:val="Anforderungstext"/>
      </w:pPr>
      <w:r>
        <w:t xml:space="preserve"> In the first row, the column headers are output in the dealer's national language.</w:t>
      </w:r>
    </w:p>
    <w:p w:rsidRPr="00C20AEF" w:rsidR="005B0DF0" w:rsidP="00B93E23" w:rsidRDefault="0012562A" w14:paraId="6FDB9506" w14:textId="752E7EBB">
      <w:pPr>
        <w:pStyle w:val="berschrift2"/>
      </w:pPr>
      <w:bookmarkStart w:name="_Ref316892918" w:id="683"/>
      <w:bookmarkStart w:name="_Toc252787641" w:id="684"/>
      <w:bookmarkStart w:name="_Toc255289954" w:id="685"/>
      <w:bookmarkStart w:name="_Ref255373042" w:id="686"/>
      <w:bookmarkStart w:name="_Ref257016438" w:id="687"/>
      <w:bookmarkStart w:name="_Ref304971393" w:id="688"/>
      <w:bookmarkStart w:name="_Ref304971545" w:id="689"/>
      <w:r>
        <w:br w:type="page"/>
      </w:r>
      <w:bookmarkStart w:name="_Ref31197244" w:id="690"/>
      <w:bookmarkStart w:name="_Toc98411998" w:id="691"/>
      <w:r>
        <w:lastRenderedPageBreak/>
        <w:t xml:space="preserve">Deletion of unauthorized part numbers from the </w:t>
      </w:r>
      <w:proofErr w:type="spellStart"/>
      <w:r>
        <w:t>DeadStock</w:t>
      </w:r>
      <w:proofErr w:type="spellEnd"/>
      <w:r>
        <w:t xml:space="preserve"> assortment</w:t>
      </w:r>
      <w:bookmarkEnd w:id="683"/>
      <w:bookmarkEnd w:id="690"/>
      <w:bookmarkEnd w:id="691"/>
    </w:p>
    <w:p w:rsidRPr="00C20AEF" w:rsidR="006A5806" w:rsidP="006A5806" w:rsidRDefault="006A5806" w14:paraId="55F0ED62" w14:textId="77777777">
      <w:pPr>
        <w:pStyle w:val="Anforderungsnummer"/>
      </w:pPr>
      <w:r>
        <w:t>Requirement: FKT-BATCH-17</w:t>
      </w:r>
    </w:p>
    <w:p w:rsidRPr="00C20AEF" w:rsidR="006A5806" w:rsidP="006A5806" w:rsidRDefault="006A5806" w14:paraId="16CF9927" w14:textId="12952109">
      <w:pPr>
        <w:pStyle w:val="Anforderungstext"/>
      </w:pPr>
      <w:r>
        <w:t xml:space="preserve">The system checks the </w:t>
      </w:r>
      <w:proofErr w:type="spellStart"/>
      <w:r>
        <w:t>DeadStock</w:t>
      </w:r>
      <w:proofErr w:type="spellEnd"/>
      <w:r>
        <w:t xml:space="preserve"> assortment daily for:</w:t>
      </w:r>
    </w:p>
    <w:p w:rsidRPr="00C20AEF" w:rsidR="006A5806" w:rsidP="00FB50C2" w:rsidRDefault="00CB4F5E" w14:paraId="35332AC3" w14:textId="77777777">
      <w:pPr>
        <w:pStyle w:val="Anforderungstext"/>
        <w:numPr>
          <w:ilvl w:val="0"/>
          <w:numId w:val="10"/>
        </w:numPr>
      </w:pPr>
      <w:r>
        <w:t>Chrysler parts (MC brand only),</w:t>
      </w:r>
    </w:p>
    <w:p w:rsidRPr="00C20AEF" w:rsidR="00187134" w:rsidP="00FB50C2" w:rsidRDefault="00187134" w14:paraId="06FC3A28" w14:textId="77777777">
      <w:pPr>
        <w:pStyle w:val="Anforderungstext"/>
        <w:numPr>
          <w:ilvl w:val="0"/>
          <w:numId w:val="10"/>
        </w:numPr>
      </w:pPr>
      <w:r>
        <w:t>DRT (PRIMUS field 134 - 5th digit = "D")</w:t>
      </w:r>
    </w:p>
    <w:p w:rsidRPr="00C20AEF" w:rsidR="00940DE3" w:rsidP="00FB50C2" w:rsidRDefault="006A5806" w14:paraId="154FD6AB" w14:textId="77777777">
      <w:pPr>
        <w:pStyle w:val="Anforderungstext"/>
        <w:numPr>
          <w:ilvl w:val="0"/>
          <w:numId w:val="10"/>
        </w:numPr>
      </w:pPr>
      <w:r>
        <w:t>Old parts</w:t>
      </w:r>
    </w:p>
    <w:p w:rsidRPr="00C20AEF" w:rsidR="00940DE3" w:rsidP="00940DE3" w:rsidRDefault="00940DE3" w14:paraId="32EB1233" w14:textId="77777777">
      <w:pPr>
        <w:pStyle w:val="Anforderungstext"/>
      </w:pPr>
      <w:r>
        <w:t>which were added manually or automatically (due to a PRIMUS master data change) to STOX.</w:t>
      </w:r>
    </w:p>
    <w:p w:rsidRPr="00C20AEF" w:rsidR="006A5806" w:rsidP="006116BE" w:rsidRDefault="006116BE" w14:paraId="7F25EB37" w14:textId="43BF96D6">
      <w:pPr>
        <w:pStyle w:val="Anforderungstext"/>
      </w:pPr>
      <w:r>
        <w:t xml:space="preserve">These parts are then deleted from the </w:t>
      </w:r>
      <w:proofErr w:type="spellStart"/>
      <w:r>
        <w:t>DeadStock</w:t>
      </w:r>
      <w:proofErr w:type="spellEnd"/>
      <w:r>
        <w:t xml:space="preserve"> assortment. The deleted part numbers and the reason for deletion are stored in the database (table STOX_PARTS_DELETED) for later mail dispatch.</w:t>
      </w:r>
    </w:p>
    <w:p w:rsidRPr="00C20AEF" w:rsidR="00CB4F5E" w:rsidP="00CB4F5E" w:rsidRDefault="00CB4F5E" w14:paraId="6CBDA220" w14:textId="77777777">
      <w:pPr>
        <w:pStyle w:val="Anforderungstext"/>
      </w:pPr>
      <w:r>
        <w:rPr>
          <w:u w:val="single"/>
        </w:rPr>
        <w:t>Notice</w:t>
      </w:r>
      <w:r>
        <w:t>: Contrary to the specialist concept, foreign parts are to be left out/not deleted for the time being during automatic deletion. The reason for this is that some dealers still have Mercedes-Benz part numbers that are no longer listed in the global parts master and are also not available in all national parts masters. If the specialist concept were to be implemented as originally planned, the consequence would be that the "former" Mercedes-Benz part numbers (which are declared as foreign parts in DIMS/SICOS and thus also in STOX) could no longer be offered via STOX at all (since we would automatically delete them during the next check).</w:t>
      </w:r>
    </w:p>
    <w:p w:rsidRPr="00C20AEF" w:rsidR="00CB4F5E" w:rsidP="00CB4F5E" w:rsidRDefault="00CB4F5E" w14:paraId="42019D49" w14:textId="77777777">
      <w:pPr>
        <w:pStyle w:val="Anforderungstext"/>
      </w:pPr>
      <w:r>
        <w:t>As there is also the consideration in the context of the SPM introduction to obtain the price/part master info via IPS (and many of these parts are still managed there), the automatic deletion for third-party parts was "postponed" for the time being. As soon as we change the data source and can then also completely and clearly identify foreign parts as such, we will then also have foreign parts deleted.</w:t>
      </w:r>
    </w:p>
    <w:p w:rsidRPr="00C20AEF" w:rsidR="006116BE" w:rsidP="006116BE" w:rsidRDefault="006116BE" w14:paraId="52FBD681" w14:textId="77777777"/>
    <w:p w:rsidRPr="00C20AEF" w:rsidR="006116BE" w:rsidP="006116BE" w:rsidRDefault="006116BE" w14:paraId="2260FCAA" w14:textId="77777777">
      <w:pPr>
        <w:pStyle w:val="Anforderungsnummer"/>
      </w:pPr>
      <w:r>
        <w:t>Requirement: FKT-BATCH-18</w:t>
      </w:r>
    </w:p>
    <w:p w:rsidRPr="00C20AEF" w:rsidR="00187134" w:rsidP="000C6ED9" w:rsidRDefault="00187134" w14:paraId="7DC9CB83" w14:textId="6C0E9BC4">
      <w:pPr>
        <w:pStyle w:val="Anforderungstext"/>
      </w:pPr>
      <w:r>
        <w:t>The automatically deleted part numbers are inserted as part of an automated mail in the form of a PDF file as an email attachment. The part numbers are output in print format but listed in ascending order in memory format.</w:t>
      </w:r>
    </w:p>
    <w:p w:rsidRPr="00C20AEF" w:rsidR="00187134" w:rsidP="000C6ED9" w:rsidRDefault="00187134" w14:paraId="419164EA" w14:textId="19436910">
      <w:pPr>
        <w:pStyle w:val="Anforderungstext"/>
      </w:pPr>
      <w:r>
        <w:t>The following information is output in the PDF file:</w:t>
      </w:r>
    </w:p>
    <w:p w:rsidRPr="00C20AEF" w:rsidR="00187134" w:rsidP="00FB50C2" w:rsidRDefault="00187134" w14:paraId="01D93676" w14:textId="77777777">
      <w:pPr>
        <w:pStyle w:val="Anforderungstext"/>
        <w:numPr>
          <w:ilvl w:val="0"/>
          <w:numId w:val="10"/>
        </w:numPr>
      </w:pPr>
      <w:r>
        <w:t>Part number (in print format)</w:t>
      </w:r>
    </w:p>
    <w:p w:rsidRPr="00C20AEF" w:rsidR="00187134" w:rsidP="00FB50C2" w:rsidRDefault="00187134" w14:paraId="050AEAFE" w14:textId="77777777">
      <w:pPr>
        <w:pStyle w:val="Anforderungstext"/>
        <w:numPr>
          <w:ilvl w:val="0"/>
          <w:numId w:val="10"/>
        </w:numPr>
      </w:pPr>
      <w:r>
        <w:t>Designation (from the national part master)</w:t>
      </w:r>
    </w:p>
    <w:p w:rsidRPr="00C20AEF" w:rsidR="00187134" w:rsidP="00FB50C2" w:rsidRDefault="00187134" w14:paraId="0EE5C681" w14:textId="77777777">
      <w:pPr>
        <w:pStyle w:val="Anforderungstext"/>
        <w:numPr>
          <w:ilvl w:val="0"/>
          <w:numId w:val="10"/>
        </w:numPr>
      </w:pPr>
      <w:r>
        <w:t>Storage location 1</w:t>
      </w:r>
    </w:p>
    <w:p w:rsidRPr="00C20AEF" w:rsidR="003860B8" w:rsidP="003860B8" w:rsidRDefault="003860B8" w14:paraId="1FFCFE20" w14:textId="77777777">
      <w:pPr>
        <w:pStyle w:val="Anforderungstext"/>
      </w:pPr>
      <w:r>
        <w:t>The reason for deletion is displayed in the local language of the merchant. The following expenses will be incurred for German operations:</w:t>
      </w:r>
    </w:p>
    <w:p w:rsidRPr="00C20AEF" w:rsidR="003860B8" w:rsidP="00FB50C2" w:rsidRDefault="003860B8" w14:paraId="47ADCFDA" w14:textId="77777777">
      <w:pPr>
        <w:pStyle w:val="Anforderungstext"/>
        <w:numPr>
          <w:ilvl w:val="0"/>
          <w:numId w:val="10"/>
        </w:numPr>
      </w:pPr>
      <w:r>
        <w:t>According to STOX AGB Chrysler parts (MC brand) are not allowed to be offered</w:t>
      </w:r>
    </w:p>
    <w:p w:rsidRPr="00C20AEF" w:rsidR="003860B8" w:rsidP="00FB50C2" w:rsidRDefault="003860B8" w14:paraId="720BC58E" w14:textId="77777777">
      <w:pPr>
        <w:pStyle w:val="Anforderungstext"/>
        <w:numPr>
          <w:ilvl w:val="0"/>
          <w:numId w:val="10"/>
        </w:numPr>
      </w:pPr>
      <w:r>
        <w:t>According to STOX AGB foreign parts may not be offered</w:t>
      </w:r>
    </w:p>
    <w:p w:rsidRPr="00C20AEF" w:rsidR="003860B8" w:rsidP="00FB50C2" w:rsidRDefault="003860B8" w14:paraId="48A6DB8F" w14:textId="77777777">
      <w:pPr>
        <w:pStyle w:val="Anforderungstext"/>
        <w:numPr>
          <w:ilvl w:val="0"/>
          <w:numId w:val="10"/>
        </w:numPr>
      </w:pPr>
      <w:r>
        <w:t>According to STOX AGB this theft relevant part (DRT) may not be offered</w:t>
      </w:r>
    </w:p>
    <w:p w:rsidRPr="00C20AEF" w:rsidR="00187134" w:rsidP="00FB50C2" w:rsidRDefault="003860B8" w14:paraId="4441EA45" w14:textId="77777777">
      <w:pPr>
        <w:pStyle w:val="Anforderungstext"/>
        <w:numPr>
          <w:ilvl w:val="0"/>
          <w:numId w:val="10"/>
        </w:numPr>
      </w:pPr>
      <w:r>
        <w:t>According to STOX AGB old parts may not be offered</w:t>
      </w:r>
    </w:p>
    <w:p w:rsidRPr="00C20AEF" w:rsidR="007333EA" w:rsidP="007333EA" w:rsidRDefault="007333EA" w14:paraId="2FC5336E" w14:textId="77777777">
      <w:pPr>
        <w:pStyle w:val="Anforderungstext"/>
        <w:numPr>
          <w:ilvl w:val="0"/>
          <w:numId w:val="10"/>
        </w:numPr>
      </w:pPr>
      <w:r>
        <w:t>In the first row, the column headers are output in the dealer's national language.</w:t>
      </w:r>
    </w:p>
    <w:p w:rsidRPr="00C20AEF" w:rsidR="00B82D4C" w:rsidP="00187134" w:rsidRDefault="00B82D4C" w14:paraId="3B52DF0C" w14:textId="77777777"/>
    <w:p w:rsidRPr="00C20AEF" w:rsidR="00187134" w:rsidP="00187134" w:rsidRDefault="00187134" w14:paraId="7543B243" w14:textId="5A76D22A">
      <w:pPr>
        <w:rPr>
          <w:sz w:val="20"/>
        </w:rPr>
      </w:pPr>
      <w:r>
        <w:rPr>
          <w:sz w:val="20"/>
        </w:rPr>
        <w:t xml:space="preserve">The email dispatch is integrated into the automated email for the calculation of the </w:t>
      </w:r>
      <w:proofErr w:type="spellStart"/>
      <w:r>
        <w:rPr>
          <w:sz w:val="20"/>
        </w:rPr>
        <w:t>DeadStock</w:t>
      </w:r>
      <w:proofErr w:type="spellEnd"/>
      <w:r>
        <w:rPr>
          <w:sz w:val="20"/>
        </w:rPr>
        <w:t xml:space="preserve"> assortment (see chapter </w:t>
      </w:r>
      <w:r w:rsidRPr="00C20AEF" w:rsidR="00A9316A">
        <w:rPr>
          <w:sz w:val="20"/>
        </w:rPr>
        <w:fldChar w:fldCharType="begin"/>
      </w:r>
      <w:r w:rsidRPr="00C20AEF" w:rsidR="00A9316A">
        <w:rPr>
          <w:sz w:val="20"/>
        </w:rPr>
        <w:instrText xml:space="preserve"> REF _Ref331489735 \r \h  \* MERGEFORMAT </w:instrText>
      </w:r>
      <w:r w:rsidRPr="00C20AEF" w:rsidR="00A9316A">
        <w:rPr>
          <w:sz w:val="20"/>
        </w:rPr>
      </w:r>
      <w:r w:rsidRPr="00C20AEF" w:rsidR="00A9316A">
        <w:rPr>
          <w:sz w:val="20"/>
        </w:rPr>
        <w:fldChar w:fldCharType="separate"/>
      </w:r>
      <w:r w:rsidR="000D3A2D">
        <w:rPr>
          <w:sz w:val="20"/>
        </w:rPr>
        <w:t>7.1.4</w:t>
      </w:r>
      <w:r w:rsidRPr="00C20AEF" w:rsidR="00A9316A">
        <w:rPr>
          <w:sz w:val="20"/>
        </w:rPr>
        <w:fldChar w:fldCharType="end"/>
      </w:r>
      <w:r>
        <w:rPr>
          <w:sz w:val="20"/>
        </w:rPr>
        <w:t>).</w:t>
      </w:r>
    </w:p>
    <w:p w:rsidRPr="00834830" w:rsidR="00B93E23" w:rsidP="00B93E23" w:rsidRDefault="003860B8" w14:paraId="411AAB8D" w14:textId="77777777">
      <w:pPr>
        <w:pStyle w:val="berschrift2"/>
        <w:rPr>
          <w:highlight w:val="cyan"/>
        </w:rPr>
      </w:pPr>
      <w:bookmarkStart w:name="_Ref316545643" w:id="692"/>
      <w:bookmarkStart w:name="_Ref316545644" w:id="693"/>
      <w:r>
        <w:br w:type="page"/>
      </w:r>
      <w:bookmarkStart w:name="_Ref11330418" w:id="694"/>
      <w:bookmarkStart w:name="_Toc98411999" w:id="695"/>
      <w:r>
        <w:rPr>
          <w:highlight w:val="cyan"/>
        </w:rPr>
        <w:lastRenderedPageBreak/>
        <w:t>Updating the stock</w:t>
      </w:r>
      <w:bookmarkEnd w:id="684"/>
      <w:bookmarkEnd w:id="685"/>
      <w:bookmarkEnd w:id="686"/>
      <w:bookmarkEnd w:id="687"/>
      <w:bookmarkEnd w:id="688"/>
      <w:bookmarkEnd w:id="689"/>
      <w:r>
        <w:rPr>
          <w:highlight w:val="cyan"/>
        </w:rPr>
        <w:t xml:space="preserve"> / Goods receipt</w:t>
      </w:r>
      <w:bookmarkEnd w:id="692"/>
      <w:bookmarkEnd w:id="693"/>
      <w:bookmarkEnd w:id="694"/>
      <w:bookmarkEnd w:id="695"/>
    </w:p>
    <w:p w:rsidRPr="00C20AEF" w:rsidR="00920C45" w:rsidP="00257A4A" w:rsidRDefault="00257A4A" w14:paraId="373419C3" w14:textId="63FF1970">
      <w:pPr>
        <w:pStyle w:val="Textkrper"/>
      </w:pPr>
      <w:r>
        <w:t xml:space="preserve">The inventory available in STOX is updated synchronously with the posting of an inventory message in DIMS. This is done via database triggers on the table </w:t>
      </w:r>
      <w:r>
        <w:rPr>
          <w:i/>
        </w:rPr>
        <w:t>BESTAENDE</w:t>
      </w:r>
      <w:r>
        <w:t xml:space="preserve"> in SICOS.</w:t>
      </w:r>
    </w:p>
    <w:p w:rsidRPr="00C20AEF" w:rsidR="00257A4A" w:rsidP="00257A4A" w:rsidRDefault="00920C45" w14:paraId="64CD2A00" w14:textId="4719294E">
      <w:pPr>
        <w:pStyle w:val="Textkrper"/>
      </w:pPr>
      <w:r>
        <w:t xml:space="preserve">When a goods receipt is posted (planned or unplanned goods receipt with quantity &gt; 0), a part is deleted from the </w:t>
      </w:r>
      <w:proofErr w:type="spellStart"/>
      <w:r>
        <w:t>DeadStock</w:t>
      </w:r>
      <w:proofErr w:type="spellEnd"/>
      <w:r>
        <w:t xml:space="preserve"> assortment. This is done via a database trigger on the </w:t>
      </w:r>
      <w:r>
        <w:rPr>
          <w:i/>
        </w:rPr>
        <w:t>FLUESSE</w:t>
      </w:r>
      <w:r>
        <w:t xml:space="preserve"> table in DIMS.</w:t>
      </w:r>
    </w:p>
    <w:p w:rsidRPr="00C20AEF" w:rsidR="00CF3A62" w:rsidP="00CF3A62" w:rsidRDefault="00CF3A62" w14:paraId="2DD12BE0" w14:textId="77777777">
      <w:pPr>
        <w:pStyle w:val="Anforderungsnummer"/>
      </w:pPr>
      <w:r>
        <w:t>Requirement: FKT-BATCH-5</w:t>
      </w:r>
    </w:p>
    <w:p w:rsidRPr="00C20AEF" w:rsidR="0062227A" w:rsidP="005266CB" w:rsidRDefault="00CF3A62" w14:paraId="4AD4C3DE" w14:textId="722213B1">
      <w:pPr>
        <w:pStyle w:val="Anforderungstext"/>
      </w:pPr>
      <w:r>
        <w:t>The system must update the available inventory displayed in STOX synchronously with the inventory posted in DIMS/SICOS.</w:t>
      </w:r>
      <w:r>
        <w:br/>
      </w:r>
      <w:r>
        <w:rPr>
          <w:highlight w:val="cyan"/>
        </w:rPr>
        <w:t xml:space="preserve">As soon as a new stock of "0" is reported (i.e. when stock changes to "0"), the part is deleted from </w:t>
      </w:r>
      <w:proofErr w:type="spellStart"/>
      <w:r>
        <w:rPr>
          <w:highlight w:val="cyan"/>
        </w:rPr>
        <w:t>DeadStock</w:t>
      </w:r>
      <w:proofErr w:type="spellEnd"/>
      <w:r>
        <w:rPr>
          <w:highlight w:val="cyan"/>
        </w:rPr>
        <w:t xml:space="preserve">. If a manual exclusion from </w:t>
      </w:r>
      <w:proofErr w:type="spellStart"/>
      <w:r>
        <w:rPr>
          <w:highlight w:val="cyan"/>
        </w:rPr>
        <w:t>DeadStock</w:t>
      </w:r>
      <w:proofErr w:type="spellEnd"/>
      <w:r>
        <w:rPr>
          <w:highlight w:val="cyan"/>
        </w:rPr>
        <w:t xml:space="preserve"> is stored for the part, this exclusion remains and only the machine </w:t>
      </w:r>
      <w:proofErr w:type="spellStart"/>
      <w:r>
        <w:rPr>
          <w:highlight w:val="cyan"/>
        </w:rPr>
        <w:t>DeadStock</w:t>
      </w:r>
      <w:proofErr w:type="spellEnd"/>
      <w:r>
        <w:rPr>
          <w:highlight w:val="cyan"/>
        </w:rPr>
        <w:t xml:space="preserve"> category is deleted (otherwise the part would immediately come back into the </w:t>
      </w:r>
      <w:proofErr w:type="spellStart"/>
      <w:r>
        <w:rPr>
          <w:highlight w:val="cyan"/>
        </w:rPr>
        <w:t>DeadStock</w:t>
      </w:r>
      <w:proofErr w:type="spellEnd"/>
      <w:r>
        <w:rPr>
          <w:highlight w:val="cyan"/>
        </w:rPr>
        <w:t xml:space="preserve"> assortment if it gets stock again at a later time and the manual exclusion is removed afterwards). The procedure for posting a planned or unplanned goods receipt with a quantity greater than "0" is similar.</w:t>
      </w:r>
    </w:p>
    <w:p w:rsidRPr="00C20AEF" w:rsidR="00CF3A62" w:rsidP="00257A4A" w:rsidRDefault="00CF3A62" w14:paraId="57D6A849" w14:textId="77777777">
      <w:pPr>
        <w:pStyle w:val="Textkrper"/>
      </w:pPr>
    </w:p>
    <w:p w:rsidRPr="00C20AEF" w:rsidR="007209EB" w:rsidP="007209EB" w:rsidRDefault="007209EB" w14:paraId="6102CA31" w14:textId="77777777">
      <w:pPr>
        <w:pStyle w:val="Anforderungsnummer"/>
      </w:pPr>
      <w:r>
        <w:t>Requirement: FKT-BATCH-6</w:t>
      </w:r>
    </w:p>
    <w:p w:rsidRPr="00C20AEF" w:rsidR="007209EB" w:rsidP="007209EB" w:rsidRDefault="007209EB" w14:paraId="43139331" w14:textId="401518A1">
      <w:pPr>
        <w:pStyle w:val="Anforderungstext"/>
      </w:pPr>
      <w:r>
        <w:t xml:space="preserve">When creating new records (INSERT) of the </w:t>
      </w:r>
      <w:r>
        <w:rPr>
          <w:i/>
        </w:rPr>
        <w:t>BESTAENDE</w:t>
      </w:r>
      <w:r>
        <w:t xml:space="preserve"> table, the import module must additionally save the part number in the input format (this is required for the wildcard search in the own inventories).</w:t>
      </w:r>
    </w:p>
    <w:p w:rsidRPr="00C20AEF" w:rsidR="00F14CC1" w:rsidP="00466EA0" w:rsidRDefault="00F14CC1" w14:paraId="61028D06" w14:textId="77777777">
      <w:pPr>
        <w:pStyle w:val="Textkrper"/>
        <w:jc w:val="center"/>
      </w:pPr>
    </w:p>
    <w:p w:rsidR="00466EA0" w:rsidP="00466EA0" w:rsidRDefault="008A1B1A" w14:paraId="39E9114C" w14:textId="2DA22F5A">
      <w:pPr>
        <w:pStyle w:val="Textkrper"/>
        <w:jc w:val="center"/>
      </w:pPr>
      <w:r>
        <w:rPr>
          <w:noProof/>
        </w:rPr>
        <w:drawing>
          <wp:inline distT="0" distB="0" distL="0" distR="0" wp14:anchorId="1F47B32B" wp14:editId="76EEEC70">
            <wp:extent cx="4485600" cy="4143600"/>
            <wp:effectExtent l="0" t="0" r="0" b="0"/>
            <wp:docPr id="100" name="Grafi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Grafik 100"/>
                    <pic:cNvPicPr/>
                  </pic:nvPicPr>
                  <pic:blipFill>
                    <a:blip r:embed="rId104">
                      <a:extLst>
                        <a:ext uri="{28A0092B-C50C-407E-A947-70E740481C1C}">
                          <a14:useLocalDpi xmlns:a14="http://schemas.microsoft.com/office/drawing/2010/main" val="0"/>
                        </a:ext>
                      </a:extLst>
                    </a:blip>
                    <a:stretch>
                      <a:fillRect/>
                    </a:stretch>
                  </pic:blipFill>
                  <pic:spPr>
                    <a:xfrm>
                      <a:off x="0" y="0"/>
                      <a:ext cx="4485600" cy="4143600"/>
                    </a:xfrm>
                    <a:prstGeom prst="rect">
                      <a:avLst/>
                    </a:prstGeom>
                  </pic:spPr>
                </pic:pic>
              </a:graphicData>
            </a:graphic>
          </wp:inline>
        </w:drawing>
      </w:r>
    </w:p>
    <w:p w:rsidRPr="00C20AEF" w:rsidR="00E2141B" w:rsidP="00E2141B" w:rsidRDefault="00E2141B" w14:paraId="41FF52D5" w14:textId="27A99742">
      <w:pPr>
        <w:pStyle w:val="Beschriftung"/>
        <w:jc w:val="center"/>
      </w:pPr>
      <w:bookmarkStart w:name="_Toc98411896" w:id="696"/>
      <w:r>
        <w:rPr>
          <w:highlight w:val="cyan"/>
        </w:rPr>
        <w:t xml:space="preserve">Figure </w:t>
      </w:r>
      <w:r w:rsidRPr="00E2141B">
        <w:rPr>
          <w:highlight w:val="cyan"/>
        </w:rPr>
        <w:fldChar w:fldCharType="begin"/>
      </w:r>
      <w:r w:rsidRPr="00E2141B">
        <w:rPr>
          <w:highlight w:val="cyan"/>
        </w:rPr>
        <w:instrText xml:space="preserve"> STYLEREF 1 \s </w:instrText>
      </w:r>
      <w:r w:rsidRPr="00E2141B">
        <w:rPr>
          <w:highlight w:val="cyan"/>
        </w:rPr>
        <w:fldChar w:fldCharType="separate"/>
      </w:r>
      <w:r w:rsidR="000D3A2D">
        <w:rPr>
          <w:highlight w:val="cyan"/>
        </w:rPr>
        <w:t>7</w:t>
      </w:r>
      <w:r w:rsidRPr="00E2141B">
        <w:rPr>
          <w:highlight w:val="cyan"/>
        </w:rPr>
        <w:fldChar w:fldCharType="end"/>
      </w:r>
      <w:r>
        <w:rPr>
          <w:highlight w:val="cyan"/>
        </w:rPr>
        <w:noBreakHyphen/>
      </w:r>
      <w:r w:rsidRPr="00E2141B">
        <w:rPr>
          <w:highlight w:val="cyan"/>
        </w:rPr>
        <w:fldChar w:fldCharType="begin"/>
      </w:r>
      <w:r w:rsidRPr="00E2141B">
        <w:rPr>
          <w:highlight w:val="cyan"/>
        </w:rPr>
        <w:instrText xml:space="preserve"> SEQ Abbildung \* ARABIC \s 1 </w:instrText>
      </w:r>
      <w:r w:rsidRPr="00E2141B">
        <w:rPr>
          <w:highlight w:val="cyan"/>
        </w:rPr>
        <w:fldChar w:fldCharType="separate"/>
      </w:r>
      <w:r w:rsidR="000D3A2D">
        <w:rPr>
          <w:highlight w:val="cyan"/>
        </w:rPr>
        <w:t>2</w:t>
      </w:r>
      <w:r w:rsidRPr="00E2141B">
        <w:rPr>
          <w:highlight w:val="cyan"/>
        </w:rPr>
        <w:fldChar w:fldCharType="end"/>
      </w:r>
      <w:r>
        <w:rPr>
          <w:highlight w:val="cyan"/>
        </w:rPr>
        <w:t xml:space="preserve"> - Trigger inventory update</w:t>
      </w:r>
      <w:bookmarkEnd w:id="696"/>
    </w:p>
    <w:p w:rsidRPr="00C20AEF" w:rsidR="009F4333" w:rsidP="00B93E23" w:rsidRDefault="008B53B6" w14:paraId="3D495C96" w14:textId="38BD3AB4">
      <w:pPr>
        <w:pStyle w:val="berschrift2"/>
      </w:pPr>
      <w:bookmarkStart w:name="_Ref252366245" w:id="697"/>
      <w:bookmarkStart w:name="_Toc252787642" w:id="698"/>
      <w:bookmarkStart w:name="_Toc255289955" w:id="699"/>
      <w:r>
        <w:br w:type="page"/>
      </w:r>
      <w:bookmarkStart w:name="_Ref18481804" w:id="700"/>
      <w:bookmarkStart w:name="_Toc98412000" w:id="701"/>
      <w:r>
        <w:lastRenderedPageBreak/>
        <w:t>Dissolution of the reserved stocks</w:t>
      </w:r>
      <w:bookmarkEnd w:id="700"/>
      <w:bookmarkEnd w:id="701"/>
    </w:p>
    <w:p w:rsidRPr="00C20AEF" w:rsidR="00F33724" w:rsidP="00F33724" w:rsidRDefault="00F33724" w14:paraId="4E81CCCD" w14:textId="68C4CE60">
      <w:pPr>
        <w:pStyle w:val="berschrift3"/>
      </w:pPr>
      <w:bookmarkStart w:name="_Ref18506404" w:id="702"/>
      <w:bookmarkStart w:name="_Toc98412001" w:id="703"/>
      <w:r>
        <w:t xml:space="preserve">Resolution of the reservation in </w:t>
      </w:r>
      <w:proofErr w:type="spellStart"/>
      <w:r>
        <w:t>DeadStock</w:t>
      </w:r>
      <w:bookmarkEnd w:id="702"/>
      <w:bookmarkEnd w:id="703"/>
      <w:proofErr w:type="spellEnd"/>
    </w:p>
    <w:p w:rsidRPr="00C20AEF" w:rsidR="001275E5" w:rsidP="001275E5" w:rsidRDefault="001275E5" w14:paraId="4DFE9160" w14:textId="3EAC7C50">
      <w:pPr>
        <w:pStyle w:val="Textkrper"/>
      </w:pPr>
      <w:r>
        <w:t xml:space="preserve">The resolution of reservations is partly done "online" (i.e. triggered by a user action) or system-side via a cyclic batch process (this runs several times a day, frequency and time(s) are still being coordinated and defined). With </w:t>
      </w:r>
      <w:proofErr w:type="spellStart"/>
      <w:r>
        <w:t>GoLive</w:t>
      </w:r>
      <w:proofErr w:type="spellEnd"/>
      <w:r>
        <w:t xml:space="preserve"> R60, this process is scheduled hourly.</w:t>
      </w:r>
    </w:p>
    <w:p w:rsidRPr="00C20AEF" w:rsidR="004E229A" w:rsidP="00010117" w:rsidRDefault="004E229A" w14:paraId="4271C760" w14:textId="1A3A11CE">
      <w:pPr>
        <w:pStyle w:val="Anforderungsnummer"/>
        <w:keepNext w:val="0"/>
        <w:keepLines/>
      </w:pPr>
      <w:r>
        <w:t>Requirement: FKT-BATCH-7a</w:t>
      </w:r>
    </w:p>
    <w:p w:rsidRPr="00C20AEF" w:rsidR="00027764" w:rsidP="00010117" w:rsidRDefault="004E229A" w14:paraId="37806712" w14:textId="503F0A14">
      <w:pPr>
        <w:pStyle w:val="Anforderungstext"/>
        <w:keepLines/>
      </w:pPr>
      <w:r>
        <w:t>The system checks all entered reservations from the "STOX_RESERVATIONS" table on a daily basis. The following criteria exist for system resolution of a reservation:</w:t>
      </w:r>
      <w:bookmarkStart w:name="OLE_LINK8" w:id="704"/>
      <w:bookmarkStart w:name="OLE_LINK9" w:id="705"/>
    </w:p>
    <w:p w:rsidRPr="00C20AEF" w:rsidR="004E229A" w:rsidP="00010117" w:rsidRDefault="00B74C69" w14:paraId="38BCD852" w14:textId="77777777">
      <w:pPr>
        <w:pStyle w:val="Anforderungstext"/>
        <w:keepLines/>
        <w:numPr>
          <w:ilvl w:val="0"/>
          <w:numId w:val="59"/>
        </w:numPr>
      </w:pPr>
      <w:r>
        <w:t>The position was rejected (position status "rejected") and the date "in process" is older 24 hours.</w:t>
      </w:r>
    </w:p>
    <w:bookmarkEnd w:id="704"/>
    <w:bookmarkEnd w:id="705"/>
    <w:p w:rsidRPr="00C20AEF" w:rsidR="00C278AB" w:rsidP="00010117" w:rsidRDefault="00B74C69" w14:paraId="50A22854" w14:textId="20958B94">
      <w:pPr>
        <w:pStyle w:val="Anforderungstext"/>
        <w:keepNext/>
        <w:keepLines/>
        <w:numPr>
          <w:ilvl w:val="0"/>
          <w:numId w:val="59"/>
        </w:numPr>
        <w:ind w:left="641" w:hanging="357"/>
      </w:pPr>
      <w:r>
        <w:t xml:space="preserve">The item has been shipped (order status "shipped" or "received" and item status "accepted" or "changed") and the "shipped" date is older than 24 hours (this also affects D2D orders, see </w:t>
      </w:r>
      <w:r w:rsidRPr="00C20AEF" w:rsidR="00C278AB">
        <w:fldChar w:fldCharType="begin"/>
      </w:r>
      <w:r w:rsidRPr="00C20AEF" w:rsidR="00C278AB">
        <w:instrText xml:space="preserve"> REF _Ref18506370 \h </w:instrText>
      </w:r>
      <w:r w:rsidRPr="00C20AEF" w:rsidR="00464B72">
        <w:instrText xml:space="preserve"> \* MERGEFORMAT </w:instrText>
      </w:r>
      <w:r w:rsidRPr="00C20AEF" w:rsidR="00C278AB">
        <w:fldChar w:fldCharType="separate"/>
      </w:r>
      <w:proofErr w:type="spellStart"/>
      <w:r w:rsidRPr="00C20AEF" w:rsidR="000D3A2D">
        <w:t>Auflösung</w:t>
      </w:r>
      <w:proofErr w:type="spellEnd"/>
      <w:r w:rsidRPr="00C20AEF" w:rsidR="000D3A2D">
        <w:t xml:space="preserve"> der </w:t>
      </w:r>
      <w:proofErr w:type="spellStart"/>
      <w:r w:rsidRPr="00C20AEF" w:rsidR="000D3A2D">
        <w:t>Reservierung</w:t>
      </w:r>
      <w:proofErr w:type="spellEnd"/>
      <w:r w:rsidRPr="00C20AEF" w:rsidR="000D3A2D">
        <w:t xml:space="preserve"> in D2D</w:t>
      </w:r>
      <w:r w:rsidRPr="00C20AEF" w:rsidR="00C278AB">
        <w:fldChar w:fldCharType="end"/>
      </w:r>
      <w:r>
        <w:t>).</w:t>
      </w:r>
    </w:p>
    <w:p w:rsidRPr="00C20AEF" w:rsidR="00AA4758" w:rsidP="00010117" w:rsidRDefault="00797342" w14:paraId="533D87A2" w14:textId="5C27CF5E">
      <w:pPr>
        <w:pStyle w:val="Anforderungstext"/>
        <w:keepLines/>
        <w:numPr>
          <w:ilvl w:val="0"/>
          <w:numId w:val="59"/>
        </w:numPr>
      </w:pPr>
      <w:r>
        <w:t>The order was archived (the archiving period is 1 week)</w:t>
      </w:r>
    </w:p>
    <w:p w:rsidRPr="00C20AEF" w:rsidR="00E257F5" w:rsidP="00010117" w:rsidRDefault="00E257F5" w14:paraId="1141A122" w14:textId="094CA6D8">
      <w:pPr>
        <w:pStyle w:val="Anforderungstext"/>
        <w:keepLines/>
      </w:pPr>
      <w:r>
        <w:t xml:space="preserve">The following reservations are resolved by user actions (see chapter </w:t>
      </w:r>
      <w:r w:rsidRPr="00C20AEF">
        <w:fldChar w:fldCharType="begin"/>
      </w:r>
      <w:r w:rsidRPr="00C20AEF">
        <w:instrText xml:space="preserve"> REF _Ref18503210 \h  \* MERGEFORMAT </w:instrText>
      </w:r>
      <w:r w:rsidRPr="00C20AEF">
        <w:fldChar w:fldCharType="separate"/>
      </w:r>
      <w:proofErr w:type="spellStart"/>
      <w:r w:rsidRPr="00C20AEF" w:rsidR="000D3A2D">
        <w:t>Dialogspezifikation</w:t>
      </w:r>
      <w:proofErr w:type="spellEnd"/>
      <w:r w:rsidRPr="00C20AEF">
        <w:fldChar w:fldCharType="end"/>
      </w:r>
      <w:r>
        <w:t xml:space="preserve">): </w:t>
      </w:r>
    </w:p>
    <w:p w:rsidRPr="00C20AEF" w:rsidR="00E257F5" w:rsidP="00010117" w:rsidRDefault="00E257F5" w14:paraId="20E52177" w14:textId="7E4C4A98">
      <w:pPr>
        <w:pStyle w:val="Anforderungstext"/>
        <w:keepLines/>
        <w:numPr>
          <w:ilvl w:val="0"/>
          <w:numId w:val="59"/>
        </w:numPr>
      </w:pPr>
      <w:r>
        <w:t>The position is canceled (position status "canceled")</w:t>
      </w:r>
      <w:r w:rsidRPr="00C20AEF">
        <w:rPr>
          <w:rStyle w:val="Funotenzeichen"/>
        </w:rPr>
        <w:footnoteReference w:id="64"/>
      </w:r>
    </w:p>
    <w:p w:rsidRPr="00C20AEF" w:rsidR="004E229A" w:rsidP="00010117" w:rsidRDefault="004E229A" w14:paraId="6EFB6F10" w14:textId="306C0318">
      <w:pPr>
        <w:pStyle w:val="Anforderungstext"/>
        <w:keepLines/>
      </w:pPr>
      <w:r>
        <w:t>If one of the criteria is met, the reservation is removed from the "STOX_RESERVATIONS" table and the corresponding quantity is deducted from the total reserved quantity (in the "STOX_PARTS" and "BESTAENDE" tables).</w:t>
      </w:r>
    </w:p>
    <w:p w:rsidRPr="00C20AEF" w:rsidR="004E229A" w:rsidP="00010117" w:rsidRDefault="00797342" w14:paraId="3EE0AE27" w14:textId="77777777">
      <w:pPr>
        <w:pStyle w:val="Textkrper"/>
        <w:keepNext/>
        <w:keepLines/>
      </w:pPr>
      <w:r>
        <w:t>Example:</w:t>
      </w:r>
    </w:p>
    <w:p w:rsidRPr="00C20AEF" w:rsidR="00797342" w:rsidP="00010117" w:rsidRDefault="00C75CBE" w14:paraId="4C85D307" w14:textId="77777777">
      <w:pPr>
        <w:pStyle w:val="Textkrper"/>
        <w:keepNext/>
        <w:keepLines/>
      </w:pPr>
      <w:r>
        <w:t>The seller currently has a STOX inventory of 5 pieces of a part number and already has a STOX reservation of 2 pieces of that part. A buyer orders a piece of this part via STOX today (04/20) at 2pm. The reservation with the seller is increased "immediately" to 3 pieces (i.e. all other buyers will only see the part if the quantity they are looking for is &lt;= 2 pieces). The following cases are conceivable:</w:t>
      </w:r>
    </w:p>
    <w:p w:rsidRPr="00C20AEF" w:rsidR="00797342" w:rsidP="00010117" w:rsidRDefault="00797342" w14:paraId="44FD8A9C" w14:textId="5CDA5B3B">
      <w:pPr>
        <w:pStyle w:val="Textkrper"/>
        <w:keepNext/>
        <w:keepLines/>
        <w:numPr>
          <w:ilvl w:val="0"/>
          <w:numId w:val="22"/>
        </w:numPr>
      </w:pPr>
      <w:r>
        <w:t>The buyer cancels the item at 14:30, before the seller opens the order and the status goes to "in process". The reservation is released immediately when it is saved and is then released again as "free stock" for the parts search.</w:t>
      </w:r>
    </w:p>
    <w:p w:rsidRPr="00C20AEF" w:rsidR="00DC2716" w:rsidP="00010117" w:rsidRDefault="00DC2716" w14:paraId="4DBB5F0F" w14:textId="77777777">
      <w:pPr>
        <w:pStyle w:val="Textkrper"/>
        <w:keepNext/>
        <w:keepLines/>
        <w:numPr>
          <w:ilvl w:val="0"/>
          <w:numId w:val="22"/>
        </w:numPr>
      </w:pPr>
      <w:r>
        <w:t>The seller rejects the position on 04/20 at 6pm. On the following day (21.04. approx. 6-10 a.m.) the next batch run is running - but the date "in process" is not yet 24 hours old - the reservation remains. On the day after next (22.04. approx. 6-10 o'clock) the reservation is then dissolved.</w:t>
      </w:r>
    </w:p>
    <w:p w:rsidRPr="00C20AEF" w:rsidR="00DC2716" w:rsidP="00010117" w:rsidRDefault="00DC2716" w14:paraId="283A9ADE" w14:textId="77777777">
      <w:pPr>
        <w:pStyle w:val="Textkrper"/>
        <w:keepNext/>
        <w:keepLines/>
        <w:numPr>
          <w:ilvl w:val="0"/>
          <w:numId w:val="22"/>
        </w:numPr>
      </w:pPr>
      <w:r>
        <w:t>The seller accepts the position and sets the order to "shipped" - the further process is analogous (2), only the "check date" is now the "shipped" date.</w:t>
      </w:r>
    </w:p>
    <w:p w:rsidRPr="00C20AEF" w:rsidR="00DC2716" w:rsidP="00010117" w:rsidRDefault="00DC2716" w14:paraId="6B53F702" w14:textId="1D2934A3">
      <w:pPr>
        <w:pStyle w:val="Textkrper"/>
        <w:keepNext/>
        <w:keepLines/>
        <w:numPr>
          <w:ilvl w:val="0"/>
          <w:numId w:val="22"/>
        </w:numPr>
      </w:pPr>
      <w:r>
        <w:t>The seller does nothing - the order is archived after 1 week. During the next batch run, the reservation is resolved.</w:t>
      </w:r>
    </w:p>
    <w:p w:rsidRPr="00C20AEF" w:rsidR="004E229A" w:rsidP="004E229A" w:rsidRDefault="004E229A" w14:paraId="0F38090E" w14:textId="77777777">
      <w:pPr>
        <w:pStyle w:val="Textkrper"/>
      </w:pPr>
    </w:p>
    <w:p w:rsidRPr="00C20AEF" w:rsidR="00803A97" w:rsidP="004E229A" w:rsidRDefault="00803A97" w14:paraId="73C02557" w14:textId="77777777">
      <w:pPr>
        <w:pStyle w:val="Textkrper"/>
        <w:rPr>
          <w:u w:val="single"/>
        </w:rPr>
      </w:pPr>
      <w:r>
        <w:rPr>
          <w:u w:val="single"/>
        </w:rPr>
        <w:t>Notice:</w:t>
      </w:r>
    </w:p>
    <w:p w:rsidRPr="00C20AEF" w:rsidR="00803A97" w:rsidP="004E229A" w:rsidRDefault="00803A97" w14:paraId="2D6570D8" w14:textId="77777777">
      <w:pPr>
        <w:pStyle w:val="Textkrper"/>
      </w:pPr>
      <w:r>
        <w:t xml:space="preserve">There may be constellations in which the seller has already reported the changed inventory to DIMS (and this has also been posted), but the reservation has not yet been cancelled. In the meantime, this can lead </w:t>
      </w:r>
      <w:r>
        <w:lastRenderedPageBreak/>
        <w:t xml:space="preserve">to the fact that the physically existing remaining stock due to the reservation is not displayed in STOX (e.g. original quantity of 2, 1 part sold via STOX, stock report of 1 piece to DIMS, reservation of 1 not yet resolved </w:t>
      </w:r>
      <w:r>
        <w:rPr>
          <w:rFonts w:ascii="Wingdings" w:hAnsi="Wingdings" w:eastAsia="Wingdings" w:cs="Wingdings"/>
        </w:rPr>
        <w:t>à</w:t>
      </w:r>
      <w:r>
        <w:t xml:space="preserve"> no display of the remaining quantity of 1 piece until the reservation has been resolved!).</w:t>
      </w:r>
    </w:p>
    <w:p w:rsidRPr="00C20AEF" w:rsidR="008B53B6" w:rsidP="004E229A" w:rsidRDefault="008B53B6" w14:paraId="470E88AF" w14:textId="77777777">
      <w:pPr>
        <w:pStyle w:val="Textkrper"/>
        <w:rPr>
          <w:u w:val="single"/>
        </w:rPr>
      </w:pPr>
    </w:p>
    <w:p w:rsidRPr="00C20AEF" w:rsidR="00972F31" w:rsidP="004E229A" w:rsidRDefault="00972F31" w14:paraId="139E8276" w14:textId="77777777">
      <w:pPr>
        <w:pStyle w:val="Textkrper"/>
        <w:rPr>
          <w:u w:val="single"/>
        </w:rPr>
      </w:pPr>
      <w:r>
        <w:rPr>
          <w:u w:val="single"/>
        </w:rPr>
        <w:t>Note DAG:</w:t>
      </w:r>
    </w:p>
    <w:p w:rsidRPr="00C20AEF" w:rsidR="00972F31" w:rsidP="00972F31" w:rsidRDefault="002561AE" w14:paraId="42FF9706" w14:textId="77777777">
      <w:pPr>
        <w:pStyle w:val="Textkrper"/>
      </w:pPr>
      <w:r>
        <w:t>These constellations are accepted by DAG, because in case of an immediate cancellation of a reservation, in case of rejection or shipment, the correct physical stock (before debiting the order quantity or the stock adjustment posting) is not yet posted in DIMS and thus an excessively high available STOX stock would be indicated.</w:t>
      </w:r>
    </w:p>
    <w:p w:rsidRPr="00C20AEF" w:rsidR="00972F31" w:rsidP="00972F31" w:rsidRDefault="00972F31" w14:paraId="625196D2" w14:textId="77777777">
      <w:pPr>
        <w:pStyle w:val="Textkrper"/>
      </w:pPr>
      <w:r>
        <w:t>The time offset of 24 hours is justified by the fact that</w:t>
      </w:r>
    </w:p>
    <w:p w:rsidRPr="00C20AEF" w:rsidR="00972F31" w:rsidP="00972F31" w:rsidRDefault="00972F31" w14:paraId="6F13E7BA" w14:textId="77777777">
      <w:pPr>
        <w:pStyle w:val="Textkrper"/>
      </w:pPr>
      <w:r>
        <w:t>- the data extraction from the DMS e.g. for Alpha+ already starts at 18:30 and later DMS inventory changes in STOX would not be taken into account.</w:t>
      </w:r>
    </w:p>
    <w:p w:rsidRPr="00C20AEF" w:rsidR="00972F31" w:rsidP="00972F31" w:rsidRDefault="00972F31" w14:paraId="69ADCAEC" w14:textId="77777777">
      <w:pPr>
        <w:pStyle w:val="Textkrper"/>
      </w:pPr>
      <w:r>
        <w:t xml:space="preserve">- in the MBVD market, between 30 and 40 different companies send their movement and inventory data to </w:t>
      </w:r>
      <w:proofErr w:type="spellStart"/>
      <w:r>
        <w:t>Logbus</w:t>
      </w:r>
      <w:proofErr w:type="spellEnd"/>
      <w:r>
        <w:t xml:space="preserve"> every day with a one-day time delay. In the MBI market, more than 50 farms are affected at times.</w:t>
      </w:r>
    </w:p>
    <w:p w:rsidRPr="00C20AEF" w:rsidR="00972F31" w:rsidP="00972F31" w:rsidRDefault="00972F31" w14:paraId="4B4E9F6B" w14:textId="3AC794E2">
      <w:pPr>
        <w:pStyle w:val="Textkrper"/>
      </w:pPr>
      <w:r>
        <w:t>These would lead to complaints by the buyer/seller when ordering such a part, if the seller has to refuse the order due to lack of stock.</w:t>
      </w:r>
    </w:p>
    <w:p w:rsidRPr="00C20AEF" w:rsidR="00972F31" w:rsidP="004E229A" w:rsidRDefault="00972F31" w14:paraId="2246A3FD" w14:textId="621E63B8">
      <w:pPr>
        <w:pStyle w:val="Textkrper"/>
      </w:pPr>
    </w:p>
    <w:p w:rsidRPr="00C20AEF" w:rsidR="00F33724" w:rsidP="00010117" w:rsidRDefault="00F33724" w14:paraId="4C82798B" w14:textId="015CC6B9">
      <w:pPr>
        <w:pStyle w:val="berschrift3"/>
      </w:pPr>
      <w:bookmarkStart w:name="_Ref18506370" w:id="706"/>
      <w:bookmarkStart w:name="_Ref18659969" w:id="707"/>
      <w:bookmarkStart w:name="_Toc98412002" w:id="708"/>
      <w:r>
        <w:t>Resolution of the reservation in D2D</w:t>
      </w:r>
      <w:bookmarkEnd w:id="706"/>
      <w:bookmarkEnd w:id="707"/>
      <w:bookmarkEnd w:id="708"/>
    </w:p>
    <w:p w:rsidRPr="00C20AEF" w:rsidR="00F33724" w:rsidP="00F33724" w:rsidRDefault="00F33724" w14:paraId="447DA9B4" w14:textId="05EBDC4D">
      <w:pPr>
        <w:pStyle w:val="Textkrper"/>
      </w:pPr>
      <w:r>
        <w:t>Reservations are partially resolved "online" (i.e. triggered by a user action) or system-side via the cyclic batch process for starting or ending delivery requests (waves). This runs "permanently", so that the cancellation of the reservation takes place without further delay.</w:t>
      </w:r>
    </w:p>
    <w:p w:rsidRPr="00C20AEF" w:rsidR="00194936" w:rsidP="00194936" w:rsidRDefault="00194936" w14:paraId="2A45C79D" w14:textId="4FFB39FC">
      <w:pPr>
        <w:pStyle w:val="Anforderungsnummer"/>
      </w:pPr>
      <w:r>
        <w:t>Requirement: FKT-BATCH-7b</w:t>
      </w:r>
    </w:p>
    <w:p w:rsidRPr="00C20AEF" w:rsidR="0062387C" w:rsidP="00AA4758" w:rsidRDefault="0062387C" w14:paraId="2CBF016B" w14:textId="544F8358">
      <w:pPr>
        <w:pStyle w:val="Anforderungstext"/>
      </w:pPr>
      <w:r>
        <w:t>The following criteria exist for system resolution of a reservation:</w:t>
      </w:r>
    </w:p>
    <w:p w:rsidRPr="00C20AEF" w:rsidR="00AA4758" w:rsidP="00E834B8" w:rsidRDefault="0062387C" w14:paraId="2F27F18D" w14:textId="0C9A70F5">
      <w:pPr>
        <w:pStyle w:val="Anforderungstext"/>
        <w:numPr>
          <w:ilvl w:val="0"/>
          <w:numId w:val="60"/>
        </w:numPr>
      </w:pPr>
      <w:r>
        <w:t>The end of an order has been reached (the waiting time after the last wave has expired). All delivery requests that are still started will be terminated and the reservation will be cancelled.</w:t>
      </w:r>
    </w:p>
    <w:p w:rsidRPr="00C20AEF" w:rsidR="0062387C" w:rsidP="00E834B8" w:rsidRDefault="0062387C" w14:paraId="2E4B40E7" w14:textId="681AA0DC">
      <w:pPr>
        <w:pStyle w:val="Anforderungstext"/>
        <w:numPr>
          <w:ilvl w:val="0"/>
          <w:numId w:val="60"/>
        </w:numPr>
      </w:pPr>
      <w:r>
        <w:t xml:space="preserve">The order has been shipped (order status "shipped" or "received") and the "shipped" date is older than 24 hours (this is done in the batch process for reservation resolution from </w:t>
      </w:r>
      <w:proofErr w:type="spellStart"/>
      <w:r>
        <w:t>DeadStock</w:t>
      </w:r>
      <w:proofErr w:type="spellEnd"/>
      <w:r>
        <w:t xml:space="preserve">, see </w:t>
      </w:r>
      <w:r w:rsidRPr="00C20AEF" w:rsidR="00C278AB">
        <w:fldChar w:fldCharType="begin"/>
      </w:r>
      <w:r w:rsidRPr="00C20AEF" w:rsidR="00C278AB">
        <w:instrText xml:space="preserve"> REF _Ref18506404 \r \h </w:instrText>
      </w:r>
      <w:r w:rsidR="00C20AEF">
        <w:instrText xml:space="preserve"> \* MERGEFORMAT </w:instrText>
      </w:r>
      <w:r w:rsidRPr="00C20AEF" w:rsidR="00C278AB">
        <w:fldChar w:fldCharType="separate"/>
      </w:r>
      <w:r w:rsidR="000D3A2D">
        <w:t>7.4.1</w:t>
      </w:r>
      <w:r w:rsidRPr="00C20AEF" w:rsidR="00C278AB">
        <w:fldChar w:fldCharType="end"/>
      </w:r>
      <w:r>
        <w:t>)</w:t>
      </w:r>
    </w:p>
    <w:p w:rsidRPr="00C20AEF" w:rsidR="004D43D6" w:rsidP="004D43D6" w:rsidRDefault="004D43D6" w14:paraId="19B8501F" w14:textId="178AC609">
      <w:pPr>
        <w:pStyle w:val="Anforderungstext"/>
      </w:pPr>
      <w:r>
        <w:t xml:space="preserve">The following reservations are resolved by user actions (see chapter </w:t>
      </w:r>
      <w:r w:rsidRPr="00C20AEF">
        <w:fldChar w:fldCharType="begin"/>
      </w:r>
      <w:r w:rsidRPr="00C20AEF">
        <w:instrText xml:space="preserve"> REF _Ref18503210 \h  \* MERGEFORMAT </w:instrText>
      </w:r>
      <w:r w:rsidRPr="00C20AEF">
        <w:fldChar w:fldCharType="separate"/>
      </w:r>
      <w:proofErr w:type="spellStart"/>
      <w:r w:rsidRPr="00C20AEF" w:rsidR="000D3A2D">
        <w:t>Dialogspezifikation</w:t>
      </w:r>
      <w:proofErr w:type="spellEnd"/>
      <w:r w:rsidRPr="00C20AEF">
        <w:fldChar w:fldCharType="end"/>
      </w:r>
      <w:r>
        <w:t xml:space="preserve">): </w:t>
      </w:r>
    </w:p>
    <w:p w:rsidRPr="00C20AEF" w:rsidR="00AA4758" w:rsidP="00E834B8" w:rsidRDefault="00AA4758" w14:paraId="59D5D775" w14:textId="02A67A0C">
      <w:pPr>
        <w:pStyle w:val="Anforderungstext"/>
        <w:numPr>
          <w:ilvl w:val="0"/>
          <w:numId w:val="60"/>
        </w:numPr>
      </w:pPr>
      <w:r>
        <w:t>The delivery request is rejected (since the rejection cannot be reversed, the reservation can be cancelled immediately). However, the available stock is blocked by this for a parameterized period and is not displayed.</w:t>
      </w:r>
    </w:p>
    <w:p w:rsidRPr="00C20AEF" w:rsidR="007B2178" w:rsidP="00E834B8" w:rsidRDefault="007B2178" w14:paraId="6B84A2AD" w14:textId="17D1772E">
      <w:pPr>
        <w:pStyle w:val="Anforderungstext"/>
        <w:numPr>
          <w:ilvl w:val="0"/>
          <w:numId w:val="60"/>
        </w:numPr>
      </w:pPr>
      <w:r>
        <w:t>Another supplier accepts his delivery request (all other started delivery requests are thereby terminated)</w:t>
      </w:r>
    </w:p>
    <w:p w:rsidRPr="00C20AEF" w:rsidR="001E2DAB" w:rsidP="00E834B8" w:rsidRDefault="004D43D6" w14:paraId="3BC0F993" w14:textId="77C4ABB6">
      <w:pPr>
        <w:pStyle w:val="Anforderungstext"/>
        <w:numPr>
          <w:ilvl w:val="0"/>
          <w:numId w:val="60"/>
        </w:numPr>
      </w:pPr>
      <w:r>
        <w:t>The order is cancelled by the buyer (all started delivery requests are terminated)</w:t>
      </w:r>
    </w:p>
    <w:p w:rsidRPr="00C20AEF" w:rsidR="00DD4AD4" w:rsidP="00DD4AD4" w:rsidRDefault="001E2DAB" w14:paraId="438206CB" w14:textId="36D339DE">
      <w:pPr>
        <w:pStyle w:val="Anforderungstext"/>
      </w:pPr>
      <w:r>
        <w:t>If one of the criteria is true, the reservation is removed from the "STOX_RESERVATIONS" table and the corresponding quantity is deducted from the total reserved quantity (in the "RESERVATIONS" table).</w:t>
      </w:r>
    </w:p>
    <w:p w:rsidRPr="00C20AEF" w:rsidR="00DD4AD4" w:rsidP="00DD4AD4" w:rsidRDefault="00DD4AD4" w14:paraId="062E87E7" w14:textId="77777777">
      <w:pPr>
        <w:pStyle w:val="Textkrper"/>
      </w:pPr>
      <w:bookmarkStart w:name="_Ref259604855" w:id="709"/>
    </w:p>
    <w:p w:rsidRPr="00C20AEF" w:rsidR="00B93E23" w:rsidP="00B93E23" w:rsidRDefault="008B53B6" w14:paraId="0B0DEBC4" w14:textId="77777777">
      <w:pPr>
        <w:pStyle w:val="berschrift2"/>
      </w:pPr>
      <w:r>
        <w:br w:type="page"/>
      </w:r>
      <w:bookmarkStart w:name="_Ref318806262" w:id="710"/>
      <w:bookmarkStart w:name="_Toc98412003" w:id="711"/>
      <w:r>
        <w:lastRenderedPageBreak/>
        <w:t>Archiving</w:t>
      </w:r>
      <w:bookmarkEnd w:id="697"/>
      <w:bookmarkEnd w:id="698"/>
      <w:bookmarkEnd w:id="699"/>
      <w:bookmarkEnd w:id="709"/>
      <w:bookmarkEnd w:id="710"/>
      <w:bookmarkEnd w:id="711"/>
    </w:p>
    <w:p w:rsidRPr="00C20AEF" w:rsidR="00E609AF" w:rsidP="00E609AF" w:rsidRDefault="00E61AE9" w14:paraId="301A834A" w14:textId="77777777">
      <w:pPr>
        <w:pStyle w:val="Textkrper"/>
      </w:pPr>
      <w:r>
        <w:t xml:space="preserve">The archiving of old or no longer required data is done in two steps. </w:t>
      </w:r>
    </w:p>
    <w:p w:rsidRPr="00C20AEF" w:rsidR="00E61AE9" w:rsidP="00E61AE9" w:rsidRDefault="00E61AE9" w14:paraId="042B737F" w14:textId="77777777">
      <w:pPr>
        <w:pStyle w:val="Anforderungsnummer"/>
      </w:pPr>
      <w:r>
        <w:t>Requirement: FKT-BATCH-8</w:t>
      </w:r>
    </w:p>
    <w:p w:rsidRPr="00C20AEF" w:rsidR="009D5196" w:rsidP="009D5196" w:rsidRDefault="00E61AE9" w14:paraId="11FA78CD" w14:textId="7E700A09">
      <w:pPr>
        <w:pStyle w:val="Anforderungstext"/>
      </w:pPr>
      <w:r>
        <w:t>The system "moves" each purchase order to the order archive after 1-week. This is done by setting an indicator at the respective order. In addition, the following adjustments will still be made:</w:t>
      </w:r>
    </w:p>
    <w:p w:rsidRPr="00C20AEF" w:rsidR="00693752" w:rsidP="00FB50C2" w:rsidRDefault="00693752" w14:paraId="50F903A6" w14:textId="77777777">
      <w:pPr>
        <w:pStyle w:val="Anforderungstext"/>
        <w:numPr>
          <w:ilvl w:val="0"/>
          <w:numId w:val="10"/>
        </w:numPr>
      </w:pPr>
      <w:r>
        <w:t>If an order is moved that is still in the 'shipped' status, then the status is automatically set to 'received' and the date in the 'done' column is set to the current day. In this case, 00:00 is always entered as the time in order to be able to recognize the automatic setting of the date even later.</w:t>
      </w:r>
    </w:p>
    <w:p w:rsidRPr="00C20AEF" w:rsidR="00713DD4" w:rsidP="00FB50C2" w:rsidRDefault="00713DD4" w14:paraId="7C0DD377" w14:textId="77777777">
      <w:pPr>
        <w:pStyle w:val="Anforderungstext"/>
        <w:numPr>
          <w:ilvl w:val="0"/>
          <w:numId w:val="10"/>
        </w:numPr>
      </w:pPr>
      <w:r>
        <w:t>In addition, for all orders in the archive that are still in the 'sent' status and the "sent" date is older than 7 days, the status is automatically set to 'received' and the date in the "completed" column is set to the current day. In this case, 00:00 is always entered as the time in order to be able to recognize the automatic setting of the date even later.</w:t>
      </w:r>
    </w:p>
    <w:p w:rsidRPr="00C20AEF" w:rsidR="00E61AE9" w:rsidP="009D5196" w:rsidRDefault="00E61AE9" w14:paraId="3976661B" w14:textId="464263B6">
      <w:pPr>
        <w:pStyle w:val="Anforderungstext"/>
      </w:pPr>
      <w:r>
        <w:t>The (new) batch process for setting this flag runs daily. After setting the flag, the orders are displayed on the client in a different view.</w:t>
      </w:r>
    </w:p>
    <w:p w:rsidRPr="00C20AEF" w:rsidR="00C01308" w:rsidP="009D5196" w:rsidRDefault="00C01308" w14:paraId="7BF821E4" w14:textId="0638CF98">
      <w:pPr>
        <w:pStyle w:val="Anforderungstext"/>
      </w:pPr>
      <w:r>
        <w:t xml:space="preserve">The procedure applies to both </w:t>
      </w:r>
      <w:proofErr w:type="spellStart"/>
      <w:r>
        <w:t>DeadStock</w:t>
      </w:r>
      <w:proofErr w:type="spellEnd"/>
      <w:r>
        <w:t xml:space="preserve"> and D2D.</w:t>
      </w:r>
    </w:p>
    <w:p w:rsidRPr="00C20AEF" w:rsidR="00E61AE9" w:rsidP="00E609AF" w:rsidRDefault="00E61AE9" w14:paraId="0E37E69D" w14:textId="77777777">
      <w:pPr>
        <w:pStyle w:val="Textkrper"/>
      </w:pPr>
    </w:p>
    <w:p w:rsidRPr="00C20AEF" w:rsidR="00E61AE9" w:rsidP="00E61AE9" w:rsidRDefault="00E61AE9" w14:paraId="1196CF7B" w14:textId="77777777">
      <w:pPr>
        <w:pStyle w:val="Anforderungsnummer"/>
      </w:pPr>
      <w:r>
        <w:t>Requirement: FKT-BATCH-9</w:t>
      </w:r>
    </w:p>
    <w:p w:rsidRPr="00C20AEF" w:rsidR="00E61AE9" w:rsidP="00E61AE9" w:rsidRDefault="00E61AE9" w14:paraId="61A26F3C" w14:textId="5C30D5B4">
      <w:pPr>
        <w:pStyle w:val="Anforderungstext"/>
      </w:pPr>
      <w:r>
        <w:t>The system permanently deletes old purchase orders from the database after 25 months. The entries in the tables STOX_ORDERS and STOX_ORDER_DETAILS or D2D_ORDERS and D2D_REQUESTS are deleted. Deleting the orders may also delete "old" (now unreferenced) entries of the STOX_ADDRESSES and STOX_FINANCIAL_DATA tables. The date of receipt of the order is decisive.</w:t>
      </w:r>
    </w:p>
    <w:p w:rsidRPr="00C20AEF" w:rsidR="00DC1322" w:rsidP="00E61AE9" w:rsidRDefault="00DC1322" w14:paraId="2F922A90" w14:textId="77777777">
      <w:pPr>
        <w:pStyle w:val="Anforderungstext"/>
      </w:pPr>
      <w:r>
        <w:t>In addition, the oldest entries of the STOX_ASSORTMENTS table are deleted for operation (at least the last two entries or the history of the last 25 months are required - period analogous to the deletion of purchase orders).</w:t>
      </w:r>
    </w:p>
    <w:p w:rsidRPr="00C20AEF" w:rsidR="00EC1A54" w:rsidP="00E61AE9" w:rsidRDefault="00EC1A54" w14:paraId="1577A105" w14:textId="77777777">
      <w:pPr>
        <w:pStyle w:val="Anforderungstext"/>
      </w:pPr>
      <w:r>
        <w:t>This process is integrated into the standard deletion process from DIMS/SICOS (this runs monthly for each operation).</w:t>
      </w:r>
    </w:p>
    <w:p w:rsidRPr="00C20AEF" w:rsidR="008B53B6" w:rsidP="008B53B6" w:rsidRDefault="008B53B6" w14:paraId="2968F3F7" w14:textId="77777777">
      <w:pPr>
        <w:pStyle w:val="Textkrper"/>
      </w:pPr>
      <w:bookmarkStart w:name="_Ref255373056" w:id="712"/>
      <w:bookmarkStart w:name="_Toc170032263" w:id="713"/>
      <w:bookmarkStart w:name="_Toc199244144" w:id="714"/>
      <w:bookmarkStart w:name="_Toc207598910" w:id="715"/>
      <w:bookmarkStart w:name="_Toc221680557" w:id="716"/>
      <w:bookmarkStart w:name="_Ref254011309" w:id="717"/>
      <w:bookmarkStart w:name="_Ref254245636" w:id="718"/>
      <w:bookmarkStart w:name="_Ref254245641" w:id="719"/>
    </w:p>
    <w:p w:rsidRPr="00C20AEF" w:rsidR="001419E1" w:rsidP="00403410" w:rsidRDefault="001419E1" w14:paraId="3A641895" w14:textId="77777777">
      <w:pPr>
        <w:pStyle w:val="berschrift2"/>
      </w:pPr>
      <w:bookmarkStart w:name="_Ref343505818" w:id="720"/>
      <w:bookmarkStart w:name="_Toc98412004" w:id="721"/>
      <w:r>
        <w:t>Statistics</w:t>
      </w:r>
      <w:bookmarkEnd w:id="712"/>
      <w:bookmarkEnd w:id="720"/>
      <w:bookmarkEnd w:id="721"/>
    </w:p>
    <w:p w:rsidRPr="00C20AEF" w:rsidR="001419E1" w:rsidP="001419E1" w:rsidRDefault="001419E1" w14:paraId="2D0FDB68" w14:textId="77777777">
      <w:pPr>
        <w:pStyle w:val="Anforderungsnummer"/>
      </w:pPr>
      <w:r>
        <w:t>Requirement: FKT-BATCH-10</w:t>
      </w:r>
    </w:p>
    <w:p w:rsidRPr="00C20AEF" w:rsidR="001419E1" w:rsidP="001419E1" w:rsidRDefault="001419E1" w14:paraId="5460DF00" w14:textId="77777777">
      <w:pPr>
        <w:pStyle w:val="Anforderungstext"/>
      </w:pPr>
      <w:r>
        <w:t>The system always generates the statistics information per trader for the previous month in a new batch process at the beginning of the month. As a rule, the data for the previous month are available on the 3rd calendar day of the month. The date of receipt of the order is decisive.</w:t>
      </w:r>
    </w:p>
    <w:p w:rsidRPr="00C20AEF" w:rsidR="001419E1" w:rsidP="001419E1" w:rsidRDefault="001419E1" w14:paraId="2357E203" w14:textId="77777777">
      <w:pPr>
        <w:pStyle w:val="Textkrper"/>
      </w:pPr>
    </w:p>
    <w:p w:rsidRPr="00C20AEF" w:rsidR="00E159BA" w:rsidP="00E159BA" w:rsidRDefault="00E159BA" w14:paraId="7D864CDA" w14:textId="77777777">
      <w:pPr>
        <w:pStyle w:val="Anforderungsnummer"/>
      </w:pPr>
      <w:r>
        <w:t>Requirement: FKT-BATCH-11</w:t>
      </w:r>
    </w:p>
    <w:p w:rsidRPr="00C20AEF" w:rsidR="00C722A9" w:rsidP="00297EEB" w:rsidRDefault="00E159BA" w14:paraId="243F3724" w14:textId="77777777">
      <w:pPr>
        <w:pStyle w:val="Anforderungstext"/>
      </w:pPr>
      <w:r>
        <w:t>The information is stored in the "STOX_DEALER_STATS" table. The following values are saved for the operation and the respective month (each order or position is considered by the corresponding criteria in one month at the most). After the calculation, the new or updated values are copied to the archive table "STOX_DEALER_STATS_ARCHIV". If a site is completely deactivated (in DIMS), only the data in the "STOX_DEALER_STATS" table is deleted, the historical values are retained in the archive.</w:t>
      </w:r>
    </w:p>
    <w:tbl>
      <w:tblPr>
        <w:tblW w:w="9564" w:type="dxa"/>
        <w:tblBorders>
          <w:top w:val="single" w:color="E20074" w:sz="18" w:space="0"/>
          <w:insideH w:val="single" w:color="auto" w:sz="4" w:space="0"/>
        </w:tblBorders>
        <w:tblLayout w:type="fixed"/>
        <w:tblLook w:val="01E0" w:firstRow="1" w:lastRow="1" w:firstColumn="1" w:lastColumn="1" w:noHBand="0" w:noVBand="0"/>
      </w:tblPr>
      <w:tblGrid>
        <w:gridCol w:w="2093"/>
        <w:gridCol w:w="3827"/>
        <w:gridCol w:w="3644"/>
      </w:tblGrid>
      <w:tr w:rsidRPr="00C20AEF" w:rsidR="00C213EE" w:rsidTr="00B924D9" w14:paraId="0046EE7B" w14:textId="77777777">
        <w:trPr>
          <w:tblHeader/>
        </w:trPr>
        <w:tc>
          <w:tcPr>
            <w:tcW w:w="2093" w:type="dxa"/>
            <w:tcBorders>
              <w:top w:val="single" w:color="E20074" w:sz="18" w:space="0"/>
              <w:bottom w:val="single" w:color="auto" w:sz="4" w:space="0"/>
            </w:tcBorders>
            <w:shd w:val="clear" w:color="auto" w:fill="E0E0E0"/>
          </w:tcPr>
          <w:p w:rsidRPr="00C20AEF" w:rsidR="00E159BA" w:rsidP="004E229A" w:rsidRDefault="006704B0" w14:paraId="4CA9E76D" w14:textId="77777777">
            <w:pPr>
              <w:pStyle w:val="TableHeading"/>
            </w:pPr>
            <w:r>
              <w:lastRenderedPageBreak/>
              <w:t>Description</w:t>
            </w:r>
          </w:p>
        </w:tc>
        <w:tc>
          <w:tcPr>
            <w:tcW w:w="3827" w:type="dxa"/>
            <w:tcBorders>
              <w:top w:val="single" w:color="E20074" w:sz="18" w:space="0"/>
              <w:bottom w:val="single" w:color="auto" w:sz="4" w:space="0"/>
            </w:tcBorders>
            <w:shd w:val="clear" w:color="auto" w:fill="E0E0E0"/>
          </w:tcPr>
          <w:p w:rsidRPr="00C20AEF" w:rsidR="00E159BA" w:rsidP="004E229A" w:rsidRDefault="00E159BA" w14:paraId="2D202860" w14:textId="77777777">
            <w:pPr>
              <w:pStyle w:val="TableHeading"/>
            </w:pPr>
            <w:r>
              <w:t>Field name</w:t>
            </w:r>
          </w:p>
        </w:tc>
        <w:tc>
          <w:tcPr>
            <w:tcW w:w="3644" w:type="dxa"/>
            <w:tcBorders>
              <w:top w:val="single" w:color="E20074" w:sz="18" w:space="0"/>
              <w:bottom w:val="single" w:color="auto" w:sz="4" w:space="0"/>
            </w:tcBorders>
            <w:shd w:val="clear" w:color="auto" w:fill="E0E0E0"/>
          </w:tcPr>
          <w:p w:rsidRPr="00C20AEF" w:rsidR="00E159BA" w:rsidP="004E229A" w:rsidRDefault="00E159BA" w14:paraId="45B9B44E" w14:textId="77777777">
            <w:pPr>
              <w:pStyle w:val="TableHeading"/>
            </w:pPr>
            <w:r>
              <w:t>Criteria</w:t>
            </w:r>
          </w:p>
        </w:tc>
      </w:tr>
      <w:tr w:rsidRPr="00C20AEF" w:rsidR="00C213EE" w:rsidTr="00B924D9" w14:paraId="14DC2116" w14:textId="77777777">
        <w:trPr>
          <w:tblHeader/>
        </w:trPr>
        <w:tc>
          <w:tcPr>
            <w:tcW w:w="2093" w:type="dxa"/>
            <w:tcBorders>
              <w:top w:val="single" w:color="auto" w:sz="4" w:space="0"/>
              <w:bottom w:val="single" w:color="auto" w:sz="4" w:space="0"/>
            </w:tcBorders>
          </w:tcPr>
          <w:p w:rsidRPr="00C20AEF" w:rsidR="00E159BA" w:rsidP="00FB50C2" w:rsidRDefault="006704B0" w14:paraId="3C378581" w14:textId="77777777">
            <w:pPr>
              <w:pStyle w:val="TabelleFlietext3"/>
              <w:keepNext/>
              <w:numPr>
                <w:ilvl w:val="0"/>
                <w:numId w:val="20"/>
              </w:numPr>
              <w:spacing w:before="60" w:after="60"/>
              <w:rPr>
                <w:i/>
              </w:rPr>
            </w:pPr>
            <w:r>
              <w:rPr>
                <w:i/>
              </w:rPr>
              <w:t>Number of incoming orders (number of orders)</w:t>
            </w:r>
          </w:p>
        </w:tc>
        <w:tc>
          <w:tcPr>
            <w:tcW w:w="3827" w:type="dxa"/>
            <w:tcBorders>
              <w:top w:val="single" w:color="auto" w:sz="4" w:space="0"/>
              <w:bottom w:val="single" w:color="auto" w:sz="4" w:space="0"/>
            </w:tcBorders>
          </w:tcPr>
          <w:p w:rsidRPr="00C20AEF" w:rsidR="00E159BA" w:rsidP="004E229A" w:rsidRDefault="00E159BA" w14:paraId="39096EC5" w14:textId="3A1B55FC">
            <w:pPr>
              <w:pStyle w:val="TabelleFlietext3"/>
              <w:keepNext/>
              <w:spacing w:before="60" w:after="60"/>
              <w:rPr>
                <w:sz w:val="20"/>
                <w:szCs w:val="20"/>
              </w:rPr>
            </w:pPr>
            <w:r>
              <w:rPr>
                <w:sz w:val="20"/>
              </w:rPr>
              <w:t>SXDS_SALE_ORDERS</w:t>
            </w:r>
          </w:p>
        </w:tc>
        <w:tc>
          <w:tcPr>
            <w:tcW w:w="3644" w:type="dxa"/>
            <w:tcBorders>
              <w:top w:val="single" w:color="auto" w:sz="4" w:space="0"/>
              <w:bottom w:val="single" w:color="auto" w:sz="4" w:space="0"/>
            </w:tcBorders>
          </w:tcPr>
          <w:p w:rsidRPr="00C20AEF" w:rsidR="00E159BA" w:rsidP="004E229A" w:rsidRDefault="006704B0" w14:paraId="39EB59AD" w14:textId="77777777">
            <w:pPr>
              <w:pStyle w:val="TabelleFlietext3"/>
              <w:keepNext/>
              <w:spacing w:before="60" w:after="60"/>
              <w:rPr>
                <w:sz w:val="20"/>
                <w:szCs w:val="20"/>
              </w:rPr>
            </w:pPr>
            <w:r>
              <w:rPr>
                <w:sz w:val="20"/>
              </w:rPr>
              <w:t>All orders (operation as seller) with date "in process" in current month (but without canceled orders).</w:t>
            </w:r>
          </w:p>
        </w:tc>
      </w:tr>
      <w:tr w:rsidRPr="00C20AEF" w:rsidR="00C213EE" w:rsidTr="00B924D9" w14:paraId="62674BF4" w14:textId="77777777">
        <w:trPr>
          <w:tblHeader/>
        </w:trPr>
        <w:tc>
          <w:tcPr>
            <w:tcW w:w="2093" w:type="dxa"/>
            <w:tcBorders>
              <w:top w:val="single" w:color="auto" w:sz="4" w:space="0"/>
              <w:bottom w:val="single" w:color="auto" w:sz="4" w:space="0"/>
            </w:tcBorders>
          </w:tcPr>
          <w:p w:rsidRPr="00C20AEF" w:rsidR="00E159BA" w:rsidP="00FB50C2" w:rsidRDefault="006704B0" w14:paraId="5BEDF74C" w14:textId="77777777">
            <w:pPr>
              <w:pStyle w:val="TabelleFlietext3"/>
              <w:keepNext/>
              <w:numPr>
                <w:ilvl w:val="0"/>
                <w:numId w:val="20"/>
              </w:numPr>
              <w:spacing w:before="60" w:after="60"/>
              <w:rPr>
                <w:i/>
              </w:rPr>
            </w:pPr>
            <w:r>
              <w:rPr>
                <w:i/>
              </w:rPr>
              <w:t>Number of positions sold</w:t>
            </w:r>
          </w:p>
        </w:tc>
        <w:tc>
          <w:tcPr>
            <w:tcW w:w="3827" w:type="dxa"/>
            <w:tcBorders>
              <w:top w:val="single" w:color="auto" w:sz="4" w:space="0"/>
              <w:bottom w:val="single" w:color="auto" w:sz="4" w:space="0"/>
            </w:tcBorders>
          </w:tcPr>
          <w:p w:rsidRPr="00C20AEF" w:rsidR="00E159BA" w:rsidP="004E229A" w:rsidRDefault="00E159BA" w14:paraId="53350230" w14:textId="2CC7657C">
            <w:pPr>
              <w:pStyle w:val="TabelleFlietext3"/>
              <w:keepNext/>
              <w:spacing w:before="60" w:after="60"/>
              <w:rPr>
                <w:sz w:val="20"/>
                <w:szCs w:val="20"/>
              </w:rPr>
            </w:pPr>
            <w:r>
              <w:rPr>
                <w:sz w:val="20"/>
              </w:rPr>
              <w:t>SXDS_SALE_ORDER_POS</w:t>
            </w:r>
          </w:p>
        </w:tc>
        <w:tc>
          <w:tcPr>
            <w:tcW w:w="3644" w:type="dxa"/>
            <w:tcBorders>
              <w:top w:val="single" w:color="auto" w:sz="4" w:space="0"/>
              <w:bottom w:val="single" w:color="auto" w:sz="4" w:space="0"/>
            </w:tcBorders>
          </w:tcPr>
          <w:p w:rsidRPr="00C20AEF" w:rsidR="00E159BA" w:rsidP="005256AA" w:rsidRDefault="006704B0" w14:paraId="33A1D4A3" w14:textId="77777777">
            <w:pPr>
              <w:pStyle w:val="TabelleFlietext3"/>
              <w:keepNext/>
              <w:spacing w:before="60" w:after="60"/>
              <w:rPr>
                <w:sz w:val="20"/>
                <w:szCs w:val="20"/>
              </w:rPr>
            </w:pPr>
            <w:r>
              <w:rPr>
                <w:sz w:val="20"/>
              </w:rPr>
              <w:t>Sum of sold positions (position status "accepted" or "changed") from shipped orders (order status "shipped" and date "shipped" in current month).</w:t>
            </w:r>
          </w:p>
        </w:tc>
      </w:tr>
      <w:tr w:rsidRPr="00C20AEF" w:rsidR="00E159BA" w:rsidTr="00B924D9" w14:paraId="0E254F8F" w14:textId="77777777">
        <w:trPr>
          <w:tblHeader/>
        </w:trPr>
        <w:tc>
          <w:tcPr>
            <w:tcW w:w="2093" w:type="dxa"/>
            <w:tcBorders>
              <w:top w:val="single" w:color="auto" w:sz="4" w:space="0"/>
              <w:bottom w:val="single" w:color="auto" w:sz="4" w:space="0"/>
            </w:tcBorders>
          </w:tcPr>
          <w:p w:rsidRPr="00C20AEF" w:rsidR="00E159BA" w:rsidP="00FB50C2" w:rsidRDefault="006704B0" w14:paraId="2FD9A835" w14:textId="77777777">
            <w:pPr>
              <w:pStyle w:val="TabelleFlietext3"/>
              <w:keepNext/>
              <w:numPr>
                <w:ilvl w:val="0"/>
                <w:numId w:val="20"/>
              </w:numPr>
              <w:spacing w:before="60" w:after="60"/>
              <w:rPr>
                <w:i/>
              </w:rPr>
            </w:pPr>
            <w:r>
              <w:rPr>
                <w:i/>
              </w:rPr>
              <w:t>Number of rejected positions</w:t>
            </w:r>
          </w:p>
        </w:tc>
        <w:tc>
          <w:tcPr>
            <w:tcW w:w="3827" w:type="dxa"/>
            <w:tcBorders>
              <w:top w:val="single" w:color="auto" w:sz="4" w:space="0"/>
              <w:bottom w:val="single" w:color="auto" w:sz="4" w:space="0"/>
            </w:tcBorders>
          </w:tcPr>
          <w:p w:rsidRPr="00C20AEF" w:rsidR="00E159BA" w:rsidP="004E229A" w:rsidRDefault="00E159BA" w14:paraId="4C16C78E" w14:textId="07336CE3">
            <w:pPr>
              <w:pStyle w:val="TabelleFlietext3"/>
              <w:keepNext/>
              <w:spacing w:before="60" w:after="60"/>
              <w:rPr>
                <w:sz w:val="20"/>
                <w:szCs w:val="20"/>
              </w:rPr>
            </w:pPr>
            <w:r>
              <w:rPr>
                <w:sz w:val="20"/>
              </w:rPr>
              <w:t>SXDS_SALE_ORDER_POS_CANCELED</w:t>
            </w:r>
          </w:p>
        </w:tc>
        <w:tc>
          <w:tcPr>
            <w:tcW w:w="3644" w:type="dxa"/>
            <w:tcBorders>
              <w:top w:val="single" w:color="auto" w:sz="4" w:space="0"/>
              <w:bottom w:val="single" w:color="auto" w:sz="4" w:space="0"/>
            </w:tcBorders>
          </w:tcPr>
          <w:p w:rsidRPr="00C20AEF" w:rsidR="00E159BA" w:rsidP="004E229A" w:rsidRDefault="00361437" w14:paraId="20F2654F" w14:textId="77777777">
            <w:pPr>
              <w:pStyle w:val="TabelleFlietext3"/>
              <w:keepNext/>
              <w:spacing w:before="60" w:after="60"/>
              <w:rPr>
                <w:sz w:val="20"/>
                <w:szCs w:val="20"/>
              </w:rPr>
            </w:pPr>
            <w:r>
              <w:rPr>
                <w:sz w:val="20"/>
              </w:rPr>
              <w:t xml:space="preserve">Sum of items from completely rejected orders (order status "rejected" and date "completed" in current month) and individually rejected items (date "shipped" in current month </w:t>
            </w:r>
            <w:bookmarkStart w:name="OLE_LINK7" w:id="722"/>
            <w:r>
              <w:rPr>
                <w:sz w:val="20"/>
              </w:rPr>
              <w:t>and item status = "rejected</w:t>
            </w:r>
            <w:bookmarkEnd w:id="722"/>
            <w:r>
              <w:rPr>
                <w:sz w:val="20"/>
              </w:rPr>
              <w:t>).</w:t>
            </w:r>
          </w:p>
        </w:tc>
      </w:tr>
      <w:tr w:rsidRPr="00C20AEF" w:rsidR="00E159BA" w:rsidTr="00B924D9" w14:paraId="668D8DCD" w14:textId="77777777">
        <w:trPr>
          <w:tblHeader/>
        </w:trPr>
        <w:tc>
          <w:tcPr>
            <w:tcW w:w="2093" w:type="dxa"/>
            <w:tcBorders>
              <w:top w:val="single" w:color="auto" w:sz="4" w:space="0"/>
              <w:bottom w:val="single" w:color="auto" w:sz="4" w:space="0"/>
            </w:tcBorders>
          </w:tcPr>
          <w:p w:rsidRPr="00C20AEF" w:rsidR="00E159BA" w:rsidP="00FB50C2" w:rsidRDefault="00C213EE" w14:paraId="4869DBD8" w14:textId="77777777">
            <w:pPr>
              <w:pStyle w:val="TabelleFlietext3"/>
              <w:keepNext/>
              <w:numPr>
                <w:ilvl w:val="0"/>
                <w:numId w:val="20"/>
              </w:numPr>
              <w:spacing w:before="60" w:after="60"/>
              <w:rPr>
                <w:i/>
              </w:rPr>
            </w:pPr>
            <w:r>
              <w:rPr>
                <w:i/>
              </w:rPr>
              <w:t>Value (BLP / VKP) of the sold positions</w:t>
            </w:r>
          </w:p>
        </w:tc>
        <w:tc>
          <w:tcPr>
            <w:tcW w:w="3827" w:type="dxa"/>
            <w:tcBorders>
              <w:top w:val="single" w:color="auto" w:sz="4" w:space="0"/>
              <w:bottom w:val="single" w:color="auto" w:sz="4" w:space="0"/>
            </w:tcBorders>
          </w:tcPr>
          <w:p w:rsidRPr="00C20AEF" w:rsidR="00E159BA" w:rsidP="004E229A" w:rsidRDefault="00E159BA" w14:paraId="2023BE78" w14:textId="703EC510">
            <w:pPr>
              <w:pStyle w:val="TabelleFlietext3"/>
              <w:keepNext/>
              <w:spacing w:before="60" w:after="60"/>
              <w:rPr>
                <w:sz w:val="20"/>
                <w:szCs w:val="20"/>
              </w:rPr>
            </w:pPr>
            <w:r>
              <w:rPr>
                <w:sz w:val="20"/>
              </w:rPr>
              <w:t>SXDS_SALE_ORDER_VAL_GROSS</w:t>
            </w:r>
          </w:p>
        </w:tc>
        <w:tc>
          <w:tcPr>
            <w:tcW w:w="3644" w:type="dxa"/>
            <w:tcBorders>
              <w:top w:val="single" w:color="auto" w:sz="4" w:space="0"/>
              <w:bottom w:val="single" w:color="auto" w:sz="4" w:space="0"/>
            </w:tcBorders>
          </w:tcPr>
          <w:p w:rsidRPr="00C20AEF" w:rsidR="00E159BA" w:rsidP="004E229A" w:rsidRDefault="00C213EE" w14:paraId="164EC2A2" w14:textId="77777777">
            <w:pPr>
              <w:pStyle w:val="TabelleFlietext3"/>
              <w:keepNext/>
              <w:spacing w:before="60" w:after="60"/>
              <w:rPr>
                <w:sz w:val="20"/>
                <w:szCs w:val="20"/>
              </w:rPr>
            </w:pPr>
            <w:r>
              <w:rPr>
                <w:sz w:val="20"/>
              </w:rPr>
              <w:t>Value of sold positions (see (2)) at BLP or VKP value (depending on the trader's setting at the time of sale). The value corresponds to the value of the items from the "Order details".</w:t>
            </w:r>
          </w:p>
        </w:tc>
      </w:tr>
      <w:tr w:rsidRPr="00C20AEF" w:rsidR="00E159BA" w:rsidTr="00B924D9" w14:paraId="25BC1CBD" w14:textId="77777777">
        <w:trPr>
          <w:tblHeader/>
        </w:trPr>
        <w:tc>
          <w:tcPr>
            <w:tcW w:w="2093" w:type="dxa"/>
            <w:tcBorders>
              <w:top w:val="single" w:color="auto" w:sz="4" w:space="0"/>
              <w:bottom w:val="single" w:color="auto" w:sz="4" w:space="0"/>
            </w:tcBorders>
          </w:tcPr>
          <w:p w:rsidRPr="00C20AEF" w:rsidR="00E159BA" w:rsidP="00FB50C2" w:rsidRDefault="00C213EE" w14:paraId="5F85E037" w14:textId="77777777">
            <w:pPr>
              <w:pStyle w:val="TabelleFlietext3"/>
              <w:keepNext/>
              <w:numPr>
                <w:ilvl w:val="0"/>
                <w:numId w:val="20"/>
              </w:numPr>
              <w:spacing w:before="60" w:after="60"/>
              <w:rPr>
                <w:i/>
              </w:rPr>
            </w:pPr>
            <w:r>
              <w:rPr>
                <w:i/>
              </w:rPr>
              <w:t>Value (net) of positions sold</w:t>
            </w:r>
          </w:p>
        </w:tc>
        <w:tc>
          <w:tcPr>
            <w:tcW w:w="3827" w:type="dxa"/>
            <w:tcBorders>
              <w:top w:val="single" w:color="auto" w:sz="4" w:space="0"/>
              <w:bottom w:val="single" w:color="auto" w:sz="4" w:space="0"/>
            </w:tcBorders>
          </w:tcPr>
          <w:p w:rsidRPr="00C20AEF" w:rsidR="00E159BA" w:rsidP="004E229A" w:rsidRDefault="00E159BA" w14:paraId="2DF789A7" w14:textId="0C7EABB3">
            <w:pPr>
              <w:pStyle w:val="TabelleFlietext3"/>
              <w:keepNext/>
              <w:spacing w:before="60" w:after="60"/>
              <w:rPr>
                <w:sz w:val="20"/>
                <w:szCs w:val="20"/>
              </w:rPr>
            </w:pPr>
            <w:r>
              <w:rPr>
                <w:sz w:val="20"/>
              </w:rPr>
              <w:t>SXDS_SALE_ORDER_VAL_NET</w:t>
            </w:r>
          </w:p>
        </w:tc>
        <w:tc>
          <w:tcPr>
            <w:tcW w:w="3644" w:type="dxa"/>
            <w:tcBorders>
              <w:top w:val="single" w:color="auto" w:sz="4" w:space="0"/>
              <w:bottom w:val="single" w:color="auto" w:sz="4" w:space="0"/>
            </w:tcBorders>
          </w:tcPr>
          <w:p w:rsidRPr="00C20AEF" w:rsidR="00E159BA" w:rsidP="00C213EE" w:rsidRDefault="00C213EE" w14:paraId="0C68A62F" w14:textId="77777777">
            <w:pPr>
              <w:pStyle w:val="TabelleFlietext3"/>
              <w:keepNext/>
              <w:spacing w:before="60" w:after="60"/>
              <w:rPr>
                <w:sz w:val="20"/>
                <w:szCs w:val="20"/>
              </w:rPr>
            </w:pPr>
            <w:r>
              <w:rPr>
                <w:sz w:val="20"/>
              </w:rPr>
              <w:t>Value of the sold items (see (2)) at the net price (i.e. the value from (4) minus the discount according to the discount group).</w:t>
            </w:r>
          </w:p>
        </w:tc>
      </w:tr>
      <w:tr w:rsidRPr="00C20AEF" w:rsidR="00E159BA" w:rsidTr="00B924D9" w14:paraId="3FBD0084" w14:textId="77777777">
        <w:trPr>
          <w:tblHeader/>
        </w:trPr>
        <w:tc>
          <w:tcPr>
            <w:tcW w:w="2093" w:type="dxa"/>
            <w:tcBorders>
              <w:top w:val="single" w:color="auto" w:sz="4" w:space="0"/>
              <w:bottom w:val="single" w:color="auto" w:sz="4" w:space="0"/>
            </w:tcBorders>
          </w:tcPr>
          <w:p w:rsidRPr="00C20AEF" w:rsidR="00E159BA" w:rsidP="00FB50C2" w:rsidRDefault="00C213EE" w14:paraId="3CA732F6" w14:textId="3AF642C8">
            <w:pPr>
              <w:pStyle w:val="TabelleFlietext3"/>
              <w:keepNext/>
              <w:numPr>
                <w:ilvl w:val="0"/>
                <w:numId w:val="20"/>
              </w:numPr>
              <w:spacing w:before="60" w:after="60"/>
              <w:rPr>
                <w:i/>
              </w:rPr>
            </w:pPr>
            <w:r>
              <w:rPr>
                <w:i/>
              </w:rPr>
              <w:t>Value (</w:t>
            </w:r>
            <w:proofErr w:type="spellStart"/>
            <w:r>
              <w:rPr>
                <w:i/>
              </w:rPr>
              <w:t>DeadStock</w:t>
            </w:r>
            <w:proofErr w:type="spellEnd"/>
            <w:r>
              <w:rPr>
                <w:i/>
              </w:rPr>
              <w:t>) of sold positions</w:t>
            </w:r>
          </w:p>
        </w:tc>
        <w:tc>
          <w:tcPr>
            <w:tcW w:w="3827" w:type="dxa"/>
            <w:tcBorders>
              <w:top w:val="single" w:color="auto" w:sz="4" w:space="0"/>
              <w:bottom w:val="single" w:color="auto" w:sz="4" w:space="0"/>
            </w:tcBorders>
          </w:tcPr>
          <w:p w:rsidRPr="00C20AEF" w:rsidR="00E159BA" w:rsidP="004E229A" w:rsidRDefault="00E159BA" w14:paraId="755AD8F6" w14:textId="252E4EC1">
            <w:pPr>
              <w:pStyle w:val="TabelleFlietext3"/>
              <w:keepNext/>
              <w:spacing w:before="60" w:after="60"/>
              <w:rPr>
                <w:sz w:val="20"/>
                <w:szCs w:val="20"/>
              </w:rPr>
            </w:pPr>
            <w:r>
              <w:rPr>
                <w:sz w:val="20"/>
              </w:rPr>
              <w:t>SXDS_SALE_ORDER_VAL_STOX</w:t>
            </w:r>
          </w:p>
        </w:tc>
        <w:tc>
          <w:tcPr>
            <w:tcW w:w="3644" w:type="dxa"/>
            <w:tcBorders>
              <w:top w:val="single" w:color="auto" w:sz="4" w:space="0"/>
              <w:bottom w:val="single" w:color="auto" w:sz="4" w:space="0"/>
            </w:tcBorders>
          </w:tcPr>
          <w:p w:rsidRPr="00C20AEF" w:rsidR="00E159BA" w:rsidP="00C213EE" w:rsidRDefault="00C213EE" w14:paraId="39424E27" w14:textId="577381CD">
            <w:pPr>
              <w:pStyle w:val="TabelleFlietext3"/>
              <w:keepNext/>
              <w:spacing w:before="60" w:after="60"/>
              <w:rPr>
                <w:sz w:val="20"/>
                <w:szCs w:val="20"/>
              </w:rPr>
            </w:pPr>
            <w:r>
              <w:rPr>
                <w:sz w:val="20"/>
              </w:rPr>
              <w:t xml:space="preserve">Value of sold positions (see (2)) at the </w:t>
            </w:r>
            <w:proofErr w:type="spellStart"/>
            <w:r>
              <w:t>DeadStock</w:t>
            </w:r>
            <w:proofErr w:type="spellEnd"/>
            <w:r>
              <w:t xml:space="preserve"> price</w:t>
            </w:r>
            <w:r>
              <w:rPr>
                <w:sz w:val="20"/>
              </w:rPr>
              <w:t xml:space="preserve">(i.e. the value from (5) minus </w:t>
            </w:r>
            <w:r>
              <w:t xml:space="preserve">the </w:t>
            </w:r>
            <w:proofErr w:type="spellStart"/>
            <w:r>
              <w:t>DeadStock</w:t>
            </w:r>
            <w:proofErr w:type="spellEnd"/>
            <w:r>
              <w:t xml:space="preserve"> discount</w:t>
            </w:r>
            <w:r>
              <w:rPr>
                <w:sz w:val="20"/>
              </w:rPr>
              <w:t>)</w:t>
            </w:r>
            <w:r>
              <w:t>.</w:t>
            </w:r>
          </w:p>
        </w:tc>
      </w:tr>
      <w:tr w:rsidRPr="00C20AEF" w:rsidR="00E159BA" w:rsidTr="00B924D9" w14:paraId="524C856E" w14:textId="77777777">
        <w:trPr>
          <w:tblHeader/>
        </w:trPr>
        <w:tc>
          <w:tcPr>
            <w:tcW w:w="2093" w:type="dxa"/>
            <w:tcBorders>
              <w:top w:val="single" w:color="auto" w:sz="4" w:space="0"/>
              <w:bottom w:val="single" w:color="auto" w:sz="4" w:space="0"/>
            </w:tcBorders>
          </w:tcPr>
          <w:p w:rsidRPr="00C20AEF" w:rsidR="00E159BA" w:rsidP="004E229A" w:rsidRDefault="00E159BA" w14:paraId="50C99355" w14:textId="77777777">
            <w:pPr>
              <w:pStyle w:val="TabelleFlietext3"/>
              <w:keepNext/>
              <w:spacing w:before="60" w:after="60"/>
              <w:rPr>
                <w:i/>
              </w:rPr>
            </w:pPr>
          </w:p>
        </w:tc>
        <w:tc>
          <w:tcPr>
            <w:tcW w:w="3827" w:type="dxa"/>
            <w:tcBorders>
              <w:top w:val="single" w:color="auto" w:sz="4" w:space="0"/>
              <w:bottom w:val="single" w:color="auto" w:sz="4" w:space="0"/>
            </w:tcBorders>
          </w:tcPr>
          <w:p w:rsidRPr="00C20AEF" w:rsidR="00E159BA" w:rsidP="004E229A" w:rsidRDefault="00E159BA" w14:paraId="6025F360" w14:textId="77777777">
            <w:pPr>
              <w:pStyle w:val="TabelleFlietext3"/>
              <w:keepNext/>
              <w:spacing w:before="60" w:after="60"/>
              <w:rPr>
                <w:sz w:val="20"/>
                <w:szCs w:val="20"/>
              </w:rPr>
            </w:pPr>
          </w:p>
        </w:tc>
        <w:tc>
          <w:tcPr>
            <w:tcW w:w="3644" w:type="dxa"/>
            <w:tcBorders>
              <w:top w:val="single" w:color="auto" w:sz="4" w:space="0"/>
              <w:bottom w:val="single" w:color="auto" w:sz="4" w:space="0"/>
            </w:tcBorders>
          </w:tcPr>
          <w:p w:rsidRPr="00C20AEF" w:rsidR="00E159BA" w:rsidP="004E229A" w:rsidRDefault="00E159BA" w14:paraId="2AF69F5D" w14:textId="77777777">
            <w:pPr>
              <w:pStyle w:val="TabelleFlietext3"/>
              <w:keepNext/>
              <w:spacing w:before="60" w:after="60"/>
              <w:rPr>
                <w:sz w:val="20"/>
                <w:szCs w:val="20"/>
              </w:rPr>
            </w:pPr>
          </w:p>
        </w:tc>
      </w:tr>
      <w:tr w:rsidRPr="00C20AEF" w:rsidR="001B439D" w:rsidTr="00B924D9" w14:paraId="0516B9E7" w14:textId="77777777">
        <w:trPr>
          <w:tblHeader/>
        </w:trPr>
        <w:tc>
          <w:tcPr>
            <w:tcW w:w="2093" w:type="dxa"/>
            <w:tcBorders>
              <w:top w:val="single" w:color="auto" w:sz="4" w:space="0"/>
              <w:bottom w:val="single" w:color="auto" w:sz="4" w:space="0"/>
            </w:tcBorders>
          </w:tcPr>
          <w:p w:rsidRPr="00C20AEF" w:rsidR="001B439D" w:rsidP="00FB50C2" w:rsidRDefault="001B439D" w14:paraId="5CA7B436" w14:textId="77777777">
            <w:pPr>
              <w:pStyle w:val="TabelleFlietext3"/>
              <w:keepNext/>
              <w:numPr>
                <w:ilvl w:val="0"/>
                <w:numId w:val="20"/>
              </w:numPr>
              <w:spacing w:before="60" w:after="60"/>
              <w:rPr>
                <w:i/>
              </w:rPr>
            </w:pPr>
            <w:r>
              <w:rPr>
                <w:i/>
              </w:rPr>
              <w:t>Number of outgoing orders (number of orders)</w:t>
            </w:r>
          </w:p>
        </w:tc>
        <w:tc>
          <w:tcPr>
            <w:tcW w:w="3827" w:type="dxa"/>
            <w:tcBorders>
              <w:top w:val="single" w:color="auto" w:sz="4" w:space="0"/>
              <w:bottom w:val="single" w:color="auto" w:sz="4" w:space="0"/>
            </w:tcBorders>
          </w:tcPr>
          <w:p w:rsidRPr="00C20AEF" w:rsidR="001B439D" w:rsidP="004E229A" w:rsidRDefault="001B439D" w14:paraId="28B960FF" w14:textId="08CB6C20">
            <w:pPr>
              <w:pStyle w:val="TabelleFlietext3"/>
              <w:keepNext/>
              <w:spacing w:before="60" w:after="60"/>
              <w:rPr>
                <w:sz w:val="20"/>
                <w:szCs w:val="20"/>
              </w:rPr>
            </w:pPr>
            <w:r>
              <w:rPr>
                <w:sz w:val="20"/>
              </w:rPr>
              <w:t>SXDS_PURCHASE_ORDERS</w:t>
            </w:r>
          </w:p>
        </w:tc>
        <w:tc>
          <w:tcPr>
            <w:tcW w:w="3644" w:type="dxa"/>
            <w:tcBorders>
              <w:top w:val="single" w:color="auto" w:sz="4" w:space="0"/>
              <w:bottom w:val="single" w:color="auto" w:sz="4" w:space="0"/>
            </w:tcBorders>
          </w:tcPr>
          <w:p w:rsidRPr="00C20AEF" w:rsidR="001B439D" w:rsidP="00C72993" w:rsidRDefault="001B439D" w14:paraId="6ACAE742" w14:textId="77777777">
            <w:pPr>
              <w:pStyle w:val="TabelleFlietext3"/>
              <w:keepNext/>
              <w:spacing w:before="60" w:after="60"/>
              <w:rPr>
                <w:sz w:val="20"/>
                <w:szCs w:val="20"/>
              </w:rPr>
            </w:pPr>
            <w:r>
              <w:rPr>
                <w:sz w:val="20"/>
              </w:rPr>
              <w:t>All orders (operation as buyer) with date "in process" in current month (but without canceled orders).</w:t>
            </w:r>
          </w:p>
        </w:tc>
      </w:tr>
      <w:tr w:rsidRPr="00C20AEF" w:rsidR="001B439D" w:rsidTr="00B924D9" w14:paraId="6AEC58A9" w14:textId="77777777">
        <w:trPr>
          <w:tblHeader/>
        </w:trPr>
        <w:tc>
          <w:tcPr>
            <w:tcW w:w="2093" w:type="dxa"/>
            <w:tcBorders>
              <w:top w:val="single" w:color="auto" w:sz="4" w:space="0"/>
              <w:bottom w:val="single" w:color="auto" w:sz="4" w:space="0"/>
            </w:tcBorders>
          </w:tcPr>
          <w:p w:rsidRPr="00C20AEF" w:rsidR="001B439D" w:rsidP="00FB50C2" w:rsidRDefault="001B439D" w14:paraId="53E68E2F" w14:textId="77777777">
            <w:pPr>
              <w:pStyle w:val="TabelleFlietext3"/>
              <w:keepNext/>
              <w:numPr>
                <w:ilvl w:val="0"/>
                <w:numId w:val="20"/>
              </w:numPr>
              <w:spacing w:before="60" w:after="60"/>
              <w:rPr>
                <w:i/>
              </w:rPr>
            </w:pPr>
            <w:r>
              <w:rPr>
                <w:i/>
              </w:rPr>
              <w:t>Number of positions bought</w:t>
            </w:r>
          </w:p>
        </w:tc>
        <w:tc>
          <w:tcPr>
            <w:tcW w:w="3827" w:type="dxa"/>
            <w:tcBorders>
              <w:top w:val="single" w:color="auto" w:sz="4" w:space="0"/>
              <w:bottom w:val="single" w:color="auto" w:sz="4" w:space="0"/>
            </w:tcBorders>
          </w:tcPr>
          <w:p w:rsidRPr="00C20AEF" w:rsidR="001B439D" w:rsidP="004E229A" w:rsidRDefault="001B439D" w14:paraId="4EE994EA" w14:textId="26D4CD07">
            <w:pPr>
              <w:pStyle w:val="TabelleFlietext3"/>
              <w:keepNext/>
              <w:spacing w:before="60" w:after="60"/>
              <w:rPr>
                <w:sz w:val="20"/>
                <w:szCs w:val="20"/>
              </w:rPr>
            </w:pPr>
            <w:r>
              <w:rPr>
                <w:sz w:val="20"/>
              </w:rPr>
              <w:t>SXDS_PURCHASE_ORDER_POS</w:t>
            </w:r>
          </w:p>
        </w:tc>
        <w:tc>
          <w:tcPr>
            <w:tcW w:w="3644" w:type="dxa"/>
            <w:tcBorders>
              <w:top w:val="single" w:color="auto" w:sz="4" w:space="0"/>
              <w:bottom w:val="single" w:color="auto" w:sz="4" w:space="0"/>
            </w:tcBorders>
          </w:tcPr>
          <w:p w:rsidRPr="00C20AEF" w:rsidR="001B439D" w:rsidP="00045DBF" w:rsidRDefault="00045DBF" w14:paraId="7202A7CD" w14:textId="77777777">
            <w:pPr>
              <w:pStyle w:val="TabelleFlietext3"/>
              <w:keepNext/>
              <w:spacing w:before="60" w:after="60"/>
              <w:rPr>
                <w:sz w:val="20"/>
                <w:szCs w:val="20"/>
              </w:rPr>
            </w:pPr>
            <w:r>
              <w:rPr>
                <w:sz w:val="20"/>
              </w:rPr>
              <w:t>Sum of purchased items (item status "accepted" or "changed") from received orders (order status "received" and date "completed" in the current month).</w:t>
            </w:r>
          </w:p>
        </w:tc>
      </w:tr>
      <w:tr w:rsidRPr="00C20AEF" w:rsidR="001B439D" w:rsidTr="00B924D9" w14:paraId="2B770896" w14:textId="77777777">
        <w:trPr>
          <w:tblHeader/>
        </w:trPr>
        <w:tc>
          <w:tcPr>
            <w:tcW w:w="2093" w:type="dxa"/>
            <w:tcBorders>
              <w:top w:val="single" w:color="auto" w:sz="4" w:space="0"/>
              <w:bottom w:val="single" w:color="auto" w:sz="4" w:space="0"/>
            </w:tcBorders>
          </w:tcPr>
          <w:p w:rsidRPr="00C20AEF" w:rsidR="001B439D" w:rsidP="00FB50C2" w:rsidRDefault="001B439D" w14:paraId="08122889" w14:textId="77777777">
            <w:pPr>
              <w:pStyle w:val="TabelleFlietext3"/>
              <w:keepNext/>
              <w:numPr>
                <w:ilvl w:val="0"/>
                <w:numId w:val="20"/>
              </w:numPr>
              <w:spacing w:before="60" w:after="60"/>
              <w:rPr>
                <w:i/>
              </w:rPr>
            </w:pPr>
            <w:r>
              <w:rPr>
                <w:i/>
              </w:rPr>
              <w:t>Number of rejected positions</w:t>
            </w:r>
          </w:p>
        </w:tc>
        <w:tc>
          <w:tcPr>
            <w:tcW w:w="3827" w:type="dxa"/>
            <w:tcBorders>
              <w:top w:val="single" w:color="auto" w:sz="4" w:space="0"/>
              <w:bottom w:val="single" w:color="auto" w:sz="4" w:space="0"/>
            </w:tcBorders>
          </w:tcPr>
          <w:p w:rsidRPr="00C20AEF" w:rsidR="001B439D" w:rsidP="004E229A" w:rsidRDefault="001B439D" w14:paraId="3BA9BADB" w14:textId="1AD148D9">
            <w:pPr>
              <w:pStyle w:val="TabelleFlietext3"/>
              <w:keepNext/>
              <w:spacing w:before="60" w:after="60"/>
              <w:rPr>
                <w:sz w:val="20"/>
                <w:szCs w:val="20"/>
              </w:rPr>
            </w:pPr>
            <w:r>
              <w:rPr>
                <w:sz w:val="20"/>
              </w:rPr>
              <w:t>SXDS_PURCHASE_ORDER_POS_CANCEL</w:t>
            </w:r>
          </w:p>
        </w:tc>
        <w:tc>
          <w:tcPr>
            <w:tcW w:w="3644" w:type="dxa"/>
            <w:tcBorders>
              <w:top w:val="single" w:color="auto" w:sz="4" w:space="0"/>
              <w:bottom w:val="single" w:color="auto" w:sz="4" w:space="0"/>
            </w:tcBorders>
          </w:tcPr>
          <w:p w:rsidRPr="00C20AEF" w:rsidR="001B439D" w:rsidP="007606C7" w:rsidRDefault="007606C7" w14:paraId="7972280A" w14:textId="77777777">
            <w:pPr>
              <w:pStyle w:val="TabelleFlietext3"/>
              <w:keepNext/>
              <w:spacing w:before="60" w:after="60"/>
              <w:rPr>
                <w:sz w:val="20"/>
                <w:szCs w:val="20"/>
              </w:rPr>
            </w:pPr>
            <w:r>
              <w:rPr>
                <w:sz w:val="20"/>
              </w:rPr>
              <w:t>Sum of items from completely rejected orders (order status "rejected" and date "completed" in the current month) and individually rejected items (date "sent" in the current month and item status = "rejected").</w:t>
            </w:r>
          </w:p>
        </w:tc>
      </w:tr>
      <w:tr w:rsidRPr="00C20AEF" w:rsidR="00602BD5" w:rsidTr="00B924D9" w14:paraId="3BFD884D" w14:textId="77777777">
        <w:trPr>
          <w:tblHeader/>
        </w:trPr>
        <w:tc>
          <w:tcPr>
            <w:tcW w:w="2093" w:type="dxa"/>
            <w:tcBorders>
              <w:top w:val="single" w:color="auto" w:sz="4" w:space="0"/>
              <w:bottom w:val="single" w:color="auto" w:sz="4" w:space="0"/>
            </w:tcBorders>
          </w:tcPr>
          <w:p w:rsidRPr="00C20AEF" w:rsidR="00602BD5" w:rsidP="00FB50C2" w:rsidRDefault="00602BD5" w14:paraId="10912D33" w14:textId="77777777">
            <w:pPr>
              <w:pStyle w:val="TabelleFlietext3"/>
              <w:keepNext/>
              <w:numPr>
                <w:ilvl w:val="0"/>
                <w:numId w:val="20"/>
              </w:numPr>
              <w:spacing w:before="60" w:after="60"/>
              <w:rPr>
                <w:i/>
              </w:rPr>
            </w:pPr>
            <w:r>
              <w:rPr>
                <w:i/>
              </w:rPr>
              <w:t>Value (BLP / VKP) of the sold positions</w:t>
            </w:r>
          </w:p>
        </w:tc>
        <w:tc>
          <w:tcPr>
            <w:tcW w:w="3827" w:type="dxa"/>
            <w:tcBorders>
              <w:top w:val="single" w:color="auto" w:sz="4" w:space="0"/>
              <w:bottom w:val="single" w:color="auto" w:sz="4" w:space="0"/>
            </w:tcBorders>
          </w:tcPr>
          <w:p w:rsidRPr="00C20AEF" w:rsidR="00602BD5" w:rsidP="004E229A" w:rsidRDefault="00602BD5" w14:paraId="2C7FB4AD" w14:textId="77777777">
            <w:pPr>
              <w:pStyle w:val="TabelleFlietext3"/>
              <w:keepNext/>
              <w:spacing w:before="60" w:after="60"/>
              <w:rPr>
                <w:sz w:val="20"/>
                <w:szCs w:val="20"/>
              </w:rPr>
            </w:pPr>
            <w:r>
              <w:rPr>
                <w:sz w:val="20"/>
              </w:rPr>
              <w:t>SXDS_PURCHASE_ORDER_VAL_GROSS</w:t>
            </w:r>
          </w:p>
        </w:tc>
        <w:tc>
          <w:tcPr>
            <w:tcW w:w="3644" w:type="dxa"/>
            <w:tcBorders>
              <w:top w:val="single" w:color="auto" w:sz="4" w:space="0"/>
              <w:bottom w:val="single" w:color="auto" w:sz="4" w:space="0"/>
            </w:tcBorders>
          </w:tcPr>
          <w:p w:rsidRPr="00C20AEF" w:rsidR="00602BD5" w:rsidP="00602BD5" w:rsidRDefault="00602BD5" w14:paraId="3A431EB3" w14:textId="77777777">
            <w:pPr>
              <w:pStyle w:val="TabelleFlietext3"/>
              <w:keepNext/>
              <w:spacing w:before="60" w:after="60"/>
              <w:rPr>
                <w:sz w:val="20"/>
                <w:szCs w:val="20"/>
              </w:rPr>
            </w:pPr>
            <w:r>
              <w:rPr>
                <w:sz w:val="20"/>
              </w:rPr>
              <w:t>Value of the purchased positions (see (8)) at BLP or VKP value (depending on the seller's attitude at the time of purchase). The value corresponds to the value of the items from the "Order details".</w:t>
            </w:r>
          </w:p>
        </w:tc>
      </w:tr>
      <w:tr w:rsidRPr="00C20AEF" w:rsidR="00602BD5" w:rsidTr="00B924D9" w14:paraId="1499E8EA" w14:textId="77777777">
        <w:trPr>
          <w:tblHeader/>
        </w:trPr>
        <w:tc>
          <w:tcPr>
            <w:tcW w:w="2093" w:type="dxa"/>
            <w:tcBorders>
              <w:top w:val="single" w:color="auto" w:sz="4" w:space="0"/>
              <w:bottom w:val="single" w:color="auto" w:sz="4" w:space="0"/>
            </w:tcBorders>
          </w:tcPr>
          <w:p w:rsidRPr="00C20AEF" w:rsidR="00602BD5" w:rsidP="00FB50C2" w:rsidRDefault="00602BD5" w14:paraId="0862D28F" w14:textId="77777777">
            <w:pPr>
              <w:pStyle w:val="TabelleFlietext3"/>
              <w:keepNext/>
              <w:numPr>
                <w:ilvl w:val="0"/>
                <w:numId w:val="20"/>
              </w:numPr>
              <w:spacing w:before="60" w:after="60"/>
              <w:rPr>
                <w:i/>
              </w:rPr>
            </w:pPr>
            <w:r>
              <w:rPr>
                <w:i/>
              </w:rPr>
              <w:t>Value (net) of positions sold</w:t>
            </w:r>
          </w:p>
        </w:tc>
        <w:tc>
          <w:tcPr>
            <w:tcW w:w="3827" w:type="dxa"/>
            <w:tcBorders>
              <w:top w:val="single" w:color="auto" w:sz="4" w:space="0"/>
              <w:bottom w:val="single" w:color="auto" w:sz="4" w:space="0"/>
            </w:tcBorders>
          </w:tcPr>
          <w:p w:rsidRPr="00C20AEF" w:rsidR="00602BD5" w:rsidP="004E229A" w:rsidRDefault="00602BD5" w14:paraId="52347098" w14:textId="77777777">
            <w:pPr>
              <w:pStyle w:val="TabelleFlietext3"/>
              <w:keepNext/>
              <w:spacing w:before="60" w:after="60"/>
              <w:rPr>
                <w:sz w:val="20"/>
                <w:szCs w:val="20"/>
              </w:rPr>
            </w:pPr>
            <w:r>
              <w:rPr>
                <w:sz w:val="20"/>
              </w:rPr>
              <w:t>SXDS_PURCHASE_ORDER_VAL_NET</w:t>
            </w:r>
          </w:p>
        </w:tc>
        <w:tc>
          <w:tcPr>
            <w:tcW w:w="3644" w:type="dxa"/>
            <w:tcBorders>
              <w:top w:val="single" w:color="auto" w:sz="4" w:space="0"/>
              <w:bottom w:val="single" w:color="auto" w:sz="4" w:space="0"/>
            </w:tcBorders>
          </w:tcPr>
          <w:p w:rsidRPr="00C20AEF" w:rsidR="00602BD5" w:rsidP="004E229A" w:rsidRDefault="00602BD5" w14:paraId="40D05D59" w14:textId="77777777">
            <w:pPr>
              <w:pStyle w:val="TabelleFlietext3"/>
              <w:keepNext/>
              <w:spacing w:before="60" w:after="60"/>
              <w:rPr>
                <w:sz w:val="20"/>
                <w:szCs w:val="20"/>
              </w:rPr>
            </w:pPr>
            <w:r>
              <w:rPr>
                <w:sz w:val="20"/>
              </w:rPr>
              <w:t>Value of the purchased items (see (8)) at the net price (i.e. the value from (10) minus the discount according to the discount group).</w:t>
            </w:r>
          </w:p>
        </w:tc>
      </w:tr>
      <w:tr w:rsidRPr="00C20AEF" w:rsidR="00602BD5" w:rsidTr="00B924D9" w14:paraId="2272E0A0" w14:textId="77777777">
        <w:trPr>
          <w:tblHeader/>
        </w:trPr>
        <w:tc>
          <w:tcPr>
            <w:tcW w:w="2093" w:type="dxa"/>
            <w:tcBorders>
              <w:top w:val="single" w:color="auto" w:sz="4" w:space="0"/>
              <w:bottom w:val="single" w:color="auto" w:sz="4" w:space="0"/>
            </w:tcBorders>
          </w:tcPr>
          <w:p w:rsidRPr="00C20AEF" w:rsidR="00602BD5" w:rsidP="00FB50C2" w:rsidRDefault="00602BD5" w14:paraId="6F891AB8" w14:textId="57D15434">
            <w:pPr>
              <w:pStyle w:val="TabelleFlietext3"/>
              <w:keepNext/>
              <w:numPr>
                <w:ilvl w:val="0"/>
                <w:numId w:val="20"/>
              </w:numPr>
              <w:spacing w:before="60" w:after="60"/>
              <w:rPr>
                <w:i/>
              </w:rPr>
            </w:pPr>
            <w:r>
              <w:rPr>
                <w:i/>
              </w:rPr>
              <w:t>Value (</w:t>
            </w:r>
            <w:proofErr w:type="spellStart"/>
            <w:r>
              <w:rPr>
                <w:i/>
              </w:rPr>
              <w:t>DeadStock</w:t>
            </w:r>
            <w:proofErr w:type="spellEnd"/>
            <w:r>
              <w:rPr>
                <w:i/>
              </w:rPr>
              <w:t>) of sold positions</w:t>
            </w:r>
          </w:p>
        </w:tc>
        <w:tc>
          <w:tcPr>
            <w:tcW w:w="3827" w:type="dxa"/>
            <w:tcBorders>
              <w:top w:val="single" w:color="auto" w:sz="4" w:space="0"/>
              <w:bottom w:val="single" w:color="auto" w:sz="4" w:space="0"/>
            </w:tcBorders>
          </w:tcPr>
          <w:p w:rsidRPr="00C20AEF" w:rsidR="00602BD5" w:rsidP="004E229A" w:rsidRDefault="00602BD5" w14:paraId="79D2EA25" w14:textId="77777777">
            <w:pPr>
              <w:pStyle w:val="TabelleFlietext3"/>
              <w:keepNext/>
              <w:spacing w:before="60" w:after="60"/>
              <w:rPr>
                <w:sz w:val="20"/>
                <w:szCs w:val="20"/>
              </w:rPr>
            </w:pPr>
            <w:r>
              <w:rPr>
                <w:sz w:val="20"/>
              </w:rPr>
              <w:t>SXDS_PURCHASE_ORDER_VAL_STOX</w:t>
            </w:r>
          </w:p>
        </w:tc>
        <w:tc>
          <w:tcPr>
            <w:tcW w:w="3644" w:type="dxa"/>
            <w:tcBorders>
              <w:top w:val="single" w:color="auto" w:sz="4" w:space="0"/>
              <w:bottom w:val="single" w:color="auto" w:sz="4" w:space="0"/>
            </w:tcBorders>
          </w:tcPr>
          <w:p w:rsidRPr="00C20AEF" w:rsidR="00602BD5" w:rsidP="00602BD5" w:rsidRDefault="00602BD5" w14:paraId="2B6D7D76" w14:textId="6E06A954">
            <w:pPr>
              <w:pStyle w:val="TabelleFlietext3"/>
              <w:keepNext/>
              <w:spacing w:before="60" w:after="60"/>
              <w:rPr>
                <w:sz w:val="20"/>
                <w:szCs w:val="20"/>
              </w:rPr>
            </w:pPr>
            <w:r>
              <w:rPr>
                <w:sz w:val="20"/>
              </w:rPr>
              <w:t xml:space="preserve">Value of the purchased positions (see (8)) at the </w:t>
            </w:r>
            <w:proofErr w:type="spellStart"/>
            <w:r>
              <w:t>DeadStock</w:t>
            </w:r>
            <w:proofErr w:type="spellEnd"/>
            <w:r>
              <w:t xml:space="preserve"> price</w:t>
            </w:r>
            <w:r>
              <w:rPr>
                <w:sz w:val="20"/>
              </w:rPr>
              <w:t xml:space="preserve">(i.e. the value from (11) minus </w:t>
            </w:r>
            <w:r>
              <w:t xml:space="preserve">the </w:t>
            </w:r>
            <w:proofErr w:type="spellStart"/>
            <w:r>
              <w:t>DeadStock</w:t>
            </w:r>
            <w:proofErr w:type="spellEnd"/>
            <w:r>
              <w:t xml:space="preserve"> discount</w:t>
            </w:r>
            <w:r>
              <w:rPr>
                <w:sz w:val="20"/>
              </w:rPr>
              <w:t>)</w:t>
            </w:r>
            <w:r>
              <w:t>.</w:t>
            </w:r>
          </w:p>
        </w:tc>
      </w:tr>
      <w:tr w:rsidRPr="00C20AEF" w:rsidR="00421718" w:rsidTr="00B924D9" w14:paraId="259CE320" w14:textId="77777777">
        <w:trPr>
          <w:tblHeader/>
        </w:trPr>
        <w:tc>
          <w:tcPr>
            <w:tcW w:w="2093" w:type="dxa"/>
            <w:tcBorders>
              <w:top w:val="single" w:color="auto" w:sz="4" w:space="0"/>
              <w:bottom w:val="single" w:color="auto" w:sz="4" w:space="0"/>
            </w:tcBorders>
          </w:tcPr>
          <w:p w:rsidRPr="00C20AEF" w:rsidR="00421718" w:rsidP="00421718" w:rsidRDefault="00421718" w14:paraId="5E647575" w14:textId="77777777">
            <w:pPr>
              <w:pStyle w:val="TabelleFlietext3"/>
              <w:keepNext/>
              <w:spacing w:before="60" w:after="60"/>
              <w:ind w:left="360"/>
              <w:rPr>
                <w:i/>
              </w:rPr>
            </w:pPr>
          </w:p>
        </w:tc>
        <w:tc>
          <w:tcPr>
            <w:tcW w:w="3827" w:type="dxa"/>
            <w:tcBorders>
              <w:top w:val="single" w:color="auto" w:sz="4" w:space="0"/>
              <w:bottom w:val="single" w:color="auto" w:sz="4" w:space="0"/>
            </w:tcBorders>
          </w:tcPr>
          <w:p w:rsidRPr="00C20AEF" w:rsidR="00421718" w:rsidP="004E229A" w:rsidRDefault="00421718" w14:paraId="4EFB0163" w14:textId="77777777">
            <w:pPr>
              <w:pStyle w:val="TabelleFlietext3"/>
              <w:keepNext/>
              <w:spacing w:before="60" w:after="60"/>
              <w:rPr>
                <w:sz w:val="20"/>
                <w:szCs w:val="20"/>
              </w:rPr>
            </w:pPr>
          </w:p>
        </w:tc>
        <w:tc>
          <w:tcPr>
            <w:tcW w:w="3644" w:type="dxa"/>
            <w:tcBorders>
              <w:top w:val="single" w:color="auto" w:sz="4" w:space="0"/>
              <w:bottom w:val="single" w:color="auto" w:sz="4" w:space="0"/>
            </w:tcBorders>
          </w:tcPr>
          <w:p w:rsidRPr="00C20AEF" w:rsidR="00421718" w:rsidP="00602BD5" w:rsidRDefault="00421718" w14:paraId="0E7124C9" w14:textId="77777777">
            <w:pPr>
              <w:pStyle w:val="TabelleFlietext3"/>
              <w:keepNext/>
              <w:spacing w:before="60" w:after="60"/>
              <w:rPr>
                <w:sz w:val="20"/>
                <w:szCs w:val="20"/>
              </w:rPr>
            </w:pPr>
          </w:p>
        </w:tc>
      </w:tr>
      <w:tr w:rsidRPr="00C20AEF" w:rsidR="00B924D9" w:rsidTr="00B924D9" w14:paraId="4166AD7F" w14:textId="77777777">
        <w:trPr>
          <w:tblHeader/>
        </w:trPr>
        <w:tc>
          <w:tcPr>
            <w:tcW w:w="2093" w:type="dxa"/>
            <w:tcBorders>
              <w:top w:val="single" w:color="auto" w:sz="4" w:space="0"/>
              <w:bottom w:val="single" w:color="auto" w:sz="4" w:space="0"/>
            </w:tcBorders>
          </w:tcPr>
          <w:p w:rsidRPr="00C20AEF" w:rsidR="00B924D9" w:rsidP="00B924D9" w:rsidRDefault="00B924D9" w14:paraId="4343B9C7" w14:textId="6BD5CB23">
            <w:pPr>
              <w:pStyle w:val="TabelleFlietext3"/>
              <w:keepNext/>
              <w:numPr>
                <w:ilvl w:val="0"/>
                <w:numId w:val="20"/>
              </w:numPr>
              <w:spacing w:before="60" w:after="60"/>
              <w:rPr>
                <w:i/>
              </w:rPr>
            </w:pPr>
            <w:r>
              <w:rPr>
                <w:i/>
              </w:rPr>
              <w:t>Number of delivery requests</w:t>
            </w:r>
          </w:p>
        </w:tc>
        <w:tc>
          <w:tcPr>
            <w:tcW w:w="3827" w:type="dxa"/>
            <w:tcBorders>
              <w:top w:val="single" w:color="auto" w:sz="4" w:space="0"/>
              <w:bottom w:val="single" w:color="auto" w:sz="4" w:space="0"/>
            </w:tcBorders>
          </w:tcPr>
          <w:p w:rsidRPr="00C20AEF" w:rsidR="00B924D9" w:rsidP="00B924D9" w:rsidRDefault="00B924D9" w14:paraId="183AD9CB" w14:textId="4C79626E">
            <w:pPr>
              <w:pStyle w:val="TabelleFlietext3"/>
              <w:keepNext/>
              <w:spacing w:before="60" w:after="60"/>
              <w:rPr>
                <w:sz w:val="20"/>
                <w:szCs w:val="20"/>
              </w:rPr>
            </w:pPr>
            <w:r>
              <w:rPr>
                <w:sz w:val="20"/>
              </w:rPr>
              <w:t>SXDS_D2D_SALE_REQUESTS</w:t>
            </w:r>
          </w:p>
        </w:tc>
        <w:tc>
          <w:tcPr>
            <w:tcW w:w="3644" w:type="dxa"/>
            <w:tcBorders>
              <w:top w:val="single" w:color="auto" w:sz="4" w:space="0"/>
              <w:bottom w:val="single" w:color="auto" w:sz="4" w:space="0"/>
            </w:tcBorders>
          </w:tcPr>
          <w:p w:rsidRPr="00C20AEF" w:rsidR="00B924D9" w:rsidP="00B924D9" w:rsidRDefault="00A44239" w14:paraId="24C1FF2A" w14:textId="43AB726F">
            <w:pPr>
              <w:pStyle w:val="TabelleFlietext3"/>
              <w:keepNext/>
              <w:spacing w:before="60" w:after="60"/>
              <w:ind w:left="0"/>
            </w:pPr>
            <w:r>
              <w:rPr>
                <w:sz w:val="20"/>
              </w:rPr>
              <w:t>All delivery requests (operation as seller) with end time of the request in the current month (without cancelled orders).</w:t>
            </w:r>
          </w:p>
        </w:tc>
      </w:tr>
      <w:tr w:rsidRPr="00C20AEF" w:rsidR="00B924D9" w:rsidTr="00B924D9" w14:paraId="067B90F1" w14:textId="77777777">
        <w:trPr>
          <w:tblHeader/>
        </w:trPr>
        <w:tc>
          <w:tcPr>
            <w:tcW w:w="2093" w:type="dxa"/>
            <w:tcBorders>
              <w:top w:val="single" w:color="auto" w:sz="4" w:space="0"/>
              <w:bottom w:val="single" w:color="auto" w:sz="4" w:space="0"/>
            </w:tcBorders>
          </w:tcPr>
          <w:p w:rsidRPr="00C20AEF" w:rsidR="00B924D9" w:rsidP="00B924D9" w:rsidRDefault="00B924D9" w14:paraId="15BE25E4" w14:textId="45D9A5B2">
            <w:pPr>
              <w:pStyle w:val="TabelleFlietext3"/>
              <w:keepNext/>
              <w:numPr>
                <w:ilvl w:val="0"/>
                <w:numId w:val="20"/>
              </w:numPr>
              <w:spacing w:before="60" w:after="60"/>
              <w:rPr>
                <w:i/>
              </w:rPr>
            </w:pPr>
            <w:r>
              <w:rPr>
                <w:i/>
              </w:rPr>
              <w:t>Number of rejected delivery requests</w:t>
            </w:r>
          </w:p>
        </w:tc>
        <w:tc>
          <w:tcPr>
            <w:tcW w:w="3827" w:type="dxa"/>
            <w:tcBorders>
              <w:top w:val="single" w:color="auto" w:sz="4" w:space="0"/>
              <w:bottom w:val="single" w:color="auto" w:sz="4" w:space="0"/>
            </w:tcBorders>
          </w:tcPr>
          <w:p w:rsidRPr="00C20AEF" w:rsidR="00B924D9" w:rsidP="00B924D9" w:rsidRDefault="004C5CA0" w14:paraId="3AC063FC" w14:textId="3F0E3D25">
            <w:pPr>
              <w:pStyle w:val="TabelleFlietext3"/>
              <w:keepNext/>
              <w:spacing w:before="60" w:after="60"/>
              <w:rPr>
                <w:sz w:val="20"/>
                <w:szCs w:val="20"/>
              </w:rPr>
            </w:pPr>
            <w:r>
              <w:rPr>
                <w:sz w:val="20"/>
              </w:rPr>
              <w:t>SXDS_D2D_SALE_REQ_REJECTED</w:t>
            </w:r>
          </w:p>
        </w:tc>
        <w:tc>
          <w:tcPr>
            <w:tcW w:w="3644" w:type="dxa"/>
            <w:tcBorders>
              <w:top w:val="single" w:color="auto" w:sz="4" w:space="0"/>
              <w:bottom w:val="single" w:color="auto" w:sz="4" w:space="0"/>
            </w:tcBorders>
          </w:tcPr>
          <w:p w:rsidRPr="00C20AEF" w:rsidR="00B924D9" w:rsidP="00B924D9" w:rsidRDefault="004C5CA0" w14:paraId="01C89151" w14:textId="19280881">
            <w:pPr>
              <w:pStyle w:val="TabelleFlietext3"/>
              <w:keepNext/>
              <w:spacing w:before="60" w:after="60"/>
              <w:ind w:left="0"/>
              <w:rPr>
                <w:sz w:val="20"/>
                <w:szCs w:val="20"/>
              </w:rPr>
            </w:pPr>
            <w:r>
              <w:rPr>
                <w:sz w:val="20"/>
              </w:rPr>
              <w:t>Sum of rejected requests with end time of the request in the current month.</w:t>
            </w:r>
          </w:p>
        </w:tc>
      </w:tr>
      <w:tr w:rsidRPr="00C20AEF" w:rsidR="005948CC" w:rsidTr="00B924D9" w14:paraId="01534455" w14:textId="77777777">
        <w:trPr>
          <w:tblHeader/>
        </w:trPr>
        <w:tc>
          <w:tcPr>
            <w:tcW w:w="2093" w:type="dxa"/>
            <w:tcBorders>
              <w:top w:val="single" w:color="auto" w:sz="4" w:space="0"/>
              <w:bottom w:val="single" w:color="auto" w:sz="4" w:space="0"/>
            </w:tcBorders>
          </w:tcPr>
          <w:p w:rsidRPr="00C20AEF" w:rsidR="005948CC" w:rsidP="005948CC" w:rsidRDefault="005948CC" w14:paraId="67966CD0" w14:textId="1FD35B2D">
            <w:pPr>
              <w:pStyle w:val="TabelleFlietext3"/>
              <w:keepNext/>
              <w:numPr>
                <w:ilvl w:val="0"/>
                <w:numId w:val="20"/>
              </w:numPr>
              <w:spacing w:before="60" w:after="60"/>
              <w:rPr>
                <w:i/>
              </w:rPr>
            </w:pPr>
            <w:r>
              <w:rPr>
                <w:i/>
              </w:rPr>
              <w:t>Number of automatically stopped delivery requests</w:t>
            </w:r>
          </w:p>
        </w:tc>
        <w:tc>
          <w:tcPr>
            <w:tcW w:w="3827" w:type="dxa"/>
            <w:tcBorders>
              <w:top w:val="single" w:color="auto" w:sz="4" w:space="0"/>
              <w:bottom w:val="single" w:color="auto" w:sz="4" w:space="0"/>
            </w:tcBorders>
          </w:tcPr>
          <w:p w:rsidRPr="00C20AEF" w:rsidR="005948CC" w:rsidP="005948CC" w:rsidRDefault="005948CC" w14:paraId="10D94BF8" w14:textId="623CA6CF">
            <w:pPr>
              <w:pStyle w:val="TabelleFlietext3"/>
              <w:keepNext/>
              <w:spacing w:before="60" w:after="60"/>
              <w:rPr>
                <w:sz w:val="20"/>
                <w:szCs w:val="20"/>
              </w:rPr>
            </w:pPr>
            <w:r>
              <w:rPr>
                <w:sz w:val="20"/>
              </w:rPr>
              <w:t>SXDS_D2D_SALE_REQ_STOPPED</w:t>
            </w:r>
          </w:p>
        </w:tc>
        <w:tc>
          <w:tcPr>
            <w:tcW w:w="3644" w:type="dxa"/>
            <w:tcBorders>
              <w:top w:val="single" w:color="auto" w:sz="4" w:space="0"/>
              <w:bottom w:val="single" w:color="auto" w:sz="4" w:space="0"/>
            </w:tcBorders>
          </w:tcPr>
          <w:p w:rsidRPr="00C20AEF" w:rsidR="005948CC" w:rsidP="005948CC" w:rsidRDefault="005948CC" w14:paraId="7B442BDA" w14:textId="7FA74FBA">
            <w:pPr>
              <w:pStyle w:val="TabelleFlietext3"/>
              <w:keepNext/>
              <w:spacing w:before="60" w:after="60"/>
              <w:ind w:left="0"/>
              <w:rPr>
                <w:sz w:val="20"/>
                <w:szCs w:val="20"/>
              </w:rPr>
            </w:pPr>
            <w:r>
              <w:rPr>
                <w:sz w:val="20"/>
              </w:rPr>
              <w:t>Sum of stopped requests (due to sale by other company) with end time of request in current month.</w:t>
            </w:r>
          </w:p>
        </w:tc>
      </w:tr>
      <w:tr w:rsidRPr="00C20AEF" w:rsidR="005948CC" w:rsidTr="00B924D9" w14:paraId="2E23F48D" w14:textId="77777777">
        <w:trPr>
          <w:tblHeader/>
        </w:trPr>
        <w:tc>
          <w:tcPr>
            <w:tcW w:w="2093" w:type="dxa"/>
            <w:tcBorders>
              <w:top w:val="single" w:color="auto" w:sz="4" w:space="0"/>
              <w:bottom w:val="single" w:color="auto" w:sz="4" w:space="0"/>
            </w:tcBorders>
          </w:tcPr>
          <w:p w:rsidRPr="00C20AEF" w:rsidR="005948CC" w:rsidP="005948CC" w:rsidRDefault="005948CC" w14:paraId="67548C21" w14:textId="39D6C139">
            <w:pPr>
              <w:pStyle w:val="TabelleFlietext3"/>
              <w:keepNext/>
              <w:numPr>
                <w:ilvl w:val="0"/>
                <w:numId w:val="20"/>
              </w:numPr>
              <w:spacing w:before="60" w:after="60"/>
              <w:rPr>
                <w:i/>
              </w:rPr>
            </w:pPr>
            <w:r>
              <w:rPr>
                <w:i/>
              </w:rPr>
              <w:t>Number of expired delivery requests</w:t>
            </w:r>
          </w:p>
        </w:tc>
        <w:tc>
          <w:tcPr>
            <w:tcW w:w="3827" w:type="dxa"/>
            <w:tcBorders>
              <w:top w:val="single" w:color="auto" w:sz="4" w:space="0"/>
              <w:bottom w:val="single" w:color="auto" w:sz="4" w:space="0"/>
            </w:tcBorders>
          </w:tcPr>
          <w:p w:rsidRPr="00C20AEF" w:rsidR="005948CC" w:rsidP="005948CC" w:rsidRDefault="005948CC" w14:paraId="3190B145" w14:textId="367413A7">
            <w:pPr>
              <w:pStyle w:val="TabelleFlietext3"/>
              <w:keepNext/>
              <w:spacing w:before="60" w:after="60"/>
              <w:rPr>
                <w:sz w:val="20"/>
                <w:szCs w:val="20"/>
              </w:rPr>
            </w:pPr>
            <w:r>
              <w:rPr>
                <w:sz w:val="20"/>
              </w:rPr>
              <w:t>SXDS_D2D_SALE_REQ_EXPIRED</w:t>
            </w:r>
          </w:p>
        </w:tc>
        <w:tc>
          <w:tcPr>
            <w:tcW w:w="3644" w:type="dxa"/>
            <w:tcBorders>
              <w:top w:val="single" w:color="auto" w:sz="4" w:space="0"/>
              <w:bottom w:val="single" w:color="auto" w:sz="4" w:space="0"/>
            </w:tcBorders>
          </w:tcPr>
          <w:p w:rsidRPr="00C20AEF" w:rsidR="005948CC" w:rsidP="005948CC" w:rsidRDefault="005948CC" w14:paraId="16ED7165" w14:textId="3B6BA0A4">
            <w:pPr>
              <w:pStyle w:val="TabelleFlietext3"/>
              <w:keepNext/>
              <w:spacing w:before="60" w:after="60"/>
              <w:ind w:left="0"/>
              <w:rPr>
                <w:sz w:val="20"/>
                <w:szCs w:val="20"/>
              </w:rPr>
            </w:pPr>
            <w:r>
              <w:rPr>
                <w:sz w:val="20"/>
              </w:rPr>
              <w:t>Sum of requests expired due to timeout with end time of the request in the current month.</w:t>
            </w:r>
          </w:p>
        </w:tc>
      </w:tr>
      <w:tr w:rsidRPr="00C20AEF" w:rsidR="005948CC" w:rsidTr="00B924D9" w14:paraId="68FC6A56" w14:textId="77777777">
        <w:trPr>
          <w:tblHeader/>
        </w:trPr>
        <w:tc>
          <w:tcPr>
            <w:tcW w:w="2093" w:type="dxa"/>
            <w:tcBorders>
              <w:top w:val="single" w:color="auto" w:sz="4" w:space="0"/>
              <w:bottom w:val="single" w:color="auto" w:sz="4" w:space="0"/>
            </w:tcBorders>
          </w:tcPr>
          <w:p w:rsidRPr="00C20AEF" w:rsidR="005948CC" w:rsidP="005948CC" w:rsidRDefault="005948CC" w14:paraId="37723DA6" w14:textId="37A91DD1">
            <w:pPr>
              <w:pStyle w:val="TabelleFlietext3"/>
              <w:keepNext/>
              <w:numPr>
                <w:ilvl w:val="0"/>
                <w:numId w:val="20"/>
              </w:numPr>
              <w:spacing w:before="60" w:after="60"/>
              <w:rPr>
                <w:i/>
              </w:rPr>
            </w:pPr>
            <w:r>
              <w:rPr>
                <w:i/>
              </w:rPr>
              <w:t>Number of sold delivery requests</w:t>
            </w:r>
          </w:p>
        </w:tc>
        <w:tc>
          <w:tcPr>
            <w:tcW w:w="3827" w:type="dxa"/>
            <w:tcBorders>
              <w:top w:val="single" w:color="auto" w:sz="4" w:space="0"/>
              <w:bottom w:val="single" w:color="auto" w:sz="4" w:space="0"/>
            </w:tcBorders>
          </w:tcPr>
          <w:p w:rsidRPr="00C20AEF" w:rsidR="005948CC" w:rsidP="005948CC" w:rsidRDefault="00E84403" w14:paraId="34B3D3C9" w14:textId="360A3EC2">
            <w:pPr>
              <w:pStyle w:val="TabelleFlietext3"/>
              <w:keepNext/>
              <w:spacing w:before="60" w:after="60"/>
              <w:rPr>
                <w:sz w:val="20"/>
                <w:szCs w:val="20"/>
              </w:rPr>
            </w:pPr>
            <w:r>
              <w:rPr>
                <w:sz w:val="20"/>
              </w:rPr>
              <w:t>SXDS_D2D_SALE_REQ_SOLD</w:t>
            </w:r>
          </w:p>
        </w:tc>
        <w:tc>
          <w:tcPr>
            <w:tcW w:w="3644" w:type="dxa"/>
            <w:tcBorders>
              <w:top w:val="single" w:color="auto" w:sz="4" w:space="0"/>
              <w:bottom w:val="single" w:color="auto" w:sz="4" w:space="0"/>
            </w:tcBorders>
          </w:tcPr>
          <w:p w:rsidRPr="00C20AEF" w:rsidR="005948CC" w:rsidP="005948CC" w:rsidRDefault="005948CC" w14:paraId="71D08E9F" w14:textId="7F50D866">
            <w:pPr>
              <w:pStyle w:val="TabelleFlietext3"/>
              <w:keepNext/>
              <w:spacing w:before="60" w:after="60"/>
              <w:ind w:left="0"/>
            </w:pPr>
            <w:r>
              <w:rPr>
                <w:sz w:val="20"/>
              </w:rPr>
              <w:t>Sum of sold items (status "accepted") from shipped or received orders (order status "shipped" or "received") with end time of the request in the current month.</w:t>
            </w:r>
          </w:p>
        </w:tc>
      </w:tr>
      <w:tr w:rsidRPr="00C20AEF" w:rsidR="005948CC" w:rsidTr="00B924D9" w14:paraId="5D267848" w14:textId="77777777">
        <w:trPr>
          <w:tblHeader/>
        </w:trPr>
        <w:tc>
          <w:tcPr>
            <w:tcW w:w="2093" w:type="dxa"/>
            <w:tcBorders>
              <w:top w:val="single" w:color="auto" w:sz="4" w:space="0"/>
              <w:bottom w:val="single" w:color="auto" w:sz="4" w:space="0"/>
            </w:tcBorders>
          </w:tcPr>
          <w:p w:rsidRPr="00C20AEF" w:rsidR="005948CC" w:rsidP="005948CC" w:rsidRDefault="005948CC" w14:paraId="688D6731" w14:textId="398397FB">
            <w:pPr>
              <w:pStyle w:val="TabelleFlietext3"/>
              <w:keepNext/>
              <w:numPr>
                <w:ilvl w:val="0"/>
                <w:numId w:val="20"/>
              </w:numPr>
              <w:spacing w:before="60" w:after="60"/>
              <w:rPr>
                <w:i/>
              </w:rPr>
            </w:pPr>
            <w:r>
              <w:rPr>
                <w:i/>
              </w:rPr>
              <w:t>Value BLP/VKP of the sold delivery requests</w:t>
            </w:r>
          </w:p>
        </w:tc>
        <w:tc>
          <w:tcPr>
            <w:tcW w:w="3827" w:type="dxa"/>
            <w:tcBorders>
              <w:top w:val="single" w:color="auto" w:sz="4" w:space="0"/>
              <w:bottom w:val="single" w:color="auto" w:sz="4" w:space="0"/>
            </w:tcBorders>
          </w:tcPr>
          <w:p w:rsidRPr="00C20AEF" w:rsidR="005948CC" w:rsidP="005948CC" w:rsidRDefault="005948CC" w14:paraId="13BCC135" w14:textId="2189718B">
            <w:pPr>
              <w:pStyle w:val="TabelleFlietext3"/>
              <w:keepNext/>
              <w:spacing w:before="60" w:after="60"/>
              <w:rPr>
                <w:sz w:val="20"/>
                <w:szCs w:val="20"/>
              </w:rPr>
            </w:pPr>
            <w:r>
              <w:rPr>
                <w:sz w:val="20"/>
              </w:rPr>
              <w:t>SXDS_D2D_SALE_ORDER_VAL_GROSS</w:t>
            </w:r>
          </w:p>
        </w:tc>
        <w:tc>
          <w:tcPr>
            <w:tcW w:w="3644" w:type="dxa"/>
            <w:tcBorders>
              <w:top w:val="single" w:color="auto" w:sz="4" w:space="0"/>
              <w:bottom w:val="single" w:color="auto" w:sz="4" w:space="0"/>
            </w:tcBorders>
          </w:tcPr>
          <w:p w:rsidRPr="00C20AEF" w:rsidR="00E84403" w:rsidP="005948CC" w:rsidRDefault="00E84403" w14:paraId="4B4CD223" w14:textId="54E29E87">
            <w:pPr>
              <w:pStyle w:val="TabelleFlietext3"/>
              <w:keepNext/>
              <w:spacing w:before="60" w:after="60"/>
              <w:ind w:left="0"/>
              <w:rPr>
                <w:sz w:val="20"/>
                <w:szCs w:val="20"/>
              </w:rPr>
            </w:pPr>
            <w:r>
              <w:rPr>
                <w:sz w:val="20"/>
              </w:rPr>
              <w:t>Value of the positions sold by the trader (see (17))</w:t>
            </w:r>
          </w:p>
        </w:tc>
      </w:tr>
      <w:tr w:rsidRPr="00C20AEF" w:rsidR="0047400B" w:rsidTr="00B924D9" w14:paraId="6341F8C1" w14:textId="77777777">
        <w:trPr>
          <w:tblHeader/>
        </w:trPr>
        <w:tc>
          <w:tcPr>
            <w:tcW w:w="2093" w:type="dxa"/>
            <w:tcBorders>
              <w:top w:val="single" w:color="auto" w:sz="4" w:space="0"/>
              <w:bottom w:val="single" w:color="auto" w:sz="4" w:space="0"/>
            </w:tcBorders>
          </w:tcPr>
          <w:p w:rsidRPr="00C20AEF" w:rsidR="0047400B" w:rsidP="0047400B" w:rsidRDefault="0047400B" w14:paraId="0945DFA4" w14:textId="28090FB2">
            <w:pPr>
              <w:pStyle w:val="TabelleFlietext3"/>
              <w:keepNext/>
              <w:numPr>
                <w:ilvl w:val="0"/>
                <w:numId w:val="20"/>
              </w:numPr>
              <w:spacing w:before="60" w:after="60"/>
              <w:rPr>
                <w:i/>
              </w:rPr>
            </w:pPr>
            <w:r>
              <w:rPr>
                <w:i/>
              </w:rPr>
              <w:t>Value net of sold delivery requests</w:t>
            </w:r>
          </w:p>
        </w:tc>
        <w:tc>
          <w:tcPr>
            <w:tcW w:w="3827" w:type="dxa"/>
            <w:tcBorders>
              <w:top w:val="single" w:color="auto" w:sz="4" w:space="0"/>
              <w:bottom w:val="single" w:color="auto" w:sz="4" w:space="0"/>
            </w:tcBorders>
          </w:tcPr>
          <w:p w:rsidRPr="00C20AEF" w:rsidR="0047400B" w:rsidP="0047400B" w:rsidRDefault="0047400B" w14:paraId="58A14555" w14:textId="76A9D953">
            <w:pPr>
              <w:pStyle w:val="TabelleFlietext3"/>
              <w:keepNext/>
              <w:spacing w:before="60" w:after="60"/>
              <w:rPr>
                <w:sz w:val="20"/>
                <w:szCs w:val="20"/>
              </w:rPr>
            </w:pPr>
            <w:r>
              <w:rPr>
                <w:sz w:val="20"/>
              </w:rPr>
              <w:t>SXDS_D2D_SALE_ORDER_VAL_NET</w:t>
            </w:r>
          </w:p>
        </w:tc>
        <w:tc>
          <w:tcPr>
            <w:tcW w:w="3644" w:type="dxa"/>
            <w:tcBorders>
              <w:top w:val="single" w:color="auto" w:sz="4" w:space="0"/>
              <w:bottom w:val="single" w:color="auto" w:sz="4" w:space="0"/>
            </w:tcBorders>
          </w:tcPr>
          <w:p w:rsidRPr="00C20AEF" w:rsidR="0047400B" w:rsidP="0047400B" w:rsidRDefault="0047400B" w14:paraId="3DEDB4E8" w14:textId="3A8BF81A">
            <w:pPr>
              <w:pStyle w:val="TabelleFlietext3"/>
              <w:keepNext/>
              <w:spacing w:before="60" w:after="60"/>
              <w:ind w:left="0"/>
              <w:rPr>
                <w:sz w:val="20"/>
                <w:szCs w:val="20"/>
              </w:rPr>
            </w:pPr>
            <w:r>
              <w:rPr>
                <w:sz w:val="20"/>
              </w:rPr>
              <w:t>Value of the positions sold by the trader (see (17))</w:t>
            </w:r>
          </w:p>
        </w:tc>
      </w:tr>
      <w:tr w:rsidRPr="00C20AEF" w:rsidR="0047400B" w:rsidTr="00B924D9" w14:paraId="3C455C18" w14:textId="77777777">
        <w:trPr>
          <w:tblHeader/>
        </w:trPr>
        <w:tc>
          <w:tcPr>
            <w:tcW w:w="2093" w:type="dxa"/>
            <w:tcBorders>
              <w:top w:val="single" w:color="auto" w:sz="4" w:space="0"/>
              <w:bottom w:val="single" w:color="auto" w:sz="4" w:space="0"/>
            </w:tcBorders>
          </w:tcPr>
          <w:p w:rsidRPr="00C20AEF" w:rsidR="0047400B" w:rsidP="0047400B" w:rsidRDefault="0047400B" w14:paraId="25A3FA8E" w14:textId="341E4A35">
            <w:pPr>
              <w:pStyle w:val="TabelleFlietext3"/>
              <w:keepNext/>
              <w:numPr>
                <w:ilvl w:val="0"/>
                <w:numId w:val="20"/>
              </w:numPr>
              <w:spacing w:before="60" w:after="60"/>
              <w:rPr>
                <w:i/>
              </w:rPr>
            </w:pPr>
            <w:r>
              <w:rPr>
                <w:i/>
              </w:rPr>
              <w:t>Value D2D of the sold delivery requests</w:t>
            </w:r>
          </w:p>
        </w:tc>
        <w:tc>
          <w:tcPr>
            <w:tcW w:w="3827" w:type="dxa"/>
            <w:tcBorders>
              <w:top w:val="single" w:color="auto" w:sz="4" w:space="0"/>
              <w:bottom w:val="single" w:color="auto" w:sz="4" w:space="0"/>
            </w:tcBorders>
          </w:tcPr>
          <w:p w:rsidRPr="00C20AEF" w:rsidR="0047400B" w:rsidP="0047400B" w:rsidRDefault="0047400B" w14:paraId="1ECFD169" w14:textId="27F8DFBC">
            <w:pPr>
              <w:pStyle w:val="TabelleFlietext3"/>
              <w:keepNext/>
              <w:spacing w:before="60" w:after="60"/>
              <w:rPr>
                <w:sz w:val="20"/>
                <w:szCs w:val="20"/>
              </w:rPr>
            </w:pPr>
            <w:r>
              <w:rPr>
                <w:sz w:val="20"/>
              </w:rPr>
              <w:t>SXDS_D2D_SALE_ORDER_VAL_D2D</w:t>
            </w:r>
          </w:p>
        </w:tc>
        <w:tc>
          <w:tcPr>
            <w:tcW w:w="3644" w:type="dxa"/>
            <w:tcBorders>
              <w:top w:val="single" w:color="auto" w:sz="4" w:space="0"/>
              <w:bottom w:val="single" w:color="auto" w:sz="4" w:space="0"/>
            </w:tcBorders>
          </w:tcPr>
          <w:p w:rsidRPr="00C20AEF" w:rsidR="0047400B" w:rsidP="0047400B" w:rsidRDefault="0047400B" w14:paraId="25A168FC" w14:textId="755A8748">
            <w:pPr>
              <w:pStyle w:val="TabelleFlietext3"/>
              <w:keepNext/>
              <w:spacing w:before="60" w:after="60"/>
              <w:ind w:left="0"/>
              <w:rPr>
                <w:sz w:val="20"/>
                <w:szCs w:val="20"/>
              </w:rPr>
            </w:pPr>
            <w:r>
              <w:rPr>
                <w:sz w:val="20"/>
              </w:rPr>
              <w:t>Value of the positions sold by the trader (see (17))</w:t>
            </w:r>
          </w:p>
        </w:tc>
      </w:tr>
      <w:tr w:rsidRPr="00C20AEF" w:rsidR="0047400B" w:rsidTr="00B924D9" w14:paraId="66D3490F" w14:textId="77777777">
        <w:trPr>
          <w:tblHeader/>
        </w:trPr>
        <w:tc>
          <w:tcPr>
            <w:tcW w:w="2093" w:type="dxa"/>
            <w:tcBorders>
              <w:top w:val="single" w:color="auto" w:sz="4" w:space="0"/>
              <w:bottom w:val="single" w:color="auto" w:sz="4" w:space="0"/>
            </w:tcBorders>
          </w:tcPr>
          <w:p w:rsidRPr="00C20AEF" w:rsidR="0047400B" w:rsidP="00E41BFF" w:rsidRDefault="0047400B" w14:paraId="30BE97C5" w14:textId="77777777">
            <w:pPr>
              <w:pStyle w:val="TabelleFlietext3"/>
              <w:keepNext/>
              <w:spacing w:before="60" w:after="60"/>
              <w:ind w:left="360"/>
              <w:rPr>
                <w:i/>
              </w:rPr>
            </w:pPr>
          </w:p>
        </w:tc>
        <w:tc>
          <w:tcPr>
            <w:tcW w:w="3827" w:type="dxa"/>
            <w:tcBorders>
              <w:top w:val="single" w:color="auto" w:sz="4" w:space="0"/>
              <w:bottom w:val="single" w:color="auto" w:sz="4" w:space="0"/>
            </w:tcBorders>
          </w:tcPr>
          <w:p w:rsidRPr="00C20AEF" w:rsidR="0047400B" w:rsidP="0047400B" w:rsidRDefault="0047400B" w14:paraId="1AD11D43" w14:textId="77777777">
            <w:pPr>
              <w:pStyle w:val="TabelleFlietext3"/>
              <w:keepNext/>
              <w:spacing w:before="60" w:after="60"/>
              <w:rPr>
                <w:sz w:val="20"/>
                <w:szCs w:val="20"/>
              </w:rPr>
            </w:pPr>
          </w:p>
        </w:tc>
        <w:tc>
          <w:tcPr>
            <w:tcW w:w="3644" w:type="dxa"/>
            <w:tcBorders>
              <w:top w:val="single" w:color="auto" w:sz="4" w:space="0"/>
              <w:bottom w:val="single" w:color="auto" w:sz="4" w:space="0"/>
            </w:tcBorders>
          </w:tcPr>
          <w:p w:rsidRPr="00C20AEF" w:rsidR="0047400B" w:rsidP="0047400B" w:rsidRDefault="0047400B" w14:paraId="635C4BC2" w14:textId="77777777">
            <w:pPr>
              <w:pStyle w:val="TabelleFlietext3"/>
              <w:keepNext/>
              <w:spacing w:before="60" w:after="60"/>
              <w:ind w:left="0"/>
              <w:rPr>
                <w:sz w:val="20"/>
                <w:szCs w:val="20"/>
              </w:rPr>
            </w:pPr>
          </w:p>
        </w:tc>
      </w:tr>
      <w:tr w:rsidRPr="00C20AEF" w:rsidR="0047400B" w:rsidTr="00B924D9" w14:paraId="7C72C477" w14:textId="77777777">
        <w:trPr>
          <w:tblHeader/>
        </w:trPr>
        <w:tc>
          <w:tcPr>
            <w:tcW w:w="2093" w:type="dxa"/>
            <w:tcBorders>
              <w:top w:val="single" w:color="auto" w:sz="4" w:space="0"/>
              <w:bottom w:val="single" w:color="auto" w:sz="4" w:space="0"/>
            </w:tcBorders>
          </w:tcPr>
          <w:p w:rsidRPr="00C20AEF" w:rsidR="0047400B" w:rsidP="0047400B" w:rsidRDefault="00E41BFF" w14:paraId="7B364051" w14:textId="1F700204">
            <w:pPr>
              <w:pStyle w:val="TabelleFlietext3"/>
              <w:keepNext/>
              <w:numPr>
                <w:ilvl w:val="0"/>
                <w:numId w:val="20"/>
              </w:numPr>
              <w:spacing w:before="60" w:after="60"/>
              <w:rPr>
                <w:i/>
              </w:rPr>
            </w:pPr>
            <w:r>
              <w:rPr>
                <w:i/>
              </w:rPr>
              <w:t>Number of orders</w:t>
            </w:r>
          </w:p>
        </w:tc>
        <w:tc>
          <w:tcPr>
            <w:tcW w:w="3827" w:type="dxa"/>
            <w:tcBorders>
              <w:top w:val="single" w:color="auto" w:sz="4" w:space="0"/>
              <w:bottom w:val="single" w:color="auto" w:sz="4" w:space="0"/>
            </w:tcBorders>
          </w:tcPr>
          <w:p w:rsidRPr="00C20AEF" w:rsidR="0047400B" w:rsidP="00E41BFF" w:rsidRDefault="00E41BFF" w14:paraId="6B4E4CD9" w14:textId="60B9BDC6">
            <w:pPr>
              <w:pStyle w:val="TabelleFlietext3"/>
              <w:keepNext/>
              <w:spacing w:before="60" w:after="60"/>
              <w:rPr>
                <w:i/>
              </w:rPr>
            </w:pPr>
            <w:r>
              <w:rPr>
                <w:sz w:val="20"/>
              </w:rPr>
              <w:t>SXDS_D2D_PURCHASE_ORDERS</w:t>
            </w:r>
          </w:p>
        </w:tc>
        <w:tc>
          <w:tcPr>
            <w:tcW w:w="3644" w:type="dxa"/>
            <w:tcBorders>
              <w:top w:val="single" w:color="auto" w:sz="4" w:space="0"/>
              <w:bottom w:val="single" w:color="auto" w:sz="4" w:space="0"/>
            </w:tcBorders>
          </w:tcPr>
          <w:p w:rsidRPr="00C20AEF" w:rsidR="0047400B" w:rsidP="0047400B" w:rsidRDefault="00E41BFF" w14:paraId="35E7108D" w14:textId="72DD4CE6">
            <w:pPr>
              <w:pStyle w:val="TabelleFlietext3"/>
              <w:keepNext/>
              <w:spacing w:before="60" w:after="60"/>
              <w:ind w:left="0"/>
              <w:rPr>
                <w:sz w:val="20"/>
                <w:szCs w:val="20"/>
              </w:rPr>
            </w:pPr>
            <w:r>
              <w:rPr>
                <w:sz w:val="20"/>
              </w:rPr>
              <w:t>All orders (operation as buyer) with end time of the order in the current month (without canceled orders).</w:t>
            </w:r>
          </w:p>
        </w:tc>
      </w:tr>
      <w:tr w:rsidRPr="00C20AEF" w:rsidR="00E41BFF" w:rsidTr="00B924D9" w14:paraId="640559CC" w14:textId="77777777">
        <w:trPr>
          <w:tblHeader/>
        </w:trPr>
        <w:tc>
          <w:tcPr>
            <w:tcW w:w="2093" w:type="dxa"/>
            <w:tcBorders>
              <w:top w:val="single" w:color="auto" w:sz="4" w:space="0"/>
              <w:bottom w:val="single" w:color="auto" w:sz="4" w:space="0"/>
            </w:tcBorders>
          </w:tcPr>
          <w:p w:rsidRPr="00C20AEF" w:rsidR="00E41BFF" w:rsidP="0047400B" w:rsidRDefault="00407AAD" w14:paraId="74189693" w14:textId="5C99AADD">
            <w:pPr>
              <w:pStyle w:val="TabelleFlietext3"/>
              <w:keepNext/>
              <w:numPr>
                <w:ilvl w:val="0"/>
                <w:numId w:val="20"/>
              </w:numPr>
              <w:spacing w:before="60" w:after="60"/>
              <w:rPr>
                <w:i/>
              </w:rPr>
            </w:pPr>
            <w:r>
              <w:rPr>
                <w:i/>
              </w:rPr>
              <w:t>Number of rejected orders</w:t>
            </w:r>
          </w:p>
        </w:tc>
        <w:tc>
          <w:tcPr>
            <w:tcW w:w="3827" w:type="dxa"/>
            <w:tcBorders>
              <w:top w:val="single" w:color="auto" w:sz="4" w:space="0"/>
              <w:bottom w:val="single" w:color="auto" w:sz="4" w:space="0"/>
            </w:tcBorders>
          </w:tcPr>
          <w:p w:rsidRPr="00C20AEF" w:rsidR="00E41BFF" w:rsidP="0047400B" w:rsidRDefault="00407AAD" w14:paraId="6E55835B" w14:textId="0648A0E4">
            <w:pPr>
              <w:pStyle w:val="TabelleFlietext3"/>
              <w:keepNext/>
              <w:spacing w:before="60" w:after="60"/>
              <w:rPr>
                <w:sz w:val="20"/>
                <w:szCs w:val="20"/>
              </w:rPr>
            </w:pPr>
            <w:r>
              <w:rPr>
                <w:sz w:val="20"/>
              </w:rPr>
              <w:t>SXDS_D2D_PURCHASE_REJECTED</w:t>
            </w:r>
          </w:p>
        </w:tc>
        <w:tc>
          <w:tcPr>
            <w:tcW w:w="3644" w:type="dxa"/>
            <w:tcBorders>
              <w:top w:val="single" w:color="auto" w:sz="4" w:space="0"/>
              <w:bottom w:val="single" w:color="auto" w:sz="4" w:space="0"/>
            </w:tcBorders>
          </w:tcPr>
          <w:p w:rsidRPr="00C20AEF" w:rsidR="00E41BFF" w:rsidP="0047400B" w:rsidRDefault="00407AAD" w14:paraId="619D20EF" w14:textId="4AC0F8E1">
            <w:pPr>
              <w:pStyle w:val="TabelleFlietext3"/>
              <w:keepNext/>
              <w:spacing w:before="60" w:after="60"/>
              <w:ind w:left="0"/>
              <w:rPr>
                <w:sz w:val="20"/>
                <w:szCs w:val="20"/>
              </w:rPr>
            </w:pPr>
            <w:r>
              <w:rPr>
                <w:sz w:val="20"/>
              </w:rPr>
              <w:t>Sum of rejected orders with end time of the order in the current month.</w:t>
            </w:r>
          </w:p>
        </w:tc>
      </w:tr>
      <w:tr w:rsidRPr="00C20AEF" w:rsidR="00E00880" w:rsidTr="00B924D9" w14:paraId="16E8C145" w14:textId="77777777">
        <w:trPr>
          <w:tblHeader/>
        </w:trPr>
        <w:tc>
          <w:tcPr>
            <w:tcW w:w="2093" w:type="dxa"/>
            <w:tcBorders>
              <w:top w:val="single" w:color="auto" w:sz="4" w:space="0"/>
              <w:bottom w:val="single" w:color="auto" w:sz="4" w:space="0"/>
            </w:tcBorders>
          </w:tcPr>
          <w:p w:rsidRPr="00C20AEF" w:rsidR="00E00880" w:rsidP="0047400B" w:rsidRDefault="00E00880" w14:paraId="5F7325DE" w14:textId="7600DF71">
            <w:pPr>
              <w:pStyle w:val="TabelleFlietext3"/>
              <w:keepNext/>
              <w:numPr>
                <w:ilvl w:val="0"/>
                <w:numId w:val="20"/>
              </w:numPr>
              <w:spacing w:before="60" w:after="60"/>
              <w:rPr>
                <w:i/>
              </w:rPr>
            </w:pPr>
            <w:r>
              <w:rPr>
                <w:i/>
              </w:rPr>
              <w:t>Number of expired orders</w:t>
            </w:r>
          </w:p>
        </w:tc>
        <w:tc>
          <w:tcPr>
            <w:tcW w:w="3827" w:type="dxa"/>
            <w:tcBorders>
              <w:top w:val="single" w:color="auto" w:sz="4" w:space="0"/>
              <w:bottom w:val="single" w:color="auto" w:sz="4" w:space="0"/>
            </w:tcBorders>
          </w:tcPr>
          <w:p w:rsidRPr="00C20AEF" w:rsidR="00E00880" w:rsidP="0047400B" w:rsidRDefault="00E00880" w14:paraId="5F80A7FD" w14:textId="15C9C2D5">
            <w:pPr>
              <w:pStyle w:val="TabelleFlietext3"/>
              <w:keepNext/>
              <w:spacing w:before="60" w:after="60"/>
              <w:rPr>
                <w:sz w:val="20"/>
                <w:szCs w:val="20"/>
              </w:rPr>
            </w:pPr>
            <w:r>
              <w:rPr>
                <w:sz w:val="20"/>
              </w:rPr>
              <w:t>SXDS_D2D_PURCHASE_EXPIRED</w:t>
            </w:r>
          </w:p>
        </w:tc>
        <w:tc>
          <w:tcPr>
            <w:tcW w:w="3644" w:type="dxa"/>
            <w:tcBorders>
              <w:top w:val="single" w:color="auto" w:sz="4" w:space="0"/>
              <w:bottom w:val="single" w:color="auto" w:sz="4" w:space="0"/>
            </w:tcBorders>
          </w:tcPr>
          <w:p w:rsidRPr="00C20AEF" w:rsidR="00E00880" w:rsidP="0047400B" w:rsidRDefault="00E00880" w14:paraId="65B975CA" w14:textId="130F1CE2">
            <w:pPr>
              <w:pStyle w:val="TabelleFlietext3"/>
              <w:keepNext/>
              <w:spacing w:before="60" w:after="60"/>
              <w:ind w:left="0"/>
              <w:rPr>
                <w:sz w:val="20"/>
                <w:szCs w:val="20"/>
              </w:rPr>
            </w:pPr>
            <w:r>
              <w:rPr>
                <w:sz w:val="20"/>
              </w:rPr>
              <w:t>Sum of expired orders with end time of the order in the current month.</w:t>
            </w:r>
          </w:p>
        </w:tc>
      </w:tr>
      <w:tr w:rsidRPr="00C20AEF" w:rsidR="00E41BFF" w:rsidTr="00B924D9" w14:paraId="79C835D1" w14:textId="77777777">
        <w:trPr>
          <w:tblHeader/>
        </w:trPr>
        <w:tc>
          <w:tcPr>
            <w:tcW w:w="2093" w:type="dxa"/>
            <w:tcBorders>
              <w:top w:val="single" w:color="auto" w:sz="4" w:space="0"/>
              <w:bottom w:val="single" w:color="auto" w:sz="4" w:space="0"/>
            </w:tcBorders>
          </w:tcPr>
          <w:p w:rsidRPr="00C20AEF" w:rsidR="00E41BFF" w:rsidP="0047400B" w:rsidRDefault="00407AAD" w14:paraId="3EDA9A06" w14:textId="089428A8">
            <w:pPr>
              <w:pStyle w:val="TabelleFlietext3"/>
              <w:keepNext/>
              <w:numPr>
                <w:ilvl w:val="0"/>
                <w:numId w:val="20"/>
              </w:numPr>
              <w:spacing w:before="60" w:after="60"/>
              <w:rPr>
                <w:i/>
              </w:rPr>
            </w:pPr>
            <w:r>
              <w:rPr>
                <w:i/>
              </w:rPr>
              <w:t>Number of cancelled orders</w:t>
            </w:r>
          </w:p>
        </w:tc>
        <w:tc>
          <w:tcPr>
            <w:tcW w:w="3827" w:type="dxa"/>
            <w:tcBorders>
              <w:top w:val="single" w:color="auto" w:sz="4" w:space="0"/>
              <w:bottom w:val="single" w:color="auto" w:sz="4" w:space="0"/>
            </w:tcBorders>
          </w:tcPr>
          <w:p w:rsidRPr="00C20AEF" w:rsidR="00E41BFF" w:rsidP="0047400B" w:rsidRDefault="00407AAD" w14:paraId="6353B77D" w14:textId="3F1D341A">
            <w:pPr>
              <w:pStyle w:val="TabelleFlietext3"/>
              <w:keepNext/>
              <w:spacing w:before="60" w:after="60"/>
              <w:rPr>
                <w:sz w:val="20"/>
                <w:szCs w:val="20"/>
              </w:rPr>
            </w:pPr>
            <w:r>
              <w:rPr>
                <w:sz w:val="20"/>
              </w:rPr>
              <w:t>SXDS_D2D_PURCHASE_CANCELED</w:t>
            </w:r>
          </w:p>
        </w:tc>
        <w:tc>
          <w:tcPr>
            <w:tcW w:w="3644" w:type="dxa"/>
            <w:tcBorders>
              <w:top w:val="single" w:color="auto" w:sz="4" w:space="0"/>
              <w:bottom w:val="single" w:color="auto" w:sz="4" w:space="0"/>
            </w:tcBorders>
          </w:tcPr>
          <w:p w:rsidRPr="00C20AEF" w:rsidR="00E41BFF" w:rsidP="0047400B" w:rsidRDefault="00407AAD" w14:paraId="1DB3120D" w14:textId="68C8F52A">
            <w:pPr>
              <w:pStyle w:val="TabelleFlietext3"/>
              <w:keepNext/>
              <w:spacing w:before="60" w:after="60"/>
              <w:ind w:left="0"/>
              <w:rPr>
                <w:sz w:val="20"/>
                <w:szCs w:val="20"/>
              </w:rPr>
            </w:pPr>
            <w:r>
              <w:rPr>
                <w:sz w:val="20"/>
              </w:rPr>
              <w:t>Sum of canceled orders with end time of the order in the current month.</w:t>
            </w:r>
          </w:p>
        </w:tc>
      </w:tr>
      <w:tr w:rsidRPr="00C20AEF" w:rsidR="00E41BFF" w:rsidTr="00B924D9" w14:paraId="672AC729" w14:textId="77777777">
        <w:trPr>
          <w:tblHeader/>
        </w:trPr>
        <w:tc>
          <w:tcPr>
            <w:tcW w:w="2093" w:type="dxa"/>
            <w:tcBorders>
              <w:top w:val="single" w:color="auto" w:sz="4" w:space="0"/>
              <w:bottom w:val="single" w:color="auto" w:sz="4" w:space="0"/>
            </w:tcBorders>
          </w:tcPr>
          <w:p w:rsidRPr="00C20AEF" w:rsidR="00E41BFF" w:rsidP="0047400B" w:rsidRDefault="00407AAD" w14:paraId="5F6DAFE7" w14:textId="728C3AFE">
            <w:pPr>
              <w:pStyle w:val="TabelleFlietext3"/>
              <w:keepNext/>
              <w:numPr>
                <w:ilvl w:val="0"/>
                <w:numId w:val="20"/>
              </w:numPr>
              <w:spacing w:before="60" w:after="60"/>
              <w:rPr>
                <w:i/>
              </w:rPr>
            </w:pPr>
            <w:r>
              <w:rPr>
                <w:i/>
              </w:rPr>
              <w:t>Number of orders purchased</w:t>
            </w:r>
          </w:p>
        </w:tc>
        <w:tc>
          <w:tcPr>
            <w:tcW w:w="3827" w:type="dxa"/>
            <w:tcBorders>
              <w:top w:val="single" w:color="auto" w:sz="4" w:space="0"/>
              <w:bottom w:val="single" w:color="auto" w:sz="4" w:space="0"/>
            </w:tcBorders>
          </w:tcPr>
          <w:p w:rsidRPr="00C20AEF" w:rsidR="00E41BFF" w:rsidP="0047400B" w:rsidRDefault="00407AAD" w14:paraId="0E020969" w14:textId="31FD12C6">
            <w:pPr>
              <w:pStyle w:val="TabelleFlietext3"/>
              <w:keepNext/>
              <w:spacing w:before="60" w:after="60"/>
              <w:rPr>
                <w:sz w:val="20"/>
                <w:szCs w:val="20"/>
              </w:rPr>
            </w:pPr>
            <w:r>
              <w:rPr>
                <w:sz w:val="20"/>
              </w:rPr>
              <w:t>SXDS_D2D_PURCHASE_SHOPPED</w:t>
            </w:r>
          </w:p>
        </w:tc>
        <w:tc>
          <w:tcPr>
            <w:tcW w:w="3644" w:type="dxa"/>
            <w:tcBorders>
              <w:top w:val="single" w:color="auto" w:sz="4" w:space="0"/>
              <w:bottom w:val="single" w:color="auto" w:sz="4" w:space="0"/>
            </w:tcBorders>
          </w:tcPr>
          <w:p w:rsidRPr="00C20AEF" w:rsidR="00E41BFF" w:rsidP="0047400B" w:rsidRDefault="009038D4" w14:paraId="7F2FC879" w14:textId="3BD23DB4">
            <w:pPr>
              <w:pStyle w:val="TabelleFlietext3"/>
              <w:keepNext/>
              <w:spacing w:before="60" w:after="60"/>
              <w:ind w:left="0"/>
              <w:rPr>
                <w:sz w:val="20"/>
                <w:szCs w:val="20"/>
              </w:rPr>
            </w:pPr>
            <w:r>
              <w:rPr>
                <w:sz w:val="20"/>
              </w:rPr>
              <w:t>Sum of purchased orders with end time of the order in the current month.</w:t>
            </w:r>
          </w:p>
        </w:tc>
      </w:tr>
      <w:tr w:rsidRPr="00C20AEF" w:rsidR="0076691F" w:rsidTr="00B924D9" w14:paraId="7838D3BC" w14:textId="77777777">
        <w:trPr>
          <w:tblHeader/>
        </w:trPr>
        <w:tc>
          <w:tcPr>
            <w:tcW w:w="2093" w:type="dxa"/>
            <w:tcBorders>
              <w:top w:val="single" w:color="auto" w:sz="4" w:space="0"/>
              <w:bottom w:val="single" w:color="auto" w:sz="4" w:space="0"/>
            </w:tcBorders>
          </w:tcPr>
          <w:p w:rsidRPr="00C20AEF" w:rsidR="0076691F" w:rsidP="0076691F" w:rsidRDefault="0076691F" w14:paraId="3D6A425B" w14:textId="2CB06990">
            <w:pPr>
              <w:pStyle w:val="TabelleFlietext3"/>
              <w:keepNext/>
              <w:numPr>
                <w:ilvl w:val="0"/>
                <w:numId w:val="20"/>
              </w:numPr>
              <w:spacing w:before="60" w:after="60"/>
              <w:rPr>
                <w:i/>
              </w:rPr>
            </w:pPr>
            <w:r>
              <w:rPr>
                <w:i/>
              </w:rPr>
              <w:t>Value BLP/VKP of the purchased orders</w:t>
            </w:r>
          </w:p>
        </w:tc>
        <w:tc>
          <w:tcPr>
            <w:tcW w:w="3827" w:type="dxa"/>
            <w:tcBorders>
              <w:top w:val="single" w:color="auto" w:sz="4" w:space="0"/>
              <w:bottom w:val="single" w:color="auto" w:sz="4" w:space="0"/>
            </w:tcBorders>
          </w:tcPr>
          <w:p w:rsidRPr="00C20AEF" w:rsidR="0076691F" w:rsidP="0076691F" w:rsidRDefault="0076691F" w14:paraId="30806FDB" w14:textId="660A5201">
            <w:pPr>
              <w:pStyle w:val="TabelleFlietext3"/>
              <w:keepNext/>
              <w:spacing w:before="60" w:after="60"/>
              <w:rPr>
                <w:sz w:val="20"/>
                <w:szCs w:val="20"/>
              </w:rPr>
            </w:pPr>
            <w:r>
              <w:rPr>
                <w:sz w:val="20"/>
              </w:rPr>
              <w:t>SXDS_D2D_PURCHASE_VAL_GROSS</w:t>
            </w:r>
          </w:p>
        </w:tc>
        <w:tc>
          <w:tcPr>
            <w:tcW w:w="3644" w:type="dxa"/>
            <w:tcBorders>
              <w:top w:val="single" w:color="auto" w:sz="4" w:space="0"/>
              <w:bottom w:val="single" w:color="auto" w:sz="4" w:space="0"/>
            </w:tcBorders>
          </w:tcPr>
          <w:p w:rsidRPr="00C20AEF" w:rsidR="0076691F" w:rsidP="0076691F" w:rsidRDefault="0076691F" w14:paraId="4A4FF362" w14:textId="0630EAA5">
            <w:pPr>
              <w:pStyle w:val="TabelleFlietext3"/>
              <w:keepNext/>
              <w:spacing w:before="60" w:after="60"/>
              <w:ind w:left="0"/>
              <w:rPr>
                <w:sz w:val="20"/>
                <w:szCs w:val="20"/>
              </w:rPr>
            </w:pPr>
            <w:r>
              <w:rPr>
                <w:sz w:val="20"/>
              </w:rPr>
              <w:t>Value of the positions purchased by the trader (see (25))</w:t>
            </w:r>
          </w:p>
        </w:tc>
      </w:tr>
      <w:tr w:rsidRPr="00C20AEF" w:rsidR="0076691F" w:rsidTr="00B924D9" w14:paraId="07EA6F93" w14:textId="77777777">
        <w:trPr>
          <w:tblHeader/>
        </w:trPr>
        <w:tc>
          <w:tcPr>
            <w:tcW w:w="2093" w:type="dxa"/>
            <w:tcBorders>
              <w:top w:val="single" w:color="auto" w:sz="4" w:space="0"/>
              <w:bottom w:val="single" w:color="auto" w:sz="4" w:space="0"/>
            </w:tcBorders>
          </w:tcPr>
          <w:p w:rsidRPr="00C20AEF" w:rsidR="0076691F" w:rsidP="0076691F" w:rsidRDefault="0076691F" w14:paraId="0165C9F9" w14:textId="0BE72645">
            <w:pPr>
              <w:pStyle w:val="TabelleFlietext3"/>
              <w:keepNext/>
              <w:numPr>
                <w:ilvl w:val="0"/>
                <w:numId w:val="20"/>
              </w:numPr>
              <w:spacing w:before="60" w:after="60"/>
              <w:rPr>
                <w:i/>
              </w:rPr>
            </w:pPr>
            <w:r>
              <w:rPr>
                <w:i/>
              </w:rPr>
              <w:t>Net value of purchased orders</w:t>
            </w:r>
          </w:p>
        </w:tc>
        <w:tc>
          <w:tcPr>
            <w:tcW w:w="3827" w:type="dxa"/>
            <w:tcBorders>
              <w:top w:val="single" w:color="auto" w:sz="4" w:space="0"/>
              <w:bottom w:val="single" w:color="auto" w:sz="4" w:space="0"/>
            </w:tcBorders>
          </w:tcPr>
          <w:p w:rsidRPr="00C20AEF" w:rsidR="0076691F" w:rsidP="0076691F" w:rsidRDefault="0076691F" w14:paraId="390209E8" w14:textId="72C12FDE">
            <w:pPr>
              <w:pStyle w:val="TabelleFlietext3"/>
              <w:keepNext/>
              <w:spacing w:before="60" w:after="60"/>
              <w:rPr>
                <w:sz w:val="20"/>
                <w:szCs w:val="20"/>
              </w:rPr>
            </w:pPr>
            <w:r>
              <w:rPr>
                <w:sz w:val="20"/>
              </w:rPr>
              <w:t>SXDS_D2D_PURCHASE_VAL_NET</w:t>
            </w:r>
          </w:p>
        </w:tc>
        <w:tc>
          <w:tcPr>
            <w:tcW w:w="3644" w:type="dxa"/>
            <w:tcBorders>
              <w:top w:val="single" w:color="auto" w:sz="4" w:space="0"/>
              <w:bottom w:val="single" w:color="auto" w:sz="4" w:space="0"/>
            </w:tcBorders>
          </w:tcPr>
          <w:p w:rsidRPr="00C20AEF" w:rsidR="0076691F" w:rsidP="0076691F" w:rsidRDefault="0076691F" w14:paraId="1E42E8D2" w14:textId="45E46CE3">
            <w:pPr>
              <w:pStyle w:val="TabelleFlietext3"/>
              <w:keepNext/>
              <w:spacing w:before="60" w:after="60"/>
              <w:ind w:left="0"/>
              <w:rPr>
                <w:sz w:val="20"/>
                <w:szCs w:val="20"/>
              </w:rPr>
            </w:pPr>
            <w:r>
              <w:rPr>
                <w:sz w:val="20"/>
              </w:rPr>
              <w:t>Value of the positions purchased by the trader (see (25))</w:t>
            </w:r>
          </w:p>
        </w:tc>
      </w:tr>
      <w:tr w:rsidRPr="00C20AEF" w:rsidR="0076691F" w:rsidTr="00B924D9" w14:paraId="347754DE" w14:textId="77777777">
        <w:trPr>
          <w:tblHeader/>
        </w:trPr>
        <w:tc>
          <w:tcPr>
            <w:tcW w:w="2093" w:type="dxa"/>
            <w:tcBorders>
              <w:top w:val="single" w:color="auto" w:sz="4" w:space="0"/>
              <w:bottom w:val="single" w:color="auto" w:sz="4" w:space="0"/>
            </w:tcBorders>
          </w:tcPr>
          <w:p w:rsidRPr="00C20AEF" w:rsidR="0076691F" w:rsidP="0076691F" w:rsidRDefault="0076691F" w14:paraId="32A1910D" w14:textId="369E48A5">
            <w:pPr>
              <w:pStyle w:val="TabelleFlietext3"/>
              <w:keepNext/>
              <w:numPr>
                <w:ilvl w:val="0"/>
                <w:numId w:val="20"/>
              </w:numPr>
              <w:spacing w:before="60" w:after="60"/>
              <w:rPr>
                <w:i/>
              </w:rPr>
            </w:pPr>
            <w:r>
              <w:rPr>
                <w:i/>
              </w:rPr>
              <w:t>Value D2D of purchased orders</w:t>
            </w:r>
          </w:p>
        </w:tc>
        <w:tc>
          <w:tcPr>
            <w:tcW w:w="3827" w:type="dxa"/>
            <w:tcBorders>
              <w:top w:val="single" w:color="auto" w:sz="4" w:space="0"/>
              <w:bottom w:val="single" w:color="auto" w:sz="4" w:space="0"/>
            </w:tcBorders>
          </w:tcPr>
          <w:p w:rsidRPr="00C20AEF" w:rsidR="0076691F" w:rsidP="0076691F" w:rsidRDefault="0076691F" w14:paraId="7B466EB2" w14:textId="6B12E0D2">
            <w:pPr>
              <w:pStyle w:val="TabelleFlietext3"/>
              <w:keepNext/>
              <w:spacing w:before="60" w:after="60"/>
              <w:rPr>
                <w:sz w:val="20"/>
                <w:szCs w:val="20"/>
              </w:rPr>
            </w:pPr>
            <w:r>
              <w:rPr>
                <w:sz w:val="20"/>
              </w:rPr>
              <w:t>SXDS_D2D_PURCHASE_VAL_D2D</w:t>
            </w:r>
          </w:p>
        </w:tc>
        <w:tc>
          <w:tcPr>
            <w:tcW w:w="3644" w:type="dxa"/>
            <w:tcBorders>
              <w:top w:val="single" w:color="auto" w:sz="4" w:space="0"/>
              <w:bottom w:val="single" w:color="auto" w:sz="4" w:space="0"/>
            </w:tcBorders>
          </w:tcPr>
          <w:p w:rsidRPr="00C20AEF" w:rsidR="0076691F" w:rsidP="0076691F" w:rsidRDefault="0076691F" w14:paraId="58118DBC" w14:textId="478A982E">
            <w:pPr>
              <w:pStyle w:val="TabelleFlietext3"/>
              <w:keepNext/>
              <w:spacing w:before="60" w:after="60"/>
              <w:ind w:left="0"/>
              <w:rPr>
                <w:sz w:val="20"/>
                <w:szCs w:val="20"/>
              </w:rPr>
            </w:pPr>
            <w:r>
              <w:rPr>
                <w:sz w:val="20"/>
              </w:rPr>
              <w:t>Value of the positions purchased by the trader (see (25))</w:t>
            </w:r>
          </w:p>
        </w:tc>
      </w:tr>
    </w:tbl>
    <w:p w:rsidRPr="00C20AEF" w:rsidR="00E159BA" w:rsidP="001419E1" w:rsidRDefault="00E159BA" w14:paraId="2C201BEA" w14:textId="0B95FA83">
      <w:pPr>
        <w:pStyle w:val="Textkrper"/>
      </w:pPr>
    </w:p>
    <w:p w:rsidRPr="00C20AEF" w:rsidR="004E3DE3" w:rsidP="001419E1" w:rsidRDefault="004E3DE3" w14:paraId="0291C265" w14:textId="0FE3C1F8">
      <w:pPr>
        <w:pStyle w:val="Textkrper"/>
      </w:pPr>
      <w:r>
        <w:t>Notice:</w:t>
      </w:r>
    </w:p>
    <w:p w:rsidRPr="00C20AEF" w:rsidR="004E3DE3" w:rsidP="001419E1" w:rsidRDefault="004E3DE3" w14:paraId="7576DD2C" w14:textId="4F771A24">
      <w:pPr>
        <w:pStyle w:val="Textkrper"/>
      </w:pPr>
      <w:r>
        <w:lastRenderedPageBreak/>
        <w:t>The end time of a delivery request is</w:t>
      </w:r>
    </w:p>
    <w:p w:rsidRPr="00C20AEF" w:rsidR="004E3DE3" w:rsidP="004E3DE3" w:rsidRDefault="004E3DE3" w14:paraId="20687469" w14:textId="5DCDF9A2">
      <w:pPr>
        <w:pStyle w:val="Textkrper"/>
        <w:numPr>
          <w:ilvl w:val="0"/>
          <w:numId w:val="10"/>
        </w:numPr>
      </w:pPr>
      <w:r>
        <w:t>the date of rejection by the seller or</w:t>
      </w:r>
    </w:p>
    <w:p w:rsidRPr="00C20AEF" w:rsidR="004E3DE3" w:rsidP="004E3DE3" w:rsidRDefault="004E3DE3" w14:paraId="23251479" w14:textId="0C0CF973">
      <w:pPr>
        <w:pStyle w:val="Textkrper"/>
        <w:numPr>
          <w:ilvl w:val="0"/>
          <w:numId w:val="10"/>
        </w:numPr>
      </w:pPr>
      <w:r>
        <w:t>the time when the request is stopped because another vendor accepts or</w:t>
      </w:r>
    </w:p>
    <w:p w:rsidRPr="00C20AEF" w:rsidR="004D7341" w:rsidP="004D7341" w:rsidRDefault="004D7341" w14:paraId="50DFDD4E" w14:textId="224D56F0">
      <w:pPr>
        <w:pStyle w:val="Textkrper"/>
        <w:numPr>
          <w:ilvl w:val="0"/>
          <w:numId w:val="10"/>
        </w:numPr>
      </w:pPr>
      <w:r>
        <w:t>the time when the request is stopped due to timeout or</w:t>
      </w:r>
    </w:p>
    <w:p w:rsidRPr="00C20AEF" w:rsidR="004D7341" w:rsidP="004D7341" w:rsidRDefault="004D7341" w14:paraId="7655265F" w14:textId="283E5482">
      <w:pPr>
        <w:pStyle w:val="Textkrper"/>
        <w:numPr>
          <w:ilvl w:val="0"/>
          <w:numId w:val="10"/>
        </w:numPr>
      </w:pPr>
      <w:r>
        <w:t>the time when the request is transferred to the "sent" or "received" status (the request was accepted before, but this time is not relevant for the statistics).</w:t>
      </w:r>
    </w:p>
    <w:p w:rsidRPr="00C20AEF" w:rsidR="004E3DE3" w:rsidP="001419E1" w:rsidRDefault="004E3DE3" w14:paraId="13B8238C" w14:textId="75AD3DD9">
      <w:pPr>
        <w:pStyle w:val="Textkrper"/>
      </w:pPr>
      <w:r>
        <w:t>The end time of an order is</w:t>
      </w:r>
    </w:p>
    <w:p w:rsidRPr="00C20AEF" w:rsidR="004D7341" w:rsidP="004D7341" w:rsidRDefault="004D7341" w14:paraId="0E216A79" w14:textId="0D442435">
      <w:pPr>
        <w:pStyle w:val="Textkrper"/>
        <w:numPr>
          <w:ilvl w:val="0"/>
          <w:numId w:val="10"/>
        </w:numPr>
      </w:pPr>
      <w:r>
        <w:t>the time when the order is cancelled or</w:t>
      </w:r>
    </w:p>
    <w:p w:rsidRPr="00C20AEF" w:rsidR="004D7341" w:rsidP="004D7341" w:rsidRDefault="004D7341" w14:paraId="38663B4C" w14:textId="67ED1A93">
      <w:pPr>
        <w:pStyle w:val="Textkrper"/>
        <w:numPr>
          <w:ilvl w:val="0"/>
          <w:numId w:val="10"/>
        </w:numPr>
      </w:pPr>
      <w:r>
        <w:t>the time when all delivery requests for the order have been rejected or</w:t>
      </w:r>
    </w:p>
    <w:p w:rsidRPr="00C20AEF" w:rsidR="004D7341" w:rsidP="004D7341" w:rsidRDefault="004D7341" w14:paraId="122AAE30" w14:textId="2FD129D1">
      <w:pPr>
        <w:pStyle w:val="Textkrper"/>
        <w:numPr>
          <w:ilvl w:val="0"/>
          <w:numId w:val="10"/>
        </w:numPr>
      </w:pPr>
      <w:r>
        <w:t xml:space="preserve">the time when the order is stopped due to timeout or </w:t>
      </w:r>
    </w:p>
    <w:p w:rsidRPr="00C20AEF" w:rsidR="004D7341" w:rsidP="004D7341" w:rsidRDefault="004D7341" w14:paraId="063DF160" w14:textId="23CD74D4">
      <w:pPr>
        <w:pStyle w:val="Textkrper"/>
        <w:numPr>
          <w:ilvl w:val="0"/>
          <w:numId w:val="10"/>
        </w:numPr>
      </w:pPr>
      <w:r>
        <w:t>the moment when the order is transferred to the "received" status (a delivery request for the order was previously accepted, but this moment is not relevant for the statistics).</w:t>
      </w:r>
    </w:p>
    <w:p w:rsidRPr="00C20AEF" w:rsidR="004E3DE3" w:rsidP="001419E1" w:rsidRDefault="004E3DE3" w14:paraId="4C36D12E" w14:textId="77777777">
      <w:pPr>
        <w:pStyle w:val="Textkrper"/>
      </w:pPr>
    </w:p>
    <w:p w:rsidRPr="00C20AEF" w:rsidR="00033B99" w:rsidP="00403410" w:rsidRDefault="00033B99" w14:paraId="66DBA5EA" w14:textId="77777777">
      <w:pPr>
        <w:pStyle w:val="berschrift2"/>
      </w:pPr>
      <w:bookmarkStart w:name="_Ref257016339" w:id="723"/>
      <w:bookmarkStart w:name="_Ref316893670" w:id="724"/>
      <w:bookmarkStart w:name="_Ref255460409" w:id="725"/>
      <w:bookmarkStart w:name="_Ref255373061" w:id="726"/>
      <w:bookmarkStart w:name="_Toc98412005" w:id="727"/>
      <w:r>
        <w:t>GSSN Synchronization</w:t>
      </w:r>
      <w:bookmarkEnd w:id="723"/>
      <w:bookmarkEnd w:id="724"/>
      <w:bookmarkEnd w:id="727"/>
    </w:p>
    <w:p w:rsidRPr="00C20AEF" w:rsidR="00033B99" w:rsidP="00033B99" w:rsidRDefault="00033B99" w14:paraId="1378EDE8" w14:textId="77777777">
      <w:pPr>
        <w:pStyle w:val="Anforderungsnummer"/>
      </w:pPr>
      <w:r>
        <w:t>Requirement: FKT-BATCH-12</w:t>
      </w:r>
    </w:p>
    <w:p w:rsidRPr="00C20AEF" w:rsidR="00033B99" w:rsidP="00033B99" w:rsidRDefault="00033B99" w14:paraId="214BA657" w14:textId="77777777">
      <w:pPr>
        <w:pStyle w:val="Anforderungstext"/>
      </w:pPr>
      <w:r>
        <w:t xml:space="preserve">The system synchronizes the billing addresses of all STOX sites (in the STOX_LOCAL_SETTINGS and STOX_ADDRESSES tables) on a daily basis. Only the </w:t>
      </w:r>
      <w:r>
        <w:rPr>
          <w:b/>
        </w:rPr>
        <w:t>current</w:t>
      </w:r>
      <w:r>
        <w:t xml:space="preserve"> billing address will be overwritten with the current address from GSSN. It must also be taken into account whether an address is entered as a different billing address at another company and this must also be changed accordingly. Addresses already used in orders will not be overwritten (the new address will only be used in all subsequent orders).</w:t>
      </w:r>
    </w:p>
    <w:p w:rsidRPr="00C20AEF" w:rsidR="00033B99" w:rsidP="00033B99" w:rsidRDefault="00033B99" w14:paraId="6E390EE6" w14:textId="77777777">
      <w:pPr>
        <w:pStyle w:val="Textkrper"/>
      </w:pPr>
    </w:p>
    <w:p w:rsidRPr="00C20AEF" w:rsidR="00AF2B8C" w:rsidP="00403410" w:rsidRDefault="00B97D4A" w14:paraId="1DFD8FB5" w14:textId="77777777">
      <w:pPr>
        <w:pStyle w:val="berschrift2"/>
      </w:pPr>
      <w:bookmarkStart w:name="_Ref257016378" w:id="728"/>
      <w:bookmarkStart w:name="_Toc98412006" w:id="729"/>
      <w:r>
        <w:t>GPS import</w:t>
      </w:r>
      <w:bookmarkEnd w:id="725"/>
      <w:bookmarkEnd w:id="728"/>
      <w:bookmarkEnd w:id="729"/>
    </w:p>
    <w:p w:rsidRPr="00C20AEF" w:rsidR="00B97D4A" w:rsidP="00B97D4A" w:rsidRDefault="00B97D4A" w14:paraId="237ED9DD" w14:textId="77777777">
      <w:pPr>
        <w:pStyle w:val="Anforderungsnummer"/>
      </w:pPr>
      <w:r>
        <w:t>Requirement: FKT-BATCH-13</w:t>
      </w:r>
    </w:p>
    <w:p w:rsidRPr="00C20AEF" w:rsidR="00B97D4A" w:rsidP="00B97D4A" w:rsidRDefault="00B97D4A" w14:paraId="5478B539" w14:textId="77777777">
      <w:pPr>
        <w:pStyle w:val="Anforderungstext"/>
      </w:pPr>
      <w:r>
        <w:t xml:space="preserve">The system imports the XML attribute </w:t>
      </w:r>
      <w:r>
        <w:rPr>
          <w:rFonts w:ascii="Consolas" w:hAnsi="Consolas"/>
        </w:rPr>
        <w:t>&lt;</w:t>
      </w:r>
      <w:proofErr w:type="spellStart"/>
      <w:r>
        <w:rPr>
          <w:rFonts w:ascii="Consolas" w:hAnsi="Consolas"/>
        </w:rPr>
        <w:t>outletGps</w:t>
      </w:r>
      <w:proofErr w:type="spellEnd"/>
      <w:r>
        <w:rPr>
          <w:rFonts w:ascii="Consolas" w:hAnsi="Consolas"/>
        </w:rPr>
        <w:t>&gt;</w:t>
      </w:r>
      <w:r>
        <w:t xml:space="preserve"> from the GSSN file into the corresponding fields of the tables "</w:t>
      </w:r>
      <w:r>
        <w:rPr>
          <w:i/>
        </w:rPr>
        <w:t>BETRIEBSDATEN_KONZERN</w:t>
      </w:r>
      <w:r>
        <w:t>" or "</w:t>
      </w:r>
      <w:r>
        <w:rPr>
          <w:i/>
        </w:rPr>
        <w:t>GSSN_POOL</w:t>
      </w:r>
      <w:r>
        <w:t>".</w:t>
      </w:r>
    </w:p>
    <w:p w:rsidRPr="00C20AEF" w:rsidR="00B97D4A" w:rsidP="00B97D4A" w:rsidRDefault="00B97D4A" w14:paraId="35CD1F8E" w14:textId="77777777">
      <w:pPr>
        <w:pStyle w:val="Textkrper"/>
      </w:pPr>
    </w:p>
    <w:p w:rsidRPr="00C20AEF" w:rsidR="00017863" w:rsidP="00403410" w:rsidRDefault="00017863" w14:paraId="194047E1" w14:textId="77777777">
      <w:pPr>
        <w:pStyle w:val="berschrift2"/>
      </w:pPr>
      <w:bookmarkStart w:name="_Ref255460907" w:id="730"/>
      <w:bookmarkStart w:name="_Toc98412007" w:id="731"/>
      <w:r>
        <w:t>Reset shopping cart</w:t>
      </w:r>
      <w:bookmarkEnd w:id="730"/>
      <w:bookmarkEnd w:id="731"/>
    </w:p>
    <w:p w:rsidRPr="00C20AEF" w:rsidR="00CF0F0D" w:rsidP="00CF0F0D" w:rsidRDefault="00CF0F0D" w14:paraId="52124C8B" w14:textId="77777777">
      <w:pPr>
        <w:pStyle w:val="Anforderungsnummer"/>
      </w:pPr>
      <w:r>
        <w:t>Requirement: FKT-BATCH-14</w:t>
      </w:r>
    </w:p>
    <w:p w:rsidRPr="00C20AEF" w:rsidR="00CF0F0D" w:rsidP="00CF0F0D" w:rsidRDefault="00CF0F0D" w14:paraId="230F471E" w14:textId="77777777">
      <w:pPr>
        <w:pStyle w:val="Anforderungstext"/>
      </w:pPr>
      <w:r>
        <w:t>The system deletes the unordered parts from the shopping cart once a day. This ensures that no obsolete items (stocks) are "left behind" in the shopping cart. The time (time) of deletion depends on the market. The times are specified centrally and stored in the system. As a rule, the time should take place during "overnight" in the respective market.</w:t>
      </w:r>
    </w:p>
    <w:p w:rsidRPr="00C20AEF" w:rsidR="00CF0F0D" w:rsidP="00CF0F0D" w:rsidRDefault="00CF0F0D" w14:paraId="1C27FC7A" w14:textId="77777777">
      <w:pPr>
        <w:pStyle w:val="Textkrper"/>
      </w:pPr>
    </w:p>
    <w:p w:rsidRPr="00C20AEF" w:rsidR="00403410" w:rsidP="00403410" w:rsidRDefault="00524C85" w14:paraId="450D9F19" w14:textId="77777777">
      <w:pPr>
        <w:pStyle w:val="berschrift2"/>
      </w:pPr>
      <w:bookmarkStart w:name="_Ref255460906" w:id="732"/>
      <w:r>
        <w:br w:type="page"/>
      </w:r>
      <w:bookmarkStart w:name="_Ref305675591" w:id="733"/>
      <w:bookmarkStart w:name="_Toc98412008" w:id="734"/>
      <w:proofErr w:type="spellStart"/>
      <w:r>
        <w:lastRenderedPageBreak/>
        <w:t>Renumbering</w:t>
      </w:r>
      <w:bookmarkEnd w:id="726"/>
      <w:bookmarkEnd w:id="732"/>
      <w:r>
        <w:t>sprocesses</w:t>
      </w:r>
      <w:bookmarkEnd w:id="733"/>
      <w:bookmarkEnd w:id="734"/>
      <w:proofErr w:type="spellEnd"/>
    </w:p>
    <w:p w:rsidRPr="00C20AEF" w:rsidR="00524C85" w:rsidP="00524C85" w:rsidRDefault="00524C85" w14:paraId="369D6690" w14:textId="77777777">
      <w:pPr>
        <w:pStyle w:val="Textkrper"/>
      </w:pPr>
      <w:r>
        <w:t>The existing DIMS batch process for renumbering will be extended.</w:t>
      </w:r>
    </w:p>
    <w:p w:rsidRPr="00C20AEF" w:rsidR="00E415C5" w:rsidP="00E415C5" w:rsidRDefault="00E415C5" w14:paraId="4F746C0B" w14:textId="77777777">
      <w:pPr>
        <w:pStyle w:val="Anforderungsnummer"/>
      </w:pPr>
      <w:r>
        <w:t>Requirement: FKT-UMNR-04</w:t>
      </w:r>
    </w:p>
    <w:p w:rsidRPr="00C20AEF" w:rsidR="00A30B34" w:rsidP="00A30B34" w:rsidRDefault="00A30B34" w14:paraId="4061B1A5" w14:textId="77777777">
      <w:pPr>
        <w:pStyle w:val="Anforderungstext"/>
      </w:pPr>
      <w:r>
        <w:t>The following describes the adjustments that arise in connection with different billing addresses:</w:t>
      </w:r>
    </w:p>
    <w:p w:rsidRPr="00C20AEF" w:rsidR="00FE6500" w:rsidP="00E415C5" w:rsidRDefault="00FE6500" w14:paraId="7EE8E400" w14:textId="77777777">
      <w:pPr>
        <w:pStyle w:val="Anforderungstext"/>
      </w:pPr>
      <w:r>
        <w:t>Example: Company 23300 has entered company 23301 as a different billing address</w:t>
      </w:r>
    </w:p>
    <w:p w:rsidRPr="00C20AEF" w:rsidR="00FE6500" w:rsidP="00FB50C2" w:rsidRDefault="00FE6500" w14:paraId="477FC4C4" w14:textId="77777777">
      <w:pPr>
        <w:pStyle w:val="Anforderungstext"/>
        <w:numPr>
          <w:ilvl w:val="1"/>
          <w:numId w:val="20"/>
        </w:numPr>
        <w:ind w:hanging="436"/>
      </w:pPr>
      <w:r>
        <w:t>Site 23301 is renumbered (renumbering, merging):</w:t>
      </w:r>
      <w:r>
        <w:br w:type="textWrapping" w:clear="all"/>
      </w:r>
      <w:r>
        <w:t>During renumbering, the system checks whether the address of the site to be changed is entered in the STOX_LOCAL_SETTINGS for another site as a different billing address. If this is the case, this reference is deleted. The new billing address of the affected company is its own address.</w:t>
      </w:r>
    </w:p>
    <w:p w:rsidRPr="00C20AEF" w:rsidR="00FE6500" w:rsidP="00FB50C2" w:rsidRDefault="00FE6500" w14:paraId="0BAC7B48" w14:textId="77777777">
      <w:pPr>
        <w:pStyle w:val="Anforderungstext"/>
        <w:numPr>
          <w:ilvl w:val="1"/>
          <w:numId w:val="20"/>
        </w:numPr>
        <w:ind w:hanging="436"/>
      </w:pPr>
      <w:r>
        <w:t>Operation 23300 is renumbered (renumbering, merging):</w:t>
      </w:r>
      <w:r>
        <w:br w:type="textWrapping" w:clear="all"/>
      </w:r>
      <w:r>
        <w:t>There is nothing to do at this point, because the information about the different billing address is stored in the STOX_LOCAL_SETTINGS. These are deleted in the relevant renumbering processes.</w:t>
      </w:r>
    </w:p>
    <w:p w:rsidRPr="00260FE2" w:rsidR="007F0F69" w:rsidP="007F0F69" w:rsidRDefault="007F0F69" w14:paraId="73023818" w14:textId="77777777">
      <w:pPr>
        <w:pStyle w:val="berschrift3"/>
        <w:rPr>
          <w:highlight w:val="magenta"/>
        </w:rPr>
      </w:pPr>
      <w:bookmarkStart w:name="_Ref18495108" w:id="735"/>
      <w:bookmarkStart w:name="_Toc98412009" w:id="736"/>
      <w:r>
        <w:rPr>
          <w:highlight w:val="magenta"/>
        </w:rPr>
        <w:t>Renumbering</w:t>
      </w:r>
      <w:bookmarkEnd w:id="735"/>
      <w:bookmarkEnd w:id="736"/>
    </w:p>
    <w:p w:rsidRPr="00C20AEF" w:rsidR="00136993" w:rsidP="00136993" w:rsidRDefault="00136993" w14:paraId="372EE0BD" w14:textId="77777777">
      <w:pPr>
        <w:pStyle w:val="Textkrper"/>
      </w:pPr>
      <w:r>
        <w:t>The requirements for the standard case are described here (i.e. renumbering from operation A to operation B).</w:t>
      </w:r>
    </w:p>
    <w:p w:rsidRPr="00C20AEF" w:rsidR="00524C85" w:rsidP="00524C85" w:rsidRDefault="00524C85" w14:paraId="1C707B6B" w14:textId="77777777">
      <w:pPr>
        <w:pStyle w:val="Anforderungsnummer"/>
      </w:pPr>
      <w:r>
        <w:rPr>
          <w:highlight w:val="magenta"/>
        </w:rPr>
        <w:t>Requirement: FKT-UMNR-01</w:t>
      </w:r>
    </w:p>
    <w:p w:rsidRPr="00C20AEF" w:rsidR="00524C85" w:rsidP="00524C85" w:rsidRDefault="00136993" w14:paraId="223B79A9" w14:textId="77777777">
      <w:pPr>
        <w:pStyle w:val="Anforderungstext"/>
      </w:pPr>
      <w:r>
        <w:t xml:space="preserve">During renumbering, the following information is deleted or changed for </w:t>
      </w:r>
      <w:r>
        <w:rPr>
          <w:u w:val="single"/>
        </w:rPr>
        <w:t>operation A</w:t>
      </w:r>
      <w:r>
        <w:t xml:space="preserve"> :</w:t>
      </w:r>
    </w:p>
    <w:p w:rsidRPr="00C20AEF" w:rsidR="005C4EA8" w:rsidP="00260FE2" w:rsidRDefault="005C4EA8" w14:paraId="5EB70E4D" w14:textId="5441DA0B">
      <w:pPr>
        <w:pStyle w:val="Anforderungstext"/>
        <w:numPr>
          <w:ilvl w:val="0"/>
          <w:numId w:val="10"/>
        </w:numPr>
        <w:jc w:val="both"/>
      </w:pPr>
      <w:r>
        <w:t xml:space="preserve">Before renumbering, the statistics information (see </w:t>
      </w:r>
      <w:r w:rsidRPr="00C20AEF" w:rsidR="00A9316A">
        <w:fldChar w:fldCharType="begin"/>
      </w:r>
      <w:r w:rsidRPr="00C20AEF" w:rsidR="00A9316A">
        <w:instrText xml:space="preserve"> REF _Ref343505818 \r \h  \* MERGEFORMAT </w:instrText>
      </w:r>
      <w:r w:rsidRPr="00C20AEF" w:rsidR="00A9316A">
        <w:fldChar w:fldCharType="separate"/>
      </w:r>
      <w:r w:rsidR="000D3A2D">
        <w:t>7.6</w:t>
      </w:r>
      <w:r w:rsidRPr="00C20AEF" w:rsidR="00A9316A">
        <w:fldChar w:fldCharType="end"/>
      </w:r>
      <w:r>
        <w:t xml:space="preserve">) is generated for the current month, </w:t>
      </w:r>
      <w:r>
        <w:rPr>
          <w:highlight w:val="magenta"/>
        </w:rPr>
        <w:t>this information is transferred to the table "STOX_DEALER_STATS"</w:t>
      </w:r>
      <w:r>
        <w:t xml:space="preserve"> and also stored in the statistics archive.</w:t>
      </w:r>
    </w:p>
    <w:p w:rsidRPr="00C20AEF" w:rsidR="00136993" w:rsidP="00FB50C2" w:rsidRDefault="00136993" w14:paraId="2FAC8BDF" w14:textId="0C7C892A">
      <w:pPr>
        <w:pStyle w:val="Anforderungstext"/>
        <w:numPr>
          <w:ilvl w:val="0"/>
          <w:numId w:val="10"/>
        </w:numPr>
      </w:pPr>
      <w:r>
        <w:t xml:space="preserve">The STOX enabled and STOX initialized flags are reset (for </w:t>
      </w:r>
      <w:proofErr w:type="spellStart"/>
      <w:r>
        <w:t>DeadStock</w:t>
      </w:r>
      <w:proofErr w:type="spellEnd"/>
      <w:r>
        <w:t xml:space="preserve"> and D2D).</w:t>
      </w:r>
    </w:p>
    <w:p w:rsidRPr="00C20AEF" w:rsidR="00136993" w:rsidP="00FB50C2" w:rsidRDefault="0012276D" w14:paraId="097EB312" w14:textId="77777777">
      <w:pPr>
        <w:pStyle w:val="Anforderungstext"/>
        <w:numPr>
          <w:ilvl w:val="0"/>
          <w:numId w:val="10"/>
        </w:numPr>
      </w:pPr>
      <w:r>
        <w:t>The STOX contact person (BETRIEBS_KONTAKTE table) is deleted.</w:t>
      </w:r>
    </w:p>
    <w:p w:rsidRPr="00C20AEF" w:rsidR="00136993" w:rsidP="00FB50C2" w:rsidRDefault="0012276D" w14:paraId="5CA870D6" w14:textId="77777777">
      <w:pPr>
        <w:pStyle w:val="Anforderungstext"/>
        <w:numPr>
          <w:ilvl w:val="0"/>
          <w:numId w:val="10"/>
        </w:numPr>
      </w:pPr>
      <w:r>
        <w:t>The STOX settings (STOX_LOCAL_SETTINGS table) are deleted.</w:t>
      </w:r>
    </w:p>
    <w:p w:rsidRPr="00C20AEF" w:rsidR="0049226A" w:rsidP="00FB50C2" w:rsidRDefault="0012276D" w14:paraId="44FD9D88" w14:textId="77777777">
      <w:pPr>
        <w:pStyle w:val="Anforderungstext"/>
        <w:numPr>
          <w:ilvl w:val="0"/>
          <w:numId w:val="10"/>
        </w:numPr>
      </w:pPr>
      <w:r>
        <w:t>The STOX shipping modes (STOX_SUPPLIER_SHIPPING_MODES table) are deleted.</w:t>
      </w:r>
    </w:p>
    <w:p w:rsidRPr="00C20AEF" w:rsidR="00136993" w:rsidP="00FB50C2" w:rsidRDefault="0012276D" w14:paraId="50913170" w14:textId="5D6B2A67">
      <w:pPr>
        <w:pStyle w:val="Anforderungstext"/>
        <w:numPr>
          <w:ilvl w:val="0"/>
          <w:numId w:val="10"/>
        </w:numPr>
      </w:pPr>
      <w:r>
        <w:t xml:space="preserve">The </w:t>
      </w:r>
      <w:proofErr w:type="spellStart"/>
      <w:r>
        <w:t>DeadStock</w:t>
      </w:r>
      <w:proofErr w:type="spellEnd"/>
      <w:r>
        <w:t xml:space="preserve"> assortment (table STOX_PARTS) including all manual changes will be deleted (if the operation was already disabled for </w:t>
      </w:r>
      <w:proofErr w:type="spellStart"/>
      <w:r>
        <w:t>DeadStock</w:t>
      </w:r>
      <w:proofErr w:type="spellEnd"/>
      <w:r>
        <w:t xml:space="preserve"> before, the assortment is already deleted).</w:t>
      </w:r>
    </w:p>
    <w:p w:rsidRPr="00C20AEF" w:rsidR="0049226A" w:rsidP="00FB50C2" w:rsidRDefault="0049226A" w14:paraId="6D227704" w14:textId="715C4BC9">
      <w:pPr>
        <w:pStyle w:val="Anforderungstext"/>
        <w:numPr>
          <w:ilvl w:val="0"/>
          <w:numId w:val="10"/>
        </w:numPr>
      </w:pPr>
      <w:r>
        <w:t xml:space="preserve">The </w:t>
      </w:r>
      <w:proofErr w:type="spellStart"/>
      <w:r>
        <w:t>DeadStock</w:t>
      </w:r>
      <w:proofErr w:type="spellEnd"/>
      <w:r>
        <w:t xml:space="preserve"> assortment statistics (STOX_ASSORTMENTS table) are deleted.</w:t>
      </w:r>
    </w:p>
    <w:p w:rsidRPr="00C20AEF" w:rsidR="007C716D" w:rsidP="007C716D" w:rsidRDefault="00044710" w14:paraId="3A966D88" w14:textId="306BC5BB">
      <w:pPr>
        <w:pStyle w:val="Anforderungstext"/>
        <w:numPr>
          <w:ilvl w:val="0"/>
          <w:numId w:val="10"/>
        </w:numPr>
      </w:pPr>
      <w:r>
        <w:t>Generated or started D2D orders (from site A) that have not yet been accepted by any supplier are canceled ("Cancelled" status).</w:t>
      </w:r>
    </w:p>
    <w:p w:rsidRPr="00C20AEF" w:rsidR="007C716D" w:rsidP="007C716D" w:rsidRDefault="007C716D" w14:paraId="37F4DB11" w14:textId="0A58D391">
      <w:pPr>
        <w:pStyle w:val="Anforderungstext"/>
        <w:numPr>
          <w:ilvl w:val="0"/>
          <w:numId w:val="10"/>
        </w:numPr>
      </w:pPr>
      <w:r>
        <w:t>Started D2D delivery requests (at operation A) are stopped (status "Rejected") and not started D2D delivery requests are deleted (status "Invalid").</w:t>
      </w:r>
    </w:p>
    <w:p w:rsidRPr="00C20AEF" w:rsidR="007F3C78" w:rsidP="00150C55" w:rsidRDefault="007F3C78" w14:paraId="6E3F4946" w14:textId="02D96782">
      <w:pPr>
        <w:pStyle w:val="Anforderungstext"/>
        <w:numPr>
          <w:ilvl w:val="0"/>
          <w:numId w:val="10"/>
        </w:numPr>
      </w:pPr>
      <w:r>
        <w:t>If site A is in the exclusion table, it will be renumbered there.</w:t>
      </w:r>
    </w:p>
    <w:p w:rsidRPr="00C20AEF" w:rsidR="00150C55" w:rsidP="00150C55" w:rsidRDefault="00D5555B" w14:paraId="6EEEE7DB" w14:textId="0B5E6413">
      <w:pPr>
        <w:pStyle w:val="Anforderungstext"/>
        <w:numPr>
          <w:ilvl w:val="0"/>
          <w:numId w:val="10"/>
        </w:numPr>
      </w:pPr>
      <w:r>
        <w:t>All other STOX information (e.g. purchase and sales statistics, orders and related financial and address data) remains and can be evaluated via the database if required.</w:t>
      </w:r>
    </w:p>
    <w:p w:rsidRPr="00C20AEF" w:rsidR="004D60EB" w:rsidP="00150C55" w:rsidRDefault="004D60EB" w14:paraId="3F31F1FD" w14:textId="0E8B1BD1">
      <w:pPr>
        <w:pStyle w:val="Anforderungstext"/>
        <w:numPr>
          <w:ilvl w:val="0"/>
          <w:numId w:val="10"/>
        </w:numPr>
      </w:pPr>
      <w:r>
        <w:t xml:space="preserve">For all sites where </w:t>
      </w:r>
      <w:r>
        <w:rPr>
          <w:u w:val="single"/>
        </w:rPr>
        <w:t>site A</w:t>
      </w:r>
      <w:r>
        <w:t xml:space="preserve"> is stored as a different billing address, the different billing address must be deleted (the address of the own site (site data, not different delivery address) becomes the billing address again).</w:t>
      </w:r>
    </w:p>
    <w:p w:rsidRPr="00C20AEF" w:rsidR="007F0F69" w:rsidP="007F0F69" w:rsidRDefault="00AF5173" w14:paraId="5E6F2616" w14:textId="2A39C16E">
      <w:pPr>
        <w:pStyle w:val="Textkrper"/>
      </w:pPr>
      <w:r>
        <w:t>The new operation B is not active in STOX (</w:t>
      </w:r>
      <w:proofErr w:type="spellStart"/>
      <w:r>
        <w:t>DeadStock</w:t>
      </w:r>
      <w:proofErr w:type="spellEnd"/>
      <w:r>
        <w:t xml:space="preserve"> and D2D). Activation must take place as part of the "normal" switch-on process, or initialization by the operation itself.</w:t>
      </w:r>
    </w:p>
    <w:p w:rsidRPr="00C20AEF" w:rsidR="007F0F69" w:rsidP="007F0F69" w:rsidRDefault="007F0F69" w14:paraId="6914F541" w14:textId="77777777">
      <w:pPr>
        <w:pStyle w:val="berschrift3"/>
      </w:pPr>
      <w:bookmarkStart w:name="_Toc98412010" w:id="737"/>
      <w:r>
        <w:lastRenderedPageBreak/>
        <w:t>Separation</w:t>
      </w:r>
      <w:bookmarkEnd w:id="737"/>
    </w:p>
    <w:p w:rsidRPr="00C20AEF" w:rsidR="007F0F69" w:rsidP="007F0F69" w:rsidRDefault="00A4426B" w14:paraId="6411A197" w14:textId="05F6421F">
      <w:pPr>
        <w:pStyle w:val="Textkrper"/>
      </w:pPr>
      <w:r>
        <w:t xml:space="preserve">Here, the requirements for the case of a plant separation are described (i.e. a partial assortment of plant A is split off in plant B). A separation for which the receiving site B already exists in DIMS is 2-step - i.e. the partial assortment is first split off into a dummy site and this dummy site is then merged with site B in a second step (see </w:t>
      </w:r>
      <w:r w:rsidRPr="00C20AEF" w:rsidR="00A9316A">
        <w:fldChar w:fldCharType="begin"/>
      </w:r>
      <w:r w:rsidRPr="00C20AEF" w:rsidR="00A9316A">
        <w:instrText xml:space="preserve"> REF _Ref306003072 \r \h  \* MERGEFORMAT </w:instrText>
      </w:r>
      <w:r w:rsidRPr="00C20AEF" w:rsidR="00A9316A">
        <w:fldChar w:fldCharType="separate"/>
      </w:r>
      <w:r w:rsidR="000D3A2D">
        <w:t>7.10.3</w:t>
      </w:r>
      <w:r w:rsidRPr="00C20AEF" w:rsidR="00A9316A">
        <w:fldChar w:fldCharType="end"/>
      </w:r>
      <w:r>
        <w:t>).</w:t>
      </w:r>
    </w:p>
    <w:p w:rsidRPr="00C20AEF" w:rsidR="00A4426B" w:rsidP="00A4426B" w:rsidRDefault="00A4426B" w14:paraId="13711C0A" w14:textId="77777777">
      <w:pPr>
        <w:pStyle w:val="Anforderungsnummer"/>
      </w:pPr>
      <w:r>
        <w:t>Requirement: FKT-UMNR-02</w:t>
      </w:r>
    </w:p>
    <w:p w:rsidRPr="00C20AEF" w:rsidR="00A4426B" w:rsidP="00A4426B" w:rsidRDefault="00A4426B" w14:paraId="754D5A9C" w14:textId="77777777">
      <w:pPr>
        <w:pStyle w:val="Anforderungstext"/>
      </w:pPr>
      <w:r>
        <w:t xml:space="preserve">When disconnected, the following information about </w:t>
      </w:r>
      <w:r>
        <w:rPr>
          <w:u w:val="single"/>
        </w:rPr>
        <w:t>operation A</w:t>
      </w:r>
      <w:r>
        <w:t xml:space="preserve"> is deleted or changed:</w:t>
      </w:r>
    </w:p>
    <w:p w:rsidRPr="00C20AEF" w:rsidR="008929FF" w:rsidP="008929FF" w:rsidRDefault="00A4426B" w14:paraId="252809BA" w14:textId="084B6D90">
      <w:pPr>
        <w:pStyle w:val="Anforderungstext"/>
        <w:numPr>
          <w:ilvl w:val="0"/>
          <w:numId w:val="10"/>
        </w:numPr>
      </w:pPr>
      <w:r>
        <w:t xml:space="preserve">At the issuing plant A, the parts that have been transferred to plant B are deleted from the </w:t>
      </w:r>
      <w:proofErr w:type="spellStart"/>
      <w:r>
        <w:t>DeadStock</w:t>
      </w:r>
      <w:proofErr w:type="spellEnd"/>
      <w:r>
        <w:t xml:space="preserve"> assortment (table STOX_PARTS).</w:t>
      </w:r>
    </w:p>
    <w:p w:rsidRPr="00C20AEF" w:rsidR="00AF547B" w:rsidP="007F0F69" w:rsidRDefault="00AF547B" w14:paraId="382F1492" w14:textId="14DF9751">
      <w:pPr>
        <w:pStyle w:val="Textkrper"/>
      </w:pPr>
      <w:r>
        <w:t xml:space="preserve">Parts and manual inclusions/exclusions from Plant A's </w:t>
      </w:r>
      <w:proofErr w:type="spellStart"/>
      <w:r>
        <w:t>DeadStock</w:t>
      </w:r>
      <w:proofErr w:type="spellEnd"/>
      <w:r>
        <w:t xml:space="preserve"> assortment that have not been relocated are not changed or deleted. If operation B is a new DIMS operation (and therefore not active in STOX), activation must take place as part of the "normal" switch-on process, or initialization by the operation itself.</w:t>
      </w:r>
    </w:p>
    <w:p w:rsidRPr="00C20AEF" w:rsidR="007F0F69" w:rsidP="007F0F69" w:rsidRDefault="007F0F69" w14:paraId="0134EABA" w14:textId="77777777">
      <w:pPr>
        <w:pStyle w:val="berschrift3"/>
      </w:pPr>
      <w:bookmarkStart w:name="_Ref306003072" w:id="738"/>
      <w:bookmarkStart w:name="_Toc98412011" w:id="739"/>
      <w:r>
        <w:t>Merge</w:t>
      </w:r>
      <w:bookmarkEnd w:id="738"/>
      <w:bookmarkEnd w:id="739"/>
    </w:p>
    <w:p w:rsidRPr="00C20AEF" w:rsidR="00011F41" w:rsidP="00011F41" w:rsidRDefault="00011F41" w14:paraId="661D9232" w14:textId="77777777">
      <w:pPr>
        <w:pStyle w:val="Textkrper"/>
      </w:pPr>
      <w:r>
        <w:t>Here, the requirements for the case of a plant merger are described (i.e. the complete assortment of plant A is transferred to plant B).</w:t>
      </w:r>
    </w:p>
    <w:p w:rsidRPr="00C20AEF" w:rsidR="00011F41" w:rsidP="00011F41" w:rsidRDefault="00011F41" w14:paraId="177E83F3" w14:textId="77777777">
      <w:pPr>
        <w:pStyle w:val="Anforderungsnummer"/>
      </w:pPr>
      <w:r>
        <w:t>Requirement: FKT-UMNR-03</w:t>
      </w:r>
    </w:p>
    <w:p w:rsidRPr="00C20AEF" w:rsidR="00011F41" w:rsidP="00011F41" w:rsidRDefault="00011F41" w14:paraId="6B98C2EA" w14:textId="77777777">
      <w:pPr>
        <w:pStyle w:val="Anforderungstext"/>
      </w:pPr>
      <w:r>
        <w:t xml:space="preserve">When merging, the following information on (donor) </w:t>
      </w:r>
      <w:r>
        <w:rPr>
          <w:u w:val="single"/>
        </w:rPr>
        <w:t>site A</w:t>
      </w:r>
      <w:r>
        <w:t xml:space="preserve"> is deleted or changed:</w:t>
      </w:r>
    </w:p>
    <w:p w:rsidRPr="00C20AEF" w:rsidR="00C03DC3" w:rsidP="00C03DC3" w:rsidRDefault="00C03DC3" w14:paraId="5E7A6957" w14:textId="3BE80D5F">
      <w:pPr>
        <w:pStyle w:val="Anforderungstext"/>
        <w:numPr>
          <w:ilvl w:val="0"/>
          <w:numId w:val="10"/>
        </w:numPr>
      </w:pPr>
      <w:r>
        <w:t xml:space="preserve">Before merging, the statistics information (see </w:t>
      </w:r>
      <w:r w:rsidRPr="00C20AEF" w:rsidR="00A9316A">
        <w:fldChar w:fldCharType="begin"/>
      </w:r>
      <w:r w:rsidRPr="00C20AEF" w:rsidR="00A9316A">
        <w:instrText xml:space="preserve"> REF _Ref343505818 \r \h  \* MERGEFORMAT </w:instrText>
      </w:r>
      <w:r w:rsidRPr="00C20AEF" w:rsidR="00A9316A">
        <w:fldChar w:fldCharType="separate"/>
      </w:r>
      <w:r w:rsidR="000D3A2D">
        <w:t>7.6</w:t>
      </w:r>
      <w:r w:rsidRPr="00C20AEF" w:rsidR="00A9316A">
        <w:fldChar w:fldCharType="end"/>
      </w:r>
      <w:r>
        <w:t>) is generated for the current month and also stored in the statistics archive.</w:t>
      </w:r>
    </w:p>
    <w:p w:rsidRPr="00C20AEF" w:rsidR="008929FF" w:rsidP="008929FF" w:rsidRDefault="008929FF" w14:paraId="35E3318B" w14:textId="67F065C1">
      <w:pPr>
        <w:pStyle w:val="Anforderungstext"/>
        <w:numPr>
          <w:ilvl w:val="0"/>
          <w:numId w:val="10"/>
        </w:numPr>
      </w:pPr>
      <w:r>
        <w:t xml:space="preserve">The STOX enabled and STOX initialized flags are reset (for </w:t>
      </w:r>
      <w:proofErr w:type="spellStart"/>
      <w:r>
        <w:t>DeadStock</w:t>
      </w:r>
      <w:proofErr w:type="spellEnd"/>
      <w:r>
        <w:t xml:space="preserve"> and D2D).</w:t>
      </w:r>
    </w:p>
    <w:p w:rsidRPr="00C20AEF" w:rsidR="00016783" w:rsidP="00FB50C2" w:rsidRDefault="00016783" w14:paraId="33CCA190" w14:textId="77777777">
      <w:pPr>
        <w:pStyle w:val="Anforderungstext"/>
        <w:numPr>
          <w:ilvl w:val="0"/>
          <w:numId w:val="10"/>
        </w:numPr>
      </w:pPr>
      <w:r>
        <w:t>The STOX contact person (BETRIEBS_KONTAKTE table) is deleted.</w:t>
      </w:r>
    </w:p>
    <w:p w:rsidRPr="00C20AEF" w:rsidR="00016783" w:rsidP="00FB50C2" w:rsidRDefault="0012276D" w14:paraId="4C5EF1E5" w14:textId="77777777">
      <w:pPr>
        <w:pStyle w:val="Anforderungstext"/>
        <w:numPr>
          <w:ilvl w:val="0"/>
          <w:numId w:val="10"/>
        </w:numPr>
      </w:pPr>
      <w:r>
        <w:t>The STOX settings (STOX_LOCAL_SETTINGS table) are deleted.</w:t>
      </w:r>
    </w:p>
    <w:p w:rsidRPr="00C20AEF" w:rsidR="00016783" w:rsidP="00FB50C2" w:rsidRDefault="0012276D" w14:paraId="7172BD33" w14:textId="77777777">
      <w:pPr>
        <w:pStyle w:val="Anforderungstext"/>
        <w:numPr>
          <w:ilvl w:val="0"/>
          <w:numId w:val="10"/>
        </w:numPr>
      </w:pPr>
      <w:r>
        <w:t>The STOX shipping modes (STOX_SUPPLIER_SHIPPING_MODES table) are deleted.</w:t>
      </w:r>
    </w:p>
    <w:p w:rsidRPr="00C20AEF" w:rsidR="00016783" w:rsidP="00FB50C2" w:rsidRDefault="0012276D" w14:paraId="59D133A7" w14:textId="1B49D678">
      <w:pPr>
        <w:pStyle w:val="Anforderungstext"/>
        <w:numPr>
          <w:ilvl w:val="0"/>
          <w:numId w:val="10"/>
        </w:numPr>
      </w:pPr>
      <w:r>
        <w:t xml:space="preserve">The </w:t>
      </w:r>
      <w:proofErr w:type="spellStart"/>
      <w:r>
        <w:t>DeadStock</w:t>
      </w:r>
      <w:proofErr w:type="spellEnd"/>
      <w:r>
        <w:t xml:space="preserve"> assortment (STOX_PARTS table) including all manual changes will be deleted (if the operation was already disabled for STOX before, the assortment is already deleted).</w:t>
      </w:r>
    </w:p>
    <w:p w:rsidRPr="00C20AEF" w:rsidR="00016783" w:rsidP="00FB50C2" w:rsidRDefault="0012276D" w14:paraId="49B77DAF" w14:textId="3699344A">
      <w:pPr>
        <w:pStyle w:val="Anforderungstext"/>
        <w:numPr>
          <w:ilvl w:val="0"/>
          <w:numId w:val="10"/>
        </w:numPr>
      </w:pPr>
      <w:r>
        <w:t xml:space="preserve">The </w:t>
      </w:r>
      <w:proofErr w:type="spellStart"/>
      <w:r>
        <w:t>DeadStock</w:t>
      </w:r>
      <w:proofErr w:type="spellEnd"/>
      <w:r>
        <w:t xml:space="preserve"> assortment statistics (STOX_ASSORTMENTS table) are deleted.</w:t>
      </w:r>
    </w:p>
    <w:p w:rsidRPr="00C20AEF" w:rsidR="008929FF" w:rsidP="008929FF" w:rsidRDefault="00044710" w14:paraId="161D0B5A" w14:textId="2ACEE0FA">
      <w:pPr>
        <w:pStyle w:val="Anforderungstext"/>
        <w:numPr>
          <w:ilvl w:val="0"/>
          <w:numId w:val="10"/>
        </w:numPr>
      </w:pPr>
      <w:r>
        <w:t>Generated or started D2D orders (from site A) that have not yet been accepted by any supplier are canceled ("Cancelled" status).</w:t>
      </w:r>
    </w:p>
    <w:p w:rsidRPr="00C20AEF" w:rsidR="008929FF" w:rsidP="008929FF" w:rsidRDefault="008929FF" w14:paraId="73493384" w14:textId="5DD774CF">
      <w:pPr>
        <w:pStyle w:val="Anforderungstext"/>
        <w:numPr>
          <w:ilvl w:val="0"/>
          <w:numId w:val="10"/>
        </w:numPr>
      </w:pPr>
      <w:r>
        <w:t>Started D2D delivery requests (at operation A) are stopped (status "Rejected") and not started D2D delivery requests are deleted (status "Invalid").</w:t>
      </w:r>
    </w:p>
    <w:p w:rsidRPr="00C20AEF" w:rsidR="008929FF" w:rsidP="008929FF" w:rsidRDefault="008929FF" w14:paraId="5ADAC74F" w14:textId="07BC1BC6">
      <w:pPr>
        <w:pStyle w:val="Anforderungstext"/>
        <w:numPr>
          <w:ilvl w:val="0"/>
          <w:numId w:val="10"/>
        </w:numPr>
      </w:pPr>
      <w:r>
        <w:t>If site A is in the exclusion table, it will be deleted there.</w:t>
      </w:r>
    </w:p>
    <w:p w:rsidRPr="00C20AEF" w:rsidR="00016783" w:rsidP="00FB50C2" w:rsidRDefault="00D5555B" w14:paraId="1F5D919F" w14:textId="0FF9C9AE">
      <w:pPr>
        <w:pStyle w:val="Anforderungstext"/>
        <w:numPr>
          <w:ilvl w:val="0"/>
          <w:numId w:val="10"/>
        </w:numPr>
      </w:pPr>
      <w:r>
        <w:t>All other STOX information (e.g. purchase and sales statistics, orders and related financial and address data) remains and can be evaluated via the database if required.</w:t>
      </w:r>
    </w:p>
    <w:p w:rsidRPr="00C20AEF" w:rsidR="007E694B" w:rsidP="007E694B" w:rsidRDefault="007E694B" w14:paraId="7CBAC3D1" w14:textId="1574572A">
      <w:pPr>
        <w:pStyle w:val="Anforderungstext"/>
        <w:numPr>
          <w:ilvl w:val="0"/>
          <w:numId w:val="10"/>
        </w:numPr>
      </w:pPr>
      <w:r>
        <w:t xml:space="preserve">For all sites where </w:t>
      </w:r>
      <w:r>
        <w:rPr>
          <w:u w:val="single"/>
        </w:rPr>
        <w:t>site A</w:t>
      </w:r>
      <w:r>
        <w:t xml:space="preserve"> is stored as a different billing address, the different billing address must be deleted (the address of the own site (site data, not different delivery address) becomes the billing address again).</w:t>
      </w:r>
    </w:p>
    <w:p w:rsidRPr="00C20AEF" w:rsidR="00800F81" w:rsidP="00800F81" w:rsidRDefault="00800F81" w14:paraId="63A83B94" w14:textId="77777777">
      <w:pPr>
        <w:pStyle w:val="Anforderungstext"/>
      </w:pPr>
      <w:r>
        <w:t xml:space="preserve">During merging, the following information is performed at (receiving) </w:t>
      </w:r>
      <w:r>
        <w:rPr>
          <w:u w:val="single"/>
        </w:rPr>
        <w:t>site B:</w:t>
      </w:r>
      <w:r>
        <w:t xml:space="preserve"> </w:t>
      </w:r>
    </w:p>
    <w:p w:rsidRPr="00C20AEF" w:rsidR="00011F41" w:rsidP="00FB50C2" w:rsidRDefault="00011F41" w14:paraId="48028D28" w14:textId="73D73C21">
      <w:pPr>
        <w:pStyle w:val="Anforderungstext"/>
        <w:numPr>
          <w:ilvl w:val="0"/>
          <w:numId w:val="10"/>
        </w:numPr>
      </w:pPr>
      <w:r>
        <w:t xml:space="preserve">If the receiving site B is already active in </w:t>
      </w:r>
      <w:proofErr w:type="spellStart"/>
      <w:r>
        <w:t>DeadStock</w:t>
      </w:r>
      <w:proofErr w:type="spellEnd"/>
      <w:r>
        <w:t xml:space="preserve">, the indicator for recalculation of the assortment is set (analogous to a recalculation due to parameter changes). In the process, parts from the transferred assortment are included in the </w:t>
      </w:r>
      <w:proofErr w:type="spellStart"/>
      <w:r>
        <w:t>DeadStock</w:t>
      </w:r>
      <w:proofErr w:type="spellEnd"/>
      <w:r>
        <w:t xml:space="preserve"> assortment according to the criteria of the new operation.</w:t>
      </w:r>
    </w:p>
    <w:p w:rsidRPr="00C20AEF" w:rsidR="00011F41" w:rsidP="00011F41" w:rsidRDefault="00011F41" w14:paraId="24EE230E" w14:textId="77777777">
      <w:pPr>
        <w:pStyle w:val="Textkrper"/>
      </w:pPr>
      <w:r>
        <w:lastRenderedPageBreak/>
        <w:t>If the new operation B is not active in STOX, the activation must take place within the "normal" switch-on process, or the initialization by the operation itself.</w:t>
      </w:r>
    </w:p>
    <w:p w:rsidRPr="00C20AEF" w:rsidR="007F0F69" w:rsidP="007F0F69" w:rsidRDefault="007F0F69" w14:paraId="5EC39CA9" w14:textId="77777777">
      <w:pPr>
        <w:pStyle w:val="Textkrper"/>
      </w:pPr>
    </w:p>
    <w:p w:rsidRPr="00C20AEF" w:rsidR="001536BC" w:rsidP="001536BC" w:rsidRDefault="007E5747" w14:paraId="115DF1AA" w14:textId="77777777">
      <w:pPr>
        <w:pStyle w:val="berschrift2"/>
      </w:pPr>
      <w:bookmarkStart w:name="_Ref255552257" w:id="740"/>
      <w:bookmarkEnd w:id="713"/>
      <w:bookmarkEnd w:id="714"/>
      <w:bookmarkEnd w:id="715"/>
      <w:bookmarkEnd w:id="716"/>
      <w:bookmarkEnd w:id="717"/>
      <w:bookmarkEnd w:id="718"/>
      <w:bookmarkEnd w:id="719"/>
      <w:r>
        <w:br w:type="page"/>
      </w:r>
      <w:bookmarkStart w:name="_Toc98412012" w:id="741"/>
      <w:r>
        <w:lastRenderedPageBreak/>
        <w:t>Training environment</w:t>
      </w:r>
      <w:bookmarkEnd w:id="740"/>
      <w:bookmarkEnd w:id="741"/>
    </w:p>
    <w:p w:rsidRPr="00C20AEF" w:rsidR="001536BC" w:rsidP="001536BC" w:rsidRDefault="00BA5EB4" w14:paraId="5C0CBA4F" w14:textId="2DA902BD">
      <w:pPr>
        <w:pStyle w:val="Textkrper"/>
      </w:pPr>
      <w:r>
        <w:t xml:space="preserve">For the training, the required functions and data are integrated into the existing training environment for DIMS/SICOS. The basis for the training data is real data from </w:t>
      </w:r>
      <w:r>
        <w:rPr>
          <w:b/>
        </w:rPr>
        <w:t>seven</w:t>
      </w:r>
      <w:r>
        <w:t xml:space="preserve"> Italian plants (referred to as real plants in the further sections) from production. These are provided once by the Daimler department. The training data is reset to the initial state every night (i.e. </w:t>
      </w:r>
      <w:r>
        <w:rPr>
          <w:b/>
        </w:rPr>
        <w:t>all</w:t>
      </w:r>
      <w:r>
        <w:t xml:space="preserve"> changes made during the day in the training, e.g. changes to user settings, orders placed, etc. are discarded).</w:t>
      </w:r>
    </w:p>
    <w:p w:rsidRPr="00C20AEF" w:rsidR="009E4E9D" w:rsidP="00967958" w:rsidRDefault="009E4E9D" w14:paraId="6F544156" w14:textId="77777777">
      <w:pPr>
        <w:pStyle w:val="berschrift3"/>
      </w:pPr>
      <w:bookmarkStart w:name="_Toc98412013" w:id="742"/>
      <w:r>
        <w:t>Operating master data</w:t>
      </w:r>
      <w:bookmarkEnd w:id="742"/>
    </w:p>
    <w:p w:rsidRPr="00C20AEF" w:rsidR="009E4E9D" w:rsidP="00E834B8" w:rsidRDefault="009E4E9D" w14:paraId="0E5B7BE1" w14:textId="77777777">
      <w:pPr>
        <w:pStyle w:val="Textkrper"/>
        <w:numPr>
          <w:ilvl w:val="0"/>
          <w:numId w:val="32"/>
        </w:numPr>
      </w:pPr>
      <w:r>
        <w:t>The operation data (incl. operation numbers) are analogous to the training operations DIMS. In addition, the farms are stored with different GPS coordinates - these are randomly distributed over the respective country/market.</w:t>
      </w:r>
    </w:p>
    <w:p w:rsidRPr="00C20AEF" w:rsidR="00142B4F" w:rsidP="00E834B8" w:rsidRDefault="00142B4F" w14:paraId="66AC0F1F" w14:textId="77777777">
      <w:pPr>
        <w:pStyle w:val="Textkrper"/>
        <w:numPr>
          <w:ilvl w:val="0"/>
          <w:numId w:val="32"/>
        </w:numPr>
      </w:pPr>
      <w:r>
        <w:t>There are seven different farms in the real data - each training farm is derived from one of these farms. For example, if a market contains 15 training sites, sites 1, 8 and 15 are derived from the data of the first live site, sites 2 and 9 from the data of the second live site, and so on. The procedure is the same for all other markets.</w:t>
      </w:r>
    </w:p>
    <w:p w:rsidRPr="00C20AEF" w:rsidR="00C03F33" w:rsidP="00E834B8" w:rsidRDefault="00C03F33" w14:paraId="71CD14CA" w14:textId="77777777">
      <w:pPr>
        <w:pStyle w:val="Textkrper"/>
        <w:numPr>
          <w:ilvl w:val="0"/>
          <w:numId w:val="32"/>
        </w:numPr>
      </w:pPr>
      <w:r>
        <w:t xml:space="preserve">For each training site, a branch site is created that has the same stocks (part number and stock) as the main site. The branches are not active for STOX. The site number of the branch site is derived from the main site number (main site number + 1000), e.g. training site (=main site) 200910008 </w:t>
      </w:r>
      <w:r>
        <w:rPr>
          <w:rFonts w:ascii="Wingdings" w:hAnsi="Wingdings" w:eastAsia="Wingdings" w:cs="Wingdings"/>
        </w:rPr>
        <w:t>à</w:t>
      </w:r>
      <w:r>
        <w:t xml:space="preserve"> branch site 200911008.</w:t>
      </w:r>
      <w:r>
        <w:br/>
      </w:r>
      <w:r>
        <w:t>The branches do not have any other data.</w:t>
      </w:r>
    </w:p>
    <w:p w:rsidRPr="00C20AEF" w:rsidR="00FF7A50" w:rsidP="00967958" w:rsidRDefault="009E4E9D" w14:paraId="63A3853D" w14:textId="77777777">
      <w:pPr>
        <w:pStyle w:val="berschrift3"/>
      </w:pPr>
      <w:bookmarkStart w:name="_Toc98412014" w:id="743"/>
      <w:r>
        <w:t>Central parts master data</w:t>
      </w:r>
      <w:bookmarkEnd w:id="743"/>
    </w:p>
    <w:p w:rsidRPr="00C20AEF" w:rsidR="00FF7A50" w:rsidP="00E834B8" w:rsidRDefault="00B76A75" w14:paraId="133B58BE" w14:textId="77777777">
      <w:pPr>
        <w:pStyle w:val="Textkrper"/>
        <w:numPr>
          <w:ilvl w:val="0"/>
          <w:numId w:val="32"/>
        </w:numPr>
      </w:pPr>
      <w:r>
        <w:t>Using the part numbers from the Italian real data, the current data for the tables PARTS_GROBAL, PARTS_NATIONAL and ALTERNATIVES are determined once. These are exported and imported during each training run. This also includes part designations for all currently available Wholesale locations. The alternatives contain the complete replacement chains of all part numbers from the real data.</w:t>
      </w:r>
    </w:p>
    <w:p w:rsidRPr="00C20AEF" w:rsidR="008D1E3B" w:rsidP="00E834B8" w:rsidRDefault="008D1E3B" w14:paraId="66C833DC" w14:textId="77777777">
      <w:pPr>
        <w:pStyle w:val="Textkrper"/>
        <w:numPr>
          <w:ilvl w:val="0"/>
          <w:numId w:val="32"/>
        </w:numPr>
      </w:pPr>
      <w:r>
        <w:t>For the correct display of the designation in the respective national language, the supplier parameterization must be extended in the training data. For each market, the respective (E)LC must be set and the national master data of all wholesale locations must be imported for all current part numbers in the training. Training operations must be assigned to "their" wholesale location for each market.</w:t>
      </w:r>
    </w:p>
    <w:p w:rsidRPr="00C20AEF" w:rsidR="0041325C" w:rsidP="00967958" w:rsidRDefault="00131CE6" w14:paraId="297A59A9" w14:textId="77777777">
      <w:pPr>
        <w:pStyle w:val="berschrift3"/>
      </w:pPr>
      <w:bookmarkStart w:name="_Toc98412015" w:id="744"/>
      <w:r>
        <w:t>Transfer of current production data</w:t>
      </w:r>
      <w:bookmarkEnd w:id="744"/>
    </w:p>
    <w:p w:rsidRPr="00C20AEF" w:rsidR="0041325C" w:rsidP="0041325C" w:rsidRDefault="0041325C" w14:paraId="55CE80F5" w14:textId="77777777">
      <w:pPr>
        <w:pStyle w:val="Textkrper"/>
      </w:pPr>
      <w:r>
        <w:t>Every day, when the training environment is initialized, the following data of all markets is taken from the production database:</w:t>
      </w:r>
    </w:p>
    <w:p w:rsidRPr="00C20AEF" w:rsidR="0041325C" w:rsidP="00E834B8" w:rsidRDefault="0041325C" w14:paraId="6E362BAA" w14:textId="77777777">
      <w:pPr>
        <w:pStyle w:val="Textkrper"/>
        <w:numPr>
          <w:ilvl w:val="0"/>
          <w:numId w:val="32"/>
        </w:numPr>
      </w:pPr>
      <w:r>
        <w:t>General terms and conditions and texts for mail dispatch</w:t>
      </w:r>
    </w:p>
    <w:p w:rsidRPr="00C20AEF" w:rsidR="00D23390" w:rsidP="00E834B8" w:rsidRDefault="00D23390" w14:paraId="2F3611D8" w14:textId="77777777">
      <w:pPr>
        <w:pStyle w:val="Textkrper"/>
        <w:numPr>
          <w:ilvl w:val="0"/>
          <w:numId w:val="32"/>
        </w:numPr>
      </w:pPr>
      <w:r>
        <w:t>Current information in panel 1 (start panel)</w:t>
      </w:r>
    </w:p>
    <w:p w:rsidRPr="00C20AEF" w:rsidR="00D23390" w:rsidP="00E834B8" w:rsidRDefault="00D23390" w14:paraId="48575353" w14:textId="77777777">
      <w:pPr>
        <w:pStyle w:val="Textkrper"/>
        <w:numPr>
          <w:ilvl w:val="0"/>
          <w:numId w:val="32"/>
        </w:numPr>
      </w:pPr>
      <w:r>
        <w:t xml:space="preserve">Discount groups matrix </w:t>
      </w:r>
    </w:p>
    <w:p w:rsidRPr="00C20AEF" w:rsidR="00D23390" w:rsidP="00E834B8" w:rsidRDefault="00D23390" w14:paraId="59247868" w14:textId="77777777">
      <w:pPr>
        <w:pStyle w:val="Textkrper"/>
        <w:numPr>
          <w:ilvl w:val="0"/>
          <w:numId w:val="32"/>
        </w:numPr>
      </w:pPr>
      <w:r>
        <w:t>Centrally stored transport service providers</w:t>
      </w:r>
    </w:p>
    <w:p w:rsidRPr="00C20AEF" w:rsidR="000936A9" w:rsidP="00D23390" w:rsidRDefault="000936A9" w14:paraId="672C2524" w14:textId="77777777">
      <w:pPr>
        <w:pStyle w:val="Textkrper"/>
      </w:pPr>
      <w:r>
        <w:lastRenderedPageBreak/>
        <w:t>For markets where no data is yet stored in the production, the English information is used (except for the GTCs, these will remain empty).</w:t>
      </w:r>
    </w:p>
    <w:p w:rsidRPr="00C20AEF" w:rsidR="00D23390" w:rsidP="00D23390" w:rsidRDefault="00D23390" w14:paraId="2399BD7B" w14:textId="77777777">
      <w:pPr>
        <w:pStyle w:val="Textkrper"/>
      </w:pPr>
      <w:r>
        <w:t xml:space="preserve">Depending on the country selection, the corresponding information is displayed in the training environment. All static names of buttons, labels, tooltips, notes on mandatory fields, etc. (which are maintained via </w:t>
      </w:r>
      <w:proofErr w:type="spellStart"/>
      <w:r>
        <w:t>PGuard</w:t>
      </w:r>
      <w:proofErr w:type="spellEnd"/>
      <w:r>
        <w:t xml:space="preserve">). (which are maintained via </w:t>
      </w:r>
      <w:proofErr w:type="spellStart"/>
      <w:r>
        <w:t>PGuard</w:t>
      </w:r>
      <w:proofErr w:type="spellEnd"/>
      <w:r>
        <w:t>) correspond to the current release status and are updated for the release.</w:t>
      </w:r>
    </w:p>
    <w:p w:rsidRPr="00C20AEF" w:rsidR="00131CE6" w:rsidP="00967958" w:rsidRDefault="00131CE6" w14:paraId="5C06E4A2" w14:textId="77777777">
      <w:pPr>
        <w:pStyle w:val="berschrift3"/>
      </w:pPr>
      <w:bookmarkStart w:name="_Toc98412016" w:id="745"/>
      <w:r>
        <w:t>Fixed default values</w:t>
      </w:r>
      <w:bookmarkEnd w:id="745"/>
    </w:p>
    <w:p w:rsidRPr="00C20AEF" w:rsidR="00131CE6" w:rsidP="00131CE6" w:rsidRDefault="00131CE6" w14:paraId="0F7E0999" w14:textId="77777777">
      <w:pPr>
        <w:pStyle w:val="Textkrper"/>
      </w:pPr>
      <w:r>
        <w:t>The following data are set or stored daily when the training environment is initialized:</w:t>
      </w:r>
    </w:p>
    <w:p w:rsidRPr="00C20AEF" w:rsidR="00131CE6" w:rsidP="00E834B8" w:rsidRDefault="00131CE6" w14:paraId="7142F7E3" w14:textId="385C604E">
      <w:pPr>
        <w:pStyle w:val="Textkrper"/>
        <w:numPr>
          <w:ilvl w:val="0"/>
          <w:numId w:val="31"/>
        </w:numPr>
      </w:pPr>
      <w:r>
        <w:t xml:space="preserve">Default values of the bandwidths for the </w:t>
      </w:r>
      <w:proofErr w:type="spellStart"/>
      <w:r>
        <w:t>DeadStock</w:t>
      </w:r>
      <w:proofErr w:type="spellEnd"/>
      <w:r>
        <w:t xml:space="preserve"> clusters for investment date, last addition and last disposal</w:t>
      </w:r>
    </w:p>
    <w:p w:rsidRPr="00C20AEF" w:rsidR="00131CE6" w:rsidP="00E834B8" w:rsidRDefault="00131CE6" w14:paraId="312CC058" w14:textId="77777777">
      <w:pPr>
        <w:pStyle w:val="Textkrper"/>
        <w:numPr>
          <w:ilvl w:val="1"/>
          <w:numId w:val="31"/>
        </w:numPr>
      </w:pPr>
      <w:r>
        <w:t>in cluster II 15 calendar months</w:t>
      </w:r>
    </w:p>
    <w:p w:rsidRPr="00C20AEF" w:rsidR="00131CE6" w:rsidP="00E834B8" w:rsidRDefault="00131CE6" w14:paraId="1CDBB3A2" w14:textId="77777777">
      <w:pPr>
        <w:pStyle w:val="Textkrper"/>
        <w:numPr>
          <w:ilvl w:val="1"/>
          <w:numId w:val="31"/>
        </w:numPr>
      </w:pPr>
      <w:r>
        <w:t>in cluster III 24 calendar months</w:t>
      </w:r>
    </w:p>
    <w:p w:rsidRPr="00C20AEF" w:rsidR="00131CE6" w:rsidP="00E834B8" w:rsidRDefault="00131CE6" w14:paraId="33870227" w14:textId="2C14A42F">
      <w:pPr>
        <w:pStyle w:val="Textkrper"/>
        <w:numPr>
          <w:ilvl w:val="0"/>
          <w:numId w:val="31"/>
        </w:numPr>
      </w:pPr>
      <w:r>
        <w:t xml:space="preserve">Minimum and maximum values of the ranges for the </w:t>
      </w:r>
      <w:proofErr w:type="spellStart"/>
      <w:r>
        <w:t>DeadStock</w:t>
      </w:r>
      <w:proofErr w:type="spellEnd"/>
      <w:r>
        <w:t xml:space="preserve"> clusters for investment date, last inflow and last outflow</w:t>
      </w:r>
    </w:p>
    <w:p w:rsidRPr="00C20AEF" w:rsidR="00131CE6" w:rsidP="00E834B8" w:rsidRDefault="00131CE6" w14:paraId="5D6A63C3" w14:textId="77777777">
      <w:pPr>
        <w:pStyle w:val="Textkrper"/>
        <w:numPr>
          <w:ilvl w:val="1"/>
          <w:numId w:val="31"/>
        </w:numPr>
      </w:pPr>
      <w:r>
        <w:t>in cluster II as minimum value 0 and as maximum value 18 calendar months</w:t>
      </w:r>
    </w:p>
    <w:p w:rsidRPr="00C20AEF" w:rsidR="00131CE6" w:rsidP="00E834B8" w:rsidRDefault="00131CE6" w14:paraId="558228A0" w14:textId="77777777">
      <w:pPr>
        <w:pStyle w:val="Textkrper"/>
        <w:numPr>
          <w:ilvl w:val="1"/>
          <w:numId w:val="31"/>
        </w:numPr>
      </w:pPr>
      <w:r>
        <w:t>in cluster III as minimum value 12 and as maximum value 24 calendar months</w:t>
      </w:r>
    </w:p>
    <w:p w:rsidRPr="00C20AEF" w:rsidR="006329ED" w:rsidP="00E834B8" w:rsidRDefault="00131CE6" w14:paraId="7D5D5478" w14:textId="77777777">
      <w:pPr>
        <w:pStyle w:val="Textkrper"/>
        <w:numPr>
          <w:ilvl w:val="0"/>
          <w:numId w:val="31"/>
        </w:numPr>
      </w:pPr>
      <w:r>
        <w:t>Value and price limit</w:t>
      </w:r>
    </w:p>
    <w:p w:rsidRPr="00C20AEF" w:rsidR="00131CE6" w:rsidP="00E834B8" w:rsidRDefault="006329ED" w14:paraId="007E7157" w14:textId="77777777">
      <w:pPr>
        <w:pStyle w:val="Textkrper"/>
        <w:numPr>
          <w:ilvl w:val="1"/>
          <w:numId w:val="31"/>
        </w:numPr>
      </w:pPr>
      <w:r>
        <w:t>minimum value limit per position a value of 5,00</w:t>
      </w:r>
    </w:p>
    <w:p w:rsidRPr="00C20AEF" w:rsidR="00EE7CF3" w:rsidP="00E834B8" w:rsidRDefault="00EE7CF3" w14:paraId="0DCEBFE5" w14:textId="77777777">
      <w:pPr>
        <w:pStyle w:val="Textkrper"/>
        <w:numPr>
          <w:ilvl w:val="1"/>
          <w:numId w:val="31"/>
        </w:numPr>
      </w:pPr>
      <w:r>
        <w:t>minimum single value per position a value of 1.00</w:t>
      </w:r>
    </w:p>
    <w:p w:rsidRPr="00C20AEF" w:rsidR="00D924B8" w:rsidP="00E834B8" w:rsidRDefault="00D924B8" w14:paraId="4FA46AE4" w14:textId="77777777">
      <w:pPr>
        <w:pStyle w:val="Textkrper"/>
        <w:numPr>
          <w:ilvl w:val="0"/>
          <w:numId w:val="31"/>
        </w:numPr>
      </w:pPr>
      <w:r>
        <w:t>An email address for the STOX contact person is already stored in the operating data. This is reported in advance by the DAG per store (change of default can be made via the configuration file).</w:t>
      </w:r>
    </w:p>
    <w:p w:rsidRPr="00C20AEF" w:rsidR="00081099" w:rsidP="00967958" w:rsidRDefault="005E3586" w14:paraId="71A582BB" w14:textId="689952C6">
      <w:pPr>
        <w:pStyle w:val="berschrift3"/>
      </w:pPr>
      <w:bookmarkStart w:name="_Ref11330427" w:id="746"/>
      <w:bookmarkStart w:name="_Toc98412017" w:id="747"/>
      <w:proofErr w:type="spellStart"/>
      <w:r>
        <w:t>DeadStock</w:t>
      </w:r>
      <w:proofErr w:type="spellEnd"/>
      <w:r>
        <w:t xml:space="preserve"> assortment</w:t>
      </w:r>
      <w:bookmarkEnd w:id="746"/>
      <w:bookmarkEnd w:id="747"/>
    </w:p>
    <w:p w:rsidRPr="00C20AEF" w:rsidR="00395E99" w:rsidP="00395E99" w:rsidRDefault="0012276D" w14:paraId="7595369E" w14:textId="66E12B24">
      <w:pPr>
        <w:pStyle w:val="Textkrper"/>
      </w:pPr>
      <w:r>
        <w:t xml:space="preserve">The basis for the </w:t>
      </w:r>
      <w:proofErr w:type="spellStart"/>
      <w:r>
        <w:t>DeadStock</w:t>
      </w:r>
      <w:proofErr w:type="spellEnd"/>
      <w:r>
        <w:t xml:space="preserve"> assortment is the data from the real farms. This data has been compiled by the department so that the following results, among others, can be displayed in the parts search:</w:t>
      </w:r>
    </w:p>
    <w:p w:rsidRPr="00C20AEF" w:rsidR="00395E99" w:rsidP="00E834B8" w:rsidRDefault="00395E99" w14:paraId="785D40CF" w14:textId="77777777">
      <w:pPr>
        <w:pStyle w:val="Textkrper"/>
        <w:numPr>
          <w:ilvl w:val="0"/>
          <w:numId w:val="31"/>
        </w:numPr>
      </w:pPr>
      <w:r>
        <w:t>Alternatives (incl. reference to supplied parts)</w:t>
      </w:r>
    </w:p>
    <w:p w:rsidRPr="00C20AEF" w:rsidR="00395E99" w:rsidP="00E834B8" w:rsidRDefault="00427CB0" w14:paraId="2C8C3751" w14:textId="0AE41302">
      <w:pPr>
        <w:pStyle w:val="Textkrper"/>
        <w:numPr>
          <w:ilvl w:val="0"/>
          <w:numId w:val="31"/>
        </w:numPr>
      </w:pPr>
      <w:r>
        <w:t>Wildcard search (with code letter A, B, N, Q)</w:t>
      </w:r>
    </w:p>
    <w:p w:rsidRPr="00C20AEF" w:rsidR="00395E99" w:rsidP="00E834B8" w:rsidRDefault="00395E99" w14:paraId="1A32EA7B" w14:textId="77777777">
      <w:pPr>
        <w:pStyle w:val="Textkrper"/>
        <w:numPr>
          <w:ilvl w:val="0"/>
          <w:numId w:val="31"/>
        </w:numPr>
      </w:pPr>
      <w:r>
        <w:t>Part number with code letter A and ES1 (80 TNR)</w:t>
      </w:r>
    </w:p>
    <w:p w:rsidRPr="00C20AEF" w:rsidR="00395E99" w:rsidP="00E834B8" w:rsidRDefault="00395E99" w14:paraId="2E5A322C" w14:textId="77777777">
      <w:pPr>
        <w:pStyle w:val="Textkrper"/>
        <w:numPr>
          <w:ilvl w:val="0"/>
          <w:numId w:val="31"/>
        </w:numPr>
      </w:pPr>
      <w:r>
        <w:t>Part number with code letter A and ES2</w:t>
      </w:r>
    </w:p>
    <w:p w:rsidRPr="00C20AEF" w:rsidR="00395E99" w:rsidP="00E834B8" w:rsidRDefault="00395E99" w14:paraId="55439262" w14:textId="77777777">
      <w:pPr>
        <w:pStyle w:val="Textkrper"/>
        <w:numPr>
          <w:ilvl w:val="0"/>
          <w:numId w:val="31"/>
        </w:numPr>
      </w:pPr>
      <w:r>
        <w:t>DRT parts</w:t>
      </w:r>
    </w:p>
    <w:p w:rsidRPr="00C20AEF" w:rsidR="00395E99" w:rsidP="00E834B8" w:rsidRDefault="00395E99" w14:paraId="1C538F9F" w14:textId="77777777">
      <w:pPr>
        <w:pStyle w:val="Textkrper"/>
        <w:numPr>
          <w:ilvl w:val="0"/>
          <w:numId w:val="31"/>
        </w:numPr>
      </w:pPr>
      <w:r>
        <w:t>Parts in own operation and in branch operation</w:t>
      </w:r>
    </w:p>
    <w:p w:rsidRPr="00C20AEF" w:rsidR="00395E99" w:rsidP="00E834B8" w:rsidRDefault="00395E99" w14:paraId="4CB98E51" w14:textId="5A2190CC">
      <w:pPr>
        <w:pStyle w:val="Textkrper"/>
        <w:numPr>
          <w:ilvl w:val="0"/>
          <w:numId w:val="31"/>
        </w:numPr>
      </w:pPr>
      <w:r>
        <w:t xml:space="preserve">Parts with </w:t>
      </w:r>
      <w:proofErr w:type="spellStart"/>
      <w:r>
        <w:t>DeadStock</w:t>
      </w:r>
      <w:proofErr w:type="spellEnd"/>
      <w:r>
        <w:t xml:space="preserve"> note in the part master (for displaying the ! icon)</w:t>
      </w:r>
    </w:p>
    <w:p w:rsidRPr="00C20AEF" w:rsidR="00BF1139" w:rsidP="00BF1139" w:rsidRDefault="00C32A33" w14:paraId="0595A52D" w14:textId="5BF741BD">
      <w:pPr>
        <w:pStyle w:val="Textkrper"/>
      </w:pPr>
      <w:r>
        <w:t xml:space="preserve">The real data is used to generate the stocks and the local part master data of the training companies. The </w:t>
      </w:r>
      <w:proofErr w:type="spellStart"/>
      <w:r>
        <w:t>DeadStock</w:t>
      </w:r>
      <w:proofErr w:type="spellEnd"/>
      <w:r>
        <w:t xml:space="preserve"> ranges of the training companies are thus different (there are seven different ranges).</w:t>
      </w:r>
    </w:p>
    <w:p w:rsidRPr="00C20AEF" w:rsidR="00BF1139" w:rsidP="00BF1139" w:rsidRDefault="00BF1139" w14:paraId="58EE6A77" w14:textId="77777777">
      <w:pPr>
        <w:pStyle w:val="Textkrper"/>
      </w:pPr>
      <w:r>
        <w:lastRenderedPageBreak/>
        <w:t xml:space="preserve">The reference date for the deduction of the real data is 12.12.2012. Therefore, when the training environment is initialized, the difference (TODAY - 12/12/2012) is always added for the date fields in the local part master (creation date, last acquisition, last retirement, and last automatic LBES). </w:t>
      </w:r>
    </w:p>
    <w:p w:rsidRPr="00C20AEF" w:rsidR="00BF1139" w:rsidP="00BF1139" w:rsidRDefault="00BF1139" w14:paraId="4D773D22" w14:textId="77777777">
      <w:pPr>
        <w:pStyle w:val="Textkrper"/>
      </w:pPr>
      <w:r>
        <w:t xml:space="preserve">Example: "Date of last departure" in the </w:t>
      </w:r>
      <w:r>
        <w:rPr>
          <w:b/>
        </w:rPr>
        <w:t>real data</w:t>
      </w:r>
      <w:r>
        <w:t xml:space="preserve"> is 22.02.2010. If the initialization takes place on 04.04.2013 (=TODAY), the difference (TODAY - 12.12.2012) = 113 days. So the field will be filled with 02/22/2010 + 113 days = 06/15/2010.</w:t>
      </w:r>
    </w:p>
    <w:p w:rsidRPr="00C20AEF" w:rsidR="00B83EB7" w:rsidP="00BF1139" w:rsidRDefault="00B83EB7" w14:paraId="72711C63" w14:textId="2F97CE14">
      <w:pPr>
        <w:pStyle w:val="Textkrper"/>
      </w:pPr>
      <w:r>
        <w:t xml:space="preserve">This ensures that the results are identical each day when </w:t>
      </w:r>
      <w:proofErr w:type="spellStart"/>
      <w:r>
        <w:t>DeadStock</w:t>
      </w:r>
      <w:proofErr w:type="spellEnd"/>
      <w:r>
        <w:t xml:space="preserve"> assortments are determined.</w:t>
      </w:r>
    </w:p>
    <w:p w:rsidRPr="00C20AEF" w:rsidR="00395E99" w:rsidP="00395E99" w:rsidRDefault="00395E99" w14:paraId="785AF666" w14:textId="77777777">
      <w:pPr>
        <w:pStyle w:val="Textkrper"/>
      </w:pPr>
    </w:p>
    <w:p w:rsidRPr="00C20AEF" w:rsidR="0077798D" w:rsidP="00967958" w:rsidRDefault="0077798D" w14:paraId="54ABB1BF" w14:textId="77777777">
      <w:pPr>
        <w:pStyle w:val="berschrift3"/>
      </w:pPr>
      <w:bookmarkStart w:name="_Toc98412018" w:id="748"/>
      <w:r>
        <w:t>Order archive and statistics</w:t>
      </w:r>
      <w:bookmarkEnd w:id="748"/>
    </w:p>
    <w:p w:rsidRPr="00C20AEF" w:rsidR="00081B33" w:rsidP="00E834B8" w:rsidRDefault="00081B33" w14:paraId="59CECE9E" w14:textId="77777777">
      <w:pPr>
        <w:pStyle w:val="Textkrper"/>
        <w:numPr>
          <w:ilvl w:val="0"/>
          <w:numId w:val="33"/>
        </w:numPr>
      </w:pPr>
      <w:r>
        <w:t>For the display of orders in the order overview (Sell, Buy and Archive), historical orders are randomly generated during initialization. Orders are generated for each farm to a maximum of 6 other farms in the market. Four orders with random positions are created for each of these farms. In the archive, in addition to "normal" orders, orders with status 'received' with time 00:00 in the "completed" column and orders with status 'in progress' (operation is seller) are generated. The orders in the archive are no more than 2 months old.</w:t>
      </w:r>
    </w:p>
    <w:p w:rsidRPr="00C20AEF" w:rsidR="007B3268" w:rsidP="00E834B8" w:rsidRDefault="007B3268" w14:paraId="6DD96241" w14:textId="77777777">
      <w:pPr>
        <w:pStyle w:val="Textkrper"/>
        <w:numPr>
          <w:ilvl w:val="0"/>
          <w:numId w:val="33"/>
        </w:numPr>
      </w:pPr>
      <w:r>
        <w:t xml:space="preserve">The statistics values contain only fictitious data for the past 24 months (including up to the previous month) at the monthly and annual level - i.e. the data is always randomly generated for the past 24 months during initialization. The values shown in the statistics do </w:t>
      </w:r>
      <w:r>
        <w:rPr>
          <w:b/>
        </w:rPr>
        <w:t>not coincide with</w:t>
      </w:r>
      <w:r>
        <w:t xml:space="preserve"> the "archive" order overview and are different for all training companies.</w:t>
      </w:r>
    </w:p>
    <w:p w:rsidRPr="00C20AEF" w:rsidR="007B3268" w:rsidP="0077798D" w:rsidRDefault="007B3268" w14:paraId="479B562B" w14:textId="77777777">
      <w:pPr>
        <w:pStyle w:val="Textkrper"/>
      </w:pPr>
    </w:p>
    <w:p w:rsidRPr="00C20AEF" w:rsidR="0005791C" w:rsidP="00967958" w:rsidRDefault="0005791C" w14:paraId="2D458185" w14:textId="77777777">
      <w:pPr>
        <w:pStyle w:val="berschrift3"/>
      </w:pPr>
      <w:bookmarkStart w:name="_Toc98412019" w:id="749"/>
      <w:r>
        <w:t>Batch processes and mail dispatch</w:t>
      </w:r>
      <w:bookmarkEnd w:id="749"/>
    </w:p>
    <w:p w:rsidRPr="00C20AEF" w:rsidR="0005791C" w:rsidP="0005791C" w:rsidRDefault="0005791C" w14:paraId="5E86933F" w14:textId="05AD50A2">
      <w:pPr>
        <w:pStyle w:val="Textkrper"/>
      </w:pPr>
      <w:r>
        <w:t xml:space="preserve">Only three of the batch processes (see section </w:t>
      </w:r>
      <w:r w:rsidRPr="00C20AEF" w:rsidR="002B5CB6">
        <w:rPr>
          <w:u w:val="single"/>
        </w:rPr>
        <w:fldChar w:fldCharType="begin"/>
      </w:r>
      <w:r w:rsidRPr="00C20AEF">
        <w:rPr>
          <w:u w:val="single"/>
        </w:rPr>
        <w:instrText xml:space="preserve"> REF _Ref316892895 \r \h </w:instrText>
      </w:r>
      <w:r w:rsidRPr="00C20AEF" w:rsidR="00C525AC">
        <w:rPr>
          <w:u w:val="single"/>
        </w:rPr>
        <w:instrText xml:space="preserve"> \* MERGEFORMAT </w:instrText>
      </w:r>
      <w:r w:rsidRPr="00C20AEF" w:rsidR="002B5CB6">
        <w:rPr>
          <w:u w:val="single"/>
        </w:rPr>
      </w:r>
      <w:r w:rsidRPr="00C20AEF" w:rsidR="002B5CB6">
        <w:rPr>
          <w:u w:val="single"/>
        </w:rPr>
        <w:fldChar w:fldCharType="separate"/>
      </w:r>
      <w:r w:rsidR="000D3A2D">
        <w:rPr>
          <w:u w:val="single"/>
        </w:rPr>
        <w:t>7</w:t>
      </w:r>
      <w:r w:rsidRPr="00C20AEF" w:rsidR="002B5CB6">
        <w:rPr>
          <w:u w:val="single"/>
        </w:rPr>
        <w:fldChar w:fldCharType="end"/>
      </w:r>
      <w:r>
        <w:t>) are needed for the training environment:</w:t>
      </w:r>
    </w:p>
    <w:p w:rsidRPr="00C20AEF" w:rsidR="0005791C" w:rsidP="00E834B8" w:rsidRDefault="0012276D" w14:paraId="6BCBC01C" w14:textId="13BD0CE0">
      <w:pPr>
        <w:pStyle w:val="Textkrper"/>
        <w:numPr>
          <w:ilvl w:val="0"/>
          <w:numId w:val="33"/>
        </w:numPr>
      </w:pPr>
      <w:r>
        <w:t xml:space="preserve">The </w:t>
      </w:r>
      <w:proofErr w:type="spellStart"/>
      <w:r>
        <w:t>DeadStock</w:t>
      </w:r>
      <w:proofErr w:type="spellEnd"/>
      <w:r>
        <w:t xml:space="preserve"> assortment is updated after initialization or after the entries in the "Cluster definition and exclusion criteria" area have been changed and saved and the associated recalculation due to parameter changes. However, the recalculation starts after 2 minutes (and not after 1 hour).</w:t>
      </w:r>
    </w:p>
    <w:p w:rsidRPr="00C20AEF" w:rsidR="00CB155F" w:rsidP="00E834B8" w:rsidRDefault="00CB155F" w14:paraId="0295E56A" w14:textId="15F5BE63">
      <w:pPr>
        <w:pStyle w:val="Textkrper"/>
        <w:numPr>
          <w:ilvl w:val="0"/>
          <w:numId w:val="33"/>
        </w:numPr>
      </w:pPr>
      <w:r>
        <w:t xml:space="preserve">The deletion of unauthorized part numbers from the </w:t>
      </w:r>
      <w:proofErr w:type="spellStart"/>
      <w:r>
        <w:t>DeadStock</w:t>
      </w:r>
      <w:proofErr w:type="spellEnd"/>
      <w:r>
        <w:t xml:space="preserve"> assortment takes place at fixed times (10, 12 and 14 o'clock). If part numbers have been deleted, they will be output in the mail the next time the assortment is recalculated.</w:t>
      </w:r>
    </w:p>
    <w:p w:rsidRPr="00C20AEF" w:rsidR="00CB155F" w:rsidP="00E834B8" w:rsidRDefault="00CB155F" w14:paraId="4B8ED512" w14:textId="77777777">
      <w:pPr>
        <w:pStyle w:val="Textkrper"/>
        <w:numPr>
          <w:ilvl w:val="0"/>
          <w:numId w:val="33"/>
        </w:numPr>
      </w:pPr>
      <w:r>
        <w:t>In the course of recalculation, the notices of rejected items to the seller and deletion of unauthorized part numbers are also issued in the automatic mail.</w:t>
      </w:r>
    </w:p>
    <w:p w:rsidRPr="00C20AEF" w:rsidR="0005791C" w:rsidP="00E834B8" w:rsidRDefault="007978B8" w14:paraId="4190EAE8" w14:textId="1C3A10FC">
      <w:pPr>
        <w:pStyle w:val="Textkrper"/>
        <w:numPr>
          <w:ilvl w:val="0"/>
          <w:numId w:val="33"/>
        </w:numPr>
      </w:pPr>
      <w:r>
        <w:t>The automatic mails for the notice of a new order entry and the notice of deleted or reduced order items are generated and sent immediately when the events occur.</w:t>
      </w:r>
    </w:p>
    <w:p w:rsidRPr="00C20AEF" w:rsidR="000A063A" w:rsidP="00E834B8" w:rsidRDefault="000A063A" w14:paraId="7AAA6032" w14:textId="254919E3">
      <w:pPr>
        <w:pStyle w:val="Textkrper"/>
        <w:numPr>
          <w:ilvl w:val="0"/>
          <w:numId w:val="33"/>
        </w:numPr>
      </w:pPr>
      <w:r>
        <w:t>The process to start the waves/supply requests is available.</w:t>
      </w:r>
    </w:p>
    <w:p w:rsidRPr="00C20AEF" w:rsidR="002328AB" w:rsidP="00967958" w:rsidRDefault="008B1317" w14:paraId="6F90AF2E" w14:textId="77777777">
      <w:pPr>
        <w:pStyle w:val="berschrift3"/>
      </w:pPr>
      <w:r>
        <w:br w:type="page"/>
      </w:r>
      <w:bookmarkStart w:name="_Toc98412020" w:id="750"/>
      <w:r>
        <w:lastRenderedPageBreak/>
        <w:t>Training procedure</w:t>
      </w:r>
      <w:bookmarkEnd w:id="750"/>
    </w:p>
    <w:p w:rsidRPr="00C20AEF" w:rsidR="00721D36" w:rsidP="00721D36" w:rsidRDefault="00721D36" w14:paraId="1C9D5CF1" w14:textId="77777777">
      <w:pPr>
        <w:rPr>
          <w:sz w:val="20"/>
        </w:rPr>
      </w:pPr>
      <w:r>
        <w:rPr>
          <w:sz w:val="20"/>
        </w:rPr>
        <w:t>The training procedure is analogous to the live start of a new STOX operation, i.e.</w:t>
      </w:r>
    </w:p>
    <w:p w:rsidRPr="00C20AEF" w:rsidR="00721D36" w:rsidP="00E834B8" w:rsidRDefault="00721D36" w14:paraId="5C034C4F" w14:textId="77777777">
      <w:pPr>
        <w:pStyle w:val="Textkrper"/>
        <w:numPr>
          <w:ilvl w:val="0"/>
          <w:numId w:val="33"/>
        </w:numPr>
      </w:pPr>
      <w:r>
        <w:t>Starting the logistics bus client and logging into the training environment</w:t>
      </w:r>
    </w:p>
    <w:p w:rsidRPr="00C20AEF" w:rsidR="00721D36" w:rsidP="00E834B8" w:rsidRDefault="00721D36" w14:paraId="05936CD6" w14:textId="77777777">
      <w:pPr>
        <w:pStyle w:val="Textkrper"/>
        <w:numPr>
          <w:ilvl w:val="0"/>
          <w:numId w:val="33"/>
        </w:numPr>
      </w:pPr>
      <w:r>
        <w:t>The terms and conditions appear (accept or not accept)</w:t>
      </w:r>
    </w:p>
    <w:p w:rsidRPr="00C20AEF" w:rsidR="00721D36" w:rsidP="00E834B8" w:rsidRDefault="00721D36" w14:paraId="03C30412" w14:textId="77777777">
      <w:pPr>
        <w:pStyle w:val="Textkrper"/>
        <w:numPr>
          <w:ilvl w:val="0"/>
          <w:numId w:val="33"/>
        </w:numPr>
      </w:pPr>
      <w:r>
        <w:t>The panels are inactive until the basic settings have been made (if not, no activation takes place)</w:t>
      </w:r>
    </w:p>
    <w:p w:rsidRPr="00C20AEF" w:rsidR="00721D36" w:rsidP="00E834B8" w:rsidRDefault="00721D36" w14:paraId="6B7FCE19" w14:textId="77777777">
      <w:pPr>
        <w:pStyle w:val="Textkrper"/>
        <w:numPr>
          <w:ilvl w:val="0"/>
          <w:numId w:val="33"/>
        </w:numPr>
      </w:pPr>
      <w:r>
        <w:t>The operating data can be loaded. The farms are already activated for STOX but not yet initialized.</w:t>
      </w:r>
    </w:p>
    <w:p w:rsidRPr="00C20AEF" w:rsidR="00721D36" w:rsidP="00E834B8" w:rsidRDefault="00721D36" w14:paraId="211291B1" w14:textId="77777777">
      <w:pPr>
        <w:pStyle w:val="Textkrper"/>
        <w:numPr>
          <w:ilvl w:val="0"/>
          <w:numId w:val="33"/>
        </w:numPr>
      </w:pPr>
      <w:r>
        <w:t>The assortment is calculated immediately after activation (depending on the number of training farms, this may take a few minutes)</w:t>
      </w:r>
    </w:p>
    <w:p w:rsidRPr="00C20AEF" w:rsidR="002328AB" w:rsidP="00721D36" w:rsidRDefault="00721D36" w14:paraId="606BE979" w14:textId="77777777">
      <w:pPr>
        <w:pStyle w:val="Textkrper"/>
      </w:pPr>
      <w:r>
        <w:t>All remaining functions such as parts search, parts purchase, parts sales, settings, etc. function analogously to production.</w:t>
      </w:r>
    </w:p>
    <w:p w:rsidRPr="00C20AEF" w:rsidR="00967958" w:rsidP="00967958" w:rsidRDefault="00967958" w14:paraId="26E8AD50" w14:textId="77777777">
      <w:pPr>
        <w:pStyle w:val="berschrift3"/>
      </w:pPr>
      <w:bookmarkStart w:name="_Toc98412021" w:id="751"/>
      <w:r>
        <w:t>Restrictions</w:t>
      </w:r>
      <w:bookmarkEnd w:id="751"/>
    </w:p>
    <w:p w:rsidRPr="00C20AEF" w:rsidR="00967958" w:rsidP="00E834B8" w:rsidRDefault="00967958" w14:paraId="474D8E2F" w14:textId="371A4247">
      <w:pPr>
        <w:pStyle w:val="Textkrper"/>
        <w:numPr>
          <w:ilvl w:val="0"/>
          <w:numId w:val="31"/>
        </w:numPr>
      </w:pPr>
      <w:r>
        <w:t xml:space="preserve">No feedback parameters for STOX are stored in the training data, i.e. no check for parts included in the DIMS feedback is performed when determining the </w:t>
      </w:r>
      <w:proofErr w:type="spellStart"/>
      <w:r>
        <w:t>DeadStock</w:t>
      </w:r>
      <w:proofErr w:type="spellEnd"/>
      <w:r>
        <w:t xml:space="preserve"> assortment.</w:t>
      </w:r>
    </w:p>
    <w:p w:rsidRPr="00C20AEF" w:rsidR="00FD23BE" w:rsidP="00E834B8" w:rsidRDefault="00D04625" w14:paraId="05547CCA" w14:textId="77777777">
      <w:pPr>
        <w:pStyle w:val="Textkrper"/>
        <w:numPr>
          <w:ilvl w:val="0"/>
          <w:numId w:val="31"/>
        </w:numPr>
      </w:pPr>
      <w:r>
        <w:t>For German operations, when you jump to the Mercedes-Benz partner store (both at "Initiate shipping" and at "Order tracking"), the partner store home page is displayed in the browser.</w:t>
      </w:r>
    </w:p>
    <w:p w:rsidRPr="00C20AEF" w:rsidR="00B03F20" w:rsidP="00E834B8" w:rsidRDefault="00B03F20" w14:paraId="15441173" w14:textId="77777777">
      <w:pPr>
        <w:pStyle w:val="Textkrper"/>
        <w:numPr>
          <w:ilvl w:val="0"/>
          <w:numId w:val="31"/>
        </w:numPr>
      </w:pPr>
      <w:r>
        <w:t>For the SICOS assortment analysis, a calculated proposal based on the analysis wizard "ALL PARTS" should already be available in the general overview. This should be editable in the individual overview. The date of the calculated analysis should be today minus 1 or 2 days, as proposals older than 30 days are automatically deleted. The extent to which this requirement can be implemented must be checked during implementation. Here the cooperation of the department is necessary to generate an appropriate proposal.</w:t>
      </w:r>
    </w:p>
    <w:p w:rsidRPr="00C20AEF" w:rsidR="00027071" w:rsidP="00027071" w:rsidRDefault="00027071" w14:paraId="6F5E27DD" w14:textId="77777777">
      <w:pPr>
        <w:pStyle w:val="berschrift2"/>
      </w:pPr>
      <w:r>
        <w:br w:type="page"/>
      </w:r>
      <w:bookmarkStart w:name="_Ref473725141" w:id="752"/>
      <w:bookmarkStart w:name="_Toc98412022" w:id="753"/>
      <w:r>
        <w:lastRenderedPageBreak/>
        <w:t>Automatic cleaning of the business partner lists</w:t>
      </w:r>
      <w:bookmarkEnd w:id="752"/>
      <w:bookmarkEnd w:id="753"/>
    </w:p>
    <w:p w:rsidRPr="00C20AEF" w:rsidR="00787560" w:rsidP="00787560" w:rsidRDefault="00787560" w14:paraId="0A2C473E" w14:textId="77777777">
      <w:pPr>
        <w:pStyle w:val="Anforderungsnummer"/>
      </w:pPr>
      <w:r>
        <w:t>Requirement: FKT-BATCH-20</w:t>
      </w:r>
    </w:p>
    <w:p w:rsidRPr="00C20AEF" w:rsidR="00787560" w:rsidP="00787560" w:rsidRDefault="00787560" w14:paraId="5FB5D609" w14:textId="77777777">
      <w:pPr>
        <w:pStyle w:val="Anforderungstext"/>
      </w:pPr>
      <w:r>
        <w:t xml:space="preserve">The system deletes all site numbers that no longer exist in DIMS from the preferred and problematic business partner lists (SXLS_PREFERRED_DEALERS and SXLS_UNPREFERRED_DEALERS fields in STOX_LOCAL_SETTINGS table, respectively) on a daily basis. </w:t>
      </w:r>
      <w:r>
        <w:br/>
      </w:r>
      <w:r>
        <w:t>For this purpose, the system checks for all STOX sites whether the assigned sites are still available in the site data or in the GSSN pool. The system deletes all sites that no longer exist from the corresponding list in the STOX_LOCAL_SETTINGS table.</w:t>
      </w:r>
    </w:p>
    <w:p w:rsidRPr="00C20AEF" w:rsidR="00967958" w:rsidP="00027071" w:rsidRDefault="00F3681D" w14:paraId="5DE1002B" w14:textId="77777777">
      <w:pPr>
        <w:pStyle w:val="Textkrper"/>
      </w:pPr>
      <w:r>
        <w:t>The processing by the system should take place in the night time. The time (time) of deletion depends on the market. The times are specified centrally and stored in the system.</w:t>
      </w:r>
    </w:p>
    <w:p w:rsidRPr="00C20AEF" w:rsidR="00E609AF" w:rsidP="00E609AF" w:rsidRDefault="00E609AF" w14:paraId="1BD056DA" w14:textId="1886EBC8">
      <w:pPr>
        <w:pStyle w:val="Textkrper"/>
      </w:pPr>
    </w:p>
    <w:p w:rsidRPr="00C20AEF" w:rsidR="00CF2B0D" w:rsidP="00CF2B0D" w:rsidRDefault="00CF2B0D" w14:paraId="05B538EB" w14:textId="4A109E96">
      <w:pPr>
        <w:pStyle w:val="berschrift2"/>
      </w:pPr>
      <w:bookmarkStart w:name="_Ref18563330" w:id="754"/>
      <w:bookmarkStart w:name="_Ref18572687" w:id="755"/>
      <w:bookmarkStart w:name="_Toc98412023" w:id="756"/>
      <w:r>
        <w:t xml:space="preserve">D2D </w:t>
      </w:r>
      <w:proofErr w:type="spellStart"/>
      <w:r>
        <w:t>Checkorders</w:t>
      </w:r>
      <w:proofErr w:type="spellEnd"/>
      <w:r>
        <w:t xml:space="preserve"> and delivery requests</w:t>
      </w:r>
      <w:bookmarkEnd w:id="754"/>
      <w:bookmarkEnd w:id="756"/>
      <w:r>
        <w:t xml:space="preserve"> </w:t>
      </w:r>
      <w:bookmarkEnd w:id="755"/>
    </w:p>
    <w:p w:rsidRPr="00C20AEF" w:rsidR="00AF2856" w:rsidP="00AF2856" w:rsidRDefault="00AF2856" w14:paraId="222B6473" w14:textId="7B463503">
      <w:pPr>
        <w:pStyle w:val="Anforderungsnummer"/>
      </w:pPr>
      <w:r>
        <w:t>Requirement: FKT-BATCH-21</w:t>
      </w:r>
    </w:p>
    <w:p w:rsidRPr="00C20AEF" w:rsidR="00234199" w:rsidP="00AF2856" w:rsidRDefault="00AF2856" w14:paraId="2202E865" w14:textId="0BD9A06F">
      <w:pPr>
        <w:pStyle w:val="Anforderungstext"/>
      </w:pPr>
      <w:r>
        <w:t xml:space="preserve">To start (and stop) the waves or delivery requests, a cyclic batch process is required, which is started once and cyclically reads and processes the generated D2D orders (in "Created" or "Started" status) (see section </w:t>
      </w:r>
      <w:r w:rsidRPr="00C20AEF">
        <w:fldChar w:fldCharType="begin"/>
      </w:r>
      <w:r w:rsidRPr="00C20AEF">
        <w:instrText xml:space="preserve"> REF _Ref18563601 \r \h </w:instrText>
      </w:r>
      <w:r w:rsidRPr="00C20AEF" w:rsidR="00C525AC">
        <w:instrText xml:space="preserve"> \* MERGEFORMAT </w:instrText>
      </w:r>
      <w:r w:rsidRPr="00C20AEF">
        <w:fldChar w:fldCharType="separate"/>
      </w:r>
      <w:r w:rsidR="000D3A2D">
        <w:t>1.1.15</w:t>
      </w:r>
      <w:r w:rsidRPr="00C20AEF">
        <w:fldChar w:fldCharType="end"/>
      </w:r>
      <w:r>
        <w:t>). The processing is sequential and permanent.</w:t>
      </w:r>
    </w:p>
    <w:p w:rsidRPr="00C20AEF" w:rsidR="00AF2856" w:rsidP="00AF2856" w:rsidRDefault="00AF2856" w14:paraId="75B95C80" w14:textId="48C3FE63">
      <w:pPr>
        <w:pStyle w:val="Anforderungstext"/>
      </w:pPr>
      <w:r>
        <w:t>If there are no D2D orders or delivery requests to be processed in a cycle (no order in "Created" or "Started" status), the process pauses for one minute and then checks again.</w:t>
      </w:r>
    </w:p>
    <w:p w:rsidRPr="00C20AEF" w:rsidR="00CF2B0D" w:rsidP="00E609AF" w:rsidRDefault="00CF2B0D" w14:paraId="0B102702" w14:textId="77777777">
      <w:pPr>
        <w:pStyle w:val="Textkrper"/>
      </w:pPr>
    </w:p>
    <w:p w:rsidRPr="00C20AEF" w:rsidR="00E832E5" w:rsidP="00E832E5" w:rsidRDefault="00E832E5" w14:paraId="22A0ABE2" w14:textId="77777777">
      <w:pPr>
        <w:pStyle w:val="berschrift1"/>
        <w:rPr>
          <w:color w:val="auto"/>
        </w:rPr>
      </w:pPr>
      <w:bookmarkStart w:name="_Toc170032264" w:id="757"/>
      <w:bookmarkStart w:name="_Toc199244145" w:id="758"/>
      <w:bookmarkStart w:name="_Toc207598911" w:id="759"/>
      <w:bookmarkStart w:name="_Toc221680558" w:id="760"/>
      <w:bookmarkStart w:name="_Toc98412024" w:id="761"/>
      <w:r>
        <w:rPr>
          <w:color w:val="auto"/>
        </w:rPr>
        <w:lastRenderedPageBreak/>
        <w:t>Specification of the system interfaces</w:t>
      </w:r>
      <w:bookmarkEnd w:id="757"/>
      <w:bookmarkEnd w:id="758"/>
      <w:bookmarkEnd w:id="759"/>
      <w:bookmarkEnd w:id="760"/>
      <w:bookmarkEnd w:id="761"/>
    </w:p>
    <w:p w:rsidRPr="00C20AEF" w:rsidR="009022C1" w:rsidP="009022C1" w:rsidRDefault="009022C1" w14:paraId="08EEC9E8" w14:textId="77777777">
      <w:pPr>
        <w:pStyle w:val="berschrift2"/>
      </w:pPr>
      <w:bookmarkStart w:name="_Toc98412025" w:id="762"/>
      <w:r>
        <w:t>Input interfaces</w:t>
      </w:r>
      <w:bookmarkEnd w:id="762"/>
    </w:p>
    <w:p w:rsidRPr="00C20AEF" w:rsidR="000B4332" w:rsidP="009022C1" w:rsidRDefault="002D6410" w14:paraId="4BC483BA" w14:textId="77777777">
      <w:pPr>
        <w:pStyle w:val="Textkrper"/>
      </w:pPr>
      <w:r>
        <w:t>All required inbound interfaces (e.g., dealer inventories, local, or national and global master data) already exist in the logistics bus (i.e., DIMS/SICOS). Since STOX is another application in the logistics bus, this data can be shared.</w:t>
      </w:r>
    </w:p>
    <w:p w:rsidRPr="00C20AEF" w:rsidR="000B4332" w:rsidP="000B4332" w:rsidRDefault="000B4332" w14:paraId="4CFE441F" w14:textId="77777777">
      <w:pPr>
        <w:pStyle w:val="berschrift2"/>
      </w:pPr>
      <w:bookmarkStart w:name="_Ref327779967" w:id="763"/>
      <w:bookmarkStart w:name="_Toc98412026" w:id="764"/>
      <w:r>
        <w:t>Output interfaces</w:t>
      </w:r>
      <w:bookmarkEnd w:id="763"/>
      <w:bookmarkEnd w:id="764"/>
    </w:p>
    <w:p w:rsidRPr="00C20AEF" w:rsidR="000B4332" w:rsidP="000B4332" w:rsidRDefault="00D80887" w14:paraId="51883306" w14:textId="77777777">
      <w:pPr>
        <w:pStyle w:val="berschrift3"/>
      </w:pPr>
      <w:bookmarkStart w:name="_Ref327866685" w:id="765"/>
      <w:bookmarkStart w:name="_Toc98412027" w:id="766"/>
      <w:r>
        <w:t>UPS interface (MBVD partner store)</w:t>
      </w:r>
      <w:bookmarkEnd w:id="765"/>
      <w:bookmarkEnd w:id="766"/>
      <w:r>
        <w:t xml:space="preserve"> </w:t>
      </w:r>
    </w:p>
    <w:p w:rsidRPr="00C20AEF" w:rsidR="00B058EE" w:rsidP="000B4332" w:rsidRDefault="00D80887" w14:paraId="711A5E3E" w14:textId="77777777">
      <w:pPr>
        <w:pStyle w:val="Textkrper"/>
      </w:pPr>
      <w:r>
        <w:t xml:space="preserve">Communication with the MBVD partner store portal is done via HTTP GET request. The required data is supplied in the query string. To do this, an XML document is first created with all the required data. The XML document is then compressed (GZIP format) and the binary data is subsequently Base64 encoded. Finally, the URL encoding for the actual request takes place: (XML </w:t>
      </w:r>
      <w:r>
        <w:rPr>
          <w:rFonts w:ascii="Wingdings" w:hAnsi="Wingdings" w:eastAsia="Wingdings" w:cs="Wingdings"/>
        </w:rPr>
        <w:t>à</w:t>
      </w:r>
      <w:r>
        <w:t xml:space="preserve"> GZIP </w:t>
      </w:r>
      <w:r>
        <w:rPr>
          <w:rFonts w:ascii="Wingdings" w:hAnsi="Wingdings" w:eastAsia="Wingdings" w:cs="Wingdings"/>
        </w:rPr>
        <w:t>à</w:t>
      </w:r>
      <w:r>
        <w:t xml:space="preserve"> Base64 </w:t>
      </w:r>
      <w:r>
        <w:rPr>
          <w:rFonts w:ascii="Wingdings" w:hAnsi="Wingdings" w:eastAsia="Wingdings" w:cs="Wingdings"/>
        </w:rPr>
        <w:t>à</w:t>
      </w:r>
      <w:r>
        <w:t xml:space="preserve"> URL encoding).</w:t>
      </w:r>
    </w:p>
    <w:p w:rsidRPr="00C20AEF" w:rsidR="00D04F39" w:rsidP="000B4332" w:rsidRDefault="00D04F39" w14:paraId="1B9E7466" w14:textId="77777777">
      <w:pPr>
        <w:pStyle w:val="Textkrper"/>
      </w:pPr>
      <w:r>
        <w:t>The following table describes the fields of the XML document that are supplied by STOX in the interface (optional fields can be omitted in the XML document):</w:t>
      </w:r>
    </w:p>
    <w:p w:rsidRPr="00C20AEF" w:rsidR="00D04F39" w:rsidP="000B4332" w:rsidRDefault="00D04F39" w14:paraId="28E43AE8" w14:textId="77777777">
      <w:pPr>
        <w:pStyle w:val="Textkrper"/>
      </w:pPr>
      <w:r>
        <w:br w:type="page"/>
      </w:r>
    </w:p>
    <w:tbl>
      <w:tblPr>
        <w:tblW w:w="0" w:type="auto"/>
        <w:jc w:val="center"/>
        <w:tblCellSpacing w:w="7" w:type="dxa"/>
        <w:tblBorders>
          <w:top w:val="outset" w:color="auto" w:sz="6" w:space="0"/>
          <w:left w:val="outset" w:color="auto" w:sz="6" w:space="0"/>
          <w:bottom w:val="outset" w:color="auto" w:sz="6" w:space="0"/>
          <w:right w:val="outset" w:color="auto" w:sz="6" w:space="0"/>
        </w:tblBorders>
        <w:tblCellMar>
          <w:top w:w="30" w:type="dxa"/>
          <w:left w:w="30" w:type="dxa"/>
          <w:bottom w:w="30" w:type="dxa"/>
          <w:right w:w="30" w:type="dxa"/>
        </w:tblCellMar>
        <w:tblLook w:val="04A0" w:firstRow="1" w:lastRow="0" w:firstColumn="1" w:lastColumn="0" w:noHBand="0" w:noVBand="1"/>
      </w:tblPr>
      <w:tblGrid>
        <w:gridCol w:w="894"/>
        <w:gridCol w:w="639"/>
        <w:gridCol w:w="2006"/>
        <w:gridCol w:w="2146"/>
        <w:gridCol w:w="3647"/>
      </w:tblGrid>
      <w:tr w:rsidRPr="00C20AEF" w:rsidR="00F227D7" w:rsidTr="00BC6FDD" w14:paraId="07B8EC0D"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B363C3" w:rsidP="00B363C3" w:rsidRDefault="006653E8" w14:paraId="56B4A58E" w14:textId="77777777">
            <w:pPr>
              <w:rPr>
                <w:rFonts w:ascii="MS Shell Dlg 2" w:hAnsi="MS Shell Dlg 2" w:cs="MS Shell Dlg 2"/>
                <w:b/>
                <w:bCs/>
                <w:sz w:val="16"/>
                <w:szCs w:val="16"/>
              </w:rPr>
            </w:pPr>
            <w:bookmarkStart w:name="_Ref146451406" w:id="767"/>
            <w:bookmarkStart w:name="_Toc146452258" w:id="768"/>
            <w:bookmarkStart w:name="_Toc147923959" w:id="769"/>
            <w:r>
              <w:lastRenderedPageBreak/>
              <w:br w:type="page"/>
            </w:r>
            <w:r>
              <w:rPr>
                <w:rFonts w:ascii="MS Shell Dlg 2" w:hAnsi="MS Shell Dlg 2"/>
                <w:b/>
                <w:sz w:val="16"/>
              </w:rPr>
              <w:t>Field name</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B363C3" w:rsidP="00AA30FF" w:rsidRDefault="00F227D7" w14:paraId="6B40192B" w14:textId="77777777">
            <w:pPr>
              <w:rPr>
                <w:rFonts w:ascii="MS Shell Dlg 2" w:hAnsi="MS Shell Dlg 2" w:cs="MS Shell Dlg 2"/>
                <w:b/>
                <w:bCs/>
                <w:sz w:val="16"/>
                <w:szCs w:val="16"/>
              </w:rPr>
            </w:pPr>
            <w:r>
              <w:rPr>
                <w:rFonts w:ascii="MS Shell Dlg 2" w:hAnsi="MS Shell Dlg 2"/>
                <w:b/>
                <w:sz w:val="16"/>
              </w:rPr>
              <w:t>Optional</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B363C3" w:rsidP="00AA30FF" w:rsidRDefault="00F227D7" w14:paraId="151265A2" w14:textId="77777777">
            <w:pPr>
              <w:rPr>
                <w:rFonts w:ascii="MS Shell Dlg 2" w:hAnsi="MS Shell Dlg 2" w:cs="MS Shell Dlg 2"/>
                <w:b/>
                <w:bCs/>
                <w:sz w:val="16"/>
                <w:szCs w:val="16"/>
              </w:rPr>
            </w:pPr>
            <w:r>
              <w:rPr>
                <w:rFonts w:ascii="MS Shell Dlg 2" w:hAnsi="MS Shell Dlg 2"/>
                <w:b/>
                <w:sz w:val="16"/>
              </w:rPr>
              <w:t>Type / Length</w:t>
            </w:r>
          </w:p>
        </w:tc>
        <w:tc>
          <w:tcPr>
            <w:tcW w:w="0" w:type="auto"/>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B363C3" w:rsidP="00AA30FF" w:rsidRDefault="00F227D7" w14:paraId="7DD1B79D" w14:textId="77777777">
            <w:pPr>
              <w:rPr>
                <w:rFonts w:ascii="MS Shell Dlg 2" w:hAnsi="MS Shell Dlg 2" w:cs="MS Shell Dlg 2"/>
                <w:b/>
                <w:bCs/>
                <w:sz w:val="16"/>
                <w:szCs w:val="16"/>
              </w:rPr>
            </w:pPr>
            <w:r>
              <w:rPr>
                <w:rFonts w:ascii="MS Shell Dlg 2" w:hAnsi="MS Shell Dlg 2"/>
                <w:b/>
                <w:sz w:val="16"/>
              </w:rPr>
              <w:t>Description</w:t>
            </w:r>
          </w:p>
        </w:tc>
        <w:tc>
          <w:tcPr>
            <w:tcW w:w="3626" w:type="dxa"/>
            <w:tcBorders>
              <w:top w:val="outset" w:color="auto" w:sz="6" w:space="0"/>
              <w:left w:val="outset" w:color="auto" w:sz="6" w:space="0"/>
              <w:bottom w:val="outset" w:color="auto" w:sz="6" w:space="0"/>
              <w:right w:val="outset" w:color="auto" w:sz="6" w:space="0"/>
            </w:tcBorders>
            <w:shd w:val="clear" w:color="auto" w:fill="C0C0C0"/>
            <w:vAlign w:val="center"/>
          </w:tcPr>
          <w:p w:rsidRPr="00C20AEF" w:rsidR="00B363C3" w:rsidP="00AA30FF" w:rsidRDefault="00F227D7" w14:paraId="717DF1FA" w14:textId="77777777">
            <w:pPr>
              <w:rPr>
                <w:rFonts w:ascii="MS Shell Dlg 2" w:hAnsi="MS Shell Dlg 2" w:cs="MS Shell Dlg 2"/>
                <w:b/>
                <w:bCs/>
                <w:sz w:val="16"/>
                <w:szCs w:val="16"/>
              </w:rPr>
            </w:pPr>
            <w:r>
              <w:rPr>
                <w:rFonts w:ascii="MS Shell Dlg 2" w:hAnsi="MS Shell Dlg 2"/>
                <w:b/>
                <w:sz w:val="16"/>
              </w:rPr>
              <w:t>Example</w:t>
            </w:r>
          </w:p>
        </w:tc>
      </w:tr>
      <w:tr w:rsidRPr="00C20AEF" w:rsidR="00F227D7" w:rsidTr="00BC6FDD" w14:paraId="0DBD5E51"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B363C3" w:rsidP="00B363C3" w:rsidRDefault="00B363C3" w14:paraId="5C44554F" w14:textId="77777777">
            <w:pPr>
              <w:rPr>
                <w:rFonts w:ascii="MS Shell Dlg 2" w:hAnsi="MS Shell Dlg 2" w:cs="MS Shell Dlg 2"/>
                <w:b/>
                <w:bCs/>
                <w:sz w:val="16"/>
                <w:szCs w:val="16"/>
              </w:rPr>
            </w:pPr>
            <w:r>
              <w:rPr>
                <w:rFonts w:ascii="MS Shell Dlg 2" w:hAnsi="MS Shell Dlg 2"/>
                <w:sz w:val="16"/>
              </w:rPr>
              <w:t>reference1</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B363C3" w:rsidP="00AA30FF" w:rsidRDefault="00AA30FF" w14:paraId="4489A671"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B363C3" w:rsidP="00AA30FF" w:rsidRDefault="00AA30FF" w14:paraId="6FC328B8" w14:textId="77777777">
            <w:pPr>
              <w:rPr>
                <w:rFonts w:ascii="MS Shell Dlg 2" w:hAnsi="MS Shell Dlg 2" w:cs="MS Shell Dlg 2"/>
                <w:sz w:val="16"/>
                <w:szCs w:val="16"/>
              </w:rPr>
            </w:pPr>
            <w:r>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B363C3" w:rsidP="00AA30FF" w:rsidRDefault="00AA30FF" w14:paraId="2CFE1BB9" w14:textId="77777777">
            <w:pPr>
              <w:rPr>
                <w:rFonts w:ascii="MS Shell Dlg 2" w:hAnsi="MS Shell Dlg 2" w:cs="MS Shell Dlg 2"/>
                <w:sz w:val="16"/>
                <w:szCs w:val="16"/>
              </w:rPr>
            </w:pPr>
            <w:r>
              <w:rPr>
                <w:rFonts w:ascii="MS Shell Dlg 2" w:hAnsi="MS Shell Dlg 2"/>
                <w:sz w:val="16"/>
              </w:rPr>
              <w:t>Description of the shipment, appears on the UPS label</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B363C3" w:rsidP="00AA30FF" w:rsidRDefault="00024B55" w14:paraId="2B7A4BDE" w14:textId="77777777">
            <w:pPr>
              <w:rPr>
                <w:rFonts w:ascii="MS Shell Dlg 2" w:hAnsi="MS Shell Dlg 2" w:cs="MS Shell Dlg 2"/>
                <w:sz w:val="16"/>
                <w:szCs w:val="16"/>
              </w:rPr>
            </w:pPr>
            <w:r>
              <w:rPr>
                <w:rFonts w:ascii="MS Shell Dlg 2" w:hAnsi="MS Shell Dlg 2"/>
                <w:sz w:val="16"/>
              </w:rPr>
              <w:t>STOX ANR 12345 - 11.05.2012 10:15</w:t>
            </w:r>
          </w:p>
        </w:tc>
      </w:tr>
      <w:tr w:rsidRPr="00C20AEF" w:rsidR="00F227D7" w:rsidTr="00BC6FDD" w14:paraId="571BFB3A"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B363C3" w:rsidP="00B363C3" w:rsidRDefault="00B363C3" w14:paraId="34D7F4A9" w14:textId="77777777">
            <w:pPr>
              <w:rPr>
                <w:rFonts w:ascii="MS Shell Dlg 2" w:hAnsi="MS Shell Dlg 2" w:cs="MS Shell Dlg 2"/>
                <w:sz w:val="16"/>
                <w:szCs w:val="16"/>
              </w:rPr>
            </w:pPr>
            <w:r>
              <w:rPr>
                <w:rFonts w:ascii="MS Shell Dlg 2" w:hAnsi="MS Shell Dlg 2"/>
                <w:sz w:val="16"/>
              </w:rPr>
              <w:t>reference2</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B363C3" w:rsidP="00AA30FF" w:rsidRDefault="00AA30FF" w14:paraId="5BD1C9D0" w14:textId="77777777">
            <w:pPr>
              <w:rPr>
                <w:rFonts w:ascii="MS Shell Dlg 2" w:hAnsi="MS Shell Dlg 2" w:cs="MS Shell Dlg 2"/>
                <w:sz w:val="16"/>
                <w:szCs w:val="16"/>
              </w:rPr>
            </w:pPr>
            <w:r>
              <w:rPr>
                <w:rFonts w:ascii="MS Shell Dlg 2" w:hAnsi="MS Shell Dlg 2"/>
                <w:sz w:val="16"/>
              </w:rPr>
              <w:t>Yes</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B363C3" w:rsidP="00AA30FF" w:rsidRDefault="00274AEC" w14:paraId="1A382946" w14:textId="77777777">
            <w:pPr>
              <w:rPr>
                <w:rFonts w:ascii="MS Shell Dlg 2" w:hAnsi="MS Shell Dlg 2" w:cs="MS Shell Dlg 2"/>
                <w:sz w:val="16"/>
                <w:szCs w:val="16"/>
              </w:rPr>
            </w:pPr>
            <w:r>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B363C3" w:rsidP="000B7FD8" w:rsidRDefault="00274AEC" w14:paraId="77942DCE" w14:textId="77777777">
            <w:pPr>
              <w:rPr>
                <w:rFonts w:ascii="MS Shell Dlg 2" w:hAnsi="MS Shell Dlg 2" w:cs="MS Shell Dlg 2"/>
                <w:sz w:val="16"/>
                <w:szCs w:val="16"/>
              </w:rPr>
            </w:pPr>
            <w:r>
              <w:rPr>
                <w:rFonts w:ascii="MS Shell Dlg 2" w:hAnsi="MS Shell Dlg 2"/>
                <w:sz w:val="16"/>
              </w:rPr>
              <w:t>"BHW (order)" of the order, if stored in STOX</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B363C3" w:rsidP="00AA30FF" w:rsidRDefault="00B93247" w14:paraId="0AAE2DB4" w14:textId="77777777">
            <w:pPr>
              <w:rPr>
                <w:rFonts w:ascii="MS Shell Dlg 2" w:hAnsi="MS Shell Dlg 2" w:cs="MS Shell Dlg 2"/>
                <w:sz w:val="16"/>
                <w:szCs w:val="16"/>
              </w:rPr>
            </w:pPr>
            <w:r>
              <w:rPr>
                <w:rFonts w:ascii="MS Shell Dlg 2" w:hAnsi="MS Shell Dlg 2"/>
                <w:sz w:val="16"/>
              </w:rPr>
              <w:t>Winter tires order</w:t>
            </w:r>
          </w:p>
        </w:tc>
      </w:tr>
      <w:tr w:rsidRPr="00C20AEF" w:rsidR="00C67A39" w:rsidTr="00C67A39" w14:paraId="76BD51B4" w14:textId="77777777">
        <w:trPr>
          <w:tblCellSpacing w:w="7" w:type="dxa"/>
          <w:jc w:val="center"/>
        </w:trPr>
        <w:tc>
          <w:tcPr>
            <w:tcW w:w="9566" w:type="dxa"/>
            <w:gridSpan w:val="5"/>
            <w:tcBorders>
              <w:top w:val="outset" w:color="auto" w:sz="6" w:space="0"/>
              <w:left w:val="outset" w:color="auto" w:sz="6" w:space="0"/>
              <w:bottom w:val="outset" w:color="auto" w:sz="6" w:space="0"/>
              <w:right w:val="outset" w:color="auto" w:sz="6" w:space="0"/>
            </w:tcBorders>
            <w:vAlign w:val="center"/>
          </w:tcPr>
          <w:p w:rsidRPr="00C20AEF" w:rsidR="00C67A39" w:rsidP="00AA30FF" w:rsidRDefault="00C67A39" w14:paraId="6781B9AF" w14:textId="77777777">
            <w:pPr>
              <w:rPr>
                <w:rFonts w:ascii="MS Shell Dlg 2" w:hAnsi="MS Shell Dlg 2" w:cs="MS Shell Dlg 2"/>
                <w:sz w:val="16"/>
                <w:szCs w:val="16"/>
              </w:rPr>
            </w:pPr>
          </w:p>
        </w:tc>
      </w:tr>
      <w:tr w:rsidRPr="00C20AEF" w:rsidR="00C67A39" w:rsidTr="00C67A39" w14:paraId="5219F4B1" w14:textId="77777777">
        <w:trPr>
          <w:tblCellSpacing w:w="7" w:type="dxa"/>
          <w:jc w:val="center"/>
        </w:trPr>
        <w:tc>
          <w:tcPr>
            <w:tcW w:w="9566" w:type="dxa"/>
            <w:gridSpan w:val="5"/>
            <w:tcBorders>
              <w:top w:val="outset" w:color="auto" w:sz="6" w:space="0"/>
              <w:left w:val="outset" w:color="auto" w:sz="6" w:space="0"/>
              <w:bottom w:val="outset" w:color="auto" w:sz="6" w:space="0"/>
              <w:right w:val="outset" w:color="auto" w:sz="6" w:space="0"/>
            </w:tcBorders>
            <w:vAlign w:val="center"/>
          </w:tcPr>
          <w:p w:rsidRPr="00C20AEF" w:rsidR="00C67A39" w:rsidP="00AA30FF" w:rsidRDefault="00C67A39" w14:paraId="57F44C24" w14:textId="77777777">
            <w:pPr>
              <w:rPr>
                <w:rFonts w:ascii="MS Shell Dlg 2" w:hAnsi="MS Shell Dlg 2" w:cs="MS Shell Dlg 2"/>
                <w:sz w:val="16"/>
                <w:szCs w:val="16"/>
              </w:rPr>
            </w:pPr>
            <w:r>
              <w:rPr>
                <w:rFonts w:ascii="MS Shell Dlg 2" w:hAnsi="MS Shell Dlg 2"/>
                <w:sz w:val="16"/>
              </w:rPr>
              <w:t>Sender / Seller</w:t>
            </w:r>
          </w:p>
        </w:tc>
      </w:tr>
      <w:tr w:rsidRPr="00C20AEF" w:rsidR="00F227D7" w:rsidTr="00BC6FDD" w14:paraId="16318E55"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B363C3" w:rsidP="00B363C3" w:rsidRDefault="0027062D" w14:paraId="48CD0E8E" w14:textId="77777777">
            <w:pPr>
              <w:rPr>
                <w:rFonts w:ascii="MS Shell Dlg 2" w:hAnsi="MS Shell Dlg 2" w:cs="MS Shell Dlg 2"/>
                <w:sz w:val="16"/>
                <w:szCs w:val="16"/>
              </w:rPr>
            </w:pPr>
            <w:r>
              <w:rPr>
                <w:rFonts w:ascii="MS Shell Dlg 2" w:hAnsi="MS Shell Dlg 2"/>
                <w:sz w:val="16"/>
              </w:rPr>
              <w:t>id</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B363C3" w:rsidP="00AA30FF" w:rsidRDefault="00D22EB4" w14:paraId="7DB438C5"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B363C3" w:rsidP="0027062D" w:rsidRDefault="0027062D" w14:paraId="05F2DFF2" w14:textId="77777777">
            <w:pPr>
              <w:rPr>
                <w:rFonts w:ascii="MS Shell Dlg 2" w:hAnsi="MS Shell Dlg 2" w:cs="MS Shell Dlg 2"/>
                <w:sz w:val="16"/>
                <w:szCs w:val="16"/>
              </w:rPr>
            </w:pPr>
            <w:r>
              <w:rPr>
                <w:rFonts w:ascii="MS Shell Dlg 2" w:hAnsi="MS Shell Dlg 2"/>
                <w:sz w:val="16"/>
              </w:rPr>
              <w:t>Integer</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B363C3" w:rsidP="00AA30FF" w:rsidRDefault="0027062D" w14:paraId="5185FC7D" w14:textId="77777777">
            <w:pPr>
              <w:rPr>
                <w:rFonts w:ascii="MS Shell Dlg 2" w:hAnsi="MS Shell Dlg 2" w:cs="MS Shell Dlg 2"/>
                <w:sz w:val="16"/>
                <w:szCs w:val="16"/>
              </w:rPr>
            </w:pPr>
            <w:r>
              <w:rPr>
                <w:rFonts w:ascii="MS Shell Dlg 2" w:hAnsi="MS Shell Dlg 2"/>
                <w:sz w:val="16"/>
              </w:rPr>
              <w:t>Company number (without LKZ)</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B363C3" w:rsidP="00AA30FF" w:rsidRDefault="0027062D" w14:paraId="1C341C62" w14:textId="77777777">
            <w:pPr>
              <w:rPr>
                <w:rFonts w:ascii="MS Shell Dlg 2" w:hAnsi="MS Shell Dlg 2" w:cs="MS Shell Dlg 2"/>
                <w:sz w:val="16"/>
                <w:szCs w:val="16"/>
              </w:rPr>
            </w:pPr>
            <w:r>
              <w:rPr>
                <w:rFonts w:ascii="MS Shell Dlg 2" w:hAnsi="MS Shell Dlg 2"/>
                <w:sz w:val="16"/>
              </w:rPr>
              <w:t>23118</w:t>
            </w:r>
          </w:p>
        </w:tc>
      </w:tr>
      <w:tr w:rsidRPr="00C20AEF" w:rsidR="0027062D" w:rsidTr="00BC6FDD" w14:paraId="117EBFA8"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E20027" w:rsidRDefault="0027062D" w14:paraId="062E053C" w14:textId="77777777">
            <w:pPr>
              <w:rPr>
                <w:rFonts w:ascii="MS Shell Dlg 2" w:hAnsi="MS Shell Dlg 2" w:cs="MS Shell Dlg 2"/>
                <w:sz w:val="16"/>
                <w:szCs w:val="16"/>
              </w:rPr>
            </w:pPr>
            <w:r>
              <w:rPr>
                <w:rFonts w:ascii="MS Shell Dlg 2" w:hAnsi="MS Shell Dlg 2"/>
                <w:sz w:val="16"/>
              </w:rPr>
              <w:t>company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E20027" w:rsidRDefault="0027062D" w14:paraId="2E8B84AC"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E20027" w:rsidRDefault="0027062D" w14:paraId="396D84F7" w14:textId="77777777">
            <w:pPr>
              <w:rPr>
                <w:rFonts w:ascii="MS Shell Dlg 2" w:hAnsi="MS Shell Dlg 2" w:cs="MS Shell Dlg 2"/>
                <w:sz w:val="16"/>
                <w:szCs w:val="16"/>
              </w:rPr>
            </w:pPr>
            <w:r>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E20027" w:rsidRDefault="0027062D" w14:paraId="3992C056" w14:textId="77777777">
            <w:pPr>
              <w:rPr>
                <w:rFonts w:ascii="MS Shell Dlg 2" w:hAnsi="MS Shell Dlg 2" w:cs="MS Shell Dlg 2"/>
                <w:sz w:val="16"/>
                <w:szCs w:val="16"/>
              </w:rPr>
            </w:pPr>
            <w:r>
              <w:rPr>
                <w:rFonts w:ascii="MS Shell Dlg 2" w:hAnsi="MS Shell Dlg 2"/>
                <w:sz w:val="16"/>
              </w:rPr>
              <w:t>Company name from GSSN</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E20027" w:rsidRDefault="0027062D" w14:paraId="4DE97D75" w14:textId="77777777">
            <w:pPr>
              <w:rPr>
                <w:rFonts w:ascii="MS Shell Dlg 2" w:hAnsi="MS Shell Dlg 2" w:cs="MS Shell Dlg 2"/>
                <w:sz w:val="16"/>
                <w:szCs w:val="16"/>
              </w:rPr>
            </w:pPr>
            <w:r>
              <w:rPr>
                <w:rFonts w:ascii="MS Shell Dlg 2" w:hAnsi="MS Shell Dlg 2"/>
                <w:sz w:val="16"/>
              </w:rPr>
              <w:t>Car dealership Maier &amp; Co</w:t>
            </w:r>
          </w:p>
        </w:tc>
      </w:tr>
      <w:tr w:rsidRPr="00C20AEF" w:rsidR="0027062D" w:rsidTr="00BC6FDD" w14:paraId="2A822B9E"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B363C3" w:rsidRDefault="0027062D" w14:paraId="468B54D1" w14:textId="77777777">
            <w:pPr>
              <w:rPr>
                <w:rFonts w:ascii="MS Shell Dlg 2" w:hAnsi="MS Shell Dlg 2" w:cs="MS Shell Dlg 2"/>
                <w:sz w:val="16"/>
                <w:szCs w:val="16"/>
              </w:rPr>
            </w:pPr>
            <w:r>
              <w:rPr>
                <w:rFonts w:ascii="MS Shell Dlg 2" w:hAnsi="MS Shell Dlg 2"/>
                <w:sz w:val="16"/>
              </w:rPr>
              <w:t>name</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6A41A606"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AA30FF" w:rsidRDefault="0027062D" w14:paraId="738B14AF" w14:textId="77777777">
            <w:pPr>
              <w:rPr>
                <w:rFonts w:ascii="MS Shell Dlg 2" w:hAnsi="MS Shell Dlg 2" w:cs="MS Shell Dlg 2"/>
                <w:sz w:val="16"/>
                <w:szCs w:val="16"/>
              </w:rPr>
            </w:pPr>
            <w:r>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39A57BFB" w14:textId="77777777">
            <w:pPr>
              <w:rPr>
                <w:rFonts w:ascii="MS Shell Dlg 2" w:hAnsi="MS Shell Dlg 2" w:cs="MS Shell Dlg 2"/>
                <w:sz w:val="16"/>
                <w:szCs w:val="16"/>
              </w:rPr>
            </w:pPr>
            <w:r>
              <w:rPr>
                <w:rFonts w:ascii="MS Shell Dlg 2" w:hAnsi="MS Shell Dlg 2"/>
                <w:sz w:val="16"/>
              </w:rPr>
              <w:t>Name (STOX contact person)</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1C921025" w14:textId="77777777">
            <w:pPr>
              <w:rPr>
                <w:rFonts w:ascii="MS Shell Dlg 2" w:hAnsi="MS Shell Dlg 2" w:cs="MS Shell Dlg 2"/>
                <w:sz w:val="16"/>
                <w:szCs w:val="16"/>
              </w:rPr>
            </w:pPr>
            <w:r>
              <w:rPr>
                <w:rFonts w:ascii="MS Shell Dlg 2" w:hAnsi="MS Shell Dlg 2"/>
                <w:sz w:val="16"/>
              </w:rPr>
              <w:t xml:space="preserve">Michael </w:t>
            </w:r>
            <w:proofErr w:type="spellStart"/>
            <w:r>
              <w:rPr>
                <w:rFonts w:ascii="MS Shell Dlg 2" w:hAnsi="MS Shell Dlg 2"/>
                <w:sz w:val="16"/>
              </w:rPr>
              <w:t>Mustermann</w:t>
            </w:r>
            <w:proofErr w:type="spellEnd"/>
          </w:p>
        </w:tc>
      </w:tr>
      <w:tr w:rsidRPr="00C20AEF" w:rsidR="0027062D" w:rsidTr="00BC6FDD" w14:paraId="150E5265"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B363C3" w:rsidRDefault="0027062D" w14:paraId="5ED00D82" w14:textId="77777777">
            <w:pPr>
              <w:rPr>
                <w:rFonts w:ascii="MS Shell Dlg 2" w:hAnsi="MS Shell Dlg 2" w:cs="MS Shell Dlg 2"/>
                <w:strike/>
                <w:sz w:val="16"/>
                <w:szCs w:val="16"/>
              </w:rPr>
            </w:pPr>
            <w:r>
              <w:rPr>
                <w:rFonts w:ascii="MS Shell Dlg 2" w:hAnsi="MS Shell Dlg 2"/>
                <w:strike/>
                <w:sz w:val="16"/>
              </w:rPr>
              <w:t>phone</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6EA32E82" w14:textId="77777777">
            <w:pPr>
              <w:rPr>
                <w:rFonts w:ascii="MS Shell Dlg 2" w:hAnsi="MS Shell Dlg 2" w:cs="MS Shell Dlg 2"/>
                <w:strike/>
                <w:sz w:val="16"/>
                <w:szCs w:val="16"/>
              </w:rPr>
            </w:pPr>
            <w:r>
              <w:rPr>
                <w:rFonts w:ascii="MS Shell Dlg 2" w:hAnsi="MS Shell Dlg 2"/>
                <w:strike/>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AA30FF" w:rsidRDefault="0027062D" w14:paraId="053C1BDA" w14:textId="77777777">
            <w:pPr>
              <w:rPr>
                <w:rFonts w:ascii="MS Shell Dlg 2" w:hAnsi="MS Shell Dlg 2" w:cs="MS Shell Dlg 2"/>
                <w:strike/>
                <w:sz w:val="16"/>
                <w:szCs w:val="16"/>
              </w:rPr>
            </w:pPr>
            <w:r>
              <w:rPr>
                <w:rFonts w:ascii="MS Shell Dlg 2" w:hAnsi="MS Shell Dlg 2"/>
                <w:strike/>
                <w:sz w:val="16"/>
              </w:rPr>
              <w:t>String max. 15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6E053FF3" w14:textId="77777777">
            <w:pPr>
              <w:rPr>
                <w:rFonts w:ascii="MS Shell Dlg 2" w:hAnsi="MS Shell Dlg 2" w:cs="MS Shell Dlg 2"/>
                <w:strike/>
                <w:sz w:val="16"/>
                <w:szCs w:val="16"/>
              </w:rPr>
            </w:pPr>
            <w:r>
              <w:rPr>
                <w:rFonts w:ascii="MS Shell Dlg 2" w:hAnsi="MS Shell Dlg 2"/>
                <w:strike/>
                <w:sz w:val="16"/>
              </w:rPr>
              <w:t>Phone no. (STOX contact person)</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5A735199" w14:textId="77777777">
            <w:pPr>
              <w:rPr>
                <w:rFonts w:ascii="MS Shell Dlg 2" w:hAnsi="MS Shell Dlg 2" w:cs="MS Shell Dlg 2"/>
                <w:strike/>
                <w:sz w:val="16"/>
                <w:szCs w:val="16"/>
              </w:rPr>
            </w:pPr>
            <w:r>
              <w:rPr>
                <w:rFonts w:ascii="MS Shell Dlg 2" w:hAnsi="MS Shell Dlg 2"/>
                <w:strike/>
                <w:sz w:val="16"/>
              </w:rPr>
              <w:t>07832/3098894</w:t>
            </w:r>
          </w:p>
        </w:tc>
      </w:tr>
      <w:tr w:rsidRPr="00C20AEF" w:rsidR="0027062D" w:rsidTr="00BC6FDD" w14:paraId="61562493"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B363C3" w:rsidRDefault="0027062D" w14:paraId="617BB12D" w14:textId="77777777">
            <w:pPr>
              <w:rPr>
                <w:rFonts w:ascii="MS Shell Dlg 2" w:hAnsi="MS Shell Dlg 2" w:cs="MS Shell Dlg 2"/>
                <w:sz w:val="16"/>
                <w:szCs w:val="16"/>
              </w:rPr>
            </w:pPr>
            <w:r>
              <w:rPr>
                <w:rFonts w:ascii="MS Shell Dlg 2" w:hAnsi="MS Shell Dlg 2"/>
                <w:sz w:val="16"/>
              </w:rPr>
              <w:t>email</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6148E5EF"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AA30FF" w:rsidRDefault="0027062D" w14:paraId="44A9F2D1" w14:textId="77777777">
            <w:pPr>
              <w:rPr>
                <w:rFonts w:ascii="MS Shell Dlg 2" w:hAnsi="MS Shell Dlg 2" w:cs="MS Shell Dlg 2"/>
                <w:sz w:val="16"/>
                <w:szCs w:val="16"/>
              </w:rPr>
            </w:pPr>
            <w:r>
              <w:rPr>
                <w:rFonts w:ascii="MS Shell Dlg 2" w:hAnsi="MS Shell Dlg 2"/>
                <w:sz w:val="16"/>
              </w:rPr>
              <w:t>String max. 100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46D51278" w14:textId="77777777">
            <w:pPr>
              <w:rPr>
                <w:rFonts w:ascii="MS Shell Dlg 2" w:hAnsi="MS Shell Dlg 2" w:cs="MS Shell Dlg 2"/>
                <w:sz w:val="16"/>
                <w:szCs w:val="16"/>
              </w:rPr>
            </w:pPr>
            <w:r>
              <w:rPr>
                <w:rFonts w:ascii="MS Shell Dlg 2" w:hAnsi="MS Shell Dlg 2"/>
                <w:sz w:val="16"/>
              </w:rPr>
              <w:t>E-mail address(es) (STOX contact person)</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A368B5" w14:paraId="77325790" w14:textId="3C740276">
            <w:pPr>
              <w:rPr>
                <w:rFonts w:ascii="MS Shell Dlg 2" w:hAnsi="MS Shell Dlg 2" w:cs="MS Shell Dlg 2"/>
                <w:sz w:val="16"/>
                <w:szCs w:val="16"/>
              </w:rPr>
            </w:pPr>
            <w:hyperlink w:history="1" r:id="rId105">
              <w:r w:rsidR="0030205C">
                <w:rPr>
                  <w:rStyle w:val="Hyperlink"/>
                  <w:rFonts w:ascii="MS Shell Dlg 2" w:hAnsi="MS Shell Dlg 2"/>
                  <w:sz w:val="16"/>
                </w:rPr>
                <w:t>max.mustermann@mercedes.de</w:t>
              </w:r>
            </w:hyperlink>
            <w:r w:rsidR="0030205C">
              <w:rPr>
                <w:rFonts w:ascii="MS Shell Dlg 2" w:hAnsi="MS Shell Dlg 2"/>
                <w:sz w:val="16"/>
              </w:rPr>
              <w:t xml:space="preserve"> </w:t>
            </w:r>
            <w:r w:rsidR="0030205C">
              <w:rPr>
                <w:rFonts w:ascii="MS Shell Dlg 2" w:hAnsi="MS Shell Dlg 2"/>
                <w:sz w:val="16"/>
              </w:rPr>
              <w:br/>
            </w:r>
            <w:hyperlink w:history="1" r:id="rId106">
              <w:r w:rsidR="0030205C">
                <w:rPr>
                  <w:rStyle w:val="Hyperlink"/>
                  <w:rFonts w:ascii="MS Shell Dlg 2" w:hAnsi="MS Shell Dlg 2"/>
                  <w:sz w:val="16"/>
                </w:rPr>
                <w:t>peter.pan@mercedes.de</w:t>
              </w:r>
            </w:hyperlink>
            <w:r w:rsidR="0030205C">
              <w:rPr>
                <w:rFonts w:ascii="MS Shell Dlg 2" w:hAnsi="MS Shell Dlg 2"/>
                <w:sz w:val="16"/>
              </w:rPr>
              <w:t xml:space="preserve"> </w:t>
            </w:r>
          </w:p>
        </w:tc>
      </w:tr>
      <w:tr w:rsidRPr="00C20AEF" w:rsidR="0027062D" w:rsidTr="00BC6FDD" w14:paraId="2A03583C"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B363C3" w:rsidRDefault="0027062D" w14:paraId="40C5FF95" w14:textId="77777777">
            <w:pPr>
              <w:rPr>
                <w:rFonts w:ascii="MS Shell Dlg 2" w:hAnsi="MS Shell Dlg 2" w:cs="MS Shell Dlg 2"/>
                <w:sz w:val="16"/>
                <w:szCs w:val="16"/>
              </w:rPr>
            </w:pPr>
            <w:r>
              <w:rPr>
                <w:rFonts w:ascii="MS Shell Dlg 2" w:hAnsi="MS Shell Dlg 2"/>
                <w:sz w:val="16"/>
              </w:rPr>
              <w:t>address1</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06EACB5A"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D8552D" w:rsidRDefault="0027062D" w14:paraId="7887F576" w14:textId="77777777">
            <w:pPr>
              <w:rPr>
                <w:rFonts w:ascii="MS Shell Dlg 2" w:hAnsi="MS Shell Dlg 2" w:cs="MS Shell Dlg 2"/>
                <w:sz w:val="16"/>
                <w:szCs w:val="16"/>
              </w:rPr>
            </w:pPr>
            <w:r>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12E0B1CC" w14:textId="77777777">
            <w:pPr>
              <w:rPr>
                <w:rFonts w:ascii="MS Shell Dlg 2" w:hAnsi="MS Shell Dlg 2" w:cs="MS Shell Dlg 2"/>
                <w:sz w:val="16"/>
                <w:szCs w:val="16"/>
              </w:rPr>
            </w:pPr>
            <w:r>
              <w:rPr>
                <w:rFonts w:ascii="MS Shell Dlg 2" w:hAnsi="MS Shell Dlg 2"/>
                <w:sz w:val="16"/>
              </w:rPr>
              <w:t>Street and house number of the sender from GSSN</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51119163" w14:textId="77777777">
            <w:pPr>
              <w:rPr>
                <w:rFonts w:ascii="MS Shell Dlg 2" w:hAnsi="MS Shell Dlg 2" w:cs="MS Shell Dlg 2"/>
                <w:sz w:val="16"/>
                <w:szCs w:val="16"/>
              </w:rPr>
            </w:pPr>
            <w:r>
              <w:rPr>
                <w:rFonts w:ascii="MS Shell Dlg 2" w:hAnsi="MS Shell Dlg 2"/>
                <w:sz w:val="16"/>
              </w:rPr>
              <w:t>Sample street 1</w:t>
            </w:r>
          </w:p>
        </w:tc>
      </w:tr>
      <w:tr w:rsidRPr="00C20AEF" w:rsidR="0027062D" w:rsidTr="00BC6FDD" w14:paraId="0CA2AEF2"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B363C3" w:rsidRDefault="0027062D" w14:paraId="5D5CC465" w14:textId="77777777">
            <w:pPr>
              <w:rPr>
                <w:rFonts w:ascii="MS Shell Dlg 2" w:hAnsi="MS Shell Dlg 2" w:cs="MS Shell Dlg 2"/>
                <w:sz w:val="16"/>
                <w:szCs w:val="16"/>
              </w:rPr>
            </w:pPr>
            <w:r>
              <w:rPr>
                <w:rFonts w:ascii="MS Shell Dlg 2" w:hAnsi="MS Shell Dlg 2"/>
                <w:sz w:val="16"/>
              </w:rPr>
              <w:t>address2</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4AE74549" w14:textId="77777777">
            <w:pPr>
              <w:rPr>
                <w:rFonts w:ascii="MS Shell Dlg 2" w:hAnsi="MS Shell Dlg 2" w:cs="MS Shell Dlg 2"/>
                <w:sz w:val="16"/>
                <w:szCs w:val="16"/>
              </w:rPr>
            </w:pPr>
            <w:r>
              <w:rPr>
                <w:rFonts w:ascii="MS Shell Dlg 2" w:hAnsi="MS Shell Dlg 2"/>
                <w:sz w:val="16"/>
              </w:rPr>
              <w:t>Yes</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D8552D" w:rsidRDefault="0027062D" w14:paraId="2559DF42" w14:textId="77777777">
            <w:pPr>
              <w:rPr>
                <w:rFonts w:ascii="MS Shell Dlg 2" w:hAnsi="MS Shell Dlg 2" w:cs="MS Shell Dlg 2"/>
                <w:sz w:val="16"/>
                <w:szCs w:val="16"/>
              </w:rPr>
            </w:pPr>
            <w:r>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03D6A35F" w14:textId="77777777">
            <w:pPr>
              <w:rPr>
                <w:rFonts w:ascii="MS Shell Dlg 2" w:hAnsi="MS Shell Dlg 2" w:cs="MS Shell Dlg 2"/>
                <w:sz w:val="16"/>
                <w:szCs w:val="16"/>
              </w:rPr>
            </w:pPr>
            <w:r>
              <w:rPr>
                <w:rFonts w:ascii="MS Shell Dlg 2" w:hAnsi="MS Shell Dlg 2"/>
                <w:sz w:val="16"/>
              </w:rPr>
              <w:t xml:space="preserve">Continued street and house no. </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5C46366C" w14:textId="77777777">
            <w:pPr>
              <w:rPr>
                <w:rFonts w:ascii="MS Shell Dlg 2" w:hAnsi="MS Shell Dlg 2" w:cs="MS Shell Dlg 2"/>
                <w:sz w:val="16"/>
                <w:szCs w:val="16"/>
              </w:rPr>
            </w:pPr>
          </w:p>
        </w:tc>
      </w:tr>
      <w:tr w:rsidRPr="00C20AEF" w:rsidR="0027062D" w:rsidTr="00BC6FDD" w14:paraId="7BD69951"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B363C3" w:rsidRDefault="0027062D" w14:paraId="581E27FE" w14:textId="77777777">
            <w:pPr>
              <w:rPr>
                <w:rFonts w:ascii="MS Shell Dlg 2" w:hAnsi="MS Shell Dlg 2" w:cs="MS Shell Dlg 2"/>
                <w:sz w:val="16"/>
                <w:szCs w:val="16"/>
              </w:rPr>
            </w:pPr>
            <w:proofErr w:type="spellStart"/>
            <w:r>
              <w:rPr>
                <w:rFonts w:ascii="MS Shell Dlg 2" w:hAnsi="MS Shell Dlg 2"/>
                <w:sz w:val="16"/>
              </w:rPr>
              <w:t>zipcode</w:t>
            </w:r>
            <w:proofErr w:type="spellEnd"/>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17F13050"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75549F" w:rsidRDefault="0027062D" w14:paraId="1AD73C44" w14:textId="77777777">
            <w:pPr>
              <w:rPr>
                <w:rFonts w:ascii="MS Shell Dlg 2" w:hAnsi="MS Shell Dlg 2" w:cs="MS Shell Dlg 2"/>
                <w:sz w:val="16"/>
                <w:szCs w:val="16"/>
              </w:rPr>
            </w:pPr>
            <w:r>
              <w:rPr>
                <w:rFonts w:ascii="MS Shell Dlg 2" w:hAnsi="MS Shell Dlg 2"/>
                <w:sz w:val="16"/>
              </w:rPr>
              <w:t>String max. 9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4E2FAFF4" w14:textId="77777777">
            <w:pPr>
              <w:rPr>
                <w:rFonts w:ascii="MS Shell Dlg 2" w:hAnsi="MS Shell Dlg 2" w:cs="MS Shell Dlg 2"/>
                <w:sz w:val="16"/>
                <w:szCs w:val="16"/>
              </w:rPr>
            </w:pPr>
            <w:r>
              <w:rPr>
                <w:rFonts w:ascii="MS Shell Dlg 2" w:hAnsi="MS Shell Dlg 2"/>
                <w:sz w:val="16"/>
              </w:rPr>
              <w:t>Zip code of the plant from GSSN</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167E06C6" w14:textId="77777777">
            <w:pPr>
              <w:rPr>
                <w:rFonts w:ascii="MS Shell Dlg 2" w:hAnsi="MS Shell Dlg 2" w:cs="MS Shell Dlg 2"/>
                <w:sz w:val="16"/>
                <w:szCs w:val="16"/>
              </w:rPr>
            </w:pPr>
            <w:r>
              <w:rPr>
                <w:rFonts w:ascii="MS Shell Dlg 2" w:hAnsi="MS Shell Dlg 2"/>
                <w:sz w:val="16"/>
              </w:rPr>
              <w:t>77716</w:t>
            </w:r>
          </w:p>
        </w:tc>
      </w:tr>
      <w:tr w:rsidRPr="00C20AEF" w:rsidR="0027062D" w:rsidTr="00BC6FDD" w14:paraId="57CA416C"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B363C3" w:rsidRDefault="0027062D" w14:paraId="72C4ABE3" w14:textId="77777777">
            <w:pPr>
              <w:rPr>
                <w:rFonts w:ascii="MS Shell Dlg 2" w:hAnsi="MS Shell Dlg 2" w:cs="MS Shell Dlg 2"/>
                <w:sz w:val="16"/>
                <w:szCs w:val="16"/>
              </w:rPr>
            </w:pPr>
            <w:r>
              <w:rPr>
                <w:rFonts w:ascii="MS Shell Dlg 2" w:hAnsi="MS Shell Dlg 2"/>
                <w:sz w:val="16"/>
              </w:rPr>
              <w:t>city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7E032038"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AA30FF" w:rsidRDefault="0027062D" w14:paraId="58F7EED1" w14:textId="77777777">
            <w:pPr>
              <w:rPr>
                <w:rFonts w:ascii="MS Shell Dlg 2" w:hAnsi="MS Shell Dlg 2" w:cs="MS Shell Dlg 2"/>
                <w:sz w:val="16"/>
                <w:szCs w:val="16"/>
              </w:rPr>
            </w:pPr>
            <w:r>
              <w:rPr>
                <w:rFonts w:ascii="MS Shell Dlg 2" w:hAnsi="MS Shell Dlg 2"/>
                <w:sz w:val="16"/>
              </w:rPr>
              <w:t>String max. 30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3A91A61C" w14:textId="77777777">
            <w:pPr>
              <w:rPr>
                <w:rFonts w:ascii="MS Shell Dlg 2" w:hAnsi="MS Shell Dlg 2" w:cs="MS Shell Dlg 2"/>
                <w:sz w:val="16"/>
                <w:szCs w:val="16"/>
              </w:rPr>
            </w:pPr>
            <w:r>
              <w:rPr>
                <w:rFonts w:ascii="MS Shell Dlg 2" w:hAnsi="MS Shell Dlg 2"/>
                <w:sz w:val="16"/>
              </w:rPr>
              <w:t>Place name of the plant from GSSN</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009E6661" w14:textId="77777777">
            <w:pPr>
              <w:rPr>
                <w:rFonts w:ascii="MS Shell Dlg 2" w:hAnsi="MS Shell Dlg 2" w:cs="MS Shell Dlg 2"/>
                <w:sz w:val="16"/>
                <w:szCs w:val="16"/>
              </w:rPr>
            </w:pPr>
            <w:proofErr w:type="spellStart"/>
            <w:r>
              <w:rPr>
                <w:rFonts w:ascii="MS Shell Dlg 2" w:hAnsi="MS Shell Dlg 2"/>
                <w:sz w:val="16"/>
              </w:rPr>
              <w:t>Haslach</w:t>
            </w:r>
            <w:proofErr w:type="spellEnd"/>
          </w:p>
        </w:tc>
      </w:tr>
      <w:tr w:rsidRPr="00C20AEF" w:rsidR="0027062D" w:rsidTr="00BC6FDD" w14:paraId="186FA86C"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B363C3" w:rsidRDefault="0027062D" w14:paraId="053CB032" w14:textId="77777777">
            <w:pPr>
              <w:rPr>
                <w:rFonts w:ascii="MS Shell Dlg 2" w:hAnsi="MS Shell Dlg 2" w:cs="MS Shell Dlg 2"/>
                <w:sz w:val="16"/>
                <w:szCs w:val="16"/>
              </w:rPr>
            </w:pPr>
            <w:r>
              <w:rPr>
                <w:rFonts w:ascii="MS Shell Dlg 2" w:hAnsi="MS Shell Dlg 2"/>
                <w:sz w:val="16"/>
              </w:rPr>
              <w:t>country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04401295"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AA30FF" w:rsidRDefault="0027062D" w14:paraId="29159C3F" w14:textId="77777777">
            <w:pPr>
              <w:rPr>
                <w:rFonts w:ascii="MS Shell Dlg 2" w:hAnsi="MS Shell Dlg 2" w:cs="MS Shell Dlg 2"/>
                <w:sz w:val="16"/>
                <w:szCs w:val="16"/>
              </w:rPr>
            </w:pPr>
            <w:r>
              <w:rPr>
                <w:rFonts w:ascii="MS Shell Dlg 2" w:hAnsi="MS Shell Dlg 2"/>
                <w:sz w:val="16"/>
              </w:rPr>
              <w:t>String 2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3D17E69E" w14:textId="77777777">
            <w:pPr>
              <w:rPr>
                <w:rFonts w:ascii="MS Shell Dlg 2" w:hAnsi="MS Shell Dlg 2" w:cs="MS Shell Dlg 2"/>
                <w:sz w:val="16"/>
                <w:szCs w:val="16"/>
              </w:rPr>
            </w:pPr>
            <w:r>
              <w:rPr>
                <w:rFonts w:ascii="MS Shell Dlg 2" w:hAnsi="MS Shell Dlg 2"/>
                <w:sz w:val="16"/>
              </w:rPr>
              <w:t>Country code (ISO) of the plant</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58F70B0C" w14:textId="77777777">
            <w:pPr>
              <w:rPr>
                <w:rFonts w:ascii="MS Shell Dlg 2" w:hAnsi="MS Shell Dlg 2" w:cs="MS Shell Dlg 2"/>
                <w:sz w:val="16"/>
                <w:szCs w:val="16"/>
              </w:rPr>
            </w:pPr>
            <w:r>
              <w:rPr>
                <w:rFonts w:ascii="MS Shell Dlg 2" w:hAnsi="MS Shell Dlg 2"/>
                <w:sz w:val="16"/>
              </w:rPr>
              <w:t>DE for LKZ 200</w:t>
            </w:r>
          </w:p>
        </w:tc>
      </w:tr>
      <w:tr w:rsidRPr="00C20AEF" w:rsidR="0027062D" w:rsidTr="00BC6FDD" w14:paraId="68EEE0DE"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B363C3" w:rsidRDefault="0027062D" w14:paraId="0E9D01A4" w14:textId="77777777">
            <w:pPr>
              <w:rPr>
                <w:rFonts w:ascii="MS Shell Dlg 2" w:hAnsi="MS Shell Dlg 2" w:cs="MS Shell Dlg 2"/>
                <w:sz w:val="16"/>
                <w:szCs w:val="16"/>
              </w:rPr>
            </w:pPr>
            <w:r>
              <w:rPr>
                <w:rFonts w:ascii="MS Shell Dlg 2" w:hAnsi="MS Shell Dlg 2"/>
                <w:sz w:val="16"/>
              </w:rPr>
              <w:t>debtor</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3854B237"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AA30FF" w:rsidRDefault="0027062D" w14:paraId="2445C651" w14:textId="77777777">
            <w:pPr>
              <w:rPr>
                <w:rFonts w:ascii="MS Shell Dlg 2" w:hAnsi="MS Shell Dlg 2" w:cs="MS Shell Dlg 2"/>
                <w:sz w:val="16"/>
                <w:szCs w:val="16"/>
              </w:rPr>
            </w:pPr>
            <w:r>
              <w:rPr>
                <w:rFonts w:ascii="MS Shell Dlg 2" w:hAnsi="MS Shell Dlg 2"/>
                <w:sz w:val="16"/>
              </w:rPr>
              <w:t>String max. 10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23D5DF34" w14:textId="77777777">
            <w:pPr>
              <w:rPr>
                <w:rFonts w:ascii="MS Shell Dlg 2" w:hAnsi="MS Shell Dlg 2" w:cs="MS Shell Dlg 2"/>
                <w:sz w:val="16"/>
                <w:szCs w:val="16"/>
              </w:rPr>
            </w:pPr>
            <w:r>
              <w:rPr>
                <w:rFonts w:ascii="MS Shell Dlg 2" w:hAnsi="MS Shell Dlg 2"/>
                <w:sz w:val="16"/>
              </w:rPr>
              <w:t>PSG accounts receivable no.</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5EE09632" w14:textId="77777777">
            <w:pPr>
              <w:rPr>
                <w:rFonts w:ascii="MS Shell Dlg 2" w:hAnsi="MS Shell Dlg 2" w:cs="MS Shell Dlg 2"/>
                <w:sz w:val="16"/>
                <w:szCs w:val="16"/>
              </w:rPr>
            </w:pPr>
            <w:r>
              <w:rPr>
                <w:rFonts w:ascii="MS Shell Dlg 2" w:hAnsi="MS Shell Dlg 2"/>
                <w:sz w:val="16"/>
              </w:rPr>
              <w:t>123456789</w:t>
            </w:r>
          </w:p>
        </w:tc>
      </w:tr>
      <w:tr w:rsidRPr="00C20AEF" w:rsidR="0027062D" w:rsidTr="00BC6FDD" w14:paraId="2A4C94D1"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B363C3" w:rsidRDefault="0027062D" w14:paraId="2F358349" w14:textId="77777777">
            <w:pPr>
              <w:rPr>
                <w:rFonts w:ascii="MS Shell Dlg 2" w:hAnsi="MS Shell Dlg 2" w:cs="MS Shell Dlg 2"/>
                <w:sz w:val="16"/>
                <w:szCs w:val="16"/>
              </w:rPr>
            </w:pPr>
            <w:proofErr w:type="spellStart"/>
            <w:r>
              <w:rPr>
                <w:rFonts w:ascii="MS Shell Dlg 2" w:hAnsi="MS Shell Dlg 2"/>
                <w:sz w:val="16"/>
              </w:rPr>
              <w:t>ustid</w:t>
            </w:r>
            <w:proofErr w:type="spellEnd"/>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32FA4ACE"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AA30FF" w:rsidRDefault="0027062D" w14:paraId="47149F05" w14:textId="77777777">
            <w:pPr>
              <w:rPr>
                <w:rFonts w:ascii="MS Shell Dlg 2" w:hAnsi="MS Shell Dlg 2" w:cs="MS Shell Dlg 2"/>
                <w:sz w:val="16"/>
                <w:szCs w:val="16"/>
              </w:rPr>
            </w:pPr>
            <w:r>
              <w:rPr>
                <w:rFonts w:ascii="MS Shell Dlg 2" w:hAnsi="MS Shell Dlg 2"/>
                <w:sz w:val="16"/>
              </w:rPr>
              <w:t>String max. 14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7D256904" w14:textId="77777777">
            <w:pPr>
              <w:rPr>
                <w:rFonts w:ascii="MS Shell Dlg 2" w:hAnsi="MS Shell Dlg 2" w:cs="MS Shell Dlg 2"/>
                <w:sz w:val="16"/>
                <w:szCs w:val="16"/>
              </w:rPr>
            </w:pPr>
            <w:r>
              <w:rPr>
                <w:rFonts w:ascii="MS Shell Dlg 2" w:hAnsi="MS Shell Dlg 2"/>
                <w:sz w:val="16"/>
              </w:rPr>
              <w:t>UST-ID</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1F3AB55E" w14:textId="77777777">
            <w:pPr>
              <w:rPr>
                <w:rFonts w:ascii="MS Shell Dlg 2" w:hAnsi="MS Shell Dlg 2" w:cs="MS Shell Dlg 2"/>
                <w:sz w:val="16"/>
                <w:szCs w:val="16"/>
              </w:rPr>
            </w:pPr>
            <w:r>
              <w:rPr>
                <w:rFonts w:ascii="MS Shell Dlg 2" w:hAnsi="MS Shell Dlg 2"/>
                <w:sz w:val="16"/>
              </w:rPr>
              <w:t>DE12345678</w:t>
            </w:r>
          </w:p>
        </w:tc>
      </w:tr>
      <w:tr w:rsidRPr="00C20AEF" w:rsidR="0027062D" w:rsidTr="00C67A39" w14:paraId="310DC5A1" w14:textId="77777777">
        <w:trPr>
          <w:tblCellSpacing w:w="7" w:type="dxa"/>
          <w:jc w:val="center"/>
        </w:trPr>
        <w:tc>
          <w:tcPr>
            <w:tcW w:w="9566" w:type="dxa"/>
            <w:gridSpan w:val="5"/>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56F5DC35" w14:textId="77777777">
            <w:pPr>
              <w:rPr>
                <w:rFonts w:ascii="MS Shell Dlg 2" w:hAnsi="MS Shell Dlg 2" w:cs="MS Shell Dlg 2"/>
                <w:sz w:val="16"/>
                <w:szCs w:val="16"/>
              </w:rPr>
            </w:pPr>
          </w:p>
        </w:tc>
      </w:tr>
      <w:tr w:rsidRPr="00C20AEF" w:rsidR="0027062D" w:rsidTr="00C67A39" w14:paraId="1E0A4582" w14:textId="77777777">
        <w:trPr>
          <w:tblCellSpacing w:w="7" w:type="dxa"/>
          <w:jc w:val="center"/>
        </w:trPr>
        <w:tc>
          <w:tcPr>
            <w:tcW w:w="9566" w:type="dxa"/>
            <w:gridSpan w:val="5"/>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78638C4C" w14:textId="77777777">
            <w:pPr>
              <w:rPr>
                <w:rFonts w:ascii="MS Shell Dlg 2" w:hAnsi="MS Shell Dlg 2" w:cs="MS Shell Dlg 2"/>
                <w:sz w:val="16"/>
                <w:szCs w:val="16"/>
              </w:rPr>
            </w:pPr>
            <w:r>
              <w:rPr>
                <w:rFonts w:ascii="MS Shell Dlg 2" w:hAnsi="MS Shell Dlg 2"/>
                <w:sz w:val="16"/>
              </w:rPr>
              <w:t>Recipient / Buyer</w:t>
            </w:r>
          </w:p>
        </w:tc>
      </w:tr>
      <w:tr w:rsidRPr="00C20AEF" w:rsidR="0027062D" w:rsidTr="00BC6FDD" w14:paraId="284B9234"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E20027" w:rsidRDefault="0027062D" w14:paraId="0B19567C" w14:textId="77777777">
            <w:pPr>
              <w:rPr>
                <w:rFonts w:ascii="MS Shell Dlg 2" w:hAnsi="MS Shell Dlg 2" w:cs="MS Shell Dlg 2"/>
                <w:sz w:val="16"/>
                <w:szCs w:val="16"/>
              </w:rPr>
            </w:pPr>
            <w:r>
              <w:rPr>
                <w:rFonts w:ascii="MS Shell Dlg 2" w:hAnsi="MS Shell Dlg 2"/>
                <w:sz w:val="16"/>
              </w:rPr>
              <w:t>id</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E20027" w:rsidRDefault="0027062D" w14:paraId="661786BF"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27062D" w:rsidRDefault="0027062D" w14:paraId="2F9933F7" w14:textId="77777777">
            <w:pPr>
              <w:rPr>
                <w:rFonts w:ascii="MS Shell Dlg 2" w:hAnsi="MS Shell Dlg 2" w:cs="MS Shell Dlg 2"/>
                <w:sz w:val="16"/>
                <w:szCs w:val="16"/>
              </w:rPr>
            </w:pPr>
            <w:r>
              <w:rPr>
                <w:rFonts w:ascii="MS Shell Dlg 2" w:hAnsi="MS Shell Dlg 2"/>
                <w:sz w:val="16"/>
              </w:rPr>
              <w:t>Integer</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E20027" w:rsidRDefault="0027062D" w14:paraId="236B57C2" w14:textId="77777777">
            <w:pPr>
              <w:rPr>
                <w:rFonts w:ascii="MS Shell Dlg 2" w:hAnsi="MS Shell Dlg 2" w:cs="MS Shell Dlg 2"/>
                <w:sz w:val="16"/>
                <w:szCs w:val="16"/>
              </w:rPr>
            </w:pPr>
            <w:r>
              <w:rPr>
                <w:rFonts w:ascii="MS Shell Dlg 2" w:hAnsi="MS Shell Dlg 2"/>
                <w:sz w:val="16"/>
              </w:rPr>
              <w:t>Company number (without LKZ)</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E20027" w:rsidRDefault="0027062D" w14:paraId="68127CD3" w14:textId="77777777">
            <w:pPr>
              <w:rPr>
                <w:rFonts w:ascii="MS Shell Dlg 2" w:hAnsi="MS Shell Dlg 2" w:cs="MS Shell Dlg 2"/>
                <w:sz w:val="16"/>
                <w:szCs w:val="16"/>
              </w:rPr>
            </w:pPr>
            <w:r>
              <w:rPr>
                <w:rFonts w:ascii="MS Shell Dlg 2" w:hAnsi="MS Shell Dlg 2"/>
                <w:sz w:val="16"/>
              </w:rPr>
              <w:t>23118</w:t>
            </w:r>
          </w:p>
        </w:tc>
      </w:tr>
      <w:tr w:rsidRPr="00C20AEF" w:rsidR="0027062D" w:rsidTr="00BC6FDD" w14:paraId="3024B4D1"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E20027" w:rsidRDefault="0027062D" w14:paraId="7634AFC7" w14:textId="77777777">
            <w:pPr>
              <w:rPr>
                <w:rFonts w:ascii="MS Shell Dlg 2" w:hAnsi="MS Shell Dlg 2" w:cs="MS Shell Dlg 2"/>
                <w:sz w:val="16"/>
                <w:szCs w:val="16"/>
              </w:rPr>
            </w:pPr>
            <w:r>
              <w:rPr>
                <w:rFonts w:ascii="MS Shell Dlg 2" w:hAnsi="MS Shell Dlg 2"/>
                <w:sz w:val="16"/>
              </w:rPr>
              <w:t>company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E20027" w:rsidRDefault="0027062D" w14:paraId="5E484BCB"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E20027" w:rsidRDefault="0027062D" w14:paraId="1690972C" w14:textId="77777777">
            <w:pPr>
              <w:rPr>
                <w:rFonts w:ascii="MS Shell Dlg 2" w:hAnsi="MS Shell Dlg 2" w:cs="MS Shell Dlg 2"/>
                <w:sz w:val="16"/>
                <w:szCs w:val="16"/>
              </w:rPr>
            </w:pPr>
            <w:r>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E20027" w:rsidRDefault="0027062D" w14:paraId="44042017" w14:textId="77777777">
            <w:pPr>
              <w:rPr>
                <w:rFonts w:ascii="MS Shell Dlg 2" w:hAnsi="MS Shell Dlg 2" w:cs="MS Shell Dlg 2"/>
                <w:sz w:val="16"/>
                <w:szCs w:val="16"/>
              </w:rPr>
            </w:pPr>
            <w:r>
              <w:rPr>
                <w:rFonts w:ascii="MS Shell Dlg 2" w:hAnsi="MS Shell Dlg 2"/>
                <w:sz w:val="16"/>
              </w:rPr>
              <w:t>Company name from GSSN</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E20027" w:rsidRDefault="0027062D" w14:paraId="6D4FF987" w14:textId="77777777">
            <w:pPr>
              <w:rPr>
                <w:rFonts w:ascii="MS Shell Dlg 2" w:hAnsi="MS Shell Dlg 2" w:cs="MS Shell Dlg 2"/>
                <w:sz w:val="16"/>
                <w:szCs w:val="16"/>
              </w:rPr>
            </w:pPr>
            <w:r>
              <w:rPr>
                <w:rFonts w:ascii="MS Shell Dlg 2" w:hAnsi="MS Shell Dlg 2"/>
                <w:sz w:val="16"/>
              </w:rPr>
              <w:t>Maier family</w:t>
            </w:r>
          </w:p>
        </w:tc>
      </w:tr>
      <w:tr w:rsidRPr="00C20AEF" w:rsidR="0027062D" w:rsidTr="00BC6FDD" w14:paraId="474837D2"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0B398AAC" w14:textId="77777777">
            <w:pPr>
              <w:rPr>
                <w:rFonts w:ascii="MS Shell Dlg 2" w:hAnsi="MS Shell Dlg 2" w:cs="MS Shell Dlg 2"/>
                <w:sz w:val="16"/>
                <w:szCs w:val="16"/>
              </w:rPr>
            </w:pPr>
            <w:r>
              <w:rPr>
                <w:rFonts w:ascii="MS Shell Dlg 2" w:hAnsi="MS Shell Dlg 2"/>
                <w:sz w:val="16"/>
              </w:rPr>
              <w:t>name</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3989ACAB"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D8552D" w:rsidRDefault="0027062D" w14:paraId="71B20132" w14:textId="77777777">
            <w:pPr>
              <w:rPr>
                <w:rFonts w:ascii="MS Shell Dlg 2" w:hAnsi="MS Shell Dlg 2" w:cs="MS Shell Dlg 2"/>
                <w:sz w:val="16"/>
                <w:szCs w:val="16"/>
              </w:rPr>
            </w:pPr>
            <w:r>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54E4DCA4" w14:textId="77777777">
            <w:pPr>
              <w:rPr>
                <w:rFonts w:ascii="MS Shell Dlg 2" w:hAnsi="MS Shell Dlg 2" w:cs="MS Shell Dlg 2"/>
                <w:sz w:val="16"/>
                <w:szCs w:val="16"/>
              </w:rPr>
            </w:pPr>
            <w:r>
              <w:rPr>
                <w:rFonts w:ascii="MS Shell Dlg 2" w:hAnsi="MS Shell Dlg 2"/>
                <w:sz w:val="16"/>
              </w:rPr>
              <w:t>Name (STOX contact person)</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6AF1549F" w14:textId="77777777">
            <w:pPr>
              <w:rPr>
                <w:rFonts w:ascii="MS Shell Dlg 2" w:hAnsi="MS Shell Dlg 2" w:cs="MS Shell Dlg 2"/>
                <w:sz w:val="16"/>
                <w:szCs w:val="16"/>
              </w:rPr>
            </w:pPr>
            <w:r>
              <w:rPr>
                <w:rFonts w:ascii="MS Shell Dlg 2" w:hAnsi="MS Shell Dlg 2"/>
                <w:sz w:val="16"/>
              </w:rPr>
              <w:t>Max Maier</w:t>
            </w:r>
          </w:p>
        </w:tc>
      </w:tr>
      <w:tr w:rsidRPr="00C20AEF" w:rsidR="0027062D" w:rsidTr="00BC6FDD" w14:paraId="3FB5D2FE"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38924809" w14:textId="77777777">
            <w:pPr>
              <w:rPr>
                <w:rFonts w:ascii="MS Shell Dlg 2" w:hAnsi="MS Shell Dlg 2" w:cs="MS Shell Dlg 2"/>
                <w:strike/>
                <w:sz w:val="16"/>
                <w:szCs w:val="16"/>
              </w:rPr>
            </w:pPr>
            <w:r>
              <w:rPr>
                <w:rFonts w:ascii="MS Shell Dlg 2" w:hAnsi="MS Shell Dlg 2"/>
                <w:strike/>
                <w:sz w:val="16"/>
              </w:rPr>
              <w:t>phone</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5EE24574" w14:textId="77777777">
            <w:pPr>
              <w:rPr>
                <w:rFonts w:ascii="MS Shell Dlg 2" w:hAnsi="MS Shell Dlg 2" w:cs="MS Shell Dlg 2"/>
                <w:strike/>
                <w:sz w:val="16"/>
                <w:szCs w:val="16"/>
              </w:rPr>
            </w:pPr>
            <w:r>
              <w:rPr>
                <w:rFonts w:ascii="MS Shell Dlg 2" w:hAnsi="MS Shell Dlg 2"/>
                <w:strike/>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D8552D" w:rsidRDefault="0027062D" w14:paraId="298F5838" w14:textId="77777777">
            <w:pPr>
              <w:rPr>
                <w:rFonts w:ascii="MS Shell Dlg 2" w:hAnsi="MS Shell Dlg 2" w:cs="MS Shell Dlg 2"/>
                <w:strike/>
                <w:sz w:val="16"/>
                <w:szCs w:val="16"/>
              </w:rPr>
            </w:pPr>
            <w:r>
              <w:rPr>
                <w:rFonts w:ascii="MS Shell Dlg 2" w:hAnsi="MS Shell Dlg 2"/>
                <w:strike/>
                <w:sz w:val="16"/>
              </w:rPr>
              <w:t>String max. 15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7B383774" w14:textId="77777777">
            <w:pPr>
              <w:rPr>
                <w:rFonts w:ascii="MS Shell Dlg 2" w:hAnsi="MS Shell Dlg 2" w:cs="MS Shell Dlg 2"/>
                <w:strike/>
                <w:sz w:val="16"/>
                <w:szCs w:val="16"/>
              </w:rPr>
            </w:pPr>
            <w:r>
              <w:rPr>
                <w:rFonts w:ascii="MS Shell Dlg 2" w:hAnsi="MS Shell Dlg 2"/>
                <w:strike/>
                <w:sz w:val="16"/>
              </w:rPr>
              <w:t>Phone no. (STOX contact person)</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36B4588C" w14:textId="77777777">
            <w:pPr>
              <w:rPr>
                <w:rFonts w:ascii="MS Shell Dlg 2" w:hAnsi="MS Shell Dlg 2" w:cs="MS Shell Dlg 2"/>
                <w:strike/>
                <w:sz w:val="16"/>
                <w:szCs w:val="16"/>
              </w:rPr>
            </w:pPr>
            <w:r>
              <w:rPr>
                <w:rFonts w:ascii="MS Shell Dlg 2" w:hAnsi="MS Shell Dlg 2"/>
                <w:strike/>
                <w:sz w:val="16"/>
              </w:rPr>
              <w:t>07832/999458</w:t>
            </w:r>
          </w:p>
        </w:tc>
      </w:tr>
      <w:tr w:rsidRPr="00C20AEF" w:rsidR="0027062D" w:rsidTr="00BC6FDD" w14:paraId="7AB382B2"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3D6C35D6" w14:textId="77777777">
            <w:pPr>
              <w:rPr>
                <w:rFonts w:ascii="MS Shell Dlg 2" w:hAnsi="MS Shell Dlg 2" w:cs="MS Shell Dlg 2"/>
                <w:sz w:val="16"/>
                <w:szCs w:val="16"/>
              </w:rPr>
            </w:pPr>
            <w:r>
              <w:rPr>
                <w:rFonts w:ascii="MS Shell Dlg 2" w:hAnsi="MS Shell Dlg 2"/>
                <w:sz w:val="16"/>
              </w:rPr>
              <w:t>email</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7B5A2B3B"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D8552D" w:rsidRDefault="0027062D" w14:paraId="4D396421" w14:textId="77777777">
            <w:pPr>
              <w:rPr>
                <w:rFonts w:ascii="MS Shell Dlg 2" w:hAnsi="MS Shell Dlg 2" w:cs="MS Shell Dlg 2"/>
                <w:sz w:val="16"/>
                <w:szCs w:val="16"/>
              </w:rPr>
            </w:pPr>
            <w:r>
              <w:rPr>
                <w:rFonts w:ascii="MS Shell Dlg 2" w:hAnsi="MS Shell Dlg 2"/>
                <w:sz w:val="16"/>
              </w:rPr>
              <w:t>String max. 100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2DC31CD5" w14:textId="77777777">
            <w:pPr>
              <w:rPr>
                <w:rFonts w:ascii="MS Shell Dlg 2" w:hAnsi="MS Shell Dlg 2" w:cs="MS Shell Dlg 2"/>
                <w:sz w:val="16"/>
                <w:szCs w:val="16"/>
              </w:rPr>
            </w:pPr>
            <w:r>
              <w:rPr>
                <w:rFonts w:ascii="MS Shell Dlg 2" w:hAnsi="MS Shell Dlg 2"/>
                <w:sz w:val="16"/>
              </w:rPr>
              <w:t>E-mail address(es) STOX contact person)</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D8552D" w:rsidRDefault="00A368B5" w14:paraId="3135DEDD" w14:textId="1954FC0A">
            <w:pPr>
              <w:rPr>
                <w:rFonts w:ascii="MS Shell Dlg 2" w:hAnsi="MS Shell Dlg 2" w:cs="MS Shell Dlg 2"/>
                <w:sz w:val="16"/>
                <w:szCs w:val="16"/>
              </w:rPr>
            </w:pPr>
            <w:hyperlink w:history="1" r:id="rId107">
              <w:r w:rsidR="0030205C">
                <w:rPr>
                  <w:rStyle w:val="Hyperlink"/>
                  <w:rFonts w:ascii="MS Shell Dlg 2" w:hAnsi="MS Shell Dlg 2"/>
                  <w:sz w:val="16"/>
                </w:rPr>
                <w:t>max.mustermann@maier.de</w:t>
              </w:r>
            </w:hyperlink>
            <w:r w:rsidR="0030205C">
              <w:rPr>
                <w:rFonts w:ascii="MS Shell Dlg 2" w:hAnsi="MS Shell Dlg 2"/>
                <w:sz w:val="16"/>
              </w:rPr>
              <w:t xml:space="preserve"> </w:t>
            </w:r>
            <w:r w:rsidR="0030205C">
              <w:rPr>
                <w:rFonts w:ascii="MS Shell Dlg 2" w:hAnsi="MS Shell Dlg 2"/>
                <w:sz w:val="16"/>
              </w:rPr>
              <w:br/>
            </w:r>
            <w:hyperlink w:history="1" r:id="rId108">
              <w:r w:rsidR="0030205C">
                <w:rPr>
                  <w:rStyle w:val="Hyperlink"/>
                  <w:rFonts w:ascii="MS Shell Dlg 2" w:hAnsi="MS Shell Dlg 2"/>
                  <w:sz w:val="16"/>
                </w:rPr>
                <w:t>peter.pan@maier.de</w:t>
              </w:r>
            </w:hyperlink>
            <w:r w:rsidR="0030205C">
              <w:rPr>
                <w:rFonts w:ascii="MS Shell Dlg 2" w:hAnsi="MS Shell Dlg 2"/>
                <w:sz w:val="16"/>
              </w:rPr>
              <w:t xml:space="preserve"> </w:t>
            </w:r>
          </w:p>
        </w:tc>
      </w:tr>
      <w:tr w:rsidRPr="00C20AEF" w:rsidR="0027062D" w:rsidTr="00BC6FDD" w14:paraId="46CCC0D7"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53A9F2A1" w14:textId="77777777">
            <w:pPr>
              <w:rPr>
                <w:rFonts w:ascii="MS Shell Dlg 2" w:hAnsi="MS Shell Dlg 2" w:cs="MS Shell Dlg 2"/>
                <w:sz w:val="16"/>
                <w:szCs w:val="16"/>
              </w:rPr>
            </w:pPr>
            <w:r>
              <w:rPr>
                <w:rFonts w:ascii="MS Shell Dlg 2" w:hAnsi="MS Shell Dlg 2"/>
                <w:sz w:val="16"/>
              </w:rPr>
              <w:t>address1</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39CDF004"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D8552D" w:rsidRDefault="0027062D" w14:paraId="2C7DA804" w14:textId="77777777">
            <w:pPr>
              <w:rPr>
                <w:rFonts w:ascii="MS Shell Dlg 2" w:hAnsi="MS Shell Dlg 2" w:cs="MS Shell Dlg 2"/>
                <w:sz w:val="16"/>
                <w:szCs w:val="16"/>
              </w:rPr>
            </w:pPr>
            <w:r>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6BA35DC5" w14:textId="77777777">
            <w:pPr>
              <w:rPr>
                <w:rFonts w:ascii="MS Shell Dlg 2" w:hAnsi="MS Shell Dlg 2" w:cs="MS Shell Dlg 2"/>
                <w:sz w:val="16"/>
                <w:szCs w:val="16"/>
              </w:rPr>
            </w:pPr>
            <w:r>
              <w:rPr>
                <w:rFonts w:ascii="MS Shell Dlg 2" w:hAnsi="MS Shell Dlg 2"/>
                <w:sz w:val="16"/>
              </w:rPr>
              <w:t>Street and house number of the sender from STOX Delivery address</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755130DF" w14:textId="77777777">
            <w:pPr>
              <w:rPr>
                <w:rFonts w:ascii="MS Shell Dlg 2" w:hAnsi="MS Shell Dlg 2" w:cs="MS Shell Dlg 2"/>
                <w:sz w:val="16"/>
                <w:szCs w:val="16"/>
              </w:rPr>
            </w:pPr>
            <w:r>
              <w:rPr>
                <w:rFonts w:ascii="MS Shell Dlg 2" w:hAnsi="MS Shell Dlg 2"/>
                <w:sz w:val="16"/>
              </w:rPr>
              <w:t>Sample street 99</w:t>
            </w:r>
          </w:p>
        </w:tc>
      </w:tr>
      <w:tr w:rsidRPr="00C20AEF" w:rsidR="0027062D" w:rsidTr="00BC6FDD" w14:paraId="4B622D27"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380ECC40" w14:textId="77777777">
            <w:pPr>
              <w:rPr>
                <w:rFonts w:ascii="MS Shell Dlg 2" w:hAnsi="MS Shell Dlg 2" w:cs="MS Shell Dlg 2"/>
                <w:sz w:val="16"/>
                <w:szCs w:val="16"/>
              </w:rPr>
            </w:pPr>
            <w:r>
              <w:rPr>
                <w:rFonts w:ascii="MS Shell Dlg 2" w:hAnsi="MS Shell Dlg 2"/>
                <w:sz w:val="16"/>
              </w:rPr>
              <w:t>address2</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2ABE8C6B" w14:textId="77777777">
            <w:pPr>
              <w:rPr>
                <w:rFonts w:ascii="MS Shell Dlg 2" w:hAnsi="MS Shell Dlg 2" w:cs="MS Shell Dlg 2"/>
                <w:sz w:val="16"/>
                <w:szCs w:val="16"/>
              </w:rPr>
            </w:pPr>
            <w:r>
              <w:rPr>
                <w:rFonts w:ascii="MS Shell Dlg 2" w:hAnsi="MS Shell Dlg 2"/>
                <w:sz w:val="16"/>
              </w:rPr>
              <w:t>Yes</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D8552D" w:rsidRDefault="0027062D" w14:paraId="6B1D9E30" w14:textId="77777777">
            <w:pPr>
              <w:rPr>
                <w:rFonts w:ascii="MS Shell Dlg 2" w:hAnsi="MS Shell Dlg 2" w:cs="MS Shell Dlg 2"/>
                <w:sz w:val="16"/>
                <w:szCs w:val="16"/>
              </w:rPr>
            </w:pPr>
            <w:r>
              <w:rPr>
                <w:rFonts w:ascii="MS Shell Dlg 2" w:hAnsi="MS Shell Dlg 2"/>
                <w:sz w:val="16"/>
              </w:rPr>
              <w:t>String max. 35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6A4A95EA" w14:textId="77777777">
            <w:pPr>
              <w:rPr>
                <w:rFonts w:ascii="MS Shell Dlg 2" w:hAnsi="MS Shell Dlg 2" w:cs="MS Shell Dlg 2"/>
                <w:sz w:val="16"/>
                <w:szCs w:val="16"/>
              </w:rPr>
            </w:pPr>
            <w:r>
              <w:rPr>
                <w:rFonts w:ascii="MS Shell Dlg 2" w:hAnsi="MS Shell Dlg 2"/>
                <w:sz w:val="16"/>
              </w:rPr>
              <w:t xml:space="preserve">Continued street and house no. </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4A662339" w14:textId="77777777">
            <w:pPr>
              <w:rPr>
                <w:rFonts w:ascii="MS Shell Dlg 2" w:hAnsi="MS Shell Dlg 2" w:cs="MS Shell Dlg 2"/>
                <w:sz w:val="16"/>
                <w:szCs w:val="16"/>
              </w:rPr>
            </w:pPr>
          </w:p>
        </w:tc>
      </w:tr>
      <w:tr w:rsidRPr="00C20AEF" w:rsidR="0027062D" w:rsidTr="00BC6FDD" w14:paraId="08D8471C"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106B1D25" w14:textId="77777777">
            <w:pPr>
              <w:rPr>
                <w:rFonts w:ascii="MS Shell Dlg 2" w:hAnsi="MS Shell Dlg 2" w:cs="MS Shell Dlg 2"/>
                <w:sz w:val="16"/>
                <w:szCs w:val="16"/>
              </w:rPr>
            </w:pPr>
            <w:proofErr w:type="spellStart"/>
            <w:r>
              <w:rPr>
                <w:rFonts w:ascii="MS Shell Dlg 2" w:hAnsi="MS Shell Dlg 2"/>
                <w:sz w:val="16"/>
              </w:rPr>
              <w:t>zipcode</w:t>
            </w:r>
            <w:proofErr w:type="spellEnd"/>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7849BE19"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D8552D" w:rsidRDefault="0027062D" w14:paraId="400EC4FC" w14:textId="77777777">
            <w:pPr>
              <w:rPr>
                <w:rFonts w:ascii="MS Shell Dlg 2" w:hAnsi="MS Shell Dlg 2" w:cs="MS Shell Dlg 2"/>
                <w:sz w:val="16"/>
                <w:szCs w:val="16"/>
              </w:rPr>
            </w:pPr>
            <w:r>
              <w:rPr>
                <w:rFonts w:ascii="MS Shell Dlg 2" w:hAnsi="MS Shell Dlg 2"/>
                <w:sz w:val="16"/>
              </w:rPr>
              <w:t>String max. 9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11A7D3C9" w14:textId="77777777">
            <w:pPr>
              <w:rPr>
                <w:rFonts w:ascii="MS Shell Dlg 2" w:hAnsi="MS Shell Dlg 2" w:cs="MS Shell Dlg 2"/>
                <w:sz w:val="16"/>
                <w:szCs w:val="16"/>
              </w:rPr>
            </w:pPr>
            <w:r>
              <w:rPr>
                <w:rFonts w:ascii="MS Shell Dlg 2" w:hAnsi="MS Shell Dlg 2"/>
                <w:sz w:val="16"/>
              </w:rPr>
              <w:t>Postal code of the company from STOX Delivery address</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6E74907F" w14:textId="77777777">
            <w:pPr>
              <w:rPr>
                <w:rFonts w:ascii="MS Shell Dlg 2" w:hAnsi="MS Shell Dlg 2" w:cs="MS Shell Dlg 2"/>
                <w:sz w:val="16"/>
                <w:szCs w:val="16"/>
              </w:rPr>
            </w:pPr>
            <w:r>
              <w:rPr>
                <w:rFonts w:ascii="MS Shell Dlg 2" w:hAnsi="MS Shell Dlg 2"/>
                <w:sz w:val="16"/>
              </w:rPr>
              <w:t>64839</w:t>
            </w:r>
          </w:p>
        </w:tc>
      </w:tr>
      <w:tr w:rsidRPr="00C20AEF" w:rsidR="0027062D" w:rsidTr="00BC6FDD" w14:paraId="3DAEF820"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6C2CB118" w14:textId="77777777">
            <w:pPr>
              <w:rPr>
                <w:rFonts w:ascii="MS Shell Dlg 2" w:hAnsi="MS Shell Dlg 2" w:cs="MS Shell Dlg 2"/>
                <w:sz w:val="16"/>
                <w:szCs w:val="16"/>
              </w:rPr>
            </w:pPr>
            <w:r>
              <w:rPr>
                <w:rFonts w:ascii="MS Shell Dlg 2" w:hAnsi="MS Shell Dlg 2"/>
                <w:sz w:val="16"/>
              </w:rPr>
              <w:t>city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0992E134"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D8552D" w:rsidRDefault="0027062D" w14:paraId="62D6488D" w14:textId="77777777">
            <w:pPr>
              <w:rPr>
                <w:rFonts w:ascii="MS Shell Dlg 2" w:hAnsi="MS Shell Dlg 2" w:cs="MS Shell Dlg 2"/>
                <w:sz w:val="16"/>
                <w:szCs w:val="16"/>
              </w:rPr>
            </w:pPr>
            <w:r>
              <w:rPr>
                <w:rFonts w:ascii="MS Shell Dlg 2" w:hAnsi="MS Shell Dlg 2"/>
                <w:sz w:val="16"/>
              </w:rPr>
              <w:t>String max. 30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51AA400F" w14:textId="77777777">
            <w:pPr>
              <w:rPr>
                <w:rFonts w:ascii="MS Shell Dlg 2" w:hAnsi="MS Shell Dlg 2" w:cs="MS Shell Dlg 2"/>
                <w:sz w:val="16"/>
                <w:szCs w:val="16"/>
              </w:rPr>
            </w:pPr>
            <w:r>
              <w:rPr>
                <w:rFonts w:ascii="MS Shell Dlg 2" w:hAnsi="MS Shell Dlg 2"/>
                <w:sz w:val="16"/>
              </w:rPr>
              <w:t>Place name of the plant from STOX Delivery address</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0B685C70" w14:textId="77777777">
            <w:pPr>
              <w:rPr>
                <w:rFonts w:ascii="MS Shell Dlg 2" w:hAnsi="MS Shell Dlg 2" w:cs="MS Shell Dlg 2"/>
                <w:sz w:val="16"/>
                <w:szCs w:val="16"/>
              </w:rPr>
            </w:pPr>
            <w:r>
              <w:rPr>
                <w:rFonts w:ascii="MS Shell Dlg 2" w:hAnsi="MS Shell Dlg 2"/>
                <w:sz w:val="16"/>
              </w:rPr>
              <w:t>Münster</w:t>
            </w:r>
          </w:p>
        </w:tc>
      </w:tr>
      <w:tr w:rsidRPr="00C20AEF" w:rsidR="0027062D" w:rsidTr="00BC6FDD" w14:paraId="533855A7"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7C71A961" w14:textId="77777777">
            <w:pPr>
              <w:rPr>
                <w:rFonts w:ascii="MS Shell Dlg 2" w:hAnsi="MS Shell Dlg 2" w:cs="MS Shell Dlg 2"/>
                <w:sz w:val="16"/>
                <w:szCs w:val="16"/>
              </w:rPr>
            </w:pPr>
            <w:r>
              <w:rPr>
                <w:rFonts w:ascii="MS Shell Dlg 2" w:hAnsi="MS Shell Dlg 2"/>
                <w:sz w:val="16"/>
              </w:rPr>
              <w:t>country</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2F7BF290"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D8552D" w:rsidRDefault="0027062D" w14:paraId="41154FC3" w14:textId="77777777">
            <w:pPr>
              <w:rPr>
                <w:rFonts w:ascii="MS Shell Dlg 2" w:hAnsi="MS Shell Dlg 2" w:cs="MS Shell Dlg 2"/>
                <w:sz w:val="16"/>
                <w:szCs w:val="16"/>
              </w:rPr>
            </w:pPr>
            <w:r>
              <w:rPr>
                <w:rFonts w:ascii="MS Shell Dlg 2" w:hAnsi="MS Shell Dlg 2"/>
                <w:sz w:val="16"/>
              </w:rPr>
              <w:t>String 2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69A1B052" w14:textId="77777777">
            <w:pPr>
              <w:rPr>
                <w:rFonts w:ascii="MS Shell Dlg 2" w:hAnsi="MS Shell Dlg 2" w:cs="MS Shell Dlg 2"/>
                <w:sz w:val="16"/>
                <w:szCs w:val="16"/>
              </w:rPr>
            </w:pPr>
            <w:r>
              <w:rPr>
                <w:rFonts w:ascii="MS Shell Dlg 2" w:hAnsi="MS Shell Dlg 2"/>
                <w:sz w:val="16"/>
              </w:rPr>
              <w:t>Country code (ISO) of the plant</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7AF63ABD" w14:textId="77777777">
            <w:pPr>
              <w:rPr>
                <w:rFonts w:ascii="MS Shell Dlg 2" w:hAnsi="MS Shell Dlg 2" w:cs="MS Shell Dlg 2"/>
                <w:sz w:val="16"/>
                <w:szCs w:val="16"/>
              </w:rPr>
            </w:pPr>
            <w:r>
              <w:rPr>
                <w:rFonts w:ascii="MS Shell Dlg 2" w:hAnsi="MS Shell Dlg 2"/>
                <w:sz w:val="16"/>
              </w:rPr>
              <w:t>DE for LKZ 200</w:t>
            </w:r>
          </w:p>
        </w:tc>
      </w:tr>
      <w:tr w:rsidRPr="00C20AEF" w:rsidR="0027062D" w:rsidTr="00BC6FDD" w14:paraId="75EB7C5C"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333ABE36" w14:textId="77777777">
            <w:pPr>
              <w:rPr>
                <w:rFonts w:ascii="MS Shell Dlg 2" w:hAnsi="MS Shell Dlg 2" w:cs="MS Shell Dlg 2"/>
                <w:sz w:val="16"/>
                <w:szCs w:val="16"/>
              </w:rPr>
            </w:pPr>
            <w:r>
              <w:rPr>
                <w:rFonts w:ascii="MS Shell Dlg 2" w:hAnsi="MS Shell Dlg 2"/>
                <w:sz w:val="16"/>
              </w:rPr>
              <w:t>debtor</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6F9FEF96"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D8552D" w:rsidRDefault="0027062D" w14:paraId="65B742C1" w14:textId="77777777">
            <w:pPr>
              <w:rPr>
                <w:rFonts w:ascii="MS Shell Dlg 2" w:hAnsi="MS Shell Dlg 2" w:cs="MS Shell Dlg 2"/>
                <w:sz w:val="16"/>
                <w:szCs w:val="16"/>
              </w:rPr>
            </w:pPr>
            <w:r>
              <w:rPr>
                <w:rFonts w:ascii="MS Shell Dlg 2" w:hAnsi="MS Shell Dlg 2"/>
                <w:sz w:val="16"/>
              </w:rPr>
              <w:t>String max. 10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4288CA4B" w14:textId="77777777">
            <w:pPr>
              <w:rPr>
                <w:rFonts w:ascii="MS Shell Dlg 2" w:hAnsi="MS Shell Dlg 2" w:cs="MS Shell Dlg 2"/>
                <w:sz w:val="16"/>
                <w:szCs w:val="16"/>
              </w:rPr>
            </w:pPr>
            <w:r>
              <w:rPr>
                <w:rFonts w:ascii="MS Shell Dlg 2" w:hAnsi="MS Shell Dlg 2"/>
                <w:sz w:val="16"/>
              </w:rPr>
              <w:t>PSG accounts receivable no.</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14C57378" w14:textId="77777777">
            <w:pPr>
              <w:rPr>
                <w:rFonts w:ascii="MS Shell Dlg 2" w:hAnsi="MS Shell Dlg 2" w:cs="MS Shell Dlg 2"/>
                <w:sz w:val="16"/>
                <w:szCs w:val="16"/>
              </w:rPr>
            </w:pPr>
            <w:r>
              <w:rPr>
                <w:rFonts w:ascii="MS Shell Dlg 2" w:hAnsi="MS Shell Dlg 2"/>
                <w:sz w:val="16"/>
              </w:rPr>
              <w:t>123456789</w:t>
            </w:r>
          </w:p>
        </w:tc>
      </w:tr>
      <w:tr w:rsidRPr="00C20AEF" w:rsidR="0027062D" w:rsidTr="00BC6FDD" w14:paraId="1F2AEBB8" w14:textId="77777777">
        <w:trPr>
          <w:tblCellSpacing w:w="7" w:type="dxa"/>
          <w:jc w:val="center"/>
        </w:trPr>
        <w:tc>
          <w:tcPr>
            <w:tcW w:w="873" w:type="dxa"/>
            <w:tcBorders>
              <w:top w:val="outset" w:color="auto" w:sz="6" w:space="0"/>
              <w:left w:val="outset" w:color="auto" w:sz="6" w:space="0"/>
              <w:bottom w:val="outset" w:color="auto" w:sz="6" w:space="0"/>
              <w:right w:val="outset" w:color="auto" w:sz="6" w:space="0"/>
            </w:tcBorders>
            <w:vAlign w:val="center"/>
          </w:tcPr>
          <w:p w:rsidRPr="00C20AEF" w:rsidR="0027062D" w:rsidP="00AA30FF" w:rsidRDefault="0027062D" w14:paraId="660ED758" w14:textId="77777777">
            <w:pPr>
              <w:rPr>
                <w:rFonts w:ascii="MS Shell Dlg 2" w:hAnsi="MS Shell Dlg 2" w:cs="MS Shell Dlg 2"/>
                <w:sz w:val="16"/>
                <w:szCs w:val="16"/>
              </w:rPr>
            </w:pPr>
            <w:proofErr w:type="spellStart"/>
            <w:r>
              <w:rPr>
                <w:rFonts w:ascii="MS Shell Dlg 2" w:hAnsi="MS Shell Dlg 2"/>
                <w:sz w:val="16"/>
              </w:rPr>
              <w:t>ustid</w:t>
            </w:r>
            <w:proofErr w:type="spellEnd"/>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626849F8" w14:textId="77777777">
            <w:pPr>
              <w:rPr>
                <w:rFonts w:ascii="MS Shell Dlg 2" w:hAnsi="MS Shell Dlg 2" w:cs="MS Shell Dlg 2"/>
                <w:sz w:val="16"/>
                <w:szCs w:val="16"/>
              </w:rPr>
            </w:pPr>
            <w:r>
              <w:rPr>
                <w:rFonts w:ascii="MS Shell Dlg 2" w:hAnsi="MS Shell Dlg 2"/>
                <w:sz w:val="16"/>
              </w:rPr>
              <w:t>No</w:t>
            </w:r>
          </w:p>
        </w:tc>
        <w:tc>
          <w:tcPr>
            <w:tcW w:w="0" w:type="auto"/>
            <w:tcBorders>
              <w:top w:val="outset" w:color="auto" w:sz="6" w:space="0"/>
              <w:left w:val="outset" w:color="auto" w:sz="6" w:space="0"/>
              <w:bottom w:val="outset" w:color="auto" w:sz="6" w:space="0"/>
              <w:right w:val="outset" w:color="auto" w:sz="6" w:space="0"/>
            </w:tcBorders>
            <w:noWrap/>
            <w:vAlign w:val="center"/>
          </w:tcPr>
          <w:p w:rsidRPr="00C20AEF" w:rsidR="0027062D" w:rsidP="00D8552D" w:rsidRDefault="0027062D" w14:paraId="55EAAAB9" w14:textId="77777777">
            <w:pPr>
              <w:rPr>
                <w:rFonts w:ascii="MS Shell Dlg 2" w:hAnsi="MS Shell Dlg 2" w:cs="MS Shell Dlg 2"/>
                <w:sz w:val="16"/>
                <w:szCs w:val="16"/>
              </w:rPr>
            </w:pPr>
            <w:r>
              <w:rPr>
                <w:rFonts w:ascii="MS Shell Dlg 2" w:hAnsi="MS Shell Dlg 2"/>
                <w:sz w:val="16"/>
              </w:rPr>
              <w:t>String max. 14 characters</w:t>
            </w:r>
          </w:p>
        </w:tc>
        <w:tc>
          <w:tcPr>
            <w:tcW w:w="0" w:type="auto"/>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26A4702C" w14:textId="77777777">
            <w:pPr>
              <w:rPr>
                <w:rFonts w:ascii="MS Shell Dlg 2" w:hAnsi="MS Shell Dlg 2" w:cs="MS Shell Dlg 2"/>
                <w:sz w:val="16"/>
                <w:szCs w:val="16"/>
              </w:rPr>
            </w:pPr>
            <w:r>
              <w:rPr>
                <w:rFonts w:ascii="MS Shell Dlg 2" w:hAnsi="MS Shell Dlg 2"/>
                <w:sz w:val="16"/>
              </w:rPr>
              <w:t>UST-ID</w:t>
            </w:r>
          </w:p>
        </w:tc>
        <w:tc>
          <w:tcPr>
            <w:tcW w:w="3626" w:type="dxa"/>
            <w:tcBorders>
              <w:top w:val="outset" w:color="auto" w:sz="6" w:space="0"/>
              <w:left w:val="outset" w:color="auto" w:sz="6" w:space="0"/>
              <w:bottom w:val="outset" w:color="auto" w:sz="6" w:space="0"/>
              <w:right w:val="outset" w:color="auto" w:sz="6" w:space="0"/>
            </w:tcBorders>
            <w:vAlign w:val="center"/>
          </w:tcPr>
          <w:p w:rsidRPr="00C20AEF" w:rsidR="0027062D" w:rsidP="00D8552D" w:rsidRDefault="0027062D" w14:paraId="0D701038" w14:textId="77777777">
            <w:pPr>
              <w:rPr>
                <w:rFonts w:ascii="MS Shell Dlg 2" w:hAnsi="MS Shell Dlg 2" w:cs="MS Shell Dlg 2"/>
                <w:sz w:val="16"/>
                <w:szCs w:val="16"/>
              </w:rPr>
            </w:pPr>
            <w:r>
              <w:rPr>
                <w:rFonts w:ascii="MS Shell Dlg 2" w:hAnsi="MS Shell Dlg 2"/>
                <w:sz w:val="16"/>
              </w:rPr>
              <w:t>DE12345678</w:t>
            </w:r>
          </w:p>
        </w:tc>
      </w:tr>
    </w:tbl>
    <w:p w:rsidRPr="00C20AEF" w:rsidR="00274AEC" w:rsidP="000B4332" w:rsidRDefault="00274AEC" w14:paraId="4CA1AE3C" w14:textId="77777777">
      <w:pPr>
        <w:pStyle w:val="Textkrper"/>
      </w:pPr>
    </w:p>
    <w:p w:rsidRPr="00C20AEF" w:rsidR="0043647F" w:rsidP="000B4332" w:rsidRDefault="0043647F" w14:paraId="71A61D12" w14:textId="77777777">
      <w:pPr>
        <w:pStyle w:val="Textkrper"/>
      </w:pPr>
      <w:r>
        <w:rPr>
          <w:u w:val="single"/>
        </w:rPr>
        <w:lastRenderedPageBreak/>
        <w:t xml:space="preserve">Notice: </w:t>
      </w:r>
      <w:r>
        <w:br/>
      </w:r>
      <w:r>
        <w:t>Due to the problem with separators and spaces, the phone number is not supplied by STOX.</w:t>
      </w:r>
    </w:p>
    <w:p w:rsidRPr="00C20AEF" w:rsidR="00DC2532" w:rsidP="000B4332" w:rsidRDefault="00DC2532" w14:paraId="0CB61D40" w14:textId="77777777">
      <w:pPr>
        <w:pStyle w:val="Textkrper"/>
      </w:pPr>
      <w:r>
        <w:t>Example (blank lines and indentations are for readability only and may be omitted):</w:t>
      </w:r>
    </w:p>
    <w:p w:rsidRPr="00C20AEF" w:rsidR="00535828" w:rsidP="000B4332" w:rsidRDefault="00535828" w14:paraId="418CCE55" w14:textId="77777777">
      <w:pPr>
        <w:pStyle w:val="Textkrper"/>
      </w:pPr>
    </w:p>
    <w:p w:rsidRPr="00C20AEF" w:rsidR="00DC2532" w:rsidP="00535828" w:rsidRDefault="00DC2532" w14:paraId="51D4618E" w14:textId="77777777">
      <w:pPr>
        <w:pStyle w:val="Textkrper"/>
        <w:spacing w:after="100" w:line="100" w:lineRule="atLeast"/>
        <w:rPr>
          <w:rFonts w:ascii="Consolas" w:hAnsi="Consolas" w:cs="Consolas"/>
          <w:szCs w:val="20"/>
        </w:rPr>
      </w:pPr>
      <w:r>
        <w:rPr>
          <w:rFonts w:ascii="Consolas" w:hAnsi="Consolas"/>
        </w:rPr>
        <w:t>&lt;?xml version=&amp;quot;1.0&amp;quot; encoding=&amp;quot;UTF-8&amp;quot; ?&gt;</w:t>
      </w:r>
    </w:p>
    <w:p w:rsidRPr="00C20AEF" w:rsidR="00DC2532" w:rsidP="00535828" w:rsidRDefault="00DC2532" w14:paraId="5BAF53C9" w14:textId="77777777">
      <w:pPr>
        <w:pStyle w:val="Textkrper"/>
        <w:spacing w:after="100" w:line="100" w:lineRule="atLeast"/>
        <w:rPr>
          <w:rFonts w:ascii="Consolas" w:hAnsi="Consolas" w:cs="Consolas"/>
          <w:szCs w:val="20"/>
        </w:rPr>
      </w:pPr>
      <w:r>
        <w:rPr>
          <w:rFonts w:ascii="Consolas" w:hAnsi="Consolas"/>
        </w:rPr>
        <w:t>&lt;package</w:t>
      </w:r>
    </w:p>
    <w:p w:rsidRPr="00C20AEF" w:rsidR="00DC2532" w:rsidP="00535828" w:rsidRDefault="00DC2532" w14:paraId="702E1FA2" w14:textId="77777777">
      <w:pPr>
        <w:pStyle w:val="Textkrper"/>
        <w:spacing w:after="100" w:line="100" w:lineRule="atLeast"/>
        <w:rPr>
          <w:rFonts w:ascii="Consolas" w:hAnsi="Consolas" w:cs="Consolas"/>
          <w:szCs w:val="20"/>
        </w:rPr>
      </w:pPr>
      <w:r>
        <w:rPr>
          <w:rFonts w:ascii="Consolas" w:hAnsi="Consolas"/>
        </w:rPr>
        <w:t xml:space="preserve">    reference1="STOX order 6028 from 13.02.2012 10:43"</w:t>
      </w:r>
    </w:p>
    <w:p w:rsidRPr="00C20AEF" w:rsidR="00DC2532" w:rsidP="00535828" w:rsidRDefault="00DC2532" w14:paraId="34806CFC" w14:textId="77777777">
      <w:pPr>
        <w:pStyle w:val="Textkrper"/>
        <w:spacing w:after="100" w:line="100" w:lineRule="atLeast"/>
        <w:rPr>
          <w:rFonts w:ascii="Consolas" w:hAnsi="Consolas" w:cs="Consolas"/>
          <w:szCs w:val="20"/>
        </w:rPr>
      </w:pPr>
      <w:r>
        <w:rPr>
          <w:rFonts w:ascii="Consolas" w:hAnsi="Consolas"/>
        </w:rPr>
        <w:t xml:space="preserve">    reference2="winter tires order"&amp;</w:t>
      </w:r>
      <w:proofErr w:type="spellStart"/>
      <w:r>
        <w:rPr>
          <w:rFonts w:ascii="Consolas" w:hAnsi="Consolas"/>
        </w:rPr>
        <w:t>gt</w:t>
      </w:r>
      <w:proofErr w:type="spellEnd"/>
    </w:p>
    <w:p w:rsidRPr="00C20AEF" w:rsidR="00DC2532" w:rsidP="00535828" w:rsidRDefault="00DC2532" w14:paraId="3DE1BF03" w14:textId="77777777">
      <w:pPr>
        <w:pStyle w:val="Textkrper"/>
        <w:spacing w:after="100" w:line="100" w:lineRule="atLeast"/>
        <w:rPr>
          <w:rFonts w:ascii="Consolas" w:hAnsi="Consolas" w:cs="Consolas"/>
          <w:szCs w:val="20"/>
        </w:rPr>
      </w:pPr>
    </w:p>
    <w:p w:rsidRPr="00D75B8F" w:rsidR="00DC2532" w:rsidP="00535828" w:rsidRDefault="00DC2532" w14:paraId="1869AA2A" w14:textId="77777777">
      <w:pPr>
        <w:pStyle w:val="Textkrper"/>
        <w:spacing w:after="100" w:line="100" w:lineRule="atLeast"/>
        <w:rPr>
          <w:rFonts w:ascii="Consolas" w:hAnsi="Consolas" w:cs="Consolas"/>
          <w:szCs w:val="20"/>
        </w:rPr>
      </w:pPr>
      <w:r>
        <w:rPr>
          <w:rFonts w:ascii="Consolas" w:hAnsi="Consolas"/>
        </w:rPr>
        <w:t>&lt;sender id=&amp;quot;23118&amp;quot;&gt;</w:t>
      </w:r>
    </w:p>
    <w:p w:rsidRPr="00C20AEF" w:rsidR="00DC2532" w:rsidP="00535828" w:rsidRDefault="00DC2532" w14:paraId="28B1B918" w14:textId="77777777">
      <w:pPr>
        <w:pStyle w:val="Textkrper"/>
        <w:spacing w:after="100" w:line="100" w:lineRule="atLeast"/>
        <w:rPr>
          <w:rFonts w:ascii="Consolas" w:hAnsi="Consolas" w:cs="Consolas"/>
          <w:szCs w:val="20"/>
        </w:rPr>
      </w:pPr>
      <w:r>
        <w:rPr>
          <w:rFonts w:ascii="Consolas" w:hAnsi="Consolas"/>
        </w:rPr>
        <w:t xml:space="preserve">  &lt;company&gt;</w:t>
      </w:r>
      <w:proofErr w:type="spellStart"/>
      <w:r>
        <w:rPr>
          <w:rFonts w:ascii="Consolas" w:hAnsi="Consolas"/>
        </w:rPr>
        <w:t>Autohaus</w:t>
      </w:r>
      <w:proofErr w:type="spellEnd"/>
      <w:r>
        <w:rPr>
          <w:rFonts w:ascii="Consolas" w:hAnsi="Consolas"/>
        </w:rPr>
        <w:t xml:space="preserve"> Maier &amp; Co&lt;/company&gt;</w:t>
      </w:r>
    </w:p>
    <w:p w:rsidRPr="00C20AEF" w:rsidR="00DC2532" w:rsidP="00535828" w:rsidRDefault="00DC2532" w14:paraId="45168B29" w14:textId="77777777">
      <w:pPr>
        <w:pStyle w:val="Textkrper"/>
        <w:spacing w:after="100" w:line="100" w:lineRule="atLeast"/>
        <w:rPr>
          <w:rFonts w:ascii="Consolas" w:hAnsi="Consolas" w:cs="Consolas"/>
          <w:szCs w:val="20"/>
        </w:rPr>
      </w:pPr>
      <w:r>
        <w:rPr>
          <w:rFonts w:ascii="Consolas" w:hAnsi="Consolas"/>
        </w:rPr>
        <w:t xml:space="preserve">  &lt;name&gt;Michael </w:t>
      </w:r>
      <w:proofErr w:type="spellStart"/>
      <w:r>
        <w:rPr>
          <w:rFonts w:ascii="Consolas" w:hAnsi="Consolas"/>
        </w:rPr>
        <w:t>Mustermann</w:t>
      </w:r>
      <w:proofErr w:type="spellEnd"/>
      <w:r>
        <w:rPr>
          <w:rFonts w:ascii="Consolas" w:hAnsi="Consolas"/>
        </w:rPr>
        <w:t>&lt;/name&gt;</w:t>
      </w:r>
    </w:p>
    <w:p w:rsidRPr="00C20AEF" w:rsidR="00DC2532" w:rsidP="00535828" w:rsidRDefault="00DC2532" w14:paraId="0CE57BA4" w14:textId="77777777">
      <w:pPr>
        <w:pStyle w:val="Textkrper"/>
        <w:spacing w:after="100" w:line="100" w:lineRule="atLeast"/>
        <w:rPr>
          <w:rFonts w:ascii="Consolas" w:hAnsi="Consolas" w:cs="Consolas"/>
          <w:strike/>
          <w:szCs w:val="20"/>
        </w:rPr>
      </w:pPr>
      <w:r>
        <w:rPr>
          <w:rFonts w:ascii="Consolas" w:hAnsi="Consolas"/>
        </w:rPr>
        <w:t xml:space="preserve">  </w:t>
      </w:r>
      <w:r>
        <w:rPr>
          <w:rFonts w:ascii="Consolas" w:hAnsi="Consolas"/>
          <w:strike/>
        </w:rPr>
        <w:t>&lt;phone&gt;07832/3098894&lt;/phone&gt;</w:t>
      </w:r>
    </w:p>
    <w:p w:rsidRPr="00C20AEF" w:rsidR="00DC2532" w:rsidP="00535828" w:rsidRDefault="00DC2532" w14:paraId="5AC4EA97" w14:textId="77777777">
      <w:pPr>
        <w:pStyle w:val="Textkrper"/>
        <w:spacing w:after="100" w:line="100" w:lineRule="atLeast"/>
        <w:rPr>
          <w:rFonts w:ascii="Consolas" w:hAnsi="Consolas" w:cs="Consolas"/>
          <w:szCs w:val="20"/>
        </w:rPr>
      </w:pPr>
      <w:r>
        <w:rPr>
          <w:rFonts w:ascii="Consolas" w:hAnsi="Consolas"/>
        </w:rPr>
        <w:t xml:space="preserve">  &lt;email&gt;</w:t>
      </w:r>
      <w:proofErr w:type="spellStart"/>
      <w:r>
        <w:rPr>
          <w:rFonts w:ascii="Consolas" w:hAnsi="Consolas"/>
        </w:rPr>
        <w:t>max.mustermann@mercedes.de;peter.pan@mercedes.de</w:t>
      </w:r>
      <w:proofErr w:type="spellEnd"/>
      <w:r>
        <w:rPr>
          <w:rFonts w:ascii="Consolas" w:hAnsi="Consolas"/>
        </w:rPr>
        <w:t>&lt;/email&gt;</w:t>
      </w:r>
    </w:p>
    <w:p w:rsidRPr="00C20AEF" w:rsidR="00DC2532" w:rsidP="00535828" w:rsidRDefault="00DC2532" w14:paraId="4F687C8B" w14:textId="77777777">
      <w:pPr>
        <w:pStyle w:val="Textkrper"/>
        <w:spacing w:after="100" w:line="100" w:lineRule="atLeast"/>
        <w:rPr>
          <w:rFonts w:ascii="Consolas" w:hAnsi="Consolas" w:cs="Consolas"/>
          <w:szCs w:val="20"/>
        </w:rPr>
      </w:pPr>
      <w:r>
        <w:rPr>
          <w:rFonts w:ascii="Consolas" w:hAnsi="Consolas"/>
        </w:rPr>
        <w:t xml:space="preserve">  &lt;address1&gt;Sample Street 1&lt;/address1&gt;</w:t>
      </w:r>
    </w:p>
    <w:p w:rsidRPr="00C20AEF" w:rsidR="00DC2532" w:rsidP="00535828" w:rsidRDefault="00DC2532" w14:paraId="767ECA97" w14:textId="77777777">
      <w:pPr>
        <w:pStyle w:val="Textkrper"/>
        <w:spacing w:after="100" w:line="100" w:lineRule="atLeast"/>
        <w:rPr>
          <w:rFonts w:ascii="Consolas" w:hAnsi="Consolas" w:cs="Consolas"/>
          <w:szCs w:val="20"/>
        </w:rPr>
      </w:pPr>
      <w:r>
        <w:rPr>
          <w:rFonts w:ascii="Consolas" w:hAnsi="Consolas"/>
        </w:rPr>
        <w:t xml:space="preserve">  &lt;</w:t>
      </w:r>
      <w:proofErr w:type="spellStart"/>
      <w:r>
        <w:rPr>
          <w:rFonts w:ascii="Consolas" w:hAnsi="Consolas"/>
        </w:rPr>
        <w:t>zipcode</w:t>
      </w:r>
      <w:proofErr w:type="spellEnd"/>
      <w:r>
        <w:rPr>
          <w:rFonts w:ascii="Consolas" w:hAnsi="Consolas"/>
        </w:rPr>
        <w:t>&gt;77716&lt;/</w:t>
      </w:r>
      <w:proofErr w:type="spellStart"/>
      <w:r>
        <w:rPr>
          <w:rFonts w:ascii="Consolas" w:hAnsi="Consolas"/>
        </w:rPr>
        <w:t>zipcode</w:t>
      </w:r>
      <w:proofErr w:type="spellEnd"/>
      <w:r>
        <w:rPr>
          <w:rFonts w:ascii="Consolas" w:hAnsi="Consolas"/>
        </w:rPr>
        <w:t>&gt;</w:t>
      </w:r>
    </w:p>
    <w:p w:rsidRPr="00C20AEF" w:rsidR="00DC2532" w:rsidP="00535828" w:rsidRDefault="00DC2532" w14:paraId="792F0AD9" w14:textId="77777777">
      <w:pPr>
        <w:pStyle w:val="Textkrper"/>
        <w:spacing w:after="100" w:line="100" w:lineRule="atLeast"/>
        <w:rPr>
          <w:rFonts w:ascii="Consolas" w:hAnsi="Consolas" w:cs="Consolas"/>
          <w:szCs w:val="20"/>
        </w:rPr>
      </w:pPr>
      <w:r>
        <w:rPr>
          <w:rFonts w:ascii="Consolas" w:hAnsi="Consolas"/>
        </w:rPr>
        <w:t xml:space="preserve">  &lt;city&gt;</w:t>
      </w:r>
      <w:proofErr w:type="spellStart"/>
      <w:r>
        <w:rPr>
          <w:rFonts w:ascii="Consolas" w:hAnsi="Consolas"/>
        </w:rPr>
        <w:t>Haslach</w:t>
      </w:r>
      <w:proofErr w:type="spellEnd"/>
      <w:r>
        <w:rPr>
          <w:rFonts w:ascii="Consolas" w:hAnsi="Consolas"/>
        </w:rPr>
        <w:t>&lt;/city&gt;</w:t>
      </w:r>
    </w:p>
    <w:p w:rsidRPr="00C20AEF" w:rsidR="00DC2532" w:rsidP="00535828" w:rsidRDefault="00DC2532" w14:paraId="1CC01AC0" w14:textId="77777777">
      <w:pPr>
        <w:pStyle w:val="Textkrper"/>
        <w:spacing w:after="100" w:line="100" w:lineRule="atLeast"/>
        <w:rPr>
          <w:rFonts w:ascii="Consolas" w:hAnsi="Consolas" w:cs="Consolas"/>
          <w:szCs w:val="20"/>
        </w:rPr>
      </w:pPr>
      <w:r>
        <w:rPr>
          <w:rFonts w:ascii="Consolas" w:hAnsi="Consolas"/>
        </w:rPr>
        <w:t xml:space="preserve">  &lt;country&gt;DE&lt;/country&gt;</w:t>
      </w:r>
    </w:p>
    <w:p w:rsidRPr="00C20AEF" w:rsidR="00DC2532" w:rsidP="00535828" w:rsidRDefault="00DC2532" w14:paraId="10CEEB3B" w14:textId="77777777">
      <w:pPr>
        <w:pStyle w:val="Textkrper"/>
        <w:spacing w:after="100" w:line="100" w:lineRule="atLeast"/>
        <w:rPr>
          <w:rFonts w:ascii="Consolas" w:hAnsi="Consolas" w:cs="Consolas"/>
          <w:szCs w:val="20"/>
        </w:rPr>
      </w:pPr>
      <w:r>
        <w:rPr>
          <w:rFonts w:ascii="Consolas" w:hAnsi="Consolas"/>
        </w:rPr>
        <w:t xml:space="preserve">  &lt;</w:t>
      </w:r>
      <w:proofErr w:type="spellStart"/>
      <w:r>
        <w:rPr>
          <w:rFonts w:ascii="Consolas" w:hAnsi="Consolas"/>
        </w:rPr>
        <w:t>debitor</w:t>
      </w:r>
      <w:proofErr w:type="spellEnd"/>
      <w:r>
        <w:rPr>
          <w:rFonts w:ascii="Consolas" w:hAnsi="Consolas"/>
        </w:rPr>
        <w:t>&gt;1234567890&lt;/</w:t>
      </w:r>
      <w:proofErr w:type="spellStart"/>
      <w:r>
        <w:rPr>
          <w:rFonts w:ascii="Consolas" w:hAnsi="Consolas"/>
        </w:rPr>
        <w:t>debitor</w:t>
      </w:r>
      <w:proofErr w:type="spellEnd"/>
      <w:r>
        <w:rPr>
          <w:rFonts w:ascii="Consolas" w:hAnsi="Consolas"/>
        </w:rPr>
        <w:t>&gt;</w:t>
      </w:r>
    </w:p>
    <w:p w:rsidRPr="00C20AEF" w:rsidR="00DC2532" w:rsidP="00535828" w:rsidRDefault="00DC2532" w14:paraId="6D22E1BD" w14:textId="77777777">
      <w:pPr>
        <w:pStyle w:val="Textkrper"/>
        <w:spacing w:after="100" w:line="100" w:lineRule="atLeast"/>
        <w:rPr>
          <w:rFonts w:ascii="Consolas" w:hAnsi="Consolas" w:cs="Consolas"/>
          <w:szCs w:val="20"/>
        </w:rPr>
      </w:pPr>
      <w:r>
        <w:rPr>
          <w:rFonts w:ascii="Consolas" w:hAnsi="Consolas"/>
        </w:rPr>
        <w:t xml:space="preserve">  &lt;</w:t>
      </w:r>
      <w:proofErr w:type="spellStart"/>
      <w:r>
        <w:rPr>
          <w:rFonts w:ascii="Consolas" w:hAnsi="Consolas"/>
        </w:rPr>
        <w:t>ustid</w:t>
      </w:r>
      <w:proofErr w:type="spellEnd"/>
      <w:r>
        <w:rPr>
          <w:rFonts w:ascii="Consolas" w:hAnsi="Consolas"/>
        </w:rPr>
        <w:t>&gt;DE12345678&lt;/</w:t>
      </w:r>
      <w:proofErr w:type="spellStart"/>
      <w:r>
        <w:rPr>
          <w:rFonts w:ascii="Consolas" w:hAnsi="Consolas"/>
        </w:rPr>
        <w:t>ustid</w:t>
      </w:r>
      <w:proofErr w:type="spellEnd"/>
      <w:r>
        <w:rPr>
          <w:rFonts w:ascii="Consolas" w:hAnsi="Consolas"/>
        </w:rPr>
        <w:t>&gt;</w:t>
      </w:r>
    </w:p>
    <w:p w:rsidRPr="00C20AEF" w:rsidR="00DC2532" w:rsidP="00535828" w:rsidRDefault="00DC2532" w14:paraId="6E3B0F69" w14:textId="77777777">
      <w:pPr>
        <w:pStyle w:val="Textkrper"/>
        <w:spacing w:after="100" w:line="100" w:lineRule="atLeast"/>
        <w:rPr>
          <w:rFonts w:ascii="Consolas" w:hAnsi="Consolas" w:cs="Consolas"/>
          <w:szCs w:val="20"/>
        </w:rPr>
      </w:pPr>
      <w:r>
        <w:rPr>
          <w:rFonts w:ascii="Consolas" w:hAnsi="Consolas"/>
        </w:rPr>
        <w:t>&lt;/transmitter&gt;</w:t>
      </w:r>
    </w:p>
    <w:p w:rsidRPr="00C20AEF" w:rsidR="00DC2532" w:rsidP="00535828" w:rsidRDefault="00DC2532" w14:paraId="6ACB23CE" w14:textId="77777777">
      <w:pPr>
        <w:pStyle w:val="Textkrper"/>
        <w:spacing w:after="100" w:line="100" w:lineRule="atLeast"/>
        <w:rPr>
          <w:rFonts w:ascii="Consolas" w:hAnsi="Consolas" w:cs="Consolas"/>
          <w:szCs w:val="20"/>
          <w:lang w:val="es-ES"/>
        </w:rPr>
      </w:pPr>
    </w:p>
    <w:p w:rsidRPr="00C20AEF" w:rsidR="00DC2532" w:rsidP="00535828" w:rsidRDefault="00DC2532" w14:paraId="0E298F00" w14:textId="77777777">
      <w:pPr>
        <w:pStyle w:val="Textkrper"/>
        <w:spacing w:after="100" w:line="100" w:lineRule="atLeast"/>
        <w:rPr>
          <w:rFonts w:ascii="Consolas" w:hAnsi="Consolas" w:cs="Consolas"/>
          <w:szCs w:val="20"/>
        </w:rPr>
      </w:pPr>
      <w:r>
        <w:rPr>
          <w:rFonts w:ascii="Consolas" w:hAnsi="Consolas"/>
        </w:rPr>
        <w:t>&lt;receiver id=&amp;quot;1815&amp;quot;&gt;</w:t>
      </w:r>
    </w:p>
    <w:p w:rsidRPr="00C20AEF" w:rsidR="00DC2532" w:rsidP="00535828" w:rsidRDefault="00DC2532" w14:paraId="6B5F9B89" w14:textId="77777777">
      <w:pPr>
        <w:pStyle w:val="Textkrper"/>
        <w:spacing w:after="100" w:line="100" w:lineRule="atLeast"/>
        <w:rPr>
          <w:rFonts w:ascii="Consolas" w:hAnsi="Consolas" w:cs="Consolas"/>
          <w:szCs w:val="20"/>
        </w:rPr>
      </w:pPr>
      <w:r>
        <w:rPr>
          <w:rFonts w:ascii="Consolas" w:hAnsi="Consolas"/>
        </w:rPr>
        <w:t xml:space="preserve">  &lt;company&gt;</w:t>
      </w:r>
      <w:proofErr w:type="spellStart"/>
      <w:r>
        <w:rPr>
          <w:rFonts w:ascii="Consolas" w:hAnsi="Consolas"/>
        </w:rPr>
        <w:t>Autohaus</w:t>
      </w:r>
      <w:proofErr w:type="spellEnd"/>
      <w:r>
        <w:rPr>
          <w:rFonts w:ascii="Consolas" w:hAnsi="Consolas"/>
        </w:rPr>
        <w:t xml:space="preserve"> Müller&lt;/company&gt;</w:t>
      </w:r>
    </w:p>
    <w:p w:rsidRPr="00C20AEF" w:rsidR="00DC2532" w:rsidP="00535828" w:rsidRDefault="00DC2532" w14:paraId="4DDEBAE0" w14:textId="77777777">
      <w:pPr>
        <w:pStyle w:val="Textkrper"/>
        <w:spacing w:after="100" w:line="100" w:lineRule="atLeast"/>
        <w:rPr>
          <w:rFonts w:ascii="Consolas" w:hAnsi="Consolas" w:cs="Consolas"/>
          <w:szCs w:val="20"/>
        </w:rPr>
      </w:pPr>
      <w:r>
        <w:rPr>
          <w:rFonts w:ascii="Consolas" w:hAnsi="Consolas"/>
        </w:rPr>
        <w:t xml:space="preserve">  &lt;name&gt;Peter Müller&lt;/name&gt;</w:t>
      </w:r>
    </w:p>
    <w:p w:rsidRPr="00C20AEF" w:rsidR="00DC2532" w:rsidP="00535828" w:rsidRDefault="00DC2532" w14:paraId="74B3F0A0" w14:textId="77777777">
      <w:pPr>
        <w:pStyle w:val="Textkrper"/>
        <w:spacing w:after="100" w:line="100" w:lineRule="atLeast"/>
        <w:rPr>
          <w:rFonts w:ascii="Consolas" w:hAnsi="Consolas" w:cs="Consolas"/>
          <w:strike/>
          <w:szCs w:val="20"/>
        </w:rPr>
      </w:pPr>
      <w:r>
        <w:rPr>
          <w:rFonts w:ascii="Consolas" w:hAnsi="Consolas"/>
        </w:rPr>
        <w:t xml:space="preserve">  </w:t>
      </w:r>
      <w:r>
        <w:rPr>
          <w:rFonts w:ascii="Consolas" w:hAnsi="Consolas"/>
          <w:strike/>
        </w:rPr>
        <w:t>&lt;phone&gt;07832/999458&lt;/phone&gt;</w:t>
      </w:r>
    </w:p>
    <w:p w:rsidRPr="00C20AEF" w:rsidR="00DC2532" w:rsidP="00535828" w:rsidRDefault="00DC2532" w14:paraId="36230E61" w14:textId="77777777">
      <w:pPr>
        <w:pStyle w:val="Textkrper"/>
        <w:spacing w:after="100" w:line="100" w:lineRule="atLeast"/>
        <w:rPr>
          <w:rFonts w:ascii="Consolas" w:hAnsi="Consolas" w:cs="Consolas"/>
          <w:szCs w:val="20"/>
        </w:rPr>
      </w:pPr>
      <w:r>
        <w:rPr>
          <w:rFonts w:ascii="Consolas" w:hAnsi="Consolas"/>
        </w:rPr>
        <w:t xml:space="preserve">  &lt;email&gt;pmueller@mercedes-mueller.de;kmüller@mercedes-mueller.de&lt;/email&gt;</w:t>
      </w:r>
    </w:p>
    <w:p w:rsidRPr="00C20AEF" w:rsidR="00DC2532" w:rsidP="00535828" w:rsidRDefault="00DC2532" w14:paraId="79EB7A93" w14:textId="77777777">
      <w:pPr>
        <w:pStyle w:val="Textkrper"/>
        <w:spacing w:after="100" w:line="100" w:lineRule="atLeast"/>
        <w:rPr>
          <w:rFonts w:ascii="Consolas" w:hAnsi="Consolas" w:cs="Consolas"/>
          <w:szCs w:val="20"/>
        </w:rPr>
      </w:pPr>
      <w:r>
        <w:rPr>
          <w:rFonts w:ascii="Consolas" w:hAnsi="Consolas"/>
        </w:rPr>
        <w:t xml:space="preserve">  &lt;address1&gt;Sample street on the small slope 99a,N&lt;/address1&gt;</w:t>
      </w:r>
    </w:p>
    <w:p w:rsidRPr="00C20AEF" w:rsidR="00DC2532" w:rsidP="00535828" w:rsidRDefault="00DC2532" w14:paraId="59CA435A" w14:textId="77777777">
      <w:pPr>
        <w:pStyle w:val="Textkrper"/>
        <w:spacing w:after="100" w:line="100" w:lineRule="atLeast"/>
        <w:rPr>
          <w:rFonts w:ascii="Consolas" w:hAnsi="Consolas" w:cs="Consolas"/>
          <w:szCs w:val="20"/>
        </w:rPr>
      </w:pPr>
      <w:r>
        <w:rPr>
          <w:rFonts w:ascii="Consolas" w:hAnsi="Consolas"/>
        </w:rPr>
        <w:t xml:space="preserve">  &lt;address2&gt;outbuilding rear&lt;/address2&gt;</w:t>
      </w:r>
    </w:p>
    <w:p w:rsidRPr="00C20AEF" w:rsidR="00DC2532" w:rsidP="00535828" w:rsidRDefault="00DC2532" w14:paraId="3F86A78A" w14:textId="77777777">
      <w:pPr>
        <w:pStyle w:val="Textkrper"/>
        <w:spacing w:after="100" w:line="100" w:lineRule="atLeast"/>
        <w:rPr>
          <w:rFonts w:ascii="Consolas" w:hAnsi="Consolas" w:cs="Consolas"/>
          <w:szCs w:val="20"/>
        </w:rPr>
      </w:pPr>
      <w:r>
        <w:rPr>
          <w:rFonts w:ascii="Consolas" w:hAnsi="Consolas"/>
        </w:rPr>
        <w:t xml:space="preserve">  &lt;</w:t>
      </w:r>
      <w:proofErr w:type="spellStart"/>
      <w:r>
        <w:rPr>
          <w:rFonts w:ascii="Consolas" w:hAnsi="Consolas"/>
        </w:rPr>
        <w:t>zipcode</w:t>
      </w:r>
      <w:proofErr w:type="spellEnd"/>
      <w:r>
        <w:rPr>
          <w:rFonts w:ascii="Consolas" w:hAnsi="Consolas"/>
        </w:rPr>
        <w:t>&gt;47803&lt;/</w:t>
      </w:r>
      <w:proofErr w:type="spellStart"/>
      <w:r>
        <w:rPr>
          <w:rFonts w:ascii="Consolas" w:hAnsi="Consolas"/>
        </w:rPr>
        <w:t>zipcode</w:t>
      </w:r>
      <w:proofErr w:type="spellEnd"/>
      <w:r>
        <w:rPr>
          <w:rFonts w:ascii="Consolas" w:hAnsi="Consolas"/>
        </w:rPr>
        <w:t>&gt;</w:t>
      </w:r>
    </w:p>
    <w:p w:rsidRPr="00C20AEF" w:rsidR="00DC2532" w:rsidP="00535828" w:rsidRDefault="00DC2532" w14:paraId="2BD63CCA" w14:textId="77777777">
      <w:pPr>
        <w:pStyle w:val="Textkrper"/>
        <w:spacing w:after="100" w:line="100" w:lineRule="atLeast"/>
        <w:rPr>
          <w:rFonts w:ascii="Consolas" w:hAnsi="Consolas" w:cs="Consolas"/>
          <w:szCs w:val="20"/>
        </w:rPr>
      </w:pPr>
      <w:r>
        <w:rPr>
          <w:rFonts w:ascii="Consolas" w:hAnsi="Consolas"/>
        </w:rPr>
        <w:t xml:space="preserve">  &lt;city&gt;Krefeld&lt;/city&gt;</w:t>
      </w:r>
    </w:p>
    <w:p w:rsidRPr="00C20AEF" w:rsidR="00DC2532" w:rsidP="00535828" w:rsidRDefault="00DC2532" w14:paraId="54E6DB30" w14:textId="77777777">
      <w:pPr>
        <w:pStyle w:val="Textkrper"/>
        <w:spacing w:after="100" w:line="100" w:lineRule="atLeast"/>
        <w:rPr>
          <w:rFonts w:ascii="Consolas" w:hAnsi="Consolas" w:cs="Consolas"/>
          <w:szCs w:val="20"/>
        </w:rPr>
      </w:pPr>
      <w:r>
        <w:rPr>
          <w:rFonts w:ascii="Consolas" w:hAnsi="Consolas"/>
        </w:rPr>
        <w:t xml:space="preserve">  &lt;country&gt;DE&lt;/country&gt;</w:t>
      </w:r>
    </w:p>
    <w:p w:rsidRPr="00C20AEF" w:rsidR="00DC2532" w:rsidP="00535828" w:rsidRDefault="00DC2532" w14:paraId="3773970E" w14:textId="77777777">
      <w:pPr>
        <w:pStyle w:val="Textkrper"/>
        <w:spacing w:after="100" w:line="100" w:lineRule="atLeast"/>
        <w:rPr>
          <w:rFonts w:ascii="Consolas" w:hAnsi="Consolas" w:cs="Consolas"/>
          <w:szCs w:val="20"/>
        </w:rPr>
      </w:pPr>
      <w:r>
        <w:rPr>
          <w:rFonts w:ascii="Consolas" w:hAnsi="Consolas"/>
        </w:rPr>
        <w:t xml:space="preserve">  &lt;</w:t>
      </w:r>
      <w:proofErr w:type="spellStart"/>
      <w:r>
        <w:rPr>
          <w:rFonts w:ascii="Consolas" w:hAnsi="Consolas"/>
        </w:rPr>
        <w:t>debitor</w:t>
      </w:r>
      <w:proofErr w:type="spellEnd"/>
      <w:r>
        <w:rPr>
          <w:rFonts w:ascii="Consolas" w:hAnsi="Consolas"/>
        </w:rPr>
        <w:t>&gt;1234567890&lt;/</w:t>
      </w:r>
      <w:proofErr w:type="spellStart"/>
      <w:r>
        <w:rPr>
          <w:rFonts w:ascii="Consolas" w:hAnsi="Consolas"/>
        </w:rPr>
        <w:t>debitor</w:t>
      </w:r>
      <w:proofErr w:type="spellEnd"/>
      <w:r>
        <w:rPr>
          <w:rFonts w:ascii="Consolas" w:hAnsi="Consolas"/>
        </w:rPr>
        <w:t>&gt;</w:t>
      </w:r>
    </w:p>
    <w:p w:rsidRPr="00C20AEF" w:rsidR="00DC2532" w:rsidP="00535828" w:rsidRDefault="00DC2532" w14:paraId="6876CD06" w14:textId="77777777">
      <w:pPr>
        <w:pStyle w:val="Textkrper"/>
        <w:spacing w:after="100" w:line="100" w:lineRule="atLeast"/>
        <w:rPr>
          <w:rFonts w:ascii="Consolas" w:hAnsi="Consolas" w:cs="Consolas"/>
          <w:szCs w:val="20"/>
        </w:rPr>
      </w:pPr>
      <w:r>
        <w:rPr>
          <w:rFonts w:ascii="Consolas" w:hAnsi="Consolas"/>
        </w:rPr>
        <w:t xml:space="preserve">  &lt;</w:t>
      </w:r>
      <w:proofErr w:type="spellStart"/>
      <w:r>
        <w:rPr>
          <w:rFonts w:ascii="Consolas" w:hAnsi="Consolas"/>
        </w:rPr>
        <w:t>ustid</w:t>
      </w:r>
      <w:proofErr w:type="spellEnd"/>
      <w:r>
        <w:rPr>
          <w:rFonts w:ascii="Consolas" w:hAnsi="Consolas"/>
        </w:rPr>
        <w:t>&gt;EN 216166161&lt;/</w:t>
      </w:r>
      <w:proofErr w:type="spellStart"/>
      <w:r>
        <w:rPr>
          <w:rFonts w:ascii="Consolas" w:hAnsi="Consolas"/>
        </w:rPr>
        <w:t>ustid</w:t>
      </w:r>
      <w:proofErr w:type="spellEnd"/>
      <w:r>
        <w:rPr>
          <w:rFonts w:ascii="Consolas" w:hAnsi="Consolas"/>
        </w:rPr>
        <w:t>&gt;</w:t>
      </w:r>
    </w:p>
    <w:p w:rsidRPr="00D75B8F" w:rsidR="00DC2532" w:rsidP="00535828" w:rsidRDefault="00DC2532" w14:paraId="30A45053" w14:textId="77777777">
      <w:pPr>
        <w:pStyle w:val="Textkrper"/>
        <w:spacing w:after="100" w:line="100" w:lineRule="atLeast"/>
        <w:rPr>
          <w:rFonts w:ascii="Consolas" w:hAnsi="Consolas" w:cs="Consolas"/>
          <w:szCs w:val="20"/>
        </w:rPr>
      </w:pPr>
      <w:r>
        <w:rPr>
          <w:rFonts w:ascii="Consolas" w:hAnsi="Consolas"/>
        </w:rPr>
        <w:t>&lt;/receiver&gt;</w:t>
      </w:r>
    </w:p>
    <w:p w:rsidRPr="00D75B8F" w:rsidR="00DC2532" w:rsidP="00535828" w:rsidRDefault="00DC2532" w14:paraId="2AAA3E45" w14:textId="77777777">
      <w:pPr>
        <w:pStyle w:val="Textkrper"/>
        <w:spacing w:after="100" w:line="100" w:lineRule="atLeast"/>
        <w:rPr>
          <w:rFonts w:ascii="Consolas" w:hAnsi="Consolas" w:cs="Consolas"/>
          <w:szCs w:val="20"/>
          <w:lang w:val="es-ES"/>
        </w:rPr>
      </w:pPr>
    </w:p>
    <w:p w:rsidRPr="00D75B8F" w:rsidR="00DC2532" w:rsidP="00535828" w:rsidRDefault="00DC2532" w14:paraId="6023A6CB" w14:textId="77777777">
      <w:pPr>
        <w:pStyle w:val="Textkrper"/>
        <w:spacing w:after="100" w:line="100" w:lineRule="atLeast"/>
        <w:rPr>
          <w:rFonts w:ascii="Consolas" w:hAnsi="Consolas" w:cs="Consolas"/>
          <w:sz w:val="18"/>
          <w:szCs w:val="18"/>
        </w:rPr>
      </w:pPr>
      <w:r>
        <w:rPr>
          <w:rFonts w:ascii="Consolas" w:hAnsi="Consolas"/>
        </w:rPr>
        <w:t>&lt;/package&gt;</w:t>
      </w:r>
    </w:p>
    <w:p w:rsidRPr="00D75B8F" w:rsidR="00DC2532" w:rsidP="00DC2532" w:rsidRDefault="00DC2532" w14:paraId="52C2AFC2" w14:textId="77777777">
      <w:pPr>
        <w:pStyle w:val="Textkrper"/>
        <w:rPr>
          <w:lang w:val="es-ES"/>
        </w:rPr>
      </w:pPr>
    </w:p>
    <w:p w:rsidRPr="009241C1" w:rsidR="00E832E5" w:rsidP="00E832E5" w:rsidRDefault="00E832E5" w14:paraId="11DD828A" w14:textId="77777777">
      <w:pPr>
        <w:pStyle w:val="berschrift1"/>
        <w:rPr>
          <w:color w:val="auto"/>
        </w:rPr>
      </w:pPr>
      <w:bookmarkStart w:name="_Toc170032274" w:id="770"/>
      <w:bookmarkStart w:name="_Toc199244155" w:id="771"/>
      <w:bookmarkStart w:name="_Toc207598921" w:id="772"/>
      <w:bookmarkStart w:name="_Toc221680568" w:id="773"/>
      <w:bookmarkStart w:name="_Toc98412028" w:id="774"/>
      <w:bookmarkEnd w:id="767"/>
      <w:bookmarkEnd w:id="768"/>
      <w:bookmarkEnd w:id="769"/>
      <w:r>
        <w:rPr>
          <w:color w:val="auto"/>
        </w:rPr>
        <w:lastRenderedPageBreak/>
        <w:t>Data migration specification</w:t>
      </w:r>
      <w:bookmarkEnd w:id="770"/>
      <w:bookmarkEnd w:id="771"/>
      <w:bookmarkEnd w:id="772"/>
      <w:bookmarkEnd w:id="773"/>
      <w:bookmarkEnd w:id="774"/>
    </w:p>
    <w:p w:rsidRPr="009241C1" w:rsidR="00E832E5" w:rsidP="00E832E5" w:rsidRDefault="00FA3356" w14:paraId="79E5B289" w14:textId="77777777">
      <w:pPr>
        <w:pStyle w:val="berschrift2"/>
      </w:pPr>
      <w:bookmarkStart w:name="_Toc98412029" w:id="775"/>
      <w:r>
        <w:t>Initialization of the part number in the input format</w:t>
      </w:r>
      <w:bookmarkEnd w:id="775"/>
    </w:p>
    <w:p w:rsidRPr="009241C1" w:rsidR="00E832E5" w:rsidP="00E832E5" w:rsidRDefault="00FA3356" w14:paraId="7BFF19C4" w14:textId="77777777">
      <w:pPr>
        <w:pStyle w:val="Textkrper"/>
      </w:pPr>
      <w:r>
        <w:t>The Stocks table is extended by a field to include the part number by input format. This field will be filled in the future during the creation (import). For the existing data sets, a one-time initialization is performed by a program to be created.</w:t>
      </w:r>
    </w:p>
    <w:p w:rsidRPr="002A0836" w:rsidR="00F30557" w:rsidP="00D8552D" w:rsidRDefault="00D8552D" w14:paraId="048C78E8" w14:textId="77777777">
      <w:pPr>
        <w:pStyle w:val="berschrift2"/>
      </w:pPr>
      <w:bookmarkStart w:name="_Ref327801964" w:id="776"/>
      <w:bookmarkStart w:name="_Toc98412030" w:id="777"/>
      <w:r>
        <w:t>Initialization of the PSG customer number</w:t>
      </w:r>
      <w:bookmarkEnd w:id="776"/>
      <w:bookmarkEnd w:id="777"/>
    </w:p>
    <w:p w:rsidRPr="002A0836" w:rsidR="00D8552D" w:rsidP="00D8552D" w:rsidRDefault="00D8552D" w14:paraId="1C0703C5" w14:textId="53885ABD">
      <w:pPr>
        <w:pStyle w:val="Textkrper"/>
      </w:pPr>
      <w:r>
        <w:t>For the interface to the MBVD partner store, each company needs its PSG accounts receivable number. This can be maintained in the Operating Data and User Settings panel. Initial filling is performed once. For this purpose, Daimler provides an Excel file with the following information:</w:t>
      </w:r>
    </w:p>
    <w:p w:rsidRPr="002A0836" w:rsidR="00EB1451" w:rsidP="00E834B8" w:rsidRDefault="00EB1451" w14:paraId="54286BD7" w14:textId="77777777">
      <w:pPr>
        <w:pStyle w:val="Textkrper"/>
        <w:numPr>
          <w:ilvl w:val="0"/>
          <w:numId w:val="27"/>
        </w:numPr>
      </w:pPr>
      <w:r>
        <w:t>DIMS company number of the respective location (mandatory)</w:t>
      </w:r>
    </w:p>
    <w:p w:rsidRPr="002A0836" w:rsidR="00EB1451" w:rsidP="00E834B8" w:rsidRDefault="00EB1451" w14:paraId="2DBDF7B1" w14:textId="77777777">
      <w:pPr>
        <w:pStyle w:val="Textkrper"/>
        <w:numPr>
          <w:ilvl w:val="0"/>
          <w:numId w:val="27"/>
        </w:numPr>
      </w:pPr>
      <w:r>
        <w:t>PSG customer number of the company number (optional)</w:t>
      </w:r>
    </w:p>
    <w:p w:rsidRPr="002A0836" w:rsidR="00EB1451" w:rsidP="00E834B8" w:rsidRDefault="00EB1451" w14:paraId="6BD3F9F2" w14:textId="77777777">
      <w:pPr>
        <w:pStyle w:val="Textkrper"/>
        <w:numPr>
          <w:ilvl w:val="0"/>
          <w:numId w:val="27"/>
        </w:numPr>
      </w:pPr>
      <w:r>
        <w:t>VAT ID of the company number (optional)</w:t>
      </w:r>
    </w:p>
    <w:p w:rsidRPr="00C50A59" w:rsidR="00EB1451" w:rsidP="00EB1451" w:rsidRDefault="00EB1451" w14:paraId="3E289F0B" w14:textId="6DEF9497">
      <w:pPr>
        <w:pStyle w:val="Textkrper"/>
      </w:pPr>
      <w:r>
        <w:t>Only the supplied information will be imported (i.e. there will be no deletion of the VAT ID stored in STOX if it is not supplied in the file). Any VAT ID data already contained in STOX will be overwritten by the import.</w:t>
      </w:r>
    </w:p>
    <w:p w:rsidRPr="00C50A59" w:rsidR="0050524D" w:rsidP="0050524D" w:rsidRDefault="0050524D" w14:paraId="5BFE3C5F" w14:textId="3697508A">
      <w:pPr>
        <w:pStyle w:val="berschrift2"/>
      </w:pPr>
      <w:bookmarkStart w:name="_Ref17205594" w:id="778"/>
      <w:bookmarkStart w:name="_Toc98412031" w:id="779"/>
      <w:r>
        <w:t>D2D process</w:t>
      </w:r>
      <w:bookmarkEnd w:id="778"/>
      <w:bookmarkEnd w:id="779"/>
    </w:p>
    <w:p w:rsidRPr="00C50A59" w:rsidR="0050524D" w:rsidP="0050524D" w:rsidRDefault="0050524D" w14:paraId="65F98C48" w14:textId="2E84F6A0">
      <w:pPr>
        <w:pStyle w:val="Textkrper"/>
      </w:pPr>
      <w:r>
        <w:t>Re-sorting of transport service providers for the German market. In the German market, UPS is to be in first place, pickup in second place, and the remaining TSPs in the other places. If no UPS is created in a company, the first "correct" TSP (i.e. not "Collection") should be stored as the first TSP instead of UPS.</w:t>
      </w:r>
    </w:p>
    <w:p w:rsidR="0018261F" w:rsidP="0050524D" w:rsidRDefault="0018261F" w14:paraId="3DF61844" w14:textId="3B6F620E">
      <w:pPr>
        <w:pStyle w:val="Textkrper"/>
      </w:pPr>
      <w:r>
        <w:t>The LAG discount rates are adopted in full as VOR discount rates in the German market.</w:t>
      </w:r>
    </w:p>
    <w:p w:rsidRPr="0050524D" w:rsidR="008330A7" w:rsidP="0050524D" w:rsidRDefault="008330A7" w14:paraId="6101C4D6" w14:textId="77777777">
      <w:pPr>
        <w:pStyle w:val="Textkrper"/>
      </w:pPr>
    </w:p>
    <w:p w:rsidRPr="00D8552D" w:rsidR="0050524D" w:rsidP="00EB1451" w:rsidRDefault="0050524D" w14:paraId="1B2455DA" w14:textId="77777777">
      <w:pPr>
        <w:pStyle w:val="Textkrper"/>
      </w:pPr>
    </w:p>
    <w:p w:rsidRPr="009241C1" w:rsidR="00F05F8A" w:rsidRDefault="00F05F8A" w14:paraId="376A32A7" w14:textId="77777777">
      <w:pPr>
        <w:pStyle w:val="AppendixHeading1"/>
        <w:rPr>
          <w:color w:val="auto"/>
        </w:rPr>
      </w:pPr>
      <w:bookmarkStart w:name="_Toc57257747" w:id="780"/>
      <w:bookmarkStart w:name="_Toc203286933" w:id="781"/>
      <w:bookmarkStart w:name="_Toc221680576" w:id="782"/>
      <w:bookmarkStart w:name="_Toc255289970" w:id="783"/>
      <w:bookmarkStart w:name="_Toc98412032" w:id="784"/>
      <w:r>
        <w:rPr>
          <w:color w:val="auto"/>
        </w:rPr>
        <w:lastRenderedPageBreak/>
        <w:t>Extensions for further levels</w:t>
      </w:r>
      <w:bookmarkEnd w:id="784"/>
    </w:p>
    <w:p w:rsidRPr="009241C1" w:rsidR="00F05F8A" w:rsidP="00F05F8A" w:rsidRDefault="00F05F8A" w14:paraId="0025F95A" w14:textId="77777777">
      <w:pPr>
        <w:pStyle w:val="Textkrper"/>
      </w:pPr>
      <w:r>
        <w:t>In this section, useful extensions for subsequent stages are listed briefly (and without prioritization).</w:t>
      </w:r>
    </w:p>
    <w:p w:rsidRPr="002F73EC" w:rsidR="00F05F8A" w:rsidP="00FB50C2" w:rsidRDefault="00F05F8A" w14:paraId="4BDBAC83" w14:textId="77777777">
      <w:pPr>
        <w:pStyle w:val="Textkrper"/>
        <w:numPr>
          <w:ilvl w:val="0"/>
          <w:numId w:val="19"/>
        </w:numPr>
        <w:ind w:left="714" w:hanging="357"/>
        <w:rPr>
          <w:strike/>
        </w:rPr>
      </w:pPr>
      <w:r>
        <w:rPr>
          <w:strike/>
        </w:rPr>
        <w:t>Design and implementation of a training environment for the application.</w:t>
      </w:r>
    </w:p>
    <w:p w:rsidRPr="009241C1" w:rsidR="00A127D7" w:rsidP="00FB50C2" w:rsidRDefault="00A127D7" w14:paraId="45760DFC" w14:textId="77777777">
      <w:pPr>
        <w:pStyle w:val="Textkrper"/>
        <w:numPr>
          <w:ilvl w:val="0"/>
          <w:numId w:val="19"/>
        </w:numPr>
        <w:ind w:left="714" w:hanging="357"/>
      </w:pPr>
      <w:r>
        <w:t>Display of partial quantities found and automatic search for remaining quantity (i.e. splitting the searched quantity among several dealers).</w:t>
      </w:r>
    </w:p>
    <w:p w:rsidRPr="009241C1" w:rsidR="00F05F8A" w:rsidP="00FB50C2" w:rsidRDefault="00F05F8A" w14:paraId="5D035017" w14:textId="77777777">
      <w:pPr>
        <w:pStyle w:val="Textkrper"/>
        <w:numPr>
          <w:ilvl w:val="0"/>
          <w:numId w:val="19"/>
        </w:numPr>
        <w:ind w:left="714" w:hanging="357"/>
      </w:pPr>
      <w:r>
        <w:t>Adding new discount groups to the RG matrix via the dialog in the settings.</w:t>
      </w:r>
    </w:p>
    <w:p w:rsidRPr="002F73EC" w:rsidR="009A05C4" w:rsidP="00FB50C2" w:rsidRDefault="009A05C4" w14:paraId="63247080" w14:textId="77777777">
      <w:pPr>
        <w:pStyle w:val="Textkrper"/>
        <w:numPr>
          <w:ilvl w:val="0"/>
          <w:numId w:val="19"/>
        </w:numPr>
        <w:ind w:left="714" w:hanging="357"/>
        <w:rPr>
          <w:strike/>
        </w:rPr>
      </w:pPr>
      <w:r>
        <w:rPr>
          <w:strike/>
        </w:rPr>
        <w:t>Part number search in the order overview (analog DIMS).</w:t>
      </w:r>
    </w:p>
    <w:p w:rsidRPr="009241C1" w:rsidR="00F05F8A" w:rsidP="00FB50C2" w:rsidRDefault="00F05F8A" w14:paraId="07FCB8CB" w14:textId="599E9727">
      <w:pPr>
        <w:pStyle w:val="Textkrper"/>
        <w:numPr>
          <w:ilvl w:val="0"/>
          <w:numId w:val="19"/>
        </w:numPr>
        <w:ind w:left="714" w:hanging="357"/>
      </w:pPr>
      <w:r>
        <w:t>Logging of orders with local stock &gt; 0 or with stock = 0 and a filled field "Date last automatic LBES". Detection of STOX purchases in the retail inventory, which may not be taken back via the DIMS-RF!</w:t>
      </w:r>
    </w:p>
    <w:p w:rsidRPr="009241C1" w:rsidR="00A127D7" w:rsidP="00FB50C2" w:rsidRDefault="00B70906" w14:paraId="0549F281" w14:textId="77777777">
      <w:pPr>
        <w:pStyle w:val="Textkrper"/>
        <w:numPr>
          <w:ilvl w:val="0"/>
          <w:numId w:val="19"/>
        </w:numPr>
        <w:ind w:left="714" w:hanging="357"/>
      </w:pPr>
      <w:r>
        <w:t>Marking of "</w:t>
      </w:r>
      <w:proofErr w:type="spellStart"/>
      <w:r>
        <w:t>P&amp;m</w:t>
      </w:r>
      <w:proofErr w:type="spellEnd"/>
      <w:r>
        <w:t>" parts in the parts search (via icon).</w:t>
      </w:r>
    </w:p>
    <w:p w:rsidRPr="00972D83" w:rsidR="00F05F8A" w:rsidP="00FB50C2" w:rsidRDefault="00B80871" w14:paraId="00E8FF88" w14:textId="6CCC6280">
      <w:pPr>
        <w:pStyle w:val="Textkrper"/>
        <w:numPr>
          <w:ilvl w:val="0"/>
          <w:numId w:val="19"/>
        </w:numPr>
        <w:ind w:left="714" w:hanging="357"/>
        <w:rPr>
          <w:strike/>
        </w:rPr>
      </w:pPr>
      <w:r>
        <w:rPr>
          <w:strike/>
        </w:rPr>
        <w:t xml:space="preserve">Extension of the assortment analysis with parameters for the selection / exclusion of the </w:t>
      </w:r>
      <w:proofErr w:type="spellStart"/>
      <w:r>
        <w:rPr>
          <w:strike/>
        </w:rPr>
        <w:t>DeadStock</w:t>
      </w:r>
      <w:proofErr w:type="spellEnd"/>
      <w:r>
        <w:rPr>
          <w:strike/>
        </w:rPr>
        <w:t xml:space="preserve"> assortment.</w:t>
      </w:r>
    </w:p>
    <w:p w:rsidRPr="002F73EC" w:rsidR="00F257B0" w:rsidP="00FB50C2" w:rsidRDefault="00F257B0" w14:paraId="059FAE85" w14:textId="77777777">
      <w:pPr>
        <w:pStyle w:val="Textkrper"/>
        <w:numPr>
          <w:ilvl w:val="0"/>
          <w:numId w:val="19"/>
        </w:numPr>
        <w:ind w:left="714" w:hanging="357"/>
        <w:rPr>
          <w:strike/>
        </w:rPr>
      </w:pPr>
      <w:r>
        <w:rPr>
          <w:strike/>
        </w:rPr>
        <w:t>Extension of the assortment analysis individual overview by the display of the RG national and local and the deviating reference.</w:t>
      </w:r>
    </w:p>
    <w:p w:rsidRPr="009241C1" w:rsidR="0010017F" w:rsidP="00FB50C2" w:rsidRDefault="0010017F" w14:paraId="59F6DAF0" w14:textId="77777777">
      <w:pPr>
        <w:pStyle w:val="Textkrper"/>
        <w:numPr>
          <w:ilvl w:val="0"/>
          <w:numId w:val="19"/>
        </w:numPr>
        <w:ind w:left="714" w:hanging="357"/>
      </w:pPr>
      <w:r>
        <w:t>Selection of a standard transport service provider at the seller (which is automatically set initially in the shopping cart at the buyer).</w:t>
      </w:r>
    </w:p>
    <w:p w:rsidRPr="009241C1" w:rsidR="004708EB" w:rsidP="00FB50C2" w:rsidRDefault="00103B0A" w14:paraId="6E3A1E7B" w14:textId="77777777">
      <w:pPr>
        <w:pStyle w:val="Textkrper"/>
        <w:numPr>
          <w:ilvl w:val="0"/>
          <w:numId w:val="19"/>
        </w:numPr>
        <w:ind w:left="714" w:hanging="357"/>
      </w:pPr>
      <w:r>
        <w:t>Possibility of international sales and search function over several countries.</w:t>
      </w:r>
    </w:p>
    <w:p w:rsidRPr="002F73EC" w:rsidR="005238EF" w:rsidP="00FB50C2" w:rsidRDefault="004708EB" w14:paraId="46B047D9" w14:textId="77777777">
      <w:pPr>
        <w:pStyle w:val="Textkrper"/>
        <w:numPr>
          <w:ilvl w:val="0"/>
          <w:numId w:val="19"/>
        </w:numPr>
        <w:ind w:left="714" w:hanging="357"/>
        <w:rPr>
          <w:strike/>
        </w:rPr>
      </w:pPr>
      <w:r>
        <w:rPr>
          <w:strike/>
        </w:rPr>
        <w:t>Import function for multiple part search (e.g. Excel).</w:t>
      </w:r>
    </w:p>
    <w:p w:rsidRPr="009241C1" w:rsidR="00D40910" w:rsidP="00FB50C2" w:rsidRDefault="00746707" w14:paraId="73C130B6" w14:textId="77777777">
      <w:pPr>
        <w:pStyle w:val="Textkrper"/>
        <w:numPr>
          <w:ilvl w:val="0"/>
          <w:numId w:val="19"/>
        </w:numPr>
        <w:ind w:left="714" w:hanging="357"/>
      </w:pPr>
      <w:r>
        <w:t>Jump function from SICOS stock information to STOX parts search.</w:t>
      </w:r>
    </w:p>
    <w:p w:rsidRPr="009241C1" w:rsidR="00746707" w:rsidP="00FB50C2" w:rsidRDefault="00D40910" w14:paraId="5576B100" w14:textId="77777777">
      <w:pPr>
        <w:pStyle w:val="Textkrper"/>
        <w:numPr>
          <w:ilvl w:val="0"/>
          <w:numId w:val="19"/>
        </w:numPr>
        <w:ind w:left="714" w:hanging="357"/>
      </w:pPr>
      <w:r>
        <w:t>Restriction of manual part exclusion (e.g. analog TSP).</w:t>
      </w:r>
    </w:p>
    <w:p w:rsidRPr="009241C1" w:rsidR="00782DC3" w:rsidP="00FB50C2" w:rsidRDefault="00782DC3" w14:paraId="457122A5" w14:textId="77777777">
      <w:pPr>
        <w:pStyle w:val="Textkrper"/>
        <w:numPr>
          <w:ilvl w:val="0"/>
          <w:numId w:val="19"/>
        </w:numPr>
        <w:ind w:left="714" w:hanging="357"/>
      </w:pPr>
      <w:r>
        <w:t>Statistics functions for the department (e.g., plants that reject the most positions).</w:t>
      </w:r>
    </w:p>
    <w:p w:rsidRPr="009241C1" w:rsidR="00A36291" w:rsidP="00FB50C2" w:rsidRDefault="00A36291" w14:paraId="204ADF06" w14:textId="77777777">
      <w:pPr>
        <w:pStyle w:val="Textkrper"/>
        <w:numPr>
          <w:ilvl w:val="0"/>
          <w:numId w:val="19"/>
        </w:numPr>
        <w:ind w:left="714" w:hanging="357"/>
      </w:pPr>
      <w:r>
        <w:t>Interface to UPS (determination of shipping costs, pick-up order, shipping label).</w:t>
      </w:r>
    </w:p>
    <w:p w:rsidRPr="009241C1" w:rsidR="00103B0A" w:rsidP="00FB50C2" w:rsidRDefault="005238EF" w14:paraId="735A9CCD" w14:textId="183B1675">
      <w:pPr>
        <w:pStyle w:val="Textkrper"/>
        <w:numPr>
          <w:ilvl w:val="0"/>
          <w:numId w:val="19"/>
        </w:numPr>
        <w:ind w:left="714" w:hanging="357"/>
      </w:pPr>
      <w:r>
        <w:t>Wish list for parts not currently found in STOX (possibly with alert function when the part becomes available in STOX).</w:t>
      </w:r>
    </w:p>
    <w:p w:rsidRPr="009241C1" w:rsidR="00103B0A" w:rsidP="00FB50C2" w:rsidRDefault="00103B0A" w14:paraId="763E6A71" w14:textId="77777777">
      <w:pPr>
        <w:pStyle w:val="Textkrper"/>
        <w:numPr>
          <w:ilvl w:val="0"/>
          <w:numId w:val="19"/>
        </w:numPr>
        <w:ind w:left="714" w:hanging="357"/>
      </w:pPr>
      <w:r>
        <w:t>Marking of positions in the DIMS order proposal which have STOX stock at another dealer.</w:t>
      </w:r>
    </w:p>
    <w:p w:rsidRPr="009241C1" w:rsidR="00103B0A" w:rsidP="00FB50C2" w:rsidRDefault="00103B0A" w14:paraId="5386688F" w14:textId="77777777">
      <w:pPr>
        <w:pStyle w:val="Textkrper"/>
        <w:numPr>
          <w:ilvl w:val="0"/>
          <w:numId w:val="19"/>
        </w:numPr>
        <w:ind w:left="714" w:hanging="357"/>
      </w:pPr>
      <w:r>
        <w:t>Connection of "non-DIMS" operations via an "upload" functionality.</w:t>
      </w:r>
    </w:p>
    <w:p w:rsidRPr="009241C1" w:rsidR="00163A2E" w:rsidP="00FB50C2" w:rsidRDefault="00163A2E" w14:paraId="66662B5C" w14:textId="77777777">
      <w:pPr>
        <w:pStyle w:val="Textkrper"/>
        <w:numPr>
          <w:ilvl w:val="0"/>
          <w:numId w:val="19"/>
        </w:numPr>
        <w:ind w:left="714" w:hanging="357"/>
      </w:pPr>
      <w:r>
        <w:t>Upload one image per part number (e.g. for used parts).</w:t>
      </w:r>
    </w:p>
    <w:p w:rsidRPr="009241C1" w:rsidR="0006055B" w:rsidP="00FB50C2" w:rsidRDefault="0006055B" w14:paraId="789A5A76" w14:textId="77777777">
      <w:pPr>
        <w:pStyle w:val="Textkrper"/>
        <w:numPr>
          <w:ilvl w:val="0"/>
          <w:numId w:val="19"/>
        </w:numPr>
        <w:ind w:left="714" w:hanging="357"/>
      </w:pPr>
      <w:r>
        <w:t>Parts search: Note when clicking on the "Add to shopping cart" button if a part number is already in the shopping cart or has already been ordered on this day.</w:t>
      </w:r>
    </w:p>
    <w:p w:rsidRPr="009241C1" w:rsidR="0006055B" w:rsidP="00FB50C2" w:rsidRDefault="0006055B" w14:paraId="548D4C3D" w14:textId="48728F48">
      <w:pPr>
        <w:pStyle w:val="Textkrper"/>
        <w:numPr>
          <w:ilvl w:val="0"/>
          <w:numId w:val="19"/>
        </w:numPr>
        <w:ind w:left="714" w:hanging="357"/>
      </w:pPr>
      <w:r>
        <w:t>Determination of ESB/EBF scopes not via the local but global part master.</w:t>
      </w:r>
    </w:p>
    <w:p w:rsidRPr="009241C1" w:rsidR="0006055B" w:rsidP="00FB50C2" w:rsidRDefault="0006055B" w14:paraId="4BB2A53D" w14:textId="77777777">
      <w:pPr>
        <w:pStyle w:val="Textkrper"/>
        <w:numPr>
          <w:ilvl w:val="0"/>
          <w:numId w:val="19"/>
        </w:numPr>
        <w:ind w:left="714" w:hanging="357"/>
      </w:pPr>
      <w:r>
        <w:t>Automated renumbering process.</w:t>
      </w:r>
    </w:p>
    <w:p w:rsidRPr="009241C1" w:rsidR="007328DF" w:rsidP="00FB50C2" w:rsidRDefault="007328DF" w14:paraId="1F79F046" w14:textId="77777777">
      <w:pPr>
        <w:pStyle w:val="Textkrper"/>
        <w:numPr>
          <w:ilvl w:val="0"/>
          <w:numId w:val="19"/>
        </w:numPr>
        <w:ind w:left="714" w:hanging="357"/>
      </w:pPr>
      <w:r>
        <w:t>Number of items already in the shopping cart.</w:t>
      </w:r>
    </w:p>
    <w:p w:rsidRPr="009241C1" w:rsidR="007328DF" w:rsidP="00FB50C2" w:rsidRDefault="007328DF" w14:paraId="2403827A" w14:textId="77777777">
      <w:pPr>
        <w:pStyle w:val="Textkrper"/>
        <w:numPr>
          <w:ilvl w:val="0"/>
          <w:numId w:val="19"/>
        </w:numPr>
        <w:ind w:left="714" w:hanging="357"/>
      </w:pPr>
      <w:r>
        <w:t>Include dimensions (length, width, height) in STOX so this info can be forwarded to UPS.</w:t>
      </w:r>
    </w:p>
    <w:p w:rsidRPr="002F73EC" w:rsidR="007328DF" w:rsidP="00FB50C2" w:rsidRDefault="007328DF" w14:paraId="35B13C04" w14:textId="77777777">
      <w:pPr>
        <w:pStyle w:val="Textkrper"/>
        <w:numPr>
          <w:ilvl w:val="0"/>
          <w:numId w:val="19"/>
        </w:numPr>
        <w:ind w:left="714" w:hanging="357"/>
        <w:rPr>
          <w:strike/>
        </w:rPr>
      </w:pPr>
      <w:r>
        <w:rPr>
          <w:strike/>
        </w:rPr>
        <w:lastRenderedPageBreak/>
        <w:t>Automatic mail information to buyers as soon as a seller reduces the delivery quantity or sets it to zero for a TNR.</w:t>
      </w:r>
    </w:p>
    <w:p w:rsidRPr="009241C1" w:rsidR="007328DF" w:rsidP="00FB50C2" w:rsidRDefault="007328DF" w14:paraId="6B583A0B" w14:textId="77777777">
      <w:pPr>
        <w:pStyle w:val="Textkrper"/>
        <w:numPr>
          <w:ilvl w:val="0"/>
          <w:numId w:val="19"/>
        </w:numPr>
        <w:ind w:left="714" w:hanging="357"/>
      </w:pPr>
      <w:r>
        <w:t>Parts search - Exclude problematic operations.</w:t>
      </w:r>
    </w:p>
    <w:p w:rsidRPr="009241C1" w:rsidR="007328DF" w:rsidP="00FB50C2" w:rsidRDefault="007328DF" w14:paraId="32B7BAF9" w14:textId="77777777">
      <w:pPr>
        <w:pStyle w:val="Textkrper"/>
        <w:numPr>
          <w:ilvl w:val="0"/>
          <w:numId w:val="19"/>
        </w:numPr>
        <w:ind w:left="714" w:hanging="357"/>
      </w:pPr>
      <w:r>
        <w:t>Export function from STOX to DMS.</w:t>
      </w:r>
    </w:p>
    <w:p w:rsidRPr="009241C1" w:rsidR="00F30557" w:rsidRDefault="00C573C1" w14:paraId="4D8CA96A" w14:textId="77777777">
      <w:pPr>
        <w:pStyle w:val="AppendixHeading1"/>
        <w:rPr>
          <w:color w:val="auto"/>
        </w:rPr>
      </w:pPr>
      <w:bookmarkStart w:name="_Toc98412033" w:id="785"/>
      <w:r>
        <w:rPr>
          <w:color w:val="auto"/>
        </w:rPr>
        <w:lastRenderedPageBreak/>
        <w:t>Supplied documents</w:t>
      </w:r>
      <w:bookmarkEnd w:id="780"/>
      <w:bookmarkEnd w:id="781"/>
      <w:bookmarkEnd w:id="782"/>
      <w:bookmarkEnd w:id="783"/>
      <w:bookmarkEnd w:id="785"/>
    </w:p>
    <w:p w:rsidRPr="009241C1" w:rsidR="00F30557" w:rsidRDefault="005A1F23" w14:paraId="284C21E0" w14:textId="77777777">
      <w:pPr>
        <w:pStyle w:val="GlossaryEntry"/>
      </w:pPr>
      <w:r>
        <w:t>[</w:t>
      </w:r>
      <w:r w:rsidRPr="009241C1" w:rsidR="002B5CB6">
        <w:fldChar w:fldCharType="begin"/>
      </w:r>
      <w:r w:rsidRPr="009241C1">
        <w:instrText>MACROBUTTON NoMacro "[Click here and enter classification formula]"</w:instrText>
      </w:r>
      <w:r w:rsidRPr="009241C1" w:rsidR="002B5CB6">
        <w:fldChar w:fldCharType="end"/>
      </w:r>
      <w:r>
        <w:t xml:space="preserve">] </w:t>
      </w:r>
      <w:r w:rsidRPr="009241C1" w:rsidR="002B5CB6">
        <w:fldChar w:fldCharType="begin"/>
      </w:r>
      <w:r w:rsidRPr="009241C1">
        <w:instrText>MACROBUTTON NoMacro "[Click here and enter reference]"</w:instrText>
      </w:r>
      <w:r w:rsidRPr="009241C1" w:rsidR="002B5CB6">
        <w:fldChar w:fldCharType="end"/>
      </w:r>
    </w:p>
    <w:p w:rsidRPr="009241C1" w:rsidR="00F30557" w:rsidRDefault="00455AA0" w14:paraId="0BBC441A" w14:textId="77777777">
      <w:pPr>
        <w:pStyle w:val="Indexberschrift"/>
        <w:numPr>
          <w:ins w:author="Scholl, Sebastian" w:date="2008-06-16T11:00:00Z" w:id="786"/>
        </w:numPr>
        <w:rPr>
          <w:color w:val="auto"/>
        </w:rPr>
      </w:pPr>
      <w:bookmarkStart w:name="_Toc203286934" w:id="787"/>
      <w:bookmarkStart w:name="_Toc221680577" w:id="788"/>
      <w:bookmarkStart w:name="_Toc255289971" w:id="789"/>
      <w:r>
        <w:rPr>
          <w:color w:val="auto"/>
        </w:rPr>
        <w:lastRenderedPageBreak/>
        <w:t>List of abbreviations</w:t>
      </w:r>
      <w:bookmarkEnd w:id="787"/>
      <w:bookmarkEnd w:id="788"/>
      <w:bookmarkEnd w:id="789"/>
    </w:p>
    <w:tbl>
      <w:tblPr>
        <w:tblW w:w="4916" w:type="pct"/>
        <w:tblBorders>
          <w:top w:val="single" w:color="E20074" w:sz="18" w:space="0"/>
          <w:insideH w:val="single" w:color="auto" w:sz="4" w:space="0"/>
        </w:tblBorders>
        <w:tblLayout w:type="fixed"/>
        <w:tblLook w:val="01E0" w:firstRow="1" w:lastRow="1" w:firstColumn="1" w:lastColumn="1" w:noHBand="0" w:noVBand="0"/>
      </w:tblPr>
      <w:tblGrid>
        <w:gridCol w:w="1777"/>
        <w:gridCol w:w="7414"/>
      </w:tblGrid>
      <w:tr w:rsidRPr="009241C1" w:rsidR="00F30557" w:rsidTr="0049195A" w14:paraId="05EC3AF2" w14:textId="77777777">
        <w:trPr>
          <w:tblHeader/>
        </w:trPr>
        <w:tc>
          <w:tcPr>
            <w:tcW w:w="1814" w:type="dxa"/>
            <w:tcBorders>
              <w:top w:val="single" w:color="E20074" w:sz="18" w:space="0"/>
              <w:bottom w:val="single" w:color="auto" w:sz="4" w:space="0"/>
            </w:tcBorders>
            <w:shd w:val="clear" w:color="auto" w:fill="E0E0E0"/>
          </w:tcPr>
          <w:p w:rsidRPr="009241C1" w:rsidR="00F30557" w:rsidRDefault="002914EB" w14:paraId="508D55FD" w14:textId="77777777">
            <w:pPr>
              <w:pStyle w:val="TableHeading"/>
              <w:rPr>
                <w:rStyle w:val="Fett"/>
              </w:rPr>
            </w:pPr>
            <w:bookmarkStart w:name="OLE_LINK3" w:id="790"/>
            <w:bookmarkStart w:name="OLE_LINK4" w:id="791"/>
            <w:r>
              <w:rPr>
                <w:rStyle w:val="Fett"/>
              </w:rPr>
              <w:t>Abbreviation</w:t>
            </w:r>
          </w:p>
        </w:tc>
        <w:tc>
          <w:tcPr>
            <w:tcW w:w="7589" w:type="dxa"/>
            <w:tcBorders>
              <w:top w:val="single" w:color="E20074" w:sz="18" w:space="0"/>
              <w:bottom w:val="single" w:color="auto" w:sz="4" w:space="0"/>
            </w:tcBorders>
            <w:shd w:val="clear" w:color="auto" w:fill="E0E0E0"/>
          </w:tcPr>
          <w:p w:rsidRPr="009241C1" w:rsidR="00F30557" w:rsidRDefault="00455AA0" w14:paraId="59289BC2" w14:textId="77777777">
            <w:pPr>
              <w:pStyle w:val="TableHeading"/>
              <w:rPr>
                <w:rStyle w:val="Fett"/>
              </w:rPr>
            </w:pPr>
            <w:r>
              <w:rPr>
                <w:rStyle w:val="Fett"/>
              </w:rPr>
              <w:t>Description</w:t>
            </w:r>
          </w:p>
        </w:tc>
      </w:tr>
      <w:tr w:rsidRPr="009241C1" w:rsidR="00A304E1" w:rsidTr="0049195A" w14:paraId="21671B2C" w14:textId="77777777">
        <w:trPr>
          <w:tblHeader/>
        </w:trPr>
        <w:tc>
          <w:tcPr>
            <w:tcW w:w="1814" w:type="dxa"/>
            <w:tcBorders>
              <w:top w:val="single" w:color="auto" w:sz="4" w:space="0"/>
            </w:tcBorders>
          </w:tcPr>
          <w:p w:rsidRPr="009241C1" w:rsidR="00A304E1" w:rsidRDefault="00A304E1" w14:paraId="529E04BE" w14:textId="77777777">
            <w:pPr>
              <w:rPr>
                <w:rFonts w:cs="Arial"/>
                <w:sz w:val="20"/>
                <w:szCs w:val="20"/>
              </w:rPr>
            </w:pPr>
            <w:r>
              <w:rPr>
                <w:sz w:val="20"/>
              </w:rPr>
              <w:t>AAT</w:t>
            </w:r>
          </w:p>
        </w:tc>
        <w:tc>
          <w:tcPr>
            <w:tcW w:w="7589" w:type="dxa"/>
            <w:tcBorders>
              <w:top w:val="single" w:color="auto" w:sz="4" w:space="0"/>
            </w:tcBorders>
          </w:tcPr>
          <w:p w:rsidRPr="009241C1" w:rsidR="00A304E1" w:rsidRDefault="00A304E1" w14:paraId="1328DB05" w14:textId="77777777">
            <w:pPr>
              <w:rPr>
                <w:rFonts w:cs="Arial"/>
                <w:sz w:val="20"/>
                <w:szCs w:val="20"/>
              </w:rPr>
            </w:pPr>
            <w:r>
              <w:rPr>
                <w:sz w:val="20"/>
              </w:rPr>
              <w:t>After Sales Admin Tool</w:t>
            </w:r>
          </w:p>
        </w:tc>
      </w:tr>
      <w:tr w:rsidRPr="009241C1" w:rsidR="00A304E1" w:rsidTr="0049195A" w14:paraId="25C3E263" w14:textId="77777777">
        <w:trPr>
          <w:tblHeader/>
        </w:trPr>
        <w:tc>
          <w:tcPr>
            <w:tcW w:w="1814" w:type="dxa"/>
          </w:tcPr>
          <w:p w:rsidRPr="009241C1" w:rsidR="00A304E1" w:rsidRDefault="00A304E1" w14:paraId="0B8A1DFC" w14:textId="77777777">
            <w:pPr>
              <w:rPr>
                <w:rFonts w:cs="Arial"/>
                <w:sz w:val="20"/>
                <w:szCs w:val="20"/>
              </w:rPr>
            </w:pPr>
            <w:r>
              <w:rPr>
                <w:sz w:val="20"/>
              </w:rPr>
              <w:t>ANR</w:t>
            </w:r>
          </w:p>
        </w:tc>
        <w:tc>
          <w:tcPr>
            <w:tcW w:w="7589" w:type="dxa"/>
          </w:tcPr>
          <w:p w:rsidRPr="009241C1" w:rsidR="00A304E1" w:rsidRDefault="00A304E1" w14:paraId="4CAD0C76" w14:textId="77777777">
            <w:pPr>
              <w:rPr>
                <w:rFonts w:cs="Arial"/>
                <w:sz w:val="20"/>
                <w:szCs w:val="20"/>
              </w:rPr>
            </w:pPr>
            <w:r>
              <w:rPr>
                <w:sz w:val="20"/>
              </w:rPr>
              <w:t>Order number</w:t>
            </w:r>
          </w:p>
        </w:tc>
      </w:tr>
      <w:tr w:rsidRPr="009241C1" w:rsidR="00A304E1" w:rsidTr="0049195A" w14:paraId="349F64DA" w14:textId="77777777">
        <w:trPr>
          <w:tblHeader/>
        </w:trPr>
        <w:tc>
          <w:tcPr>
            <w:tcW w:w="1814" w:type="dxa"/>
          </w:tcPr>
          <w:p w:rsidRPr="009241C1" w:rsidR="00A304E1" w:rsidRDefault="00A304E1" w14:paraId="66D0A96F" w14:textId="77777777">
            <w:pPr>
              <w:rPr>
                <w:rFonts w:cs="Arial"/>
                <w:sz w:val="20"/>
                <w:szCs w:val="20"/>
              </w:rPr>
            </w:pPr>
            <w:r>
              <w:rPr>
                <w:sz w:val="20"/>
              </w:rPr>
              <w:t>BHW</w:t>
            </w:r>
          </w:p>
        </w:tc>
        <w:tc>
          <w:tcPr>
            <w:tcW w:w="7589" w:type="dxa"/>
          </w:tcPr>
          <w:p w:rsidRPr="009241C1" w:rsidR="00A304E1" w:rsidRDefault="00A304E1" w14:paraId="6E00ED60" w14:textId="77777777">
            <w:pPr>
              <w:rPr>
                <w:rFonts w:cs="Arial"/>
                <w:sz w:val="20"/>
                <w:szCs w:val="20"/>
              </w:rPr>
            </w:pPr>
            <w:r>
              <w:rPr>
                <w:sz w:val="20"/>
              </w:rPr>
              <w:t>Ordering information</w:t>
            </w:r>
          </w:p>
        </w:tc>
      </w:tr>
      <w:tr w:rsidRPr="009241C1" w:rsidR="00A304E1" w:rsidTr="0049195A" w14:paraId="2A7C2AD7" w14:textId="77777777">
        <w:trPr>
          <w:tblHeader/>
        </w:trPr>
        <w:tc>
          <w:tcPr>
            <w:tcW w:w="1814" w:type="dxa"/>
          </w:tcPr>
          <w:p w:rsidRPr="009241C1" w:rsidR="00A304E1" w:rsidRDefault="00A304E1" w14:paraId="61ECC51A" w14:textId="77777777">
            <w:pPr>
              <w:rPr>
                <w:rFonts w:cs="Arial"/>
                <w:sz w:val="20"/>
                <w:szCs w:val="20"/>
              </w:rPr>
            </w:pPr>
            <w:r>
              <w:rPr>
                <w:sz w:val="20"/>
              </w:rPr>
              <w:t>BIC</w:t>
            </w:r>
          </w:p>
        </w:tc>
        <w:tc>
          <w:tcPr>
            <w:tcW w:w="7589" w:type="dxa"/>
          </w:tcPr>
          <w:p w:rsidRPr="009241C1" w:rsidR="00A304E1" w:rsidP="009F5717" w:rsidRDefault="00A304E1" w14:paraId="53526257" w14:textId="77777777">
            <w:pPr>
              <w:rPr>
                <w:rFonts w:cs="Arial"/>
                <w:sz w:val="20"/>
                <w:szCs w:val="20"/>
              </w:rPr>
            </w:pPr>
            <w:r>
              <w:rPr>
                <w:sz w:val="20"/>
              </w:rPr>
              <w:t>Bank Identifier Code</w:t>
            </w:r>
          </w:p>
          <w:p w:rsidRPr="009241C1" w:rsidR="00A304E1" w:rsidP="009F5717" w:rsidRDefault="00A304E1" w14:paraId="1A939307" w14:textId="77777777">
            <w:r>
              <w:rPr>
                <w:sz w:val="20"/>
              </w:rPr>
              <w:t>The BIC - or SWIFT code - is an international bank code that uniquely identifies a credit institution worldwide. The BIC is composed of the name of the bank, the country code, the city and, if applicable, the branch code (abbreviation for the branch).</w:t>
            </w:r>
          </w:p>
        </w:tc>
      </w:tr>
      <w:tr w:rsidRPr="009241C1" w:rsidR="009F5717" w:rsidTr="0049195A" w14:paraId="3668E10A" w14:textId="77777777">
        <w:trPr>
          <w:tblHeader/>
        </w:trPr>
        <w:tc>
          <w:tcPr>
            <w:tcW w:w="1814" w:type="dxa"/>
          </w:tcPr>
          <w:p w:rsidRPr="009241C1" w:rsidR="009F5717" w:rsidRDefault="009F5717" w14:paraId="788455E4" w14:textId="77777777">
            <w:pPr>
              <w:rPr>
                <w:rFonts w:cs="Arial"/>
                <w:sz w:val="20"/>
                <w:szCs w:val="20"/>
              </w:rPr>
            </w:pPr>
            <w:r>
              <w:rPr>
                <w:sz w:val="20"/>
              </w:rPr>
              <w:t>BLP</w:t>
            </w:r>
          </w:p>
        </w:tc>
        <w:tc>
          <w:tcPr>
            <w:tcW w:w="7589" w:type="dxa"/>
          </w:tcPr>
          <w:p w:rsidRPr="009241C1" w:rsidR="009F5717" w:rsidRDefault="009F5717" w14:paraId="07DFF93A" w14:textId="77777777">
            <w:pPr>
              <w:rPr>
                <w:rFonts w:cs="Arial"/>
                <w:sz w:val="20"/>
                <w:szCs w:val="20"/>
              </w:rPr>
            </w:pPr>
            <w:r>
              <w:rPr>
                <w:sz w:val="20"/>
              </w:rPr>
              <w:t>Gross list price</w:t>
            </w:r>
          </w:p>
        </w:tc>
      </w:tr>
      <w:tr w:rsidRPr="009241C1" w:rsidR="000A063A" w:rsidTr="0049195A" w14:paraId="4FACA508" w14:textId="77777777">
        <w:trPr>
          <w:tblHeader/>
        </w:trPr>
        <w:tc>
          <w:tcPr>
            <w:tcW w:w="1814" w:type="dxa"/>
          </w:tcPr>
          <w:p w:rsidRPr="009241C1" w:rsidR="000A063A" w:rsidRDefault="000A063A" w14:paraId="7BBF3B73" w14:textId="5FC302A8">
            <w:pPr>
              <w:rPr>
                <w:rFonts w:cs="Arial"/>
                <w:sz w:val="20"/>
                <w:szCs w:val="20"/>
              </w:rPr>
            </w:pPr>
            <w:r>
              <w:rPr>
                <w:sz w:val="20"/>
              </w:rPr>
              <w:t>D2D</w:t>
            </w:r>
          </w:p>
        </w:tc>
        <w:tc>
          <w:tcPr>
            <w:tcW w:w="7589" w:type="dxa"/>
          </w:tcPr>
          <w:p w:rsidRPr="009241C1" w:rsidR="000A063A" w:rsidRDefault="000A063A" w14:paraId="7258B1DF" w14:textId="3B18AAAB">
            <w:pPr>
              <w:rPr>
                <w:rFonts w:cs="Arial"/>
                <w:sz w:val="20"/>
                <w:szCs w:val="20"/>
              </w:rPr>
            </w:pPr>
            <w:r>
              <w:rPr>
                <w:sz w:val="20"/>
              </w:rPr>
              <w:t>Dealer to Dealer Referral</w:t>
            </w:r>
          </w:p>
        </w:tc>
      </w:tr>
      <w:tr w:rsidRPr="009241C1" w:rsidR="009F5717" w:rsidTr="0049195A" w14:paraId="78622FAF" w14:textId="77777777">
        <w:trPr>
          <w:tblHeader/>
        </w:trPr>
        <w:tc>
          <w:tcPr>
            <w:tcW w:w="1814" w:type="dxa"/>
          </w:tcPr>
          <w:p w:rsidRPr="009241C1" w:rsidR="009F5717" w:rsidRDefault="009F5717" w14:paraId="708E1499" w14:textId="77777777">
            <w:pPr>
              <w:rPr>
                <w:rFonts w:cs="Arial"/>
                <w:sz w:val="20"/>
                <w:szCs w:val="20"/>
              </w:rPr>
            </w:pPr>
            <w:r>
              <w:rPr>
                <w:sz w:val="20"/>
              </w:rPr>
              <w:t>DB</w:t>
            </w:r>
          </w:p>
        </w:tc>
        <w:tc>
          <w:tcPr>
            <w:tcW w:w="7589" w:type="dxa"/>
          </w:tcPr>
          <w:p w:rsidRPr="009241C1" w:rsidR="009F5717" w:rsidRDefault="009F5717" w14:paraId="15B914DD" w14:textId="77777777">
            <w:pPr>
              <w:rPr>
                <w:rFonts w:cs="Arial"/>
                <w:sz w:val="20"/>
                <w:szCs w:val="20"/>
              </w:rPr>
            </w:pPr>
            <w:r>
              <w:rPr>
                <w:sz w:val="20"/>
              </w:rPr>
              <w:t>Database</w:t>
            </w:r>
          </w:p>
        </w:tc>
      </w:tr>
      <w:tr w:rsidRPr="009241C1" w:rsidR="009F5717" w:rsidTr="0049195A" w14:paraId="59F56691" w14:textId="77777777">
        <w:trPr>
          <w:tblHeader/>
        </w:trPr>
        <w:tc>
          <w:tcPr>
            <w:tcW w:w="1814" w:type="dxa"/>
          </w:tcPr>
          <w:p w:rsidRPr="009241C1" w:rsidR="009F5717" w:rsidRDefault="009F5717" w14:paraId="69CC3EC3" w14:textId="77777777">
            <w:pPr>
              <w:rPr>
                <w:rFonts w:cs="Arial"/>
                <w:sz w:val="20"/>
                <w:szCs w:val="20"/>
              </w:rPr>
            </w:pPr>
            <w:r>
              <w:rPr>
                <w:sz w:val="20"/>
              </w:rPr>
              <w:t>DIMS</w:t>
            </w:r>
          </w:p>
        </w:tc>
        <w:tc>
          <w:tcPr>
            <w:tcW w:w="7589" w:type="dxa"/>
          </w:tcPr>
          <w:p w:rsidRPr="009241C1" w:rsidR="009F5717" w:rsidRDefault="009F5717" w14:paraId="5B90B826" w14:textId="77777777">
            <w:pPr>
              <w:rPr>
                <w:rFonts w:cs="Arial"/>
                <w:sz w:val="20"/>
                <w:szCs w:val="20"/>
              </w:rPr>
            </w:pPr>
            <w:r>
              <w:rPr>
                <w:sz w:val="20"/>
              </w:rPr>
              <w:t>Dealer Inventory Management System</w:t>
            </w:r>
          </w:p>
        </w:tc>
      </w:tr>
      <w:tr w:rsidRPr="009241C1" w:rsidR="009F5717" w:rsidTr="0049195A" w14:paraId="2B704DBB" w14:textId="77777777">
        <w:trPr>
          <w:tblHeader/>
        </w:trPr>
        <w:tc>
          <w:tcPr>
            <w:tcW w:w="1814" w:type="dxa"/>
          </w:tcPr>
          <w:p w:rsidRPr="009241C1" w:rsidR="009F5717" w:rsidRDefault="009F5717" w14:paraId="366C9D92" w14:textId="77777777">
            <w:pPr>
              <w:rPr>
                <w:rFonts w:cs="Arial"/>
                <w:sz w:val="20"/>
                <w:szCs w:val="20"/>
              </w:rPr>
            </w:pPr>
            <w:r>
              <w:rPr>
                <w:sz w:val="20"/>
              </w:rPr>
              <w:t>DMS</w:t>
            </w:r>
          </w:p>
        </w:tc>
        <w:tc>
          <w:tcPr>
            <w:tcW w:w="7589" w:type="dxa"/>
          </w:tcPr>
          <w:p w:rsidRPr="009241C1" w:rsidR="009F5717" w:rsidRDefault="009F5717" w14:paraId="7FE5BC28" w14:textId="77777777">
            <w:pPr>
              <w:rPr>
                <w:rFonts w:cs="Arial"/>
                <w:sz w:val="20"/>
                <w:szCs w:val="20"/>
              </w:rPr>
            </w:pPr>
            <w:r>
              <w:rPr>
                <w:sz w:val="20"/>
              </w:rPr>
              <w:t>Dealer Management System</w:t>
            </w:r>
          </w:p>
        </w:tc>
      </w:tr>
      <w:tr w:rsidRPr="009241C1" w:rsidR="009F5717" w:rsidTr="0049195A" w14:paraId="44E88346" w14:textId="77777777">
        <w:trPr>
          <w:tblHeader/>
        </w:trPr>
        <w:tc>
          <w:tcPr>
            <w:tcW w:w="1814" w:type="dxa"/>
          </w:tcPr>
          <w:p w:rsidRPr="009241C1" w:rsidR="009F5717" w:rsidRDefault="009F5717" w14:paraId="0E62DAE0" w14:textId="77777777">
            <w:pPr>
              <w:rPr>
                <w:rFonts w:cs="Arial"/>
                <w:sz w:val="20"/>
                <w:szCs w:val="20"/>
              </w:rPr>
            </w:pPr>
            <w:r>
              <w:rPr>
                <w:sz w:val="20"/>
              </w:rPr>
              <w:t>EBF</w:t>
            </w:r>
          </w:p>
        </w:tc>
        <w:tc>
          <w:tcPr>
            <w:tcW w:w="7589" w:type="dxa"/>
          </w:tcPr>
          <w:p w:rsidRPr="009241C1" w:rsidR="009F5717" w:rsidRDefault="009F5717" w14:paraId="017371FC" w14:textId="77777777">
            <w:pPr>
              <w:rPr>
                <w:rFonts w:cs="Arial"/>
                <w:sz w:val="20"/>
                <w:szCs w:val="20"/>
              </w:rPr>
            </w:pPr>
            <w:r>
              <w:rPr>
                <w:sz w:val="20"/>
              </w:rPr>
              <w:t>Initial filling</w:t>
            </w:r>
          </w:p>
        </w:tc>
      </w:tr>
      <w:tr w:rsidRPr="009241C1" w:rsidR="009F5717" w:rsidTr="0049195A" w14:paraId="4F8B29E7" w14:textId="77777777">
        <w:trPr>
          <w:tblHeader/>
        </w:trPr>
        <w:tc>
          <w:tcPr>
            <w:tcW w:w="1814" w:type="dxa"/>
          </w:tcPr>
          <w:p w:rsidRPr="009241C1" w:rsidR="009F5717" w:rsidRDefault="009F5717" w14:paraId="2700ED26" w14:textId="77777777">
            <w:pPr>
              <w:rPr>
                <w:rFonts w:cs="Arial"/>
                <w:sz w:val="20"/>
                <w:szCs w:val="20"/>
              </w:rPr>
            </w:pPr>
            <w:r>
              <w:rPr>
                <w:sz w:val="20"/>
              </w:rPr>
              <w:t>ELC</w:t>
            </w:r>
          </w:p>
        </w:tc>
        <w:tc>
          <w:tcPr>
            <w:tcW w:w="7589" w:type="dxa"/>
          </w:tcPr>
          <w:p w:rsidRPr="009241C1" w:rsidR="009F5717" w:rsidRDefault="009F5717" w14:paraId="69968C24" w14:textId="77777777">
            <w:pPr>
              <w:rPr>
                <w:rFonts w:cs="Arial"/>
                <w:sz w:val="20"/>
                <w:szCs w:val="20"/>
              </w:rPr>
            </w:pPr>
            <w:r>
              <w:rPr>
                <w:sz w:val="20"/>
              </w:rPr>
              <w:t>European Logistics Center</w:t>
            </w:r>
          </w:p>
        </w:tc>
      </w:tr>
      <w:tr w:rsidRPr="009241C1" w:rsidR="009F5717" w:rsidTr="0049195A" w14:paraId="583C02BE" w14:textId="77777777">
        <w:trPr>
          <w:tblHeader/>
        </w:trPr>
        <w:tc>
          <w:tcPr>
            <w:tcW w:w="1814" w:type="dxa"/>
          </w:tcPr>
          <w:p w:rsidRPr="009241C1" w:rsidR="009F5717" w:rsidRDefault="009F5717" w14:paraId="28D3612E" w14:textId="77777777">
            <w:pPr>
              <w:rPr>
                <w:rFonts w:cs="Arial"/>
                <w:sz w:val="20"/>
                <w:szCs w:val="20"/>
              </w:rPr>
            </w:pPr>
            <w:r>
              <w:rPr>
                <w:sz w:val="20"/>
              </w:rPr>
              <w:t>ESB</w:t>
            </w:r>
          </w:p>
        </w:tc>
        <w:tc>
          <w:tcPr>
            <w:tcW w:w="7589" w:type="dxa"/>
          </w:tcPr>
          <w:p w:rsidRPr="009241C1" w:rsidR="009F5717" w:rsidRDefault="009F5717" w14:paraId="5043E884" w14:textId="77777777">
            <w:pPr>
              <w:rPr>
                <w:rFonts w:cs="Arial"/>
                <w:sz w:val="20"/>
                <w:szCs w:val="20"/>
              </w:rPr>
            </w:pPr>
            <w:r>
              <w:rPr>
                <w:sz w:val="20"/>
              </w:rPr>
              <w:t>Initial stocking</w:t>
            </w:r>
          </w:p>
        </w:tc>
      </w:tr>
      <w:tr w:rsidRPr="009241C1" w:rsidR="009F5717" w:rsidTr="0049195A" w14:paraId="5E94B816" w14:textId="77777777">
        <w:trPr>
          <w:tblHeader/>
        </w:trPr>
        <w:tc>
          <w:tcPr>
            <w:tcW w:w="1814" w:type="dxa"/>
          </w:tcPr>
          <w:p w:rsidRPr="009241C1" w:rsidR="009F5717" w:rsidRDefault="009F5717" w14:paraId="1142175B" w14:textId="77777777">
            <w:pPr>
              <w:rPr>
                <w:rFonts w:cs="Arial"/>
                <w:sz w:val="20"/>
                <w:szCs w:val="20"/>
              </w:rPr>
            </w:pPr>
            <w:r>
              <w:rPr>
                <w:sz w:val="20"/>
              </w:rPr>
              <w:t>GPS</w:t>
            </w:r>
          </w:p>
        </w:tc>
        <w:tc>
          <w:tcPr>
            <w:tcW w:w="7589" w:type="dxa"/>
          </w:tcPr>
          <w:p w:rsidRPr="009241C1" w:rsidR="009F5717" w:rsidRDefault="009F5717" w14:paraId="2F86B9DA" w14:textId="77777777">
            <w:pPr>
              <w:rPr>
                <w:rFonts w:cs="Arial"/>
                <w:sz w:val="20"/>
                <w:szCs w:val="20"/>
              </w:rPr>
            </w:pPr>
            <w:r>
              <w:rPr>
                <w:sz w:val="20"/>
              </w:rPr>
              <w:t>Global Positioning System</w:t>
            </w:r>
          </w:p>
        </w:tc>
      </w:tr>
      <w:tr w:rsidRPr="00952541" w:rsidR="009F5717" w:rsidTr="0049195A" w14:paraId="4C16C081" w14:textId="77777777">
        <w:trPr>
          <w:tblHeader/>
        </w:trPr>
        <w:tc>
          <w:tcPr>
            <w:tcW w:w="1814" w:type="dxa"/>
          </w:tcPr>
          <w:p w:rsidRPr="009241C1" w:rsidR="009F5717" w:rsidRDefault="009F5717" w14:paraId="0A67004F" w14:textId="77777777">
            <w:pPr>
              <w:rPr>
                <w:rFonts w:cs="Arial"/>
                <w:sz w:val="20"/>
                <w:szCs w:val="20"/>
              </w:rPr>
            </w:pPr>
            <w:r>
              <w:rPr>
                <w:sz w:val="20"/>
              </w:rPr>
              <w:t>GSSN</w:t>
            </w:r>
          </w:p>
        </w:tc>
        <w:tc>
          <w:tcPr>
            <w:tcW w:w="7589" w:type="dxa"/>
          </w:tcPr>
          <w:p w:rsidRPr="009241C1" w:rsidR="009F5717" w:rsidRDefault="009F5717" w14:paraId="2C8381C9" w14:textId="77777777">
            <w:pPr>
              <w:rPr>
                <w:rFonts w:cs="Arial"/>
                <w:sz w:val="20"/>
                <w:szCs w:val="20"/>
              </w:rPr>
            </w:pPr>
            <w:r>
              <w:rPr>
                <w:sz w:val="20"/>
              </w:rPr>
              <w:t xml:space="preserve">Global Standard Source for </w:t>
            </w:r>
            <w:proofErr w:type="spellStart"/>
            <w:r>
              <w:rPr>
                <w:sz w:val="20"/>
              </w:rPr>
              <w:t>Networkdata</w:t>
            </w:r>
            <w:proofErr w:type="spellEnd"/>
          </w:p>
        </w:tc>
      </w:tr>
      <w:tr w:rsidRPr="009241C1" w:rsidR="00A304E1" w:rsidTr="0049195A" w14:paraId="5774A724" w14:textId="77777777">
        <w:trPr>
          <w:tblHeader/>
        </w:trPr>
        <w:tc>
          <w:tcPr>
            <w:tcW w:w="1814" w:type="dxa"/>
          </w:tcPr>
          <w:p w:rsidRPr="009241C1" w:rsidR="00A304E1" w:rsidRDefault="00A304E1" w14:paraId="1FE3EF74" w14:textId="77777777">
            <w:pPr>
              <w:rPr>
                <w:rFonts w:cs="Arial"/>
                <w:sz w:val="20"/>
                <w:szCs w:val="20"/>
              </w:rPr>
            </w:pPr>
            <w:r>
              <w:rPr>
                <w:sz w:val="20"/>
              </w:rPr>
              <w:t>IBAN</w:t>
            </w:r>
          </w:p>
        </w:tc>
        <w:tc>
          <w:tcPr>
            <w:tcW w:w="7589" w:type="dxa"/>
          </w:tcPr>
          <w:p w:rsidRPr="009241C1" w:rsidR="00A304E1" w:rsidP="009F5717" w:rsidRDefault="00A304E1" w14:paraId="0665FFC6" w14:textId="77777777">
            <w:pPr>
              <w:rPr>
                <w:rFonts w:cs="Arial"/>
                <w:sz w:val="20"/>
                <w:szCs w:val="20"/>
              </w:rPr>
            </w:pPr>
            <w:r>
              <w:rPr>
                <w:sz w:val="20"/>
              </w:rPr>
              <w:t>International Bank Account Number</w:t>
            </w:r>
          </w:p>
          <w:p w:rsidRPr="009241C1" w:rsidR="00A304E1" w:rsidP="009F5717" w:rsidRDefault="00A304E1" w14:paraId="1211FF1D" w14:textId="77777777">
            <w:r>
              <w:rPr>
                <w:sz w:val="20"/>
              </w:rPr>
              <w:t>The IBAN is a standardized bank account numbering system for cross-border payments agreed upon by the European banking associations. It is composed of the country code, a 2-digit check digit, the bank code and the account number.</w:t>
            </w:r>
          </w:p>
        </w:tc>
      </w:tr>
      <w:tr w:rsidRPr="009241C1" w:rsidR="009F5717" w:rsidTr="0049195A" w14:paraId="3D5B195E" w14:textId="77777777">
        <w:trPr>
          <w:tblHeader/>
        </w:trPr>
        <w:tc>
          <w:tcPr>
            <w:tcW w:w="1814" w:type="dxa"/>
          </w:tcPr>
          <w:p w:rsidRPr="009241C1" w:rsidR="009F5717" w:rsidRDefault="009F5717" w14:paraId="313D0558" w14:textId="77777777">
            <w:pPr>
              <w:rPr>
                <w:rFonts w:cs="Arial"/>
                <w:sz w:val="20"/>
                <w:szCs w:val="20"/>
              </w:rPr>
            </w:pPr>
            <w:r>
              <w:rPr>
                <w:sz w:val="20"/>
              </w:rPr>
              <w:t>KB</w:t>
            </w:r>
          </w:p>
        </w:tc>
        <w:tc>
          <w:tcPr>
            <w:tcW w:w="7589" w:type="dxa"/>
          </w:tcPr>
          <w:p w:rsidRPr="009241C1" w:rsidR="009F5717" w:rsidRDefault="009F5717" w14:paraId="0D02BEB7" w14:textId="77777777">
            <w:pPr>
              <w:rPr>
                <w:rFonts w:cs="Arial"/>
                <w:sz w:val="20"/>
                <w:szCs w:val="20"/>
              </w:rPr>
            </w:pPr>
            <w:r>
              <w:rPr>
                <w:sz w:val="20"/>
              </w:rPr>
              <w:t>Code letter (of a part number)</w:t>
            </w:r>
          </w:p>
        </w:tc>
      </w:tr>
      <w:tr w:rsidRPr="009241C1" w:rsidR="009F5717" w:rsidTr="0049195A" w14:paraId="5976BF65" w14:textId="77777777">
        <w:trPr>
          <w:tblHeader/>
        </w:trPr>
        <w:tc>
          <w:tcPr>
            <w:tcW w:w="1814" w:type="dxa"/>
          </w:tcPr>
          <w:p w:rsidRPr="009241C1" w:rsidR="009F5717" w:rsidRDefault="009F5717" w14:paraId="6AE90F66" w14:textId="77777777">
            <w:pPr>
              <w:rPr>
                <w:rFonts w:cs="Arial"/>
                <w:sz w:val="20"/>
                <w:szCs w:val="20"/>
              </w:rPr>
            </w:pPr>
            <w:r>
              <w:rPr>
                <w:sz w:val="20"/>
              </w:rPr>
              <w:t>LC</w:t>
            </w:r>
          </w:p>
        </w:tc>
        <w:tc>
          <w:tcPr>
            <w:tcW w:w="7589" w:type="dxa"/>
          </w:tcPr>
          <w:p w:rsidRPr="009241C1" w:rsidR="009F5717" w:rsidRDefault="009F5717" w14:paraId="0A00BD9C" w14:textId="77777777">
            <w:pPr>
              <w:rPr>
                <w:rFonts w:cs="Arial"/>
                <w:sz w:val="20"/>
                <w:szCs w:val="20"/>
              </w:rPr>
            </w:pPr>
            <w:r>
              <w:rPr>
                <w:sz w:val="20"/>
              </w:rPr>
              <w:t>Logistics Center</w:t>
            </w:r>
          </w:p>
        </w:tc>
      </w:tr>
      <w:tr w:rsidRPr="009241C1" w:rsidR="009F5717" w:rsidTr="0049195A" w14:paraId="6A88036C" w14:textId="77777777">
        <w:trPr>
          <w:tblHeader/>
        </w:trPr>
        <w:tc>
          <w:tcPr>
            <w:tcW w:w="1814" w:type="dxa"/>
          </w:tcPr>
          <w:p w:rsidRPr="009241C1" w:rsidR="009F5717" w:rsidRDefault="009F5717" w14:paraId="3B996899" w14:textId="77777777">
            <w:pPr>
              <w:rPr>
                <w:rFonts w:cs="Arial"/>
                <w:sz w:val="20"/>
                <w:szCs w:val="20"/>
              </w:rPr>
            </w:pPr>
            <w:r>
              <w:rPr>
                <w:sz w:val="20"/>
              </w:rPr>
              <w:t>LDAP</w:t>
            </w:r>
          </w:p>
        </w:tc>
        <w:tc>
          <w:tcPr>
            <w:tcW w:w="7589" w:type="dxa"/>
          </w:tcPr>
          <w:p w:rsidRPr="009241C1" w:rsidR="009F5717" w:rsidRDefault="009F5717" w14:paraId="074E866F" w14:textId="77777777">
            <w:pPr>
              <w:rPr>
                <w:rFonts w:cs="Arial"/>
                <w:sz w:val="20"/>
                <w:szCs w:val="20"/>
              </w:rPr>
            </w:pPr>
            <w:r>
              <w:rPr>
                <w:sz w:val="20"/>
              </w:rPr>
              <w:t>Lightweight Directory Access Protocol</w:t>
            </w:r>
          </w:p>
        </w:tc>
      </w:tr>
      <w:tr w:rsidRPr="009241C1" w:rsidR="009F5717" w:rsidTr="0049195A" w14:paraId="5B46E597" w14:textId="77777777">
        <w:trPr>
          <w:tblHeader/>
        </w:trPr>
        <w:tc>
          <w:tcPr>
            <w:tcW w:w="1814" w:type="dxa"/>
          </w:tcPr>
          <w:p w:rsidRPr="009241C1" w:rsidR="009F5717" w:rsidRDefault="009F5717" w14:paraId="7EF841CA" w14:textId="77777777">
            <w:pPr>
              <w:rPr>
                <w:rFonts w:cs="Arial"/>
                <w:sz w:val="20"/>
                <w:szCs w:val="20"/>
              </w:rPr>
            </w:pPr>
            <w:r>
              <w:rPr>
                <w:sz w:val="20"/>
              </w:rPr>
              <w:t>LKZ</w:t>
            </w:r>
          </w:p>
        </w:tc>
        <w:tc>
          <w:tcPr>
            <w:tcW w:w="7589" w:type="dxa"/>
          </w:tcPr>
          <w:p w:rsidRPr="009241C1" w:rsidR="009F5717" w:rsidRDefault="009F5717" w14:paraId="1500D061" w14:textId="77777777">
            <w:pPr>
              <w:rPr>
                <w:rFonts w:cs="Arial"/>
                <w:sz w:val="20"/>
                <w:szCs w:val="20"/>
              </w:rPr>
            </w:pPr>
            <w:r>
              <w:rPr>
                <w:sz w:val="20"/>
              </w:rPr>
              <w:t>3-digit country code</w:t>
            </w:r>
          </w:p>
        </w:tc>
      </w:tr>
      <w:tr w:rsidRPr="009241C1" w:rsidR="009F5717" w:rsidTr="0049195A" w14:paraId="044B367F" w14:textId="77777777">
        <w:trPr>
          <w:tblHeader/>
        </w:trPr>
        <w:tc>
          <w:tcPr>
            <w:tcW w:w="1814" w:type="dxa"/>
          </w:tcPr>
          <w:p w:rsidRPr="009241C1" w:rsidR="009F5717" w:rsidRDefault="009F5717" w14:paraId="49E2AF37" w14:textId="77777777">
            <w:pPr>
              <w:rPr>
                <w:rFonts w:cs="Arial"/>
                <w:sz w:val="20"/>
                <w:szCs w:val="20"/>
              </w:rPr>
            </w:pPr>
            <w:r>
              <w:rPr>
                <w:sz w:val="20"/>
              </w:rPr>
              <w:t>LOGBUS</w:t>
            </w:r>
          </w:p>
        </w:tc>
        <w:tc>
          <w:tcPr>
            <w:tcW w:w="7589" w:type="dxa"/>
          </w:tcPr>
          <w:p w:rsidRPr="009241C1" w:rsidR="009F5717" w:rsidRDefault="009F5717" w14:paraId="1868B743" w14:textId="77777777">
            <w:pPr>
              <w:rPr>
                <w:rFonts w:cs="Arial"/>
                <w:sz w:val="20"/>
                <w:szCs w:val="20"/>
              </w:rPr>
            </w:pPr>
            <w:r>
              <w:rPr>
                <w:sz w:val="20"/>
              </w:rPr>
              <w:t>Logistics bus</w:t>
            </w:r>
          </w:p>
        </w:tc>
      </w:tr>
      <w:tr w:rsidRPr="009241C1" w:rsidR="009F5717" w:rsidTr="0049195A" w14:paraId="6A0DE965" w14:textId="77777777">
        <w:trPr>
          <w:tblHeader/>
        </w:trPr>
        <w:tc>
          <w:tcPr>
            <w:tcW w:w="1814" w:type="dxa"/>
          </w:tcPr>
          <w:p w:rsidRPr="009241C1" w:rsidR="009F5717" w:rsidRDefault="009F5717" w14:paraId="54765F9B" w14:textId="77777777">
            <w:pPr>
              <w:rPr>
                <w:rFonts w:cs="Arial"/>
                <w:sz w:val="20"/>
                <w:szCs w:val="20"/>
              </w:rPr>
            </w:pPr>
            <w:r>
              <w:rPr>
                <w:sz w:val="20"/>
              </w:rPr>
              <w:t>PDF</w:t>
            </w:r>
          </w:p>
        </w:tc>
        <w:tc>
          <w:tcPr>
            <w:tcW w:w="7589" w:type="dxa"/>
          </w:tcPr>
          <w:p w:rsidRPr="009241C1" w:rsidR="009F5717" w:rsidRDefault="009F5717" w14:paraId="5C3EA35C" w14:textId="77777777">
            <w:pPr>
              <w:rPr>
                <w:rFonts w:cs="Arial"/>
                <w:sz w:val="20"/>
                <w:szCs w:val="20"/>
              </w:rPr>
            </w:pPr>
            <w:r>
              <w:rPr>
                <w:sz w:val="20"/>
              </w:rPr>
              <w:t>Portable Document Format</w:t>
            </w:r>
          </w:p>
        </w:tc>
      </w:tr>
      <w:tr w:rsidRPr="00952541" w:rsidR="00B70906" w:rsidTr="0049195A" w14:paraId="5E671FDE" w14:textId="77777777">
        <w:trPr>
          <w:tblHeader/>
        </w:trPr>
        <w:tc>
          <w:tcPr>
            <w:tcW w:w="1814" w:type="dxa"/>
          </w:tcPr>
          <w:p w:rsidRPr="009241C1" w:rsidR="00B70906" w:rsidRDefault="00B70906" w14:paraId="32BFB3E4" w14:textId="77777777">
            <w:pPr>
              <w:rPr>
                <w:rFonts w:cs="Arial"/>
                <w:sz w:val="20"/>
                <w:szCs w:val="20"/>
              </w:rPr>
            </w:pPr>
            <w:proofErr w:type="spellStart"/>
            <w:r>
              <w:rPr>
                <w:sz w:val="20"/>
              </w:rPr>
              <w:t>P&amp;m</w:t>
            </w:r>
            <w:proofErr w:type="spellEnd"/>
          </w:p>
        </w:tc>
        <w:tc>
          <w:tcPr>
            <w:tcW w:w="7589" w:type="dxa"/>
          </w:tcPr>
          <w:p w:rsidRPr="009241C1" w:rsidR="00B70906" w:rsidRDefault="00B70906" w14:paraId="7F64F064" w14:textId="77777777">
            <w:pPr>
              <w:rPr>
                <w:rFonts w:cs="Arial"/>
                <w:sz w:val="20"/>
                <w:szCs w:val="20"/>
              </w:rPr>
            </w:pPr>
            <w:r>
              <w:rPr>
                <w:sz w:val="20"/>
              </w:rPr>
              <w:t>Parts from "Parts and more</w:t>
            </w:r>
          </w:p>
        </w:tc>
      </w:tr>
      <w:tr w:rsidRPr="009241C1" w:rsidR="009F5717" w:rsidTr="0049195A" w14:paraId="0C3F3BC6" w14:textId="77777777">
        <w:trPr>
          <w:tblHeader/>
        </w:trPr>
        <w:tc>
          <w:tcPr>
            <w:tcW w:w="1814" w:type="dxa"/>
          </w:tcPr>
          <w:p w:rsidRPr="009241C1" w:rsidR="009F5717" w:rsidRDefault="009F5717" w14:paraId="353E6516" w14:textId="77777777">
            <w:pPr>
              <w:rPr>
                <w:rFonts w:cs="Arial"/>
                <w:sz w:val="20"/>
                <w:szCs w:val="20"/>
              </w:rPr>
            </w:pPr>
            <w:r>
              <w:rPr>
                <w:sz w:val="20"/>
              </w:rPr>
              <w:t>RF</w:t>
            </w:r>
          </w:p>
        </w:tc>
        <w:tc>
          <w:tcPr>
            <w:tcW w:w="7589" w:type="dxa"/>
          </w:tcPr>
          <w:p w:rsidRPr="009241C1" w:rsidR="009F5717" w:rsidRDefault="009F5717" w14:paraId="35B8C3E0" w14:textId="77777777">
            <w:pPr>
              <w:rPr>
                <w:rFonts w:cs="Arial"/>
                <w:sz w:val="20"/>
                <w:szCs w:val="20"/>
              </w:rPr>
            </w:pPr>
            <w:r>
              <w:rPr>
                <w:sz w:val="20"/>
              </w:rPr>
              <w:t>DIMS traceability</w:t>
            </w:r>
          </w:p>
        </w:tc>
      </w:tr>
      <w:tr w:rsidRPr="009241C1" w:rsidR="009F5717" w:rsidTr="0049195A" w14:paraId="0AD68D51" w14:textId="77777777">
        <w:trPr>
          <w:tblHeader/>
        </w:trPr>
        <w:tc>
          <w:tcPr>
            <w:tcW w:w="1814" w:type="dxa"/>
          </w:tcPr>
          <w:p w:rsidRPr="009241C1" w:rsidR="009F5717" w:rsidRDefault="009F5717" w14:paraId="70E4D4C6" w14:textId="77777777">
            <w:pPr>
              <w:rPr>
                <w:rFonts w:cs="Arial"/>
                <w:sz w:val="20"/>
                <w:szCs w:val="20"/>
              </w:rPr>
            </w:pPr>
            <w:r>
              <w:rPr>
                <w:sz w:val="20"/>
              </w:rPr>
              <w:t>RG</w:t>
            </w:r>
          </w:p>
        </w:tc>
        <w:tc>
          <w:tcPr>
            <w:tcW w:w="7589" w:type="dxa"/>
          </w:tcPr>
          <w:p w:rsidRPr="009241C1" w:rsidR="009F5717" w:rsidRDefault="009F5717" w14:paraId="15C39277" w14:textId="77777777">
            <w:pPr>
              <w:rPr>
                <w:rFonts w:cs="Arial"/>
                <w:sz w:val="20"/>
                <w:szCs w:val="20"/>
              </w:rPr>
            </w:pPr>
            <w:r>
              <w:rPr>
                <w:sz w:val="20"/>
              </w:rPr>
              <w:t>Discount group</w:t>
            </w:r>
          </w:p>
        </w:tc>
      </w:tr>
      <w:tr w:rsidRPr="009241C1" w:rsidR="009F5717" w:rsidTr="0049195A" w14:paraId="28B3F28A" w14:textId="77777777">
        <w:trPr>
          <w:tblHeader/>
        </w:trPr>
        <w:tc>
          <w:tcPr>
            <w:tcW w:w="1814" w:type="dxa"/>
          </w:tcPr>
          <w:p w:rsidRPr="009241C1" w:rsidR="009F5717" w:rsidRDefault="009F5717" w14:paraId="63F804BC" w14:textId="77777777">
            <w:pPr>
              <w:rPr>
                <w:rFonts w:cs="Arial"/>
                <w:sz w:val="20"/>
                <w:szCs w:val="20"/>
              </w:rPr>
            </w:pPr>
            <w:r>
              <w:rPr>
                <w:sz w:val="20"/>
              </w:rPr>
              <w:t>SA</w:t>
            </w:r>
          </w:p>
        </w:tc>
        <w:tc>
          <w:tcPr>
            <w:tcW w:w="7589" w:type="dxa"/>
          </w:tcPr>
          <w:p w:rsidRPr="009241C1" w:rsidR="009F5717" w:rsidRDefault="009F5717" w14:paraId="3CDA95DC" w14:textId="77777777">
            <w:pPr>
              <w:rPr>
                <w:rFonts w:cs="Arial"/>
                <w:sz w:val="20"/>
                <w:szCs w:val="20"/>
              </w:rPr>
            </w:pPr>
            <w:r>
              <w:rPr>
                <w:sz w:val="20"/>
              </w:rPr>
              <w:t>Record type</w:t>
            </w:r>
          </w:p>
        </w:tc>
      </w:tr>
      <w:tr w:rsidRPr="009241C1" w:rsidR="009F5717" w:rsidTr="0049195A" w14:paraId="682D60CC" w14:textId="77777777">
        <w:trPr>
          <w:tblHeader/>
        </w:trPr>
        <w:tc>
          <w:tcPr>
            <w:tcW w:w="1814" w:type="dxa"/>
          </w:tcPr>
          <w:p w:rsidRPr="009241C1" w:rsidR="009F5717" w:rsidRDefault="009F5717" w14:paraId="1A6C54E7" w14:textId="77777777">
            <w:pPr>
              <w:rPr>
                <w:rFonts w:cs="Arial"/>
                <w:sz w:val="20"/>
                <w:szCs w:val="20"/>
              </w:rPr>
            </w:pPr>
            <w:r>
              <w:rPr>
                <w:sz w:val="20"/>
              </w:rPr>
              <w:t>SD</w:t>
            </w:r>
          </w:p>
        </w:tc>
        <w:tc>
          <w:tcPr>
            <w:tcW w:w="7589" w:type="dxa"/>
          </w:tcPr>
          <w:p w:rsidRPr="009241C1" w:rsidR="009F5717" w:rsidRDefault="009F5717" w14:paraId="4901E14F" w14:textId="77777777">
            <w:pPr>
              <w:rPr>
                <w:rFonts w:cs="Arial"/>
                <w:sz w:val="20"/>
                <w:szCs w:val="20"/>
              </w:rPr>
            </w:pPr>
            <w:r>
              <w:rPr>
                <w:sz w:val="20"/>
              </w:rPr>
              <w:t>Master data</w:t>
            </w:r>
          </w:p>
        </w:tc>
      </w:tr>
      <w:tr w:rsidRPr="00952541" w:rsidR="009F5717" w:rsidTr="0049195A" w14:paraId="6CB4ECD3" w14:textId="77777777">
        <w:trPr>
          <w:tblHeader/>
        </w:trPr>
        <w:tc>
          <w:tcPr>
            <w:tcW w:w="1814" w:type="dxa"/>
          </w:tcPr>
          <w:p w:rsidRPr="009241C1" w:rsidR="009F5717" w:rsidRDefault="009F5717" w14:paraId="2FE76ECB" w14:textId="77777777">
            <w:pPr>
              <w:rPr>
                <w:rFonts w:cs="Arial"/>
                <w:sz w:val="20"/>
                <w:szCs w:val="20"/>
              </w:rPr>
            </w:pPr>
            <w:r>
              <w:rPr>
                <w:sz w:val="20"/>
              </w:rPr>
              <w:t>SICOS</w:t>
            </w:r>
          </w:p>
        </w:tc>
        <w:tc>
          <w:tcPr>
            <w:tcW w:w="7589" w:type="dxa"/>
          </w:tcPr>
          <w:p w:rsidRPr="009241C1" w:rsidR="009F5717" w:rsidRDefault="009F5717" w14:paraId="5C921ED0" w14:textId="77777777">
            <w:pPr>
              <w:rPr>
                <w:rFonts w:cs="Arial"/>
                <w:sz w:val="20"/>
                <w:szCs w:val="20"/>
              </w:rPr>
            </w:pPr>
            <w:r>
              <w:rPr>
                <w:sz w:val="20"/>
              </w:rPr>
              <w:t>Stock Information and Controlling System</w:t>
            </w:r>
          </w:p>
        </w:tc>
      </w:tr>
      <w:tr w:rsidRPr="009241C1" w:rsidR="009F5717" w:rsidTr="0049195A" w14:paraId="66302068" w14:textId="77777777">
        <w:trPr>
          <w:tblHeader/>
        </w:trPr>
        <w:tc>
          <w:tcPr>
            <w:tcW w:w="1814" w:type="dxa"/>
          </w:tcPr>
          <w:p w:rsidRPr="009241C1" w:rsidR="009F5717" w:rsidRDefault="009F5717" w14:paraId="73EE3DA1" w14:textId="77777777">
            <w:pPr>
              <w:rPr>
                <w:rFonts w:cs="Arial"/>
                <w:sz w:val="20"/>
                <w:szCs w:val="20"/>
              </w:rPr>
            </w:pPr>
            <w:r>
              <w:rPr>
                <w:sz w:val="20"/>
              </w:rPr>
              <w:t>STOX</w:t>
            </w:r>
          </w:p>
        </w:tc>
        <w:tc>
          <w:tcPr>
            <w:tcW w:w="7589" w:type="dxa"/>
          </w:tcPr>
          <w:p w:rsidRPr="009241C1" w:rsidR="009F5717" w:rsidRDefault="009F5717" w14:paraId="15BF47BF" w14:textId="77777777">
            <w:pPr>
              <w:rPr>
                <w:rFonts w:cs="Arial"/>
                <w:sz w:val="20"/>
                <w:szCs w:val="20"/>
              </w:rPr>
            </w:pPr>
            <w:proofErr w:type="spellStart"/>
            <w:r>
              <w:rPr>
                <w:sz w:val="20"/>
              </w:rPr>
              <w:t>STOck</w:t>
            </w:r>
            <w:proofErr w:type="spellEnd"/>
            <w:r>
              <w:rPr>
                <w:sz w:val="20"/>
              </w:rPr>
              <w:t xml:space="preserve"> Exchange - Overstock Exchange</w:t>
            </w:r>
          </w:p>
        </w:tc>
      </w:tr>
      <w:tr w:rsidRPr="00952541" w:rsidR="009F5717" w:rsidTr="0049195A" w14:paraId="55BC1FCF" w14:textId="77777777">
        <w:trPr>
          <w:tblHeader/>
        </w:trPr>
        <w:tc>
          <w:tcPr>
            <w:tcW w:w="1814" w:type="dxa"/>
          </w:tcPr>
          <w:p w:rsidRPr="009241C1" w:rsidR="009F5717" w:rsidRDefault="009F5717" w14:paraId="5F58348F" w14:textId="77777777">
            <w:pPr>
              <w:rPr>
                <w:rFonts w:cs="Arial"/>
                <w:sz w:val="20"/>
                <w:szCs w:val="20"/>
              </w:rPr>
            </w:pPr>
            <w:r>
              <w:rPr>
                <w:sz w:val="20"/>
              </w:rPr>
              <w:t>SWIFT</w:t>
            </w:r>
          </w:p>
        </w:tc>
        <w:tc>
          <w:tcPr>
            <w:tcW w:w="7589" w:type="dxa"/>
          </w:tcPr>
          <w:p w:rsidRPr="009241C1" w:rsidR="009F5717" w:rsidRDefault="009F5717" w14:paraId="55E538AD" w14:textId="77777777">
            <w:pPr>
              <w:rPr>
                <w:rFonts w:cs="Arial"/>
                <w:sz w:val="20"/>
                <w:szCs w:val="20"/>
              </w:rPr>
            </w:pPr>
            <w:r>
              <w:rPr>
                <w:sz w:val="20"/>
              </w:rPr>
              <w:t>Society for Worldwide Interbank Financial Telecommunication (see BIC)</w:t>
            </w:r>
          </w:p>
        </w:tc>
      </w:tr>
      <w:tr w:rsidRPr="009241C1" w:rsidR="009F5717" w:rsidTr="0049195A" w14:paraId="375C0814" w14:textId="77777777">
        <w:trPr>
          <w:tblHeader/>
        </w:trPr>
        <w:tc>
          <w:tcPr>
            <w:tcW w:w="1814" w:type="dxa"/>
          </w:tcPr>
          <w:p w:rsidRPr="009241C1" w:rsidR="009F5717" w:rsidRDefault="009F5717" w14:paraId="2D1D35AC" w14:textId="77777777">
            <w:pPr>
              <w:rPr>
                <w:rFonts w:cs="Arial"/>
                <w:sz w:val="20"/>
                <w:szCs w:val="20"/>
              </w:rPr>
            </w:pPr>
            <w:r>
              <w:rPr>
                <w:sz w:val="20"/>
              </w:rPr>
              <w:t>TNR</w:t>
            </w:r>
          </w:p>
        </w:tc>
        <w:tc>
          <w:tcPr>
            <w:tcW w:w="7589" w:type="dxa"/>
          </w:tcPr>
          <w:p w:rsidRPr="009241C1" w:rsidR="009F5717" w:rsidRDefault="009F5717" w14:paraId="54A0C96C" w14:textId="77777777">
            <w:pPr>
              <w:rPr>
                <w:rFonts w:cs="Arial"/>
                <w:sz w:val="20"/>
                <w:szCs w:val="20"/>
              </w:rPr>
            </w:pPr>
            <w:r>
              <w:rPr>
                <w:sz w:val="20"/>
              </w:rPr>
              <w:t>Part number</w:t>
            </w:r>
          </w:p>
        </w:tc>
      </w:tr>
      <w:tr w:rsidRPr="009241C1" w:rsidR="009F5717" w:rsidTr="0049195A" w14:paraId="4BC849C0" w14:textId="77777777">
        <w:trPr>
          <w:tblHeader/>
        </w:trPr>
        <w:tc>
          <w:tcPr>
            <w:tcW w:w="1814" w:type="dxa"/>
          </w:tcPr>
          <w:p w:rsidRPr="009241C1" w:rsidR="009F5717" w:rsidRDefault="009F5717" w14:paraId="60AECAEB" w14:textId="77777777">
            <w:pPr>
              <w:rPr>
                <w:rFonts w:cs="Arial"/>
                <w:sz w:val="20"/>
                <w:szCs w:val="20"/>
              </w:rPr>
            </w:pPr>
            <w:r>
              <w:rPr>
                <w:sz w:val="20"/>
              </w:rPr>
              <w:t>UST-ID</w:t>
            </w:r>
          </w:p>
        </w:tc>
        <w:tc>
          <w:tcPr>
            <w:tcW w:w="7589" w:type="dxa"/>
          </w:tcPr>
          <w:p w:rsidRPr="009241C1" w:rsidR="009F5717" w:rsidRDefault="009F5717" w14:paraId="2CAB898A" w14:textId="77777777">
            <w:pPr>
              <w:rPr>
                <w:rFonts w:cs="Arial"/>
                <w:sz w:val="20"/>
                <w:szCs w:val="20"/>
              </w:rPr>
            </w:pPr>
            <w:r>
              <w:rPr>
                <w:sz w:val="20"/>
              </w:rPr>
              <w:t>Value added tax identification number</w:t>
            </w:r>
          </w:p>
        </w:tc>
      </w:tr>
      <w:tr w:rsidRPr="009241C1" w:rsidR="009F5717" w:rsidTr="0049195A" w14:paraId="5CA2CBBE" w14:textId="77777777">
        <w:trPr>
          <w:tblHeader/>
        </w:trPr>
        <w:tc>
          <w:tcPr>
            <w:tcW w:w="1814" w:type="dxa"/>
          </w:tcPr>
          <w:p w:rsidRPr="009241C1" w:rsidR="009F5717" w:rsidRDefault="009F5717" w14:paraId="5DC223B0" w14:textId="77777777">
            <w:pPr>
              <w:rPr>
                <w:rFonts w:cs="Arial"/>
                <w:sz w:val="20"/>
                <w:szCs w:val="20"/>
              </w:rPr>
            </w:pPr>
            <w:r>
              <w:rPr>
                <w:sz w:val="20"/>
              </w:rPr>
              <w:t>VKP</w:t>
            </w:r>
          </w:p>
        </w:tc>
        <w:tc>
          <w:tcPr>
            <w:tcW w:w="7589" w:type="dxa"/>
          </w:tcPr>
          <w:p w:rsidR="009F5717" w:rsidRDefault="009F5717" w14:paraId="0783D1AA" w14:textId="77777777">
            <w:pPr>
              <w:rPr>
                <w:rFonts w:cs="Arial"/>
                <w:sz w:val="20"/>
                <w:szCs w:val="20"/>
              </w:rPr>
            </w:pPr>
            <w:r>
              <w:rPr>
                <w:sz w:val="20"/>
              </w:rPr>
              <w:t>Dealer selling price</w:t>
            </w:r>
          </w:p>
          <w:p w:rsidRPr="00495D60" w:rsidR="00495D60" w:rsidP="00495D60" w:rsidRDefault="00495D60" w14:paraId="48FB46A4" w14:textId="77777777">
            <w:pPr>
              <w:rPr>
                <w:rFonts w:cs="Arial"/>
                <w:sz w:val="20"/>
                <w:szCs w:val="20"/>
              </w:rPr>
            </w:pPr>
          </w:p>
          <w:p w:rsidRPr="00495D60" w:rsidR="00495D60" w:rsidP="00495D60" w:rsidRDefault="00495D60" w14:paraId="117F16AA" w14:textId="77777777">
            <w:pPr>
              <w:rPr>
                <w:rFonts w:cs="Arial"/>
                <w:sz w:val="20"/>
                <w:szCs w:val="20"/>
              </w:rPr>
            </w:pPr>
          </w:p>
          <w:p w:rsidRPr="00495D60" w:rsidR="00495D60" w:rsidP="00495D60" w:rsidRDefault="00495D60" w14:paraId="1E68DA4C" w14:textId="77777777">
            <w:pPr>
              <w:rPr>
                <w:rFonts w:cs="Arial"/>
                <w:sz w:val="20"/>
                <w:szCs w:val="20"/>
              </w:rPr>
            </w:pPr>
          </w:p>
          <w:p w:rsidRPr="00495D60" w:rsidR="00495D60" w:rsidP="00495D60" w:rsidRDefault="00495D60" w14:paraId="76D2D367" w14:textId="77777777">
            <w:pPr>
              <w:rPr>
                <w:rFonts w:cs="Arial"/>
                <w:sz w:val="20"/>
                <w:szCs w:val="20"/>
              </w:rPr>
            </w:pPr>
          </w:p>
          <w:p w:rsidRPr="00495D60" w:rsidR="00495D60" w:rsidP="00495D60" w:rsidRDefault="00495D60" w14:paraId="074DD109" w14:textId="77777777">
            <w:pPr>
              <w:rPr>
                <w:rFonts w:cs="Arial"/>
                <w:sz w:val="20"/>
                <w:szCs w:val="20"/>
              </w:rPr>
            </w:pPr>
          </w:p>
          <w:p w:rsidRPr="00495D60" w:rsidR="00495D60" w:rsidP="00495D60" w:rsidRDefault="00495D60" w14:paraId="23580739" w14:textId="77777777">
            <w:pPr>
              <w:rPr>
                <w:rFonts w:cs="Arial"/>
                <w:sz w:val="20"/>
                <w:szCs w:val="20"/>
              </w:rPr>
            </w:pPr>
          </w:p>
          <w:p w:rsidRPr="00495D60" w:rsidR="00495D60" w:rsidP="00495D60" w:rsidRDefault="00495D60" w14:paraId="14C58282" w14:textId="77777777">
            <w:pPr>
              <w:rPr>
                <w:rFonts w:cs="Arial"/>
                <w:sz w:val="20"/>
                <w:szCs w:val="20"/>
              </w:rPr>
            </w:pPr>
          </w:p>
          <w:p w:rsidRPr="00495D60" w:rsidR="00495D60" w:rsidP="00495D60" w:rsidRDefault="00495D60" w14:paraId="5D5D2BAC" w14:textId="77777777">
            <w:pPr>
              <w:rPr>
                <w:rFonts w:cs="Arial"/>
                <w:sz w:val="20"/>
                <w:szCs w:val="20"/>
              </w:rPr>
            </w:pPr>
          </w:p>
          <w:p w:rsidRPr="00495D60" w:rsidR="00495D60" w:rsidP="00495D60" w:rsidRDefault="00495D60" w14:paraId="62B28333" w14:textId="77777777">
            <w:pPr>
              <w:rPr>
                <w:rFonts w:cs="Arial"/>
                <w:sz w:val="20"/>
                <w:szCs w:val="20"/>
              </w:rPr>
            </w:pPr>
          </w:p>
          <w:p w:rsidRPr="00495D60" w:rsidR="00495D60" w:rsidP="00495D60" w:rsidRDefault="00495D60" w14:paraId="0276C4F2" w14:textId="77777777">
            <w:pPr>
              <w:rPr>
                <w:rFonts w:cs="Arial"/>
                <w:sz w:val="20"/>
                <w:szCs w:val="20"/>
              </w:rPr>
            </w:pPr>
          </w:p>
          <w:p w:rsidRPr="00495D60" w:rsidR="00495D60" w:rsidP="00495D60" w:rsidRDefault="00495D60" w14:paraId="192A7C86" w14:textId="77777777">
            <w:pPr>
              <w:rPr>
                <w:rFonts w:cs="Arial"/>
                <w:sz w:val="20"/>
                <w:szCs w:val="20"/>
              </w:rPr>
            </w:pPr>
          </w:p>
          <w:p w:rsidRPr="00495D60" w:rsidR="00495D60" w:rsidP="00495D60" w:rsidRDefault="00495D60" w14:paraId="7A531484" w14:textId="77777777">
            <w:pPr>
              <w:rPr>
                <w:rFonts w:cs="Arial"/>
                <w:sz w:val="20"/>
                <w:szCs w:val="20"/>
              </w:rPr>
            </w:pPr>
          </w:p>
          <w:p w:rsidRPr="00495D60" w:rsidR="00495D60" w:rsidP="00495D60" w:rsidRDefault="00495D60" w14:paraId="1EC46236" w14:textId="77777777">
            <w:pPr>
              <w:rPr>
                <w:rFonts w:cs="Arial"/>
                <w:sz w:val="20"/>
                <w:szCs w:val="20"/>
              </w:rPr>
            </w:pPr>
          </w:p>
          <w:p w:rsidRPr="00495D60" w:rsidR="00495D60" w:rsidP="00495D60" w:rsidRDefault="00495D60" w14:paraId="4D3399E5" w14:textId="77777777">
            <w:pPr>
              <w:rPr>
                <w:rFonts w:cs="Arial"/>
                <w:sz w:val="20"/>
                <w:szCs w:val="20"/>
              </w:rPr>
            </w:pPr>
          </w:p>
          <w:p w:rsidR="00495D60" w:rsidP="00495D60" w:rsidRDefault="00495D60" w14:paraId="708D8744" w14:textId="77777777">
            <w:pPr>
              <w:rPr>
                <w:rFonts w:cs="Arial"/>
                <w:sz w:val="20"/>
                <w:szCs w:val="20"/>
              </w:rPr>
            </w:pPr>
          </w:p>
          <w:p w:rsidRPr="009E3174" w:rsidR="009E3174" w:rsidP="009E3174" w:rsidRDefault="009E3174" w14:paraId="7BE00813" w14:textId="6BCE9DED">
            <w:pPr>
              <w:rPr>
                <w:rFonts w:cs="Arial"/>
                <w:sz w:val="20"/>
                <w:szCs w:val="20"/>
              </w:rPr>
            </w:pPr>
          </w:p>
        </w:tc>
      </w:tr>
    </w:tbl>
    <w:p w:rsidRPr="009241C1" w:rsidR="00F30557" w:rsidRDefault="00FB5CB2" w14:paraId="6C6F2830" w14:textId="77777777">
      <w:pPr>
        <w:pStyle w:val="Indexberschrift"/>
        <w:rPr>
          <w:color w:val="auto"/>
        </w:rPr>
      </w:pPr>
      <w:bookmarkStart w:name="_Toc203286936" w:id="792"/>
      <w:bookmarkStart w:name="_Toc221680579" w:id="793"/>
      <w:bookmarkStart w:name="_Toc255289973" w:id="794"/>
      <w:bookmarkEnd w:id="790"/>
      <w:bookmarkEnd w:id="791"/>
      <w:r>
        <w:rPr>
          <w:color w:val="auto"/>
        </w:rPr>
        <w:lastRenderedPageBreak/>
        <w:t>Project characteristics</w:t>
      </w:r>
      <w:bookmarkEnd w:id="792"/>
      <w:bookmarkEnd w:id="793"/>
      <w:bookmarkEnd w:id="794"/>
    </w:p>
    <w:tbl>
      <w:tblPr>
        <w:tblW w:w="8910" w:type="dxa"/>
        <w:tblBorders>
          <w:top w:val="single" w:color="E20074" w:sz="18" w:space="0"/>
          <w:insideH w:val="single" w:color="auto" w:sz="4" w:space="0"/>
        </w:tblBorders>
        <w:tblLayout w:type="fixed"/>
        <w:tblLook w:val="01E0" w:firstRow="1" w:lastRow="1" w:firstColumn="1" w:lastColumn="1" w:noHBand="0" w:noVBand="0"/>
      </w:tblPr>
      <w:tblGrid>
        <w:gridCol w:w="2488"/>
        <w:gridCol w:w="2550"/>
        <w:gridCol w:w="1067"/>
        <w:gridCol w:w="973"/>
        <w:gridCol w:w="1832"/>
      </w:tblGrid>
      <w:tr w:rsidRPr="009241C1" w:rsidR="00F30557" w:rsidTr="00095E46" w14:paraId="47D6F67C" w14:textId="77777777">
        <w:trPr>
          <w:trHeight w:val="251"/>
          <w:tblHeader/>
        </w:trPr>
        <w:tc>
          <w:tcPr>
            <w:tcW w:w="2488" w:type="dxa"/>
            <w:tcBorders>
              <w:top w:val="single" w:color="E20074" w:sz="18" w:space="0"/>
              <w:bottom w:val="nil"/>
            </w:tcBorders>
            <w:shd w:val="clear" w:color="auto" w:fill="E0E0E0"/>
          </w:tcPr>
          <w:p w:rsidRPr="009241C1" w:rsidR="00F30557" w:rsidRDefault="00FB5CB2" w14:paraId="7F65B66A" w14:textId="77777777">
            <w:pPr>
              <w:pStyle w:val="TableHeading"/>
              <w:rPr>
                <w:rStyle w:val="Fett"/>
              </w:rPr>
            </w:pPr>
            <w:r>
              <w:rPr>
                <w:rStyle w:val="Fett"/>
              </w:rPr>
              <w:t>Project name</w:t>
            </w:r>
          </w:p>
        </w:tc>
        <w:tc>
          <w:tcPr>
            <w:tcW w:w="2550" w:type="dxa"/>
            <w:tcBorders>
              <w:top w:val="single" w:color="E20074" w:sz="18" w:space="0"/>
              <w:bottom w:val="nil"/>
            </w:tcBorders>
            <w:shd w:val="clear" w:color="auto" w:fill="E0E0E0"/>
          </w:tcPr>
          <w:p w:rsidRPr="009241C1" w:rsidR="00F30557" w:rsidRDefault="002914EB" w14:paraId="7C13FFCF" w14:textId="77777777">
            <w:pPr>
              <w:pStyle w:val="TableHeading"/>
              <w:rPr>
                <w:rStyle w:val="Fett"/>
              </w:rPr>
            </w:pPr>
            <w:r>
              <w:rPr>
                <w:rStyle w:val="Fett"/>
              </w:rPr>
              <w:t>Project Owner</w:t>
            </w:r>
          </w:p>
        </w:tc>
        <w:tc>
          <w:tcPr>
            <w:tcW w:w="2040" w:type="dxa"/>
            <w:gridSpan w:val="2"/>
            <w:tcBorders>
              <w:top w:val="single" w:color="E20074" w:sz="18" w:space="0"/>
              <w:bottom w:val="nil"/>
            </w:tcBorders>
            <w:shd w:val="clear" w:color="auto" w:fill="E0E0E0"/>
          </w:tcPr>
          <w:p w:rsidRPr="009241C1" w:rsidR="00F30557" w:rsidRDefault="002914EB" w14:paraId="2649996B" w14:textId="77777777">
            <w:pPr>
              <w:pStyle w:val="TableHeading"/>
              <w:rPr>
                <w:rStyle w:val="Fett"/>
              </w:rPr>
            </w:pPr>
            <w:r>
              <w:rPr>
                <w:rStyle w:val="Fett"/>
              </w:rPr>
              <w:t>Project Manager</w:t>
            </w:r>
          </w:p>
        </w:tc>
        <w:tc>
          <w:tcPr>
            <w:tcW w:w="1832" w:type="dxa"/>
            <w:tcBorders>
              <w:top w:val="single" w:color="E20074" w:sz="18" w:space="0"/>
              <w:bottom w:val="nil"/>
            </w:tcBorders>
            <w:shd w:val="clear" w:color="auto" w:fill="E0E0E0"/>
          </w:tcPr>
          <w:p w:rsidRPr="009241C1" w:rsidR="00F30557" w:rsidRDefault="002914EB" w14:paraId="708F6307" w14:textId="77777777">
            <w:pPr>
              <w:pStyle w:val="TableHeading"/>
              <w:rPr>
                <w:rStyle w:val="Fett"/>
              </w:rPr>
            </w:pPr>
            <w:r>
              <w:rPr>
                <w:rStyle w:val="Fett"/>
              </w:rPr>
              <w:t>Project ID</w:t>
            </w:r>
          </w:p>
        </w:tc>
      </w:tr>
      <w:tr w:rsidRPr="009241C1" w:rsidR="00F30557" w:rsidTr="00095E46" w14:paraId="4F8A1D20" w14:textId="77777777">
        <w:trPr>
          <w:trHeight w:val="263"/>
          <w:tblHeader/>
        </w:trPr>
        <w:tc>
          <w:tcPr>
            <w:tcW w:w="2488" w:type="dxa"/>
            <w:tcBorders>
              <w:top w:val="nil"/>
              <w:bottom w:val="single" w:color="auto" w:sz="4" w:space="0"/>
            </w:tcBorders>
          </w:tcPr>
          <w:p w:rsidRPr="009241C1" w:rsidR="00F30557" w:rsidRDefault="0030205C" w14:paraId="1CBABF1A" w14:textId="31BF3944">
            <w:pPr>
              <w:pStyle w:val="TableText"/>
            </w:pPr>
            <w:r>
              <w:fldChar w:fldCharType="begin"/>
            </w:r>
            <w:r>
              <w:instrText> DOCPROPERTY  "Project Name"  \* MERGEFORMAT </w:instrText>
            </w:r>
            <w:r>
              <w:fldChar w:fldCharType="separate"/>
            </w:r>
            <w:r w:rsidR="00E61E13">
              <w:t>STOX</w:t>
            </w:r>
            <w:r>
              <w:fldChar w:fldCharType="end"/>
            </w:r>
          </w:p>
        </w:tc>
        <w:tc>
          <w:tcPr>
            <w:tcW w:w="2550" w:type="dxa"/>
            <w:tcBorders>
              <w:top w:val="nil"/>
              <w:bottom w:val="single" w:color="auto" w:sz="4" w:space="0"/>
            </w:tcBorders>
          </w:tcPr>
          <w:p w:rsidRPr="009241C1" w:rsidR="00F30557" w:rsidRDefault="00A46591" w14:paraId="434209EF" w14:textId="0E0FE6C1">
            <w:pPr>
              <w:pStyle w:val="TableText"/>
            </w:pPr>
            <w:r>
              <w:t>-</w:t>
            </w:r>
          </w:p>
        </w:tc>
        <w:tc>
          <w:tcPr>
            <w:tcW w:w="2040" w:type="dxa"/>
            <w:gridSpan w:val="2"/>
            <w:tcBorders>
              <w:top w:val="nil"/>
              <w:bottom w:val="single" w:color="auto" w:sz="4" w:space="0"/>
            </w:tcBorders>
          </w:tcPr>
          <w:p w:rsidRPr="009241C1" w:rsidR="00F30557" w:rsidRDefault="0030205C" w14:paraId="5783E639" w14:textId="1F8B9C4F">
            <w:pPr>
              <w:pStyle w:val="TableText"/>
            </w:pPr>
            <w:r>
              <w:fldChar w:fldCharType="begin"/>
            </w:r>
            <w:r>
              <w:instrText> DOCPROPERTY  "Project Manager"  \* MERGEFORMAT </w:instrText>
            </w:r>
            <w:r>
              <w:fldChar w:fldCharType="separate"/>
            </w:r>
            <w:r w:rsidR="00E61E13">
              <w:t>Reiner Vogel</w:t>
            </w:r>
            <w:r>
              <w:fldChar w:fldCharType="end"/>
            </w:r>
          </w:p>
        </w:tc>
        <w:tc>
          <w:tcPr>
            <w:tcW w:w="1832" w:type="dxa"/>
            <w:tcBorders>
              <w:top w:val="nil"/>
              <w:bottom w:val="single" w:color="auto" w:sz="4" w:space="0"/>
            </w:tcBorders>
          </w:tcPr>
          <w:p w:rsidRPr="009241C1" w:rsidR="00F30557" w:rsidRDefault="0030205C" w14:paraId="7A23EEB9" w14:textId="575C334E">
            <w:pPr>
              <w:pStyle w:val="TableText"/>
            </w:pPr>
            <w:r>
              <w:fldChar w:fldCharType="begin"/>
            </w:r>
            <w:r>
              <w:instrText> DOCPROPERTY  Project-ID  \* MERGEFORMAT </w:instrText>
            </w:r>
            <w:r>
              <w:fldChar w:fldCharType="separate"/>
            </w:r>
            <w:r w:rsidR="00E61E13">
              <w:t>Project-ID:</w:t>
            </w:r>
            <w:r>
              <w:fldChar w:fldCharType="end"/>
            </w:r>
          </w:p>
        </w:tc>
      </w:tr>
      <w:tr w:rsidRPr="009241C1" w:rsidR="00F30557" w:rsidTr="00095E46" w14:paraId="645B438E" w14:textId="77777777">
        <w:trPr>
          <w:tblHeader/>
        </w:trPr>
        <w:tc>
          <w:tcPr>
            <w:tcW w:w="2488" w:type="dxa"/>
            <w:tcBorders>
              <w:top w:val="single" w:color="auto" w:sz="4" w:space="0"/>
              <w:bottom w:val="nil"/>
            </w:tcBorders>
            <w:shd w:val="clear" w:color="auto" w:fill="E0E0E0"/>
          </w:tcPr>
          <w:p w:rsidRPr="009241C1" w:rsidR="00F30557" w:rsidRDefault="00F16AFA" w14:paraId="008C4073" w14:textId="77777777">
            <w:pPr>
              <w:pStyle w:val="TableHeading"/>
              <w:rPr>
                <w:rStyle w:val="Fett"/>
              </w:rPr>
            </w:pPr>
            <w:r>
              <w:rPr>
                <w:rStyle w:val="Fett"/>
              </w:rPr>
              <w:t>Organizational unit</w:t>
            </w:r>
          </w:p>
        </w:tc>
        <w:tc>
          <w:tcPr>
            <w:tcW w:w="2550" w:type="dxa"/>
            <w:tcBorders>
              <w:top w:val="single" w:color="auto" w:sz="4" w:space="0"/>
              <w:bottom w:val="nil"/>
            </w:tcBorders>
            <w:shd w:val="clear" w:color="auto" w:fill="E0E0E0"/>
          </w:tcPr>
          <w:p w:rsidRPr="009241C1" w:rsidR="00F30557" w:rsidRDefault="00F07AF2" w14:paraId="1F913DDE" w14:textId="77777777">
            <w:pPr>
              <w:pStyle w:val="TableHeading"/>
              <w:rPr>
                <w:rStyle w:val="Fett"/>
              </w:rPr>
            </w:pPr>
            <w:r>
              <w:rPr>
                <w:rStyle w:val="Fett"/>
              </w:rPr>
              <w:t>Project type</w:t>
            </w:r>
          </w:p>
        </w:tc>
        <w:tc>
          <w:tcPr>
            <w:tcW w:w="2040" w:type="dxa"/>
            <w:gridSpan w:val="2"/>
            <w:tcBorders>
              <w:top w:val="single" w:color="auto" w:sz="4" w:space="0"/>
              <w:bottom w:val="nil"/>
            </w:tcBorders>
            <w:shd w:val="clear" w:color="auto" w:fill="E0E0E0"/>
          </w:tcPr>
          <w:p w:rsidRPr="009241C1" w:rsidR="00F30557" w:rsidRDefault="002914EB" w14:paraId="21FF2912" w14:textId="77777777">
            <w:pPr>
              <w:pStyle w:val="TableHeading"/>
              <w:rPr>
                <w:rStyle w:val="Fett"/>
              </w:rPr>
            </w:pPr>
            <w:r>
              <w:rPr>
                <w:rStyle w:val="Fett"/>
              </w:rPr>
              <w:t>Project category</w:t>
            </w:r>
          </w:p>
        </w:tc>
        <w:tc>
          <w:tcPr>
            <w:tcW w:w="1832" w:type="dxa"/>
            <w:tcBorders>
              <w:top w:val="single" w:color="auto" w:sz="4" w:space="0"/>
              <w:bottom w:val="nil"/>
            </w:tcBorders>
            <w:shd w:val="clear" w:color="auto" w:fill="E0E0E0"/>
          </w:tcPr>
          <w:p w:rsidRPr="009241C1" w:rsidR="00F30557" w:rsidRDefault="00FB5CB2" w14:paraId="54D75817" w14:textId="77777777">
            <w:pPr>
              <w:pStyle w:val="TableHeading"/>
              <w:rPr>
                <w:rStyle w:val="Fett"/>
              </w:rPr>
            </w:pPr>
            <w:r>
              <w:rPr>
                <w:rStyle w:val="Fett"/>
              </w:rPr>
              <w:t>Contract type</w:t>
            </w:r>
          </w:p>
        </w:tc>
      </w:tr>
      <w:tr w:rsidRPr="009241C1" w:rsidR="00F30557" w:rsidTr="00095E46" w14:paraId="74221CC4" w14:textId="77777777">
        <w:trPr>
          <w:tblHeader/>
        </w:trPr>
        <w:tc>
          <w:tcPr>
            <w:tcW w:w="2488" w:type="dxa"/>
            <w:tcBorders>
              <w:top w:val="nil"/>
              <w:bottom w:val="single" w:color="auto" w:sz="4" w:space="0"/>
            </w:tcBorders>
          </w:tcPr>
          <w:p w:rsidRPr="006144DF" w:rsidR="00F30557" w:rsidRDefault="0020333B" w14:paraId="1C3B94FA" w14:textId="44DFD030">
            <w:pPr>
              <w:pStyle w:val="TableText"/>
            </w:pPr>
            <w:r>
              <w:fldChar w:fldCharType="begin"/>
            </w:r>
            <w:r w:rsidRPr="006144DF">
              <w:instrText xml:space="preserve"> DOCPROPERTY  "Business Unit"  \* MERGEFORMAT </w:instrText>
            </w:r>
            <w:r>
              <w:fldChar w:fldCharType="separate"/>
            </w:r>
            <w:r w:rsidR="00E61E13">
              <w:t xml:space="preserve">PU Dedicated SI </w:t>
            </w:r>
            <w:proofErr w:type="spellStart"/>
            <w:r w:rsidR="00E61E13">
              <w:t>Solutions</w:t>
            </w:r>
            <w:r>
              <w:fldChar w:fldCharType="end"/>
            </w:r>
            <w:r>
              <w:fldChar w:fldCharType="begin"/>
            </w:r>
            <w:r w:rsidRPr="006144DF">
              <w:instrText xml:space="preserve"> DOCPROPERTY  Company  \* MERGEFORMAT </w:instrText>
            </w:r>
            <w:r>
              <w:fldChar w:fldCharType="separate"/>
            </w:r>
            <w:r w:rsidR="00E61E13">
              <w:t>T</w:t>
            </w:r>
            <w:proofErr w:type="spellEnd"/>
            <w:r w:rsidR="00E61E13">
              <w:t>-Systems International</w:t>
            </w:r>
            <w:r>
              <w:fldChar w:fldCharType="end"/>
            </w:r>
          </w:p>
        </w:tc>
        <w:bookmarkStart w:name="Kontrollkästchen2" w:id="795"/>
        <w:tc>
          <w:tcPr>
            <w:tcW w:w="2550" w:type="dxa"/>
            <w:tcBorders>
              <w:top w:val="nil"/>
              <w:bottom w:val="single" w:color="auto" w:sz="4" w:space="0"/>
            </w:tcBorders>
          </w:tcPr>
          <w:p w:rsidRPr="009241C1" w:rsidR="00F30557" w:rsidRDefault="002B5CB6" w14:paraId="34CEEDFF" w14:textId="77777777">
            <w:pPr>
              <w:pStyle w:val="TableText"/>
            </w:pPr>
            <w:r w:rsidRPr="009241C1">
              <w:fldChar w:fldCharType="begin">
                <w:ffData>
                  <w:name w:val="Kontrollkästchen2"/>
                  <w:enabled/>
                  <w:calcOnExit w:val="0"/>
                  <w:checkBox>
                    <w:sizeAuto/>
                    <w:default w:val="0"/>
                  </w:checkBox>
                </w:ffData>
              </w:fldChar>
            </w:r>
            <w:r w:rsidRPr="009241C1" w:rsidR="002914EB">
              <w:instrText xml:space="preserve"> FORMCHECKBOX </w:instrText>
            </w:r>
            <w:r w:rsidR="00A368B5">
              <w:fldChar w:fldCharType="separate"/>
            </w:r>
            <w:r w:rsidRPr="009241C1">
              <w:fldChar w:fldCharType="end"/>
            </w:r>
            <w:bookmarkEnd w:id="795"/>
            <w:r>
              <w:t xml:space="preserve"> Offer project</w:t>
            </w:r>
            <w:r>
              <w:br/>
            </w:r>
            <w:bookmarkStart w:name="Kontrollkästchen3" w:id="796"/>
            <w:r w:rsidRPr="009241C1">
              <w:fldChar w:fldCharType="begin">
                <w:ffData>
                  <w:name w:val="Kontrollkästchen3"/>
                  <w:enabled/>
                  <w:calcOnExit w:val="0"/>
                  <w:checkBox>
                    <w:sizeAuto/>
                    <w:default w:val="0"/>
                  </w:checkBox>
                </w:ffData>
              </w:fldChar>
            </w:r>
            <w:r w:rsidRPr="009241C1" w:rsidR="002914EB">
              <w:instrText xml:space="preserve"> FORMCHECKBOX </w:instrText>
            </w:r>
            <w:r w:rsidR="00A368B5">
              <w:fldChar w:fldCharType="separate"/>
            </w:r>
            <w:r w:rsidRPr="009241C1">
              <w:fldChar w:fldCharType="end"/>
            </w:r>
            <w:bookmarkEnd w:id="796"/>
            <w:r>
              <w:t xml:space="preserve"> internal project</w:t>
            </w:r>
            <w:r>
              <w:br/>
            </w:r>
            <w:bookmarkStart w:name="Kontrollkästchen4" w:id="797"/>
            <w:r w:rsidRPr="009241C1">
              <w:fldChar w:fldCharType="begin">
                <w:ffData>
                  <w:name w:val="Kontrollkästchen4"/>
                  <w:enabled/>
                  <w:calcOnExit w:val="0"/>
                  <w:checkBox>
                    <w:sizeAuto/>
                    <w:default w:val="0"/>
                  </w:checkBox>
                </w:ffData>
              </w:fldChar>
            </w:r>
            <w:r w:rsidRPr="009241C1" w:rsidR="002914EB">
              <w:instrText xml:space="preserve"> FORMCHECKBOX </w:instrText>
            </w:r>
            <w:r w:rsidR="00A368B5">
              <w:fldChar w:fldCharType="separate"/>
            </w:r>
            <w:r w:rsidRPr="009241C1">
              <w:fldChar w:fldCharType="end"/>
            </w:r>
            <w:bookmarkEnd w:id="797"/>
            <w:r>
              <w:t xml:space="preserve"> Realization project</w:t>
            </w:r>
          </w:p>
        </w:tc>
        <w:tc>
          <w:tcPr>
            <w:tcW w:w="1067" w:type="dxa"/>
            <w:tcBorders>
              <w:top w:val="nil"/>
              <w:bottom w:val="single" w:color="auto" w:sz="4" w:space="0"/>
            </w:tcBorders>
          </w:tcPr>
          <w:p w:rsidRPr="009241C1" w:rsidR="00F30557" w:rsidRDefault="002B5CB6" w14:paraId="018D2BCD" w14:textId="77777777">
            <w:pPr>
              <w:pStyle w:val="TableText"/>
            </w:pPr>
            <w:r w:rsidRPr="009241C1">
              <w:fldChar w:fldCharType="begin">
                <w:ffData>
                  <w:name w:val="Kontrollkästchen8"/>
                  <w:enabled/>
                  <w:calcOnExit w:val="0"/>
                  <w:checkBox>
                    <w:sizeAuto/>
                    <w:default w:val="0"/>
                  </w:checkBox>
                </w:ffData>
              </w:fldChar>
            </w:r>
            <w:r w:rsidRPr="009241C1" w:rsidR="002914EB">
              <w:instrText xml:space="preserve"> FORMCHECKBOX </w:instrText>
            </w:r>
            <w:r w:rsidR="00A368B5">
              <w:fldChar w:fldCharType="separate"/>
            </w:r>
            <w:r w:rsidRPr="009241C1">
              <w:fldChar w:fldCharType="end"/>
            </w:r>
            <w:r>
              <w:t xml:space="preserve"> A</w:t>
            </w:r>
            <w:r>
              <w:br/>
            </w:r>
            <w:r w:rsidRPr="009241C1">
              <w:fldChar w:fldCharType="begin">
                <w:ffData>
                  <w:name w:val="Kontrollkästchen9"/>
                  <w:enabled/>
                  <w:calcOnExit w:val="0"/>
                  <w:checkBox>
                    <w:sizeAuto/>
                    <w:default w:val="0"/>
                  </w:checkBox>
                </w:ffData>
              </w:fldChar>
            </w:r>
            <w:r w:rsidRPr="009241C1" w:rsidR="002914EB">
              <w:instrText xml:space="preserve"> FORMCHECKBOX </w:instrText>
            </w:r>
            <w:r w:rsidR="00A368B5">
              <w:fldChar w:fldCharType="separate"/>
            </w:r>
            <w:r w:rsidRPr="009241C1">
              <w:fldChar w:fldCharType="end"/>
            </w:r>
            <w:r>
              <w:t xml:space="preserve"> B</w:t>
            </w:r>
          </w:p>
        </w:tc>
        <w:tc>
          <w:tcPr>
            <w:tcW w:w="973" w:type="dxa"/>
            <w:tcBorders>
              <w:top w:val="nil"/>
              <w:bottom w:val="single" w:color="auto" w:sz="4" w:space="0"/>
            </w:tcBorders>
          </w:tcPr>
          <w:p w:rsidRPr="009241C1" w:rsidR="00F30557" w:rsidRDefault="002B5CB6" w14:paraId="1FD61AFC" w14:textId="77777777">
            <w:pPr>
              <w:pStyle w:val="TableText"/>
            </w:pPr>
            <w:r w:rsidRPr="009241C1">
              <w:fldChar w:fldCharType="begin">
                <w:ffData>
                  <w:name w:val="Kontrollkästchen10"/>
                  <w:enabled/>
                  <w:calcOnExit w:val="0"/>
                  <w:checkBox>
                    <w:sizeAuto/>
                    <w:default w:val="0"/>
                  </w:checkBox>
                </w:ffData>
              </w:fldChar>
            </w:r>
            <w:r w:rsidRPr="009241C1" w:rsidR="002914EB">
              <w:instrText xml:space="preserve"> FORMCHECKBOX </w:instrText>
            </w:r>
            <w:r w:rsidR="00A368B5">
              <w:fldChar w:fldCharType="separate"/>
            </w:r>
            <w:r w:rsidRPr="009241C1">
              <w:fldChar w:fldCharType="end"/>
            </w:r>
            <w:r>
              <w:t xml:space="preserve"> C</w:t>
            </w:r>
            <w:r>
              <w:br/>
            </w:r>
            <w:r w:rsidRPr="009241C1">
              <w:fldChar w:fldCharType="begin">
                <w:ffData>
                  <w:name w:val="Kontrollkästchen11"/>
                  <w:enabled/>
                  <w:calcOnExit w:val="0"/>
                  <w:checkBox>
                    <w:sizeAuto/>
                    <w:default w:val="0"/>
                  </w:checkBox>
                </w:ffData>
              </w:fldChar>
            </w:r>
            <w:r w:rsidRPr="009241C1" w:rsidR="002914EB">
              <w:instrText xml:space="preserve"> FORMCHECKBOX </w:instrText>
            </w:r>
            <w:r w:rsidR="00A368B5">
              <w:fldChar w:fldCharType="separate"/>
            </w:r>
            <w:r w:rsidRPr="009241C1">
              <w:fldChar w:fldCharType="end"/>
            </w:r>
            <w:r>
              <w:t xml:space="preserve"> D</w:t>
            </w:r>
          </w:p>
        </w:tc>
        <w:tc>
          <w:tcPr>
            <w:tcW w:w="1832" w:type="dxa"/>
            <w:tcBorders>
              <w:top w:val="nil"/>
              <w:bottom w:val="single" w:color="auto" w:sz="4" w:space="0"/>
            </w:tcBorders>
          </w:tcPr>
          <w:p w:rsidRPr="009241C1" w:rsidR="00F30557" w:rsidP="00095E46" w:rsidRDefault="002B5CB6" w14:paraId="73D60246" w14:textId="77777777">
            <w:pPr>
              <w:pStyle w:val="TableText"/>
              <w:tabs>
                <w:tab w:val="left" w:pos="341"/>
              </w:tabs>
            </w:pPr>
            <w:r w:rsidRPr="009241C1">
              <w:fldChar w:fldCharType="begin">
                <w:ffData>
                  <w:name w:val="Kontrollkästchen5"/>
                  <w:enabled/>
                  <w:calcOnExit w:val="0"/>
                  <w:checkBox>
                    <w:sizeAuto/>
                    <w:default w:val="0"/>
                  </w:checkBox>
                </w:ffData>
              </w:fldChar>
            </w:r>
            <w:bookmarkStart w:name="Kontrollkästchen5" w:id="798"/>
            <w:r w:rsidRPr="009241C1" w:rsidR="002914EB">
              <w:instrText xml:space="preserve"> FORMCHECKBOX </w:instrText>
            </w:r>
            <w:r w:rsidR="00A368B5">
              <w:fldChar w:fldCharType="separate"/>
            </w:r>
            <w:r w:rsidRPr="009241C1">
              <w:fldChar w:fldCharType="end"/>
            </w:r>
            <w:bookmarkEnd w:id="798"/>
            <w:r>
              <w:tab/>
            </w:r>
            <w:r>
              <w:t xml:space="preserve"> DL contract</w:t>
            </w:r>
            <w:r>
              <w:br/>
            </w:r>
            <w:r w:rsidRPr="009241C1">
              <w:fldChar w:fldCharType="begin">
                <w:ffData>
                  <w:name w:val="Kontrollkästchen6"/>
                  <w:enabled/>
                  <w:calcOnExit w:val="0"/>
                  <w:checkBox>
                    <w:sizeAuto/>
                    <w:default w:val="0"/>
                  </w:checkBox>
                </w:ffData>
              </w:fldChar>
            </w:r>
            <w:bookmarkStart w:name="Kontrollkästchen6" w:id="799"/>
            <w:r w:rsidRPr="009241C1" w:rsidR="002914EB">
              <w:instrText xml:space="preserve"> FORMCHECKBOX </w:instrText>
            </w:r>
            <w:r w:rsidR="00A368B5">
              <w:fldChar w:fldCharType="separate"/>
            </w:r>
            <w:r w:rsidRPr="009241C1">
              <w:fldChar w:fldCharType="end"/>
            </w:r>
            <w:bookmarkEnd w:id="799"/>
            <w:r>
              <w:tab/>
            </w:r>
            <w:r>
              <w:t xml:space="preserve"> </w:t>
            </w:r>
            <w:proofErr w:type="spellStart"/>
            <w:r>
              <w:t>Contract</w:t>
            </w:r>
            <w:proofErr w:type="spellEnd"/>
            <w:r>
              <w:t xml:space="preserve"> for work</w:t>
            </w:r>
            <w:r>
              <w:br/>
            </w:r>
            <w:r w:rsidRPr="009241C1">
              <w:fldChar w:fldCharType="begin">
                <w:ffData>
                  <w:name w:val="Kontrollkästchen7"/>
                  <w:enabled/>
                  <w:calcOnExit w:val="0"/>
                  <w:checkBox>
                    <w:sizeAuto/>
                    <w:default w:val="0"/>
                  </w:checkBox>
                </w:ffData>
              </w:fldChar>
            </w:r>
            <w:bookmarkStart w:name="Kontrollkästchen7" w:id="800"/>
            <w:r w:rsidRPr="009241C1" w:rsidR="002914EB">
              <w:instrText xml:space="preserve"> FORMCHECKBOX </w:instrText>
            </w:r>
            <w:r w:rsidR="00A368B5">
              <w:fldChar w:fldCharType="separate"/>
            </w:r>
            <w:r w:rsidRPr="009241C1">
              <w:fldChar w:fldCharType="end"/>
            </w:r>
            <w:bookmarkEnd w:id="800"/>
            <w:r>
              <w:tab/>
            </w:r>
            <w:r>
              <w:t xml:space="preserve"> others</w:t>
            </w:r>
          </w:p>
        </w:tc>
      </w:tr>
      <w:tr w:rsidRPr="009241C1" w:rsidR="00F30557" w:rsidTr="00095E46" w14:paraId="14E1305E" w14:textId="77777777">
        <w:trPr>
          <w:tblHeader/>
        </w:trPr>
        <w:tc>
          <w:tcPr>
            <w:tcW w:w="2488" w:type="dxa"/>
            <w:tcBorders>
              <w:top w:val="single" w:color="auto" w:sz="4" w:space="0"/>
              <w:bottom w:val="nil"/>
            </w:tcBorders>
            <w:shd w:val="clear" w:color="auto" w:fill="E0E0E0"/>
          </w:tcPr>
          <w:p w:rsidRPr="009241C1" w:rsidR="00F30557" w:rsidRDefault="00F07AF2" w14:paraId="5BB691FF" w14:textId="77777777">
            <w:pPr>
              <w:pStyle w:val="TableHeading"/>
              <w:rPr>
                <w:rStyle w:val="Fett"/>
              </w:rPr>
            </w:pPr>
            <w:r>
              <w:rPr>
                <w:rStyle w:val="Fett"/>
              </w:rPr>
              <w:t>Project start</w:t>
            </w:r>
          </w:p>
        </w:tc>
        <w:tc>
          <w:tcPr>
            <w:tcW w:w="2550" w:type="dxa"/>
            <w:tcBorders>
              <w:top w:val="single" w:color="auto" w:sz="4" w:space="0"/>
              <w:bottom w:val="nil"/>
            </w:tcBorders>
            <w:shd w:val="clear" w:color="auto" w:fill="E0E0E0"/>
          </w:tcPr>
          <w:p w:rsidRPr="009241C1" w:rsidR="00F30557" w:rsidRDefault="002914EB" w14:paraId="060BDB27" w14:textId="77777777">
            <w:pPr>
              <w:pStyle w:val="TableHeading"/>
              <w:rPr>
                <w:rStyle w:val="Fett"/>
              </w:rPr>
            </w:pPr>
            <w:r>
              <w:rPr>
                <w:rStyle w:val="Fett"/>
              </w:rPr>
              <w:t>Project end</w:t>
            </w:r>
          </w:p>
        </w:tc>
        <w:tc>
          <w:tcPr>
            <w:tcW w:w="3872" w:type="dxa"/>
            <w:gridSpan w:val="3"/>
            <w:tcBorders>
              <w:top w:val="single" w:color="auto" w:sz="4" w:space="0"/>
              <w:bottom w:val="nil"/>
            </w:tcBorders>
            <w:shd w:val="clear" w:color="auto" w:fill="E0E0E0"/>
          </w:tcPr>
          <w:p w:rsidRPr="009241C1" w:rsidR="00F30557" w:rsidRDefault="00FB5CB2" w14:paraId="0FE30FC8" w14:textId="77777777">
            <w:pPr>
              <w:pStyle w:val="TableHeading"/>
              <w:rPr>
                <w:rStyle w:val="Fett"/>
              </w:rPr>
            </w:pPr>
            <w:r>
              <w:rPr>
                <w:rStyle w:val="Fett"/>
              </w:rPr>
              <w:t>Client/Customer:</w:t>
            </w:r>
          </w:p>
        </w:tc>
      </w:tr>
      <w:tr w:rsidRPr="009241C1" w:rsidR="00F30557" w:rsidTr="00095E46" w14:paraId="5966E653" w14:textId="77777777">
        <w:trPr>
          <w:tblHeader/>
        </w:trPr>
        <w:tc>
          <w:tcPr>
            <w:tcW w:w="2488" w:type="dxa"/>
            <w:tcBorders>
              <w:top w:val="nil"/>
              <w:bottom w:val="nil"/>
            </w:tcBorders>
          </w:tcPr>
          <w:p w:rsidRPr="009241C1" w:rsidR="00F30557" w:rsidRDefault="0030205C" w14:paraId="1E094F48" w14:textId="6D512D2F">
            <w:pPr>
              <w:pStyle w:val="TableText"/>
            </w:pPr>
            <w:r>
              <w:fldChar w:fldCharType="begin"/>
            </w:r>
            <w:r>
              <w:instrText> DOCPROPERTY  "Project Start"  \* MERGEFORMAT </w:instrText>
            </w:r>
            <w:r>
              <w:fldChar w:fldCharType="separate"/>
            </w:r>
            <w:r w:rsidR="00E61E13">
              <w:t>01.01.2010</w:t>
            </w:r>
            <w:r>
              <w:fldChar w:fldCharType="end"/>
            </w:r>
          </w:p>
        </w:tc>
        <w:tc>
          <w:tcPr>
            <w:tcW w:w="2550" w:type="dxa"/>
            <w:tcBorders>
              <w:top w:val="nil"/>
              <w:bottom w:val="nil"/>
            </w:tcBorders>
          </w:tcPr>
          <w:p w:rsidRPr="009241C1" w:rsidR="00F30557" w:rsidRDefault="0030205C" w14:paraId="66333B6B" w14:textId="3EF7208F">
            <w:pPr>
              <w:pStyle w:val="TableText"/>
            </w:pPr>
            <w:r>
              <w:fldChar w:fldCharType="begin"/>
            </w:r>
            <w:r>
              <w:instrText> DOCPROPERTY  "Project End"  \* MERGEFORMAT </w:instrText>
            </w:r>
            <w:r>
              <w:fldChar w:fldCharType="separate"/>
            </w:r>
            <w:r w:rsidR="00E61E13">
              <w:t>31.12.2021</w:t>
            </w:r>
            <w:r>
              <w:fldChar w:fldCharType="end"/>
            </w:r>
          </w:p>
        </w:tc>
        <w:tc>
          <w:tcPr>
            <w:tcW w:w="3872" w:type="dxa"/>
            <w:gridSpan w:val="3"/>
            <w:tcBorders>
              <w:top w:val="nil"/>
              <w:bottom w:val="nil"/>
            </w:tcBorders>
          </w:tcPr>
          <w:p w:rsidRPr="009241C1" w:rsidR="00F30557" w:rsidRDefault="0030205C" w14:paraId="567B75E6" w14:textId="517D4EC9">
            <w:pPr>
              <w:pStyle w:val="TableText"/>
            </w:pPr>
            <w:r>
              <w:fldChar w:fldCharType="begin"/>
            </w:r>
            <w:r>
              <w:instrText> DOCPROPERTY  Customer  \* MERGEFORMAT </w:instrText>
            </w:r>
            <w:r>
              <w:fldChar w:fldCharType="separate"/>
            </w:r>
            <w:r w:rsidR="00E61E13">
              <w:t>Daimler AG</w:t>
            </w:r>
            <w:r>
              <w:fldChar w:fldCharType="end"/>
            </w:r>
          </w:p>
        </w:tc>
      </w:tr>
    </w:tbl>
    <w:p w:rsidRPr="009241C1" w:rsidR="00F30557" w:rsidP="00C77480" w:rsidRDefault="00F2494F" w14:paraId="5B9EDBF6" w14:textId="201A90BE">
      <w:pPr>
        <w:pStyle w:val="IndexHeadingContinue"/>
        <w:keepNext w:val="0"/>
        <w:keepLines/>
        <w:rPr>
          <w:color w:val="auto"/>
        </w:rPr>
      </w:pPr>
      <w:bookmarkStart w:name="_Toc221680580" w:id="801"/>
      <w:bookmarkStart w:name="_Toc255289974" w:id="802"/>
      <w:r>
        <w:rPr>
          <w:color w:val="auto"/>
        </w:rPr>
        <w:t>Change History / Release Notes</w:t>
      </w:r>
      <w:bookmarkEnd w:id="801"/>
      <w:bookmarkEnd w:id="802"/>
    </w:p>
    <w:tbl>
      <w:tblPr>
        <w:tblW w:w="9526" w:type="dxa"/>
        <w:tblBorders>
          <w:top w:val="single" w:color="E20074" w:sz="18" w:space="0"/>
          <w:insideH w:val="single" w:color="auto" w:sz="4" w:space="0"/>
          <w:insideV w:val="single" w:color="auto" w:sz="4" w:space="0"/>
        </w:tblBorders>
        <w:tblLayout w:type="fixed"/>
        <w:tblLook w:val="01E0" w:firstRow="1" w:lastRow="1" w:firstColumn="1" w:lastColumn="1" w:noHBand="0" w:noVBand="0"/>
      </w:tblPr>
      <w:tblGrid>
        <w:gridCol w:w="1032"/>
        <w:gridCol w:w="1406"/>
        <w:gridCol w:w="1418"/>
        <w:gridCol w:w="992"/>
        <w:gridCol w:w="4678"/>
      </w:tblGrid>
      <w:tr w:rsidRPr="007620BE" w:rsidR="003F0FF0" w:rsidTr="005657AF" w14:paraId="3CF55288" w14:textId="77777777">
        <w:tc>
          <w:tcPr>
            <w:tcW w:w="1032" w:type="dxa"/>
            <w:tcBorders>
              <w:top w:val="single" w:color="E20074" w:sz="18" w:space="0"/>
              <w:bottom w:val="single" w:color="E20074" w:sz="18" w:space="0"/>
            </w:tcBorders>
            <w:shd w:val="clear" w:color="auto" w:fill="E0E0E0"/>
          </w:tcPr>
          <w:bookmarkEnd w:id="18"/>
          <w:p w:rsidRPr="007620BE" w:rsidR="003F0FF0" w:rsidP="00C77480" w:rsidRDefault="003F0FF0" w14:paraId="78695616" w14:textId="77777777">
            <w:pPr>
              <w:pStyle w:val="Tabellenkopf"/>
              <w:keepNext w:val="0"/>
              <w:rPr>
                <w:rStyle w:val="Fett"/>
              </w:rPr>
            </w:pPr>
            <w:r>
              <w:rPr>
                <w:rStyle w:val="Fett"/>
              </w:rPr>
              <w:t>Version</w:t>
            </w:r>
          </w:p>
        </w:tc>
        <w:tc>
          <w:tcPr>
            <w:tcW w:w="1406" w:type="dxa"/>
            <w:tcBorders>
              <w:top w:val="single" w:color="E20074" w:sz="18" w:space="0"/>
              <w:bottom w:val="single" w:color="E20074" w:sz="18" w:space="0"/>
            </w:tcBorders>
            <w:shd w:val="clear" w:color="auto" w:fill="E0E0E0"/>
          </w:tcPr>
          <w:p w:rsidRPr="007620BE" w:rsidR="003F0FF0" w:rsidP="00C77480" w:rsidRDefault="003F0FF0" w14:paraId="7C189581" w14:textId="77777777">
            <w:pPr>
              <w:pStyle w:val="Tabellenkopf"/>
              <w:keepNext w:val="0"/>
              <w:rPr>
                <w:rStyle w:val="Fett"/>
              </w:rPr>
            </w:pPr>
            <w:r>
              <w:rPr>
                <w:rStyle w:val="Fett"/>
              </w:rPr>
              <w:t>Booth</w:t>
            </w:r>
          </w:p>
        </w:tc>
        <w:tc>
          <w:tcPr>
            <w:tcW w:w="1418" w:type="dxa"/>
            <w:tcBorders>
              <w:top w:val="single" w:color="E20074" w:sz="18" w:space="0"/>
              <w:bottom w:val="single" w:color="E20074" w:sz="18" w:space="0"/>
            </w:tcBorders>
            <w:shd w:val="clear" w:color="auto" w:fill="E0E0E0"/>
          </w:tcPr>
          <w:p w:rsidRPr="007620BE" w:rsidR="003F0FF0" w:rsidP="00C77480" w:rsidRDefault="003F0FF0" w14:paraId="562C7E75" w14:textId="77777777">
            <w:pPr>
              <w:pStyle w:val="Tabellenkopf"/>
              <w:keepNext w:val="0"/>
              <w:rPr>
                <w:rStyle w:val="Fett"/>
              </w:rPr>
            </w:pPr>
            <w:r>
              <w:rPr>
                <w:rStyle w:val="Fett"/>
              </w:rPr>
              <w:t>Processor</w:t>
            </w:r>
          </w:p>
        </w:tc>
        <w:tc>
          <w:tcPr>
            <w:tcW w:w="992" w:type="dxa"/>
            <w:tcBorders>
              <w:top w:val="single" w:color="E20074" w:sz="18" w:space="0"/>
              <w:bottom w:val="single" w:color="E20074" w:sz="18" w:space="0"/>
            </w:tcBorders>
            <w:shd w:val="clear" w:color="auto" w:fill="E0E0E0"/>
          </w:tcPr>
          <w:p w:rsidRPr="007620BE" w:rsidR="003F0FF0" w:rsidP="00C77480" w:rsidRDefault="003F0FF0" w14:paraId="03FC2D71" w14:textId="77777777">
            <w:pPr>
              <w:pStyle w:val="Tabellenkopf"/>
              <w:keepNext w:val="0"/>
              <w:rPr>
                <w:rStyle w:val="Fett"/>
              </w:rPr>
            </w:pPr>
            <w:r>
              <w:rPr>
                <w:rStyle w:val="Fett"/>
              </w:rPr>
              <w:t>Chapter</w:t>
            </w:r>
          </w:p>
        </w:tc>
        <w:tc>
          <w:tcPr>
            <w:tcW w:w="4678" w:type="dxa"/>
            <w:tcBorders>
              <w:top w:val="single" w:color="E20074" w:sz="18" w:space="0"/>
              <w:bottom w:val="single" w:color="E20074" w:sz="18" w:space="0"/>
            </w:tcBorders>
            <w:shd w:val="clear" w:color="auto" w:fill="E0E0E0"/>
          </w:tcPr>
          <w:p w:rsidRPr="007620BE" w:rsidR="003F0FF0" w:rsidP="00C77480" w:rsidRDefault="003F0FF0" w14:paraId="7C6800D8" w14:textId="77777777">
            <w:pPr>
              <w:pStyle w:val="Tabellenkopf"/>
              <w:keepNext w:val="0"/>
              <w:rPr>
                <w:rStyle w:val="Fett"/>
              </w:rPr>
            </w:pPr>
            <w:r>
              <w:rPr>
                <w:rStyle w:val="Fett"/>
              </w:rPr>
              <w:t>Changes/Comment</w:t>
            </w:r>
          </w:p>
        </w:tc>
      </w:tr>
      <w:tr w:rsidRPr="00434907" w:rsidR="000C52F3" w:rsidTr="00580937" w14:paraId="1EA70727" w14:textId="77777777">
        <w:tc>
          <w:tcPr>
            <w:tcW w:w="1032" w:type="dxa"/>
            <w:tcBorders>
              <w:top w:val="single" w:color="auto" w:sz="4" w:space="0"/>
            </w:tcBorders>
          </w:tcPr>
          <w:p w:rsidRPr="000C52F3" w:rsidR="000C52F3" w:rsidP="00F70617" w:rsidRDefault="000C52F3" w14:paraId="5DA47373" w14:textId="71635741">
            <w:pPr>
              <w:pStyle w:val="Tabellentext"/>
              <w:keepNext w:val="0"/>
              <w:rPr>
                <w:highlight w:val="magenta"/>
              </w:rPr>
            </w:pPr>
            <w:r>
              <w:rPr>
                <w:highlight w:val="magenta"/>
              </w:rPr>
              <w:t>1.14</w:t>
            </w:r>
          </w:p>
        </w:tc>
        <w:tc>
          <w:tcPr>
            <w:tcW w:w="1406" w:type="dxa"/>
            <w:tcBorders>
              <w:top w:val="single" w:color="auto" w:sz="4" w:space="0"/>
            </w:tcBorders>
          </w:tcPr>
          <w:p w:rsidRPr="000C52F3" w:rsidR="000C52F3" w:rsidP="00F70617" w:rsidRDefault="00A14B45" w14:paraId="08EDF618" w14:textId="36E7497C">
            <w:pPr>
              <w:pStyle w:val="Tabellentext"/>
              <w:keepNext w:val="0"/>
              <w:rPr>
                <w:highlight w:val="magenta"/>
              </w:rPr>
            </w:pPr>
            <w:r>
              <w:rPr>
                <w:highlight w:val="magenta"/>
              </w:rPr>
              <w:t>30.11.2021</w:t>
            </w:r>
          </w:p>
        </w:tc>
        <w:tc>
          <w:tcPr>
            <w:tcW w:w="1418" w:type="dxa"/>
            <w:tcBorders>
              <w:top w:val="single" w:color="auto" w:sz="4" w:space="0"/>
            </w:tcBorders>
          </w:tcPr>
          <w:p w:rsidRPr="000C52F3" w:rsidR="000C52F3" w:rsidP="00F70617" w:rsidRDefault="000C52F3" w14:paraId="2C06BF1A" w14:textId="0D2D3C34">
            <w:pPr>
              <w:pStyle w:val="Tabellentext"/>
              <w:keepNext w:val="0"/>
              <w:rPr>
                <w:highlight w:val="magenta"/>
              </w:rPr>
            </w:pPr>
            <w:r>
              <w:rPr>
                <w:highlight w:val="magenta"/>
              </w:rPr>
              <w:t>J. Hatz</w:t>
            </w:r>
          </w:p>
        </w:tc>
        <w:tc>
          <w:tcPr>
            <w:tcW w:w="992" w:type="dxa"/>
            <w:tcBorders>
              <w:top w:val="single" w:color="auto" w:sz="4" w:space="0"/>
            </w:tcBorders>
          </w:tcPr>
          <w:p w:rsidRPr="000C52F3" w:rsidR="000C52F3" w:rsidP="00F70617" w:rsidRDefault="00BB42F1" w14:paraId="19DE0DC2" w14:textId="3937A5D9">
            <w:pPr>
              <w:pStyle w:val="Tabellentext"/>
              <w:keepNext w:val="0"/>
              <w:rPr>
                <w:highlight w:val="magenta"/>
              </w:rPr>
            </w:pPr>
            <w:r>
              <w:rPr>
                <w:highlight w:val="magenta"/>
              </w:rPr>
              <w:fldChar w:fldCharType="begin"/>
            </w:r>
            <w:r>
              <w:rPr>
                <w:highlight w:val="magenta"/>
              </w:rPr>
              <w:instrText xml:space="preserve"> REF _Ref256521394 \r \h </w:instrText>
            </w:r>
            <w:r>
              <w:rPr>
                <w:highlight w:val="magenta"/>
              </w:rPr>
            </w:r>
            <w:r>
              <w:rPr>
                <w:highlight w:val="magenta"/>
              </w:rPr>
              <w:fldChar w:fldCharType="separate"/>
            </w:r>
            <w:r w:rsidR="000D3A2D">
              <w:rPr>
                <w:highlight w:val="magenta"/>
              </w:rPr>
              <w:t>1.1.8</w:t>
            </w:r>
            <w:r>
              <w:rPr>
                <w:highlight w:val="magenta"/>
              </w:rPr>
              <w:fldChar w:fldCharType="end"/>
            </w:r>
            <w:r>
              <w:rPr>
                <w:highlight w:val="magenta"/>
              </w:rPr>
              <w:t xml:space="preserve">, </w:t>
            </w:r>
            <w:r w:rsidR="00154AD9">
              <w:rPr>
                <w:highlight w:val="magenta"/>
              </w:rPr>
              <w:fldChar w:fldCharType="begin"/>
            </w:r>
            <w:r w:rsidR="00154AD9">
              <w:rPr>
                <w:highlight w:val="magenta"/>
              </w:rPr>
              <w:instrText xml:space="preserve"> REF _Ref252352530 \r \h </w:instrText>
            </w:r>
            <w:r w:rsidR="00154AD9">
              <w:rPr>
                <w:highlight w:val="magenta"/>
              </w:rPr>
            </w:r>
            <w:r w:rsidR="00154AD9">
              <w:rPr>
                <w:highlight w:val="magenta"/>
              </w:rPr>
              <w:fldChar w:fldCharType="separate"/>
            </w:r>
            <w:r w:rsidR="000D3A2D">
              <w:rPr>
                <w:highlight w:val="magenta"/>
              </w:rPr>
              <w:t>4.1.2</w:t>
            </w:r>
            <w:r w:rsidR="00154AD9">
              <w:rPr>
                <w:highlight w:val="magenta"/>
              </w:rPr>
              <w:fldChar w:fldCharType="end"/>
            </w:r>
            <w:r>
              <w:rPr>
                <w:highlight w:val="magenta"/>
              </w:rPr>
              <w:t xml:space="preserve">, </w:t>
            </w:r>
            <w:r w:rsidR="00700C68">
              <w:rPr>
                <w:highlight w:val="magenta"/>
              </w:rPr>
              <w:fldChar w:fldCharType="begin"/>
            </w:r>
            <w:r w:rsidR="00700C68">
              <w:rPr>
                <w:highlight w:val="magenta"/>
              </w:rPr>
              <w:instrText xml:space="preserve"> REF _Ref89089537 \r \h </w:instrText>
            </w:r>
            <w:r w:rsidR="00700C68">
              <w:rPr>
                <w:highlight w:val="magenta"/>
              </w:rPr>
            </w:r>
            <w:r w:rsidR="00700C68">
              <w:rPr>
                <w:highlight w:val="magenta"/>
              </w:rPr>
              <w:fldChar w:fldCharType="separate"/>
            </w:r>
            <w:r w:rsidR="000D3A2D">
              <w:rPr>
                <w:highlight w:val="magenta"/>
              </w:rPr>
              <w:t>4.4</w:t>
            </w:r>
            <w:r w:rsidR="00700C68">
              <w:rPr>
                <w:highlight w:val="magenta"/>
              </w:rPr>
              <w:fldChar w:fldCharType="end"/>
            </w:r>
            <w:r>
              <w:rPr>
                <w:highlight w:val="magenta"/>
              </w:rPr>
              <w:t xml:space="preserve">, </w:t>
            </w:r>
            <w:r w:rsidR="005462BE">
              <w:rPr>
                <w:highlight w:val="magenta"/>
              </w:rPr>
              <w:fldChar w:fldCharType="begin"/>
            </w:r>
            <w:r w:rsidR="005462BE">
              <w:rPr>
                <w:highlight w:val="magenta"/>
              </w:rPr>
              <w:instrText xml:space="preserve"> REF _Ref262808673 \r \h </w:instrText>
            </w:r>
            <w:r w:rsidR="005462BE">
              <w:rPr>
                <w:highlight w:val="magenta"/>
              </w:rPr>
            </w:r>
            <w:r w:rsidR="005462BE">
              <w:rPr>
                <w:highlight w:val="magenta"/>
              </w:rPr>
              <w:fldChar w:fldCharType="separate"/>
            </w:r>
            <w:r w:rsidR="000D3A2D">
              <w:rPr>
                <w:highlight w:val="magenta"/>
              </w:rPr>
              <w:t>4.4.1.1</w:t>
            </w:r>
            <w:r w:rsidR="005462BE">
              <w:rPr>
                <w:highlight w:val="magenta"/>
              </w:rPr>
              <w:fldChar w:fldCharType="end"/>
            </w:r>
            <w:r>
              <w:rPr>
                <w:highlight w:val="magenta"/>
              </w:rPr>
              <w:t>,</w:t>
            </w:r>
            <w:r w:rsidR="005462BE">
              <w:rPr>
                <w:highlight w:val="magenta"/>
              </w:rPr>
              <w:fldChar w:fldCharType="begin"/>
            </w:r>
            <w:r w:rsidR="005462BE">
              <w:rPr>
                <w:highlight w:val="magenta"/>
              </w:rPr>
              <w:instrText xml:space="preserve"> REF _Ref252366206 \r \h </w:instrText>
            </w:r>
            <w:r w:rsidR="005462BE">
              <w:rPr>
                <w:highlight w:val="magenta"/>
              </w:rPr>
            </w:r>
            <w:r w:rsidR="005462BE">
              <w:rPr>
                <w:highlight w:val="magenta"/>
              </w:rPr>
              <w:fldChar w:fldCharType="separate"/>
            </w:r>
            <w:r w:rsidR="000D3A2D">
              <w:rPr>
                <w:highlight w:val="magenta"/>
              </w:rPr>
              <w:t>4.4.1.2</w:t>
            </w:r>
            <w:r w:rsidR="005462BE">
              <w:rPr>
                <w:highlight w:val="magenta"/>
              </w:rPr>
              <w:fldChar w:fldCharType="end"/>
            </w:r>
            <w:r>
              <w:rPr>
                <w:highlight w:val="magenta"/>
              </w:rPr>
              <w:t xml:space="preserve">,  </w:t>
            </w:r>
            <w:r w:rsidR="00700C68">
              <w:rPr>
                <w:highlight w:val="magenta"/>
              </w:rPr>
              <w:fldChar w:fldCharType="begin"/>
            </w:r>
            <w:r w:rsidR="00700C68">
              <w:rPr>
                <w:highlight w:val="magenta"/>
              </w:rPr>
              <w:instrText xml:space="preserve"> REF _Ref252356202 \r \h </w:instrText>
            </w:r>
            <w:r w:rsidR="00700C68">
              <w:rPr>
                <w:highlight w:val="magenta"/>
              </w:rPr>
            </w:r>
            <w:r w:rsidR="00700C68">
              <w:rPr>
                <w:highlight w:val="magenta"/>
              </w:rPr>
              <w:fldChar w:fldCharType="separate"/>
            </w:r>
            <w:r w:rsidR="000D3A2D">
              <w:rPr>
                <w:highlight w:val="magenta"/>
              </w:rPr>
              <w:t>4.4.2</w:t>
            </w:r>
            <w:r w:rsidR="00700C68">
              <w:rPr>
                <w:highlight w:val="magenta"/>
              </w:rPr>
              <w:fldChar w:fldCharType="end"/>
            </w:r>
            <w:r>
              <w:rPr>
                <w:highlight w:val="magenta"/>
              </w:rPr>
              <w:t xml:space="preserve">, </w:t>
            </w:r>
            <w:r w:rsidR="00F31163">
              <w:rPr>
                <w:highlight w:val="magenta"/>
              </w:rPr>
              <w:fldChar w:fldCharType="begin"/>
            </w:r>
            <w:r w:rsidR="00F31163">
              <w:rPr>
                <w:highlight w:val="magenta"/>
              </w:rPr>
              <w:instrText xml:space="preserve"> REF _Ref312315039 \r \h </w:instrText>
            </w:r>
            <w:r w:rsidR="00F31163">
              <w:rPr>
                <w:highlight w:val="magenta"/>
              </w:rPr>
            </w:r>
            <w:r w:rsidR="00F31163">
              <w:rPr>
                <w:highlight w:val="magenta"/>
              </w:rPr>
              <w:fldChar w:fldCharType="separate"/>
            </w:r>
            <w:r w:rsidR="000D3A2D">
              <w:rPr>
                <w:highlight w:val="magenta"/>
              </w:rPr>
              <w:t>4.5.2.1</w:t>
            </w:r>
            <w:r w:rsidR="00F31163">
              <w:rPr>
                <w:highlight w:val="magenta"/>
              </w:rPr>
              <w:fldChar w:fldCharType="end"/>
            </w:r>
            <w:r>
              <w:rPr>
                <w:highlight w:val="magenta"/>
              </w:rPr>
              <w:t xml:space="preserve">, </w:t>
            </w:r>
            <w:r w:rsidR="00131AE6">
              <w:rPr>
                <w:highlight w:val="magenta"/>
              </w:rPr>
              <w:fldChar w:fldCharType="begin"/>
            </w:r>
            <w:r w:rsidR="00131AE6">
              <w:rPr>
                <w:highlight w:val="magenta"/>
              </w:rPr>
              <w:instrText xml:space="preserve"> REF _Ref11324904 \r \h </w:instrText>
            </w:r>
            <w:r w:rsidR="00131AE6">
              <w:rPr>
                <w:highlight w:val="magenta"/>
              </w:rPr>
            </w:r>
            <w:r w:rsidR="00131AE6">
              <w:rPr>
                <w:highlight w:val="magenta"/>
              </w:rPr>
              <w:fldChar w:fldCharType="separate"/>
            </w:r>
            <w:r w:rsidR="000D3A2D">
              <w:rPr>
                <w:highlight w:val="magenta"/>
              </w:rPr>
              <w:t>4.5.3</w:t>
            </w:r>
            <w:r w:rsidR="00131AE6">
              <w:rPr>
                <w:highlight w:val="magenta"/>
              </w:rPr>
              <w:fldChar w:fldCharType="end"/>
            </w:r>
            <w:r>
              <w:rPr>
                <w:highlight w:val="magenta"/>
              </w:rPr>
              <w:t xml:space="preserve">, </w:t>
            </w:r>
            <w:r w:rsidR="0050109B">
              <w:rPr>
                <w:highlight w:val="magenta"/>
              </w:rPr>
              <w:fldChar w:fldCharType="begin"/>
            </w:r>
            <w:r w:rsidR="0050109B">
              <w:rPr>
                <w:highlight w:val="magenta"/>
              </w:rPr>
              <w:instrText xml:space="preserve"> REF _Ref21340917 \r \h </w:instrText>
            </w:r>
            <w:r w:rsidR="0050109B">
              <w:rPr>
                <w:highlight w:val="magenta"/>
              </w:rPr>
            </w:r>
            <w:r w:rsidR="0050109B">
              <w:rPr>
                <w:highlight w:val="magenta"/>
              </w:rPr>
              <w:fldChar w:fldCharType="separate"/>
            </w:r>
            <w:r w:rsidR="000D3A2D">
              <w:rPr>
                <w:highlight w:val="magenta"/>
              </w:rPr>
              <w:t>4.6</w:t>
            </w:r>
            <w:r w:rsidR="0050109B">
              <w:rPr>
                <w:highlight w:val="magenta"/>
              </w:rPr>
              <w:fldChar w:fldCharType="end"/>
            </w:r>
            <w:r>
              <w:rPr>
                <w:highlight w:val="magenta"/>
              </w:rPr>
              <w:t xml:space="preserve">,  </w:t>
            </w:r>
            <w:r w:rsidR="0087132D">
              <w:rPr>
                <w:highlight w:val="magenta"/>
              </w:rPr>
              <w:fldChar w:fldCharType="begin"/>
            </w:r>
            <w:r w:rsidR="0087132D">
              <w:rPr>
                <w:highlight w:val="magenta"/>
              </w:rPr>
              <w:instrText xml:space="preserve"> REF _Ref89152964 \r \h </w:instrText>
            </w:r>
            <w:r w:rsidR="0087132D">
              <w:rPr>
                <w:highlight w:val="magenta"/>
              </w:rPr>
            </w:r>
            <w:r w:rsidR="0087132D">
              <w:rPr>
                <w:highlight w:val="magenta"/>
              </w:rPr>
              <w:fldChar w:fldCharType="separate"/>
            </w:r>
            <w:r w:rsidR="000D3A2D">
              <w:rPr>
                <w:highlight w:val="magenta"/>
              </w:rPr>
              <w:t>4.10.1</w:t>
            </w:r>
            <w:r w:rsidR="0087132D">
              <w:rPr>
                <w:highlight w:val="magenta"/>
              </w:rPr>
              <w:fldChar w:fldCharType="end"/>
            </w:r>
            <w:r>
              <w:rPr>
                <w:highlight w:val="magenta"/>
              </w:rPr>
              <w:t xml:space="preserve">, </w:t>
            </w:r>
            <w:r w:rsidR="00756596">
              <w:rPr>
                <w:highlight w:val="magenta"/>
              </w:rPr>
              <w:fldChar w:fldCharType="begin"/>
            </w:r>
            <w:r w:rsidR="00756596">
              <w:rPr>
                <w:highlight w:val="magenta"/>
              </w:rPr>
              <w:instrText xml:space="preserve"> REF _Ref91153779 \r \h </w:instrText>
            </w:r>
            <w:r w:rsidR="00756596">
              <w:rPr>
                <w:highlight w:val="magenta"/>
              </w:rPr>
            </w:r>
            <w:r w:rsidR="00756596">
              <w:rPr>
                <w:highlight w:val="magenta"/>
              </w:rPr>
              <w:fldChar w:fldCharType="separate"/>
            </w:r>
            <w:r w:rsidR="000D3A2D">
              <w:rPr>
                <w:highlight w:val="magenta"/>
              </w:rPr>
              <w:t>4.10.2</w:t>
            </w:r>
            <w:r w:rsidR="00756596">
              <w:rPr>
                <w:highlight w:val="magenta"/>
              </w:rPr>
              <w:fldChar w:fldCharType="end"/>
            </w:r>
            <w:r>
              <w:rPr>
                <w:highlight w:val="magenta"/>
              </w:rPr>
              <w:t xml:space="preserve">,   </w:t>
            </w:r>
            <w:r w:rsidR="0054066B">
              <w:rPr>
                <w:highlight w:val="magenta"/>
              </w:rPr>
              <w:fldChar w:fldCharType="begin"/>
            </w:r>
            <w:r w:rsidR="0054066B">
              <w:rPr>
                <w:highlight w:val="magenta"/>
              </w:rPr>
              <w:instrText xml:space="preserve"> REF _Ref20311987 \r \h </w:instrText>
            </w:r>
            <w:r w:rsidR="0054066B">
              <w:rPr>
                <w:highlight w:val="magenta"/>
              </w:rPr>
            </w:r>
            <w:r w:rsidR="0054066B">
              <w:rPr>
                <w:highlight w:val="magenta"/>
              </w:rPr>
              <w:fldChar w:fldCharType="separate"/>
            </w:r>
            <w:r w:rsidR="000D3A2D">
              <w:rPr>
                <w:highlight w:val="magenta"/>
              </w:rPr>
              <w:t>4.14.1</w:t>
            </w:r>
            <w:r w:rsidR="0054066B">
              <w:rPr>
                <w:highlight w:val="magenta"/>
              </w:rPr>
              <w:fldChar w:fldCharType="end"/>
            </w:r>
            <w:r>
              <w:rPr>
                <w:highlight w:val="magenta"/>
              </w:rPr>
              <w:t xml:space="preserve">, </w:t>
            </w:r>
            <w:r w:rsidR="0054066B">
              <w:rPr>
                <w:highlight w:val="magenta"/>
              </w:rPr>
              <w:fldChar w:fldCharType="begin"/>
            </w:r>
            <w:r w:rsidR="0054066B">
              <w:rPr>
                <w:highlight w:val="magenta"/>
              </w:rPr>
              <w:instrText xml:space="preserve"> REF _Ref318810987 \r \h </w:instrText>
            </w:r>
            <w:r w:rsidR="0054066B">
              <w:rPr>
                <w:highlight w:val="magenta"/>
              </w:rPr>
            </w:r>
            <w:r w:rsidR="0054066B">
              <w:rPr>
                <w:highlight w:val="magenta"/>
              </w:rPr>
              <w:fldChar w:fldCharType="separate"/>
            </w:r>
            <w:r w:rsidR="000D3A2D">
              <w:rPr>
                <w:highlight w:val="magenta"/>
              </w:rPr>
              <w:t>4.14.2</w:t>
            </w:r>
            <w:r w:rsidR="0054066B">
              <w:rPr>
                <w:highlight w:val="magenta"/>
              </w:rPr>
              <w:fldChar w:fldCharType="end"/>
            </w:r>
            <w:r>
              <w:rPr>
                <w:highlight w:val="magenta"/>
              </w:rPr>
              <w:t xml:space="preserve">, </w:t>
            </w:r>
            <w:r w:rsidR="0054066B">
              <w:rPr>
                <w:highlight w:val="magenta"/>
              </w:rPr>
              <w:fldChar w:fldCharType="begin"/>
            </w:r>
            <w:r w:rsidR="0054066B">
              <w:rPr>
                <w:highlight w:val="magenta"/>
              </w:rPr>
              <w:instrText xml:space="preserve"> REF _Ref20311990 \r \h </w:instrText>
            </w:r>
            <w:r w:rsidR="0054066B">
              <w:rPr>
                <w:highlight w:val="magenta"/>
              </w:rPr>
            </w:r>
            <w:r w:rsidR="0054066B">
              <w:rPr>
                <w:highlight w:val="magenta"/>
              </w:rPr>
              <w:fldChar w:fldCharType="separate"/>
            </w:r>
            <w:r w:rsidR="000D3A2D">
              <w:rPr>
                <w:highlight w:val="magenta"/>
              </w:rPr>
              <w:t>4.14.3</w:t>
            </w:r>
            <w:r w:rsidR="0054066B">
              <w:rPr>
                <w:highlight w:val="magenta"/>
              </w:rPr>
              <w:fldChar w:fldCharType="end"/>
            </w:r>
            <w:r>
              <w:rPr>
                <w:highlight w:val="magenta"/>
              </w:rPr>
              <w:t xml:space="preserve">, </w:t>
            </w:r>
            <w:r w:rsidR="0054066B">
              <w:rPr>
                <w:highlight w:val="magenta"/>
              </w:rPr>
              <w:fldChar w:fldCharType="begin"/>
            </w:r>
            <w:r w:rsidR="0054066B">
              <w:rPr>
                <w:highlight w:val="magenta"/>
              </w:rPr>
              <w:instrText xml:space="preserve"> REF _Ref20311991 \r \h </w:instrText>
            </w:r>
            <w:r w:rsidR="0054066B">
              <w:rPr>
                <w:highlight w:val="magenta"/>
              </w:rPr>
            </w:r>
            <w:r w:rsidR="0054066B">
              <w:rPr>
                <w:highlight w:val="magenta"/>
              </w:rPr>
              <w:fldChar w:fldCharType="separate"/>
            </w:r>
            <w:r w:rsidR="000D3A2D">
              <w:rPr>
                <w:highlight w:val="magenta"/>
              </w:rPr>
              <w:t>4.14.4</w:t>
            </w:r>
            <w:r w:rsidR="0054066B">
              <w:rPr>
                <w:highlight w:val="magenta"/>
              </w:rPr>
              <w:fldChar w:fldCharType="end"/>
            </w:r>
            <w:r>
              <w:rPr>
                <w:highlight w:val="magenta"/>
              </w:rPr>
              <w:t xml:space="preserve">, </w:t>
            </w:r>
            <w:r w:rsidR="0054066B">
              <w:rPr>
                <w:highlight w:val="magenta"/>
              </w:rPr>
              <w:fldChar w:fldCharType="begin"/>
            </w:r>
            <w:r w:rsidR="0054066B">
              <w:rPr>
                <w:highlight w:val="magenta"/>
              </w:rPr>
              <w:instrText xml:space="preserve"> REF _Ref89088640 \r \h </w:instrText>
            </w:r>
            <w:r w:rsidR="0054066B">
              <w:rPr>
                <w:highlight w:val="magenta"/>
              </w:rPr>
            </w:r>
            <w:r w:rsidR="0054066B">
              <w:rPr>
                <w:highlight w:val="magenta"/>
              </w:rPr>
              <w:fldChar w:fldCharType="separate"/>
            </w:r>
            <w:r w:rsidR="000D3A2D">
              <w:rPr>
                <w:highlight w:val="magenta"/>
              </w:rPr>
              <w:t>4.14.5</w:t>
            </w:r>
            <w:r w:rsidR="0054066B">
              <w:rPr>
                <w:highlight w:val="magenta"/>
              </w:rPr>
              <w:fldChar w:fldCharType="end"/>
            </w:r>
            <w:r>
              <w:rPr>
                <w:highlight w:val="magenta"/>
              </w:rPr>
              <w:t xml:space="preserve">, </w:t>
            </w:r>
            <w:r w:rsidR="00531E25">
              <w:rPr>
                <w:highlight w:val="magenta"/>
              </w:rPr>
              <w:fldChar w:fldCharType="begin"/>
            </w:r>
            <w:r w:rsidR="00531E25">
              <w:rPr>
                <w:highlight w:val="magenta"/>
              </w:rPr>
              <w:instrText xml:space="preserve"> REF _Ref13124055 \r \h </w:instrText>
            </w:r>
            <w:r w:rsidR="00531E25">
              <w:rPr>
                <w:highlight w:val="magenta"/>
              </w:rPr>
            </w:r>
            <w:r w:rsidR="00531E25">
              <w:rPr>
                <w:highlight w:val="magenta"/>
              </w:rPr>
              <w:fldChar w:fldCharType="separate"/>
            </w:r>
            <w:r w:rsidR="000D3A2D">
              <w:rPr>
                <w:highlight w:val="magenta"/>
              </w:rPr>
              <w:t>6.2.3</w:t>
            </w:r>
            <w:r w:rsidR="00531E25">
              <w:rPr>
                <w:highlight w:val="magenta"/>
              </w:rPr>
              <w:fldChar w:fldCharType="end"/>
            </w:r>
            <w:r>
              <w:rPr>
                <w:highlight w:val="magenta"/>
              </w:rPr>
              <w:t xml:space="preserve">, </w:t>
            </w:r>
            <w:r w:rsidR="00260FE2">
              <w:rPr>
                <w:highlight w:val="magenta"/>
              </w:rPr>
              <w:fldChar w:fldCharType="begin"/>
            </w:r>
            <w:r w:rsidR="00260FE2">
              <w:rPr>
                <w:highlight w:val="magenta"/>
              </w:rPr>
              <w:instrText xml:space="preserve"> REF _Ref18495108 \r \h </w:instrText>
            </w:r>
            <w:r w:rsidR="00260FE2">
              <w:rPr>
                <w:highlight w:val="magenta"/>
              </w:rPr>
            </w:r>
            <w:r w:rsidR="00260FE2">
              <w:rPr>
                <w:highlight w:val="magenta"/>
              </w:rPr>
              <w:fldChar w:fldCharType="separate"/>
            </w:r>
            <w:r w:rsidR="000D3A2D">
              <w:rPr>
                <w:highlight w:val="magenta"/>
              </w:rPr>
              <w:t>7.10.1</w:t>
            </w:r>
            <w:r w:rsidR="00260FE2">
              <w:rPr>
                <w:highlight w:val="magenta"/>
              </w:rPr>
              <w:fldChar w:fldCharType="end"/>
            </w:r>
          </w:p>
        </w:tc>
        <w:tc>
          <w:tcPr>
            <w:tcW w:w="4678" w:type="dxa"/>
            <w:tcBorders>
              <w:top w:val="single" w:color="auto" w:sz="4" w:space="0"/>
            </w:tcBorders>
          </w:tcPr>
          <w:p w:rsidRPr="000C52F3" w:rsidR="000C52F3" w:rsidP="00F70617" w:rsidRDefault="00154AD9" w14:paraId="76C27FA0" w14:textId="1A6F9113">
            <w:pPr>
              <w:pStyle w:val="Tabellentext"/>
              <w:keepNext w:val="0"/>
              <w:rPr>
                <w:highlight w:val="magenta"/>
              </w:rPr>
            </w:pPr>
            <w:r>
              <w:rPr>
                <w:highlight w:val="magenta"/>
              </w:rPr>
              <w:t>D2D &amp; ID 592 MB GTC after implementation</w:t>
            </w:r>
          </w:p>
        </w:tc>
      </w:tr>
      <w:tr w:rsidRPr="007620BE" w:rsidR="00F70617" w:rsidTr="00580937" w14:paraId="57096CCB" w14:textId="77777777">
        <w:tc>
          <w:tcPr>
            <w:tcW w:w="1032" w:type="dxa"/>
            <w:tcBorders>
              <w:top w:val="single" w:color="auto" w:sz="4" w:space="0"/>
            </w:tcBorders>
          </w:tcPr>
          <w:p w:rsidRPr="00F70617" w:rsidR="00F70617" w:rsidP="00F70617" w:rsidRDefault="00F70617" w14:paraId="3FF889FF" w14:textId="2A8BEF24">
            <w:pPr>
              <w:pStyle w:val="Tabellentext"/>
              <w:keepNext w:val="0"/>
              <w:rPr>
                <w:highlight w:val="cyan"/>
              </w:rPr>
            </w:pPr>
            <w:r>
              <w:rPr>
                <w:highlight w:val="cyan"/>
              </w:rPr>
              <w:t>1.13</w:t>
            </w:r>
          </w:p>
        </w:tc>
        <w:tc>
          <w:tcPr>
            <w:tcW w:w="1406" w:type="dxa"/>
            <w:tcBorders>
              <w:top w:val="single" w:color="auto" w:sz="4" w:space="0"/>
            </w:tcBorders>
          </w:tcPr>
          <w:p w:rsidRPr="00F70617" w:rsidR="00F70617" w:rsidP="00F70617" w:rsidRDefault="00F70617" w14:paraId="3CD2D0C1" w14:textId="1F0BE570">
            <w:pPr>
              <w:pStyle w:val="Tabellentext"/>
              <w:keepNext w:val="0"/>
              <w:rPr>
                <w:highlight w:val="cyan"/>
              </w:rPr>
            </w:pPr>
            <w:r>
              <w:rPr>
                <w:highlight w:val="cyan"/>
              </w:rPr>
              <w:t>11.10.2021</w:t>
            </w:r>
          </w:p>
        </w:tc>
        <w:tc>
          <w:tcPr>
            <w:tcW w:w="1418" w:type="dxa"/>
            <w:tcBorders>
              <w:top w:val="single" w:color="auto" w:sz="4" w:space="0"/>
            </w:tcBorders>
          </w:tcPr>
          <w:p w:rsidRPr="00F70617" w:rsidR="00F70617" w:rsidP="00F70617" w:rsidRDefault="00F70617" w14:paraId="7E9F6323" w14:textId="3B6A3E22">
            <w:pPr>
              <w:pStyle w:val="Tabellentext"/>
              <w:keepNext w:val="0"/>
              <w:rPr>
                <w:highlight w:val="cyan"/>
              </w:rPr>
            </w:pPr>
            <w:r>
              <w:rPr>
                <w:highlight w:val="cyan"/>
              </w:rPr>
              <w:t>T. Soder</w:t>
            </w:r>
          </w:p>
        </w:tc>
        <w:tc>
          <w:tcPr>
            <w:tcW w:w="992" w:type="dxa"/>
            <w:tcBorders>
              <w:top w:val="single" w:color="auto" w:sz="4" w:space="0"/>
            </w:tcBorders>
          </w:tcPr>
          <w:p w:rsidRPr="00F70617" w:rsidR="00F70617" w:rsidP="00F70617" w:rsidRDefault="00241F2A" w14:paraId="43AB2C8D" w14:textId="54845ABB">
            <w:pPr>
              <w:pStyle w:val="Tabellentext"/>
              <w:keepNext w:val="0"/>
              <w:rPr>
                <w:highlight w:val="cyan"/>
              </w:rPr>
            </w:pPr>
            <w:r>
              <w:rPr>
                <w:highlight w:val="cyan"/>
              </w:rPr>
              <w:fldChar w:fldCharType="begin"/>
            </w:r>
            <w:r>
              <w:rPr>
                <w:highlight w:val="cyan"/>
              </w:rPr>
              <w:instrText xml:space="preserve"> REF _Ref84857655 \r \h </w:instrText>
            </w:r>
            <w:r>
              <w:rPr>
                <w:highlight w:val="cyan"/>
              </w:rPr>
            </w:r>
            <w:r>
              <w:rPr>
                <w:highlight w:val="cyan"/>
              </w:rPr>
              <w:fldChar w:fldCharType="separate"/>
            </w:r>
            <w:r w:rsidR="000D3A2D">
              <w:rPr>
                <w:highlight w:val="cyan"/>
              </w:rPr>
              <w:t>1.1.3</w:t>
            </w:r>
            <w:r>
              <w:rPr>
                <w:highlight w:val="cyan"/>
              </w:rPr>
              <w:fldChar w:fldCharType="end"/>
            </w:r>
          </w:p>
        </w:tc>
        <w:tc>
          <w:tcPr>
            <w:tcW w:w="4678" w:type="dxa"/>
            <w:tcBorders>
              <w:top w:val="single" w:color="auto" w:sz="4" w:space="0"/>
            </w:tcBorders>
          </w:tcPr>
          <w:p w:rsidRPr="00F70617" w:rsidR="00F70617" w:rsidP="00F70617" w:rsidRDefault="00F70617" w14:paraId="18D8FA5C" w14:textId="29C4CECB">
            <w:pPr>
              <w:pStyle w:val="Tabellentext"/>
              <w:keepNext w:val="0"/>
              <w:rPr>
                <w:highlight w:val="cyan"/>
              </w:rPr>
            </w:pPr>
            <w:r>
              <w:rPr>
                <w:highlight w:val="cyan"/>
              </w:rPr>
              <w:t>ID 601 LBES at CSP</w:t>
            </w:r>
          </w:p>
        </w:tc>
      </w:tr>
      <w:tr w:rsidRPr="007620BE" w:rsidR="00F70617" w:rsidTr="00580937" w14:paraId="3BE28316" w14:textId="77777777">
        <w:tc>
          <w:tcPr>
            <w:tcW w:w="1032" w:type="dxa"/>
            <w:tcBorders>
              <w:top w:val="single" w:color="auto" w:sz="4" w:space="0"/>
            </w:tcBorders>
          </w:tcPr>
          <w:p w:rsidRPr="00B37BB6" w:rsidR="00F70617" w:rsidP="00F70617" w:rsidRDefault="00F70617" w14:paraId="5573DBA2" w14:textId="75CA1EEB">
            <w:pPr>
              <w:pStyle w:val="Tabellentext"/>
              <w:keepNext w:val="0"/>
              <w:rPr>
                <w:highlight w:val="green"/>
              </w:rPr>
            </w:pPr>
            <w:r>
              <w:rPr>
                <w:highlight w:val="green"/>
              </w:rPr>
              <w:t>1.12</w:t>
            </w:r>
          </w:p>
        </w:tc>
        <w:tc>
          <w:tcPr>
            <w:tcW w:w="1406" w:type="dxa"/>
            <w:tcBorders>
              <w:top w:val="single" w:color="auto" w:sz="4" w:space="0"/>
            </w:tcBorders>
          </w:tcPr>
          <w:p w:rsidR="00F70617" w:rsidP="00F70617" w:rsidRDefault="00F70617" w14:paraId="58BDC3C5" w14:textId="66112271">
            <w:pPr>
              <w:pStyle w:val="Tabellentext"/>
              <w:keepNext w:val="0"/>
              <w:rPr>
                <w:highlight w:val="green"/>
              </w:rPr>
            </w:pPr>
            <w:r>
              <w:rPr>
                <w:highlight w:val="green"/>
              </w:rPr>
              <w:t>18.08.2021</w:t>
            </w:r>
          </w:p>
        </w:tc>
        <w:tc>
          <w:tcPr>
            <w:tcW w:w="1418" w:type="dxa"/>
            <w:tcBorders>
              <w:top w:val="single" w:color="auto" w:sz="4" w:space="0"/>
            </w:tcBorders>
          </w:tcPr>
          <w:p w:rsidRPr="00B37BB6" w:rsidR="00F70617" w:rsidP="00F70617" w:rsidRDefault="00F70617" w14:paraId="030C4851" w14:textId="3A6339AB">
            <w:pPr>
              <w:pStyle w:val="Tabellentext"/>
              <w:keepNext w:val="0"/>
              <w:rPr>
                <w:highlight w:val="green"/>
              </w:rPr>
            </w:pPr>
            <w:r>
              <w:rPr>
                <w:highlight w:val="green"/>
              </w:rPr>
              <w:t>M. Prasse</w:t>
            </w:r>
          </w:p>
        </w:tc>
        <w:tc>
          <w:tcPr>
            <w:tcW w:w="992" w:type="dxa"/>
            <w:tcBorders>
              <w:top w:val="single" w:color="auto" w:sz="4" w:space="0"/>
            </w:tcBorders>
          </w:tcPr>
          <w:p w:rsidR="00F70617" w:rsidP="00F70617" w:rsidRDefault="00F70617" w14:paraId="093F068C" w14:textId="4476F3B6">
            <w:pPr>
              <w:pStyle w:val="Tabellentext"/>
              <w:keepNext w:val="0"/>
              <w:rPr>
                <w:highlight w:val="green"/>
              </w:rPr>
            </w:pPr>
            <w:r>
              <w:rPr>
                <w:highlight w:val="green"/>
              </w:rPr>
              <w:fldChar w:fldCharType="begin"/>
            </w:r>
            <w:r>
              <w:rPr>
                <w:highlight w:val="green"/>
              </w:rPr>
              <w:instrText xml:space="preserve"> REF _Ref76727221 \r \h </w:instrText>
            </w:r>
            <w:r>
              <w:rPr>
                <w:highlight w:val="green"/>
              </w:rPr>
            </w:r>
            <w:r>
              <w:rPr>
                <w:highlight w:val="green"/>
              </w:rPr>
              <w:fldChar w:fldCharType="separate"/>
            </w:r>
            <w:r w:rsidR="000D3A2D">
              <w:rPr>
                <w:highlight w:val="green"/>
              </w:rPr>
              <w:t>1.1.2</w:t>
            </w:r>
            <w:r>
              <w:rPr>
                <w:highlight w:val="green"/>
              </w:rPr>
              <w:fldChar w:fldCharType="end"/>
            </w:r>
          </w:p>
        </w:tc>
        <w:tc>
          <w:tcPr>
            <w:tcW w:w="4678" w:type="dxa"/>
            <w:tcBorders>
              <w:top w:val="single" w:color="auto" w:sz="4" w:space="0"/>
            </w:tcBorders>
          </w:tcPr>
          <w:p w:rsidRPr="00B37BB6" w:rsidR="00F70617" w:rsidP="00F70617" w:rsidRDefault="00F70617" w14:paraId="51EAE866" w14:textId="4E2704A7">
            <w:pPr>
              <w:pStyle w:val="Tabellentext"/>
              <w:keepNext w:val="0"/>
              <w:rPr>
                <w:highlight w:val="green"/>
              </w:rPr>
            </w:pPr>
            <w:r>
              <w:rPr>
                <w:highlight w:val="green"/>
              </w:rPr>
              <w:t>ID 596 Addition after feedback Daimler</w:t>
            </w:r>
          </w:p>
        </w:tc>
      </w:tr>
      <w:tr w:rsidRPr="007620BE" w:rsidR="00F70617" w:rsidTr="00580937" w14:paraId="73065D4C" w14:textId="77777777">
        <w:tc>
          <w:tcPr>
            <w:tcW w:w="1032" w:type="dxa"/>
            <w:tcBorders>
              <w:top w:val="single" w:color="auto" w:sz="4" w:space="0"/>
            </w:tcBorders>
          </w:tcPr>
          <w:p w:rsidRPr="005266CB" w:rsidR="00F70617" w:rsidP="00F70617" w:rsidRDefault="00F70617" w14:paraId="0081AF24" w14:textId="57A19140">
            <w:pPr>
              <w:pStyle w:val="Tabellentext"/>
              <w:keepNext w:val="0"/>
              <w:rPr>
                <w:highlight w:val="cyan"/>
              </w:rPr>
            </w:pPr>
            <w:r>
              <w:rPr>
                <w:highlight w:val="cyan"/>
              </w:rPr>
              <w:t>1.11</w:t>
            </w:r>
          </w:p>
        </w:tc>
        <w:tc>
          <w:tcPr>
            <w:tcW w:w="1406" w:type="dxa"/>
            <w:tcBorders>
              <w:top w:val="single" w:color="auto" w:sz="4" w:space="0"/>
            </w:tcBorders>
          </w:tcPr>
          <w:p w:rsidRPr="005266CB" w:rsidR="00F70617" w:rsidP="00F70617" w:rsidRDefault="00F70617" w14:paraId="0A28AE7B" w14:textId="34447021">
            <w:pPr>
              <w:pStyle w:val="Tabellentext"/>
              <w:keepNext w:val="0"/>
              <w:rPr>
                <w:highlight w:val="cyan"/>
              </w:rPr>
            </w:pPr>
            <w:r>
              <w:rPr>
                <w:highlight w:val="cyan"/>
              </w:rPr>
              <w:t>10.08.2021</w:t>
            </w:r>
          </w:p>
        </w:tc>
        <w:tc>
          <w:tcPr>
            <w:tcW w:w="1418" w:type="dxa"/>
            <w:tcBorders>
              <w:top w:val="single" w:color="auto" w:sz="4" w:space="0"/>
            </w:tcBorders>
          </w:tcPr>
          <w:p w:rsidRPr="005266CB" w:rsidR="00F70617" w:rsidP="00F70617" w:rsidRDefault="00F70617" w14:paraId="55BA5337" w14:textId="3978B442">
            <w:pPr>
              <w:pStyle w:val="Tabellentext"/>
              <w:keepNext w:val="0"/>
              <w:rPr>
                <w:highlight w:val="cyan"/>
              </w:rPr>
            </w:pPr>
            <w:r>
              <w:rPr>
                <w:highlight w:val="cyan"/>
              </w:rPr>
              <w:t>T. Soder</w:t>
            </w:r>
          </w:p>
        </w:tc>
        <w:tc>
          <w:tcPr>
            <w:tcW w:w="992" w:type="dxa"/>
            <w:tcBorders>
              <w:top w:val="single" w:color="auto" w:sz="4" w:space="0"/>
            </w:tcBorders>
          </w:tcPr>
          <w:p w:rsidRPr="005266CB" w:rsidR="00F70617" w:rsidP="00F70617" w:rsidRDefault="00F70617" w14:paraId="6817429A" w14:textId="4D08183A">
            <w:pPr>
              <w:pStyle w:val="Tabellentext"/>
              <w:keepNext w:val="0"/>
              <w:rPr>
                <w:highlight w:val="cyan"/>
              </w:rPr>
            </w:pPr>
            <w:r w:rsidRPr="005266CB">
              <w:rPr>
                <w:highlight w:val="cyan"/>
              </w:rPr>
              <w:fldChar w:fldCharType="begin"/>
            </w:r>
            <w:r w:rsidRPr="005266CB">
              <w:rPr>
                <w:highlight w:val="cyan"/>
              </w:rPr>
              <w:instrText xml:space="preserve"> REF _Ref11330418 \r \h </w:instrText>
            </w:r>
            <w:r>
              <w:rPr>
                <w:highlight w:val="cyan"/>
              </w:rPr>
              <w:instrText xml:space="preserve"> \* MERGEFORMAT </w:instrText>
            </w:r>
            <w:r w:rsidRPr="005266CB">
              <w:rPr>
                <w:highlight w:val="cyan"/>
              </w:rPr>
            </w:r>
            <w:r w:rsidRPr="005266CB">
              <w:rPr>
                <w:highlight w:val="cyan"/>
              </w:rPr>
              <w:fldChar w:fldCharType="separate"/>
            </w:r>
            <w:r w:rsidR="000D3A2D">
              <w:rPr>
                <w:highlight w:val="cyan"/>
              </w:rPr>
              <w:t>7.3</w:t>
            </w:r>
            <w:r w:rsidRPr="005266CB">
              <w:rPr>
                <w:highlight w:val="cyan"/>
              </w:rPr>
              <w:fldChar w:fldCharType="end"/>
            </w:r>
          </w:p>
        </w:tc>
        <w:tc>
          <w:tcPr>
            <w:tcW w:w="4678" w:type="dxa"/>
            <w:tcBorders>
              <w:top w:val="single" w:color="auto" w:sz="4" w:space="0"/>
            </w:tcBorders>
          </w:tcPr>
          <w:p w:rsidRPr="005266CB" w:rsidR="00F70617" w:rsidP="00F70617" w:rsidRDefault="00F70617" w14:paraId="5F62F964" w14:textId="323CA80D">
            <w:pPr>
              <w:pStyle w:val="Tabellentext"/>
              <w:keepNext w:val="0"/>
              <w:rPr>
                <w:highlight w:val="cyan"/>
              </w:rPr>
            </w:pPr>
            <w:r>
              <w:rPr>
                <w:highlight w:val="cyan"/>
              </w:rPr>
              <w:t>ID 599 Remove machine category</w:t>
            </w:r>
          </w:p>
        </w:tc>
      </w:tr>
      <w:tr w:rsidRPr="007620BE" w:rsidR="00F70617" w:rsidTr="00580937" w14:paraId="01F578A0" w14:textId="77777777">
        <w:tc>
          <w:tcPr>
            <w:tcW w:w="1032" w:type="dxa"/>
            <w:tcBorders>
              <w:top w:val="single" w:color="auto" w:sz="4" w:space="0"/>
            </w:tcBorders>
          </w:tcPr>
          <w:p w:rsidRPr="00B37BB6" w:rsidR="00F70617" w:rsidP="00F70617" w:rsidRDefault="00F70617" w14:paraId="0DDDFC90" w14:textId="143E3714">
            <w:pPr>
              <w:pStyle w:val="Tabellentext"/>
              <w:keepNext w:val="0"/>
              <w:rPr>
                <w:highlight w:val="green"/>
              </w:rPr>
            </w:pPr>
            <w:r>
              <w:rPr>
                <w:highlight w:val="green"/>
              </w:rPr>
              <w:t>1.10</w:t>
            </w:r>
          </w:p>
        </w:tc>
        <w:tc>
          <w:tcPr>
            <w:tcW w:w="1406" w:type="dxa"/>
            <w:tcBorders>
              <w:top w:val="single" w:color="auto" w:sz="4" w:space="0"/>
            </w:tcBorders>
          </w:tcPr>
          <w:p w:rsidRPr="00B37BB6" w:rsidR="00F70617" w:rsidP="00F70617" w:rsidRDefault="00F70617" w14:paraId="182ED537" w14:textId="3853A28B">
            <w:pPr>
              <w:pStyle w:val="Tabellentext"/>
              <w:keepNext w:val="0"/>
              <w:rPr>
                <w:highlight w:val="green"/>
              </w:rPr>
            </w:pPr>
            <w:r>
              <w:rPr>
                <w:highlight w:val="green"/>
              </w:rPr>
              <w:t>09.07.2021</w:t>
            </w:r>
          </w:p>
        </w:tc>
        <w:tc>
          <w:tcPr>
            <w:tcW w:w="1418" w:type="dxa"/>
            <w:tcBorders>
              <w:top w:val="single" w:color="auto" w:sz="4" w:space="0"/>
            </w:tcBorders>
          </w:tcPr>
          <w:p w:rsidRPr="00B37BB6" w:rsidR="00F70617" w:rsidP="00F70617" w:rsidRDefault="00F70617" w14:paraId="57B65B99" w14:textId="25FD2D98">
            <w:pPr>
              <w:pStyle w:val="Tabellentext"/>
              <w:keepNext w:val="0"/>
              <w:rPr>
                <w:highlight w:val="green"/>
              </w:rPr>
            </w:pPr>
            <w:r>
              <w:rPr>
                <w:highlight w:val="green"/>
              </w:rPr>
              <w:t>M. Prasse</w:t>
            </w:r>
          </w:p>
        </w:tc>
        <w:tc>
          <w:tcPr>
            <w:tcW w:w="992" w:type="dxa"/>
            <w:tcBorders>
              <w:top w:val="single" w:color="auto" w:sz="4" w:space="0"/>
            </w:tcBorders>
          </w:tcPr>
          <w:p w:rsidRPr="00B37BB6" w:rsidR="00F70617" w:rsidP="00F70617" w:rsidRDefault="00F70617" w14:paraId="09E4D467" w14:textId="0329E3F5">
            <w:pPr>
              <w:pStyle w:val="Tabellentext"/>
              <w:keepNext w:val="0"/>
              <w:rPr>
                <w:highlight w:val="green"/>
              </w:rPr>
            </w:pPr>
            <w:r>
              <w:rPr>
                <w:highlight w:val="green"/>
              </w:rPr>
              <w:fldChar w:fldCharType="begin"/>
            </w:r>
            <w:r>
              <w:rPr>
                <w:highlight w:val="green"/>
              </w:rPr>
              <w:instrText xml:space="preserve"> REF _Ref76727221 \r \h </w:instrText>
            </w:r>
            <w:r>
              <w:rPr>
                <w:highlight w:val="green"/>
              </w:rPr>
            </w:r>
            <w:r>
              <w:rPr>
                <w:highlight w:val="green"/>
              </w:rPr>
              <w:fldChar w:fldCharType="separate"/>
            </w:r>
            <w:r w:rsidR="000D3A2D">
              <w:rPr>
                <w:highlight w:val="green"/>
              </w:rPr>
              <w:t>1.1.2</w:t>
            </w:r>
            <w:r>
              <w:rPr>
                <w:highlight w:val="green"/>
              </w:rPr>
              <w:fldChar w:fldCharType="end"/>
            </w:r>
          </w:p>
        </w:tc>
        <w:tc>
          <w:tcPr>
            <w:tcW w:w="4678" w:type="dxa"/>
            <w:tcBorders>
              <w:top w:val="single" w:color="auto" w:sz="4" w:space="0"/>
            </w:tcBorders>
          </w:tcPr>
          <w:p w:rsidRPr="00B37BB6" w:rsidR="00F70617" w:rsidP="00F70617" w:rsidRDefault="00F70617" w14:paraId="2AB52266" w14:textId="050AC194">
            <w:pPr>
              <w:pStyle w:val="Tabellentext"/>
              <w:keepNext w:val="0"/>
              <w:rPr>
                <w:highlight w:val="green"/>
              </w:rPr>
            </w:pPr>
            <w:r>
              <w:rPr>
                <w:highlight w:val="green"/>
              </w:rPr>
              <w:t xml:space="preserve">ID 596 User Information </w:t>
            </w:r>
            <w:proofErr w:type="spellStart"/>
            <w:r>
              <w:rPr>
                <w:highlight w:val="green"/>
              </w:rPr>
              <w:t>Cleanup_DSGVO</w:t>
            </w:r>
            <w:proofErr w:type="spellEnd"/>
          </w:p>
        </w:tc>
      </w:tr>
      <w:tr w:rsidRPr="007620BE" w:rsidR="00F70617" w:rsidTr="00580937" w14:paraId="373B7F6F" w14:textId="77777777">
        <w:tc>
          <w:tcPr>
            <w:tcW w:w="1032" w:type="dxa"/>
            <w:tcBorders>
              <w:top w:val="single" w:color="auto" w:sz="4" w:space="0"/>
            </w:tcBorders>
          </w:tcPr>
          <w:p w:rsidRPr="00C20AEF" w:rsidR="00F70617" w:rsidP="00F70617" w:rsidRDefault="00F70617" w14:paraId="13BBAFE2" w14:textId="21CDFF45">
            <w:pPr>
              <w:pStyle w:val="Tabellentext"/>
              <w:keepNext w:val="0"/>
              <w:rPr>
                <w:highlight w:val="yellow"/>
              </w:rPr>
            </w:pPr>
            <w:r>
              <w:rPr>
                <w:highlight w:val="yellow"/>
              </w:rPr>
              <w:t>1.9</w:t>
            </w:r>
          </w:p>
        </w:tc>
        <w:tc>
          <w:tcPr>
            <w:tcW w:w="1406" w:type="dxa"/>
            <w:tcBorders>
              <w:top w:val="single" w:color="auto" w:sz="4" w:space="0"/>
            </w:tcBorders>
          </w:tcPr>
          <w:p w:rsidRPr="00C20AEF" w:rsidR="00F70617" w:rsidP="00F70617" w:rsidRDefault="00F70617" w14:paraId="225733CA" w14:textId="212A3052">
            <w:pPr>
              <w:pStyle w:val="Tabellentext"/>
              <w:keepNext w:val="0"/>
              <w:rPr>
                <w:highlight w:val="yellow"/>
              </w:rPr>
            </w:pPr>
            <w:r>
              <w:rPr>
                <w:highlight w:val="yellow"/>
              </w:rPr>
              <w:t>24.06.2021</w:t>
            </w:r>
          </w:p>
        </w:tc>
        <w:tc>
          <w:tcPr>
            <w:tcW w:w="1418" w:type="dxa"/>
            <w:tcBorders>
              <w:top w:val="single" w:color="auto" w:sz="4" w:space="0"/>
            </w:tcBorders>
          </w:tcPr>
          <w:p w:rsidRPr="00C20AEF" w:rsidR="00F70617" w:rsidP="00F70617" w:rsidRDefault="00F70617" w14:paraId="066A9930" w14:textId="3C61D1AB">
            <w:pPr>
              <w:pStyle w:val="Tabellentext"/>
              <w:keepNext w:val="0"/>
              <w:rPr>
                <w:highlight w:val="yellow"/>
              </w:rPr>
            </w:pPr>
            <w:r>
              <w:rPr>
                <w:highlight w:val="yellow"/>
              </w:rPr>
              <w:t>R. Gonzalez</w:t>
            </w:r>
          </w:p>
        </w:tc>
        <w:tc>
          <w:tcPr>
            <w:tcW w:w="992" w:type="dxa"/>
            <w:tcBorders>
              <w:top w:val="single" w:color="auto" w:sz="4" w:space="0"/>
            </w:tcBorders>
          </w:tcPr>
          <w:p w:rsidRPr="00C20AEF" w:rsidR="00F70617" w:rsidP="00F70617" w:rsidRDefault="00A368B5" w14:paraId="428380E2" w14:textId="6453562F">
            <w:pPr>
              <w:pStyle w:val="Tabellentext"/>
              <w:keepNext w:val="0"/>
              <w:rPr>
                <w:highlight w:val="yellow"/>
              </w:rPr>
            </w:pPr>
            <w:hyperlink w:history="1" w:anchor="_Suchkriterien">
              <w:r w:rsidR="0030205C">
                <w:rPr>
                  <w:highlight w:val="yellow"/>
                </w:rPr>
                <w:t>4.5.1</w:t>
              </w:r>
            </w:hyperlink>
          </w:p>
        </w:tc>
        <w:tc>
          <w:tcPr>
            <w:tcW w:w="4678" w:type="dxa"/>
            <w:tcBorders>
              <w:top w:val="single" w:color="auto" w:sz="4" w:space="0"/>
            </w:tcBorders>
          </w:tcPr>
          <w:p w:rsidRPr="00C20AEF" w:rsidR="00F70617" w:rsidP="00F70617" w:rsidRDefault="00F70617" w14:paraId="49F42BA7" w14:textId="5C07D29D">
            <w:pPr>
              <w:pStyle w:val="Tabellentext"/>
              <w:keepNext w:val="0"/>
              <w:rPr>
                <w:highlight w:val="yellow"/>
              </w:rPr>
            </w:pPr>
            <w:r>
              <w:rPr>
                <w:highlight w:val="yellow"/>
              </w:rPr>
              <w:t>ID 592 MB GTC</w:t>
            </w:r>
          </w:p>
        </w:tc>
      </w:tr>
      <w:tr w:rsidRPr="007620BE" w:rsidR="00F70617" w:rsidTr="00580937" w14:paraId="2B7DD019" w14:textId="77777777">
        <w:tc>
          <w:tcPr>
            <w:tcW w:w="1032" w:type="dxa"/>
            <w:tcBorders>
              <w:top w:val="single" w:color="auto" w:sz="4" w:space="0"/>
            </w:tcBorders>
          </w:tcPr>
          <w:p w:rsidRPr="00C20AEF" w:rsidR="00F70617" w:rsidP="00F70617" w:rsidRDefault="00F70617" w14:paraId="4BC77A17" w14:textId="59BC6D13">
            <w:pPr>
              <w:pStyle w:val="Tabellentext"/>
              <w:keepNext w:val="0"/>
            </w:pPr>
            <w:r>
              <w:t>1.8.10</w:t>
            </w:r>
          </w:p>
        </w:tc>
        <w:tc>
          <w:tcPr>
            <w:tcW w:w="1406" w:type="dxa"/>
            <w:tcBorders>
              <w:top w:val="single" w:color="auto" w:sz="4" w:space="0"/>
            </w:tcBorders>
          </w:tcPr>
          <w:p w:rsidRPr="00C20AEF" w:rsidR="00F70617" w:rsidP="00F70617" w:rsidRDefault="00F70617" w14:paraId="3EA39700" w14:textId="0A8454DC">
            <w:pPr>
              <w:pStyle w:val="Tabellentext"/>
              <w:keepNext w:val="0"/>
            </w:pPr>
            <w:r>
              <w:t>15.02.2021</w:t>
            </w:r>
          </w:p>
        </w:tc>
        <w:tc>
          <w:tcPr>
            <w:tcW w:w="1418" w:type="dxa"/>
            <w:tcBorders>
              <w:top w:val="single" w:color="auto" w:sz="4" w:space="0"/>
            </w:tcBorders>
          </w:tcPr>
          <w:p w:rsidRPr="00C20AEF" w:rsidR="00F70617" w:rsidP="00F70617" w:rsidRDefault="00F70617" w14:paraId="24E4C241" w14:textId="5F1A5757">
            <w:pPr>
              <w:pStyle w:val="Tabellentext"/>
              <w:keepNext w:val="0"/>
            </w:pPr>
            <w:r>
              <w:t>S. Scholl</w:t>
            </w:r>
          </w:p>
        </w:tc>
        <w:tc>
          <w:tcPr>
            <w:tcW w:w="992" w:type="dxa"/>
            <w:tcBorders>
              <w:top w:val="single" w:color="auto" w:sz="4" w:space="0"/>
            </w:tcBorders>
          </w:tcPr>
          <w:p w:rsidRPr="00C20AEF" w:rsidR="00F70617" w:rsidP="00F70617" w:rsidRDefault="00F70617" w14:paraId="76FCF6A0" w14:textId="15C20EF3">
            <w:pPr>
              <w:pStyle w:val="Tabellentext"/>
              <w:keepNext w:val="0"/>
            </w:pPr>
            <w:r w:rsidRPr="00C20AEF">
              <w:fldChar w:fldCharType="begin"/>
            </w:r>
            <w:r w:rsidRPr="00C20AEF">
              <w:instrText xml:space="preserve"> REF _Ref11324904 \r \h  \* MERGEFORMAT </w:instrText>
            </w:r>
            <w:r w:rsidRPr="00C20AEF">
              <w:fldChar w:fldCharType="separate"/>
            </w:r>
            <w:r w:rsidR="000D3A2D">
              <w:t>4.5.3</w:t>
            </w:r>
            <w:r w:rsidRPr="00C20AEF">
              <w:fldChar w:fldCharType="end"/>
            </w:r>
          </w:p>
        </w:tc>
        <w:tc>
          <w:tcPr>
            <w:tcW w:w="4678" w:type="dxa"/>
            <w:tcBorders>
              <w:top w:val="single" w:color="auto" w:sz="4" w:space="0"/>
            </w:tcBorders>
          </w:tcPr>
          <w:p w:rsidRPr="00C20AEF" w:rsidR="00F70617" w:rsidP="00F70617" w:rsidRDefault="00F70617" w14:paraId="618E4F1C" w14:textId="3327AD59">
            <w:pPr>
              <w:pStyle w:val="Tabellentext"/>
              <w:keepNext w:val="0"/>
            </w:pPr>
            <w:r>
              <w:t>ID583 WHS additional stages (analog SICOS BA)</w:t>
            </w:r>
          </w:p>
        </w:tc>
      </w:tr>
      <w:tr w:rsidRPr="007620BE" w:rsidR="00F70617" w:rsidTr="00580937" w14:paraId="4B170CC5" w14:textId="77777777">
        <w:tc>
          <w:tcPr>
            <w:tcW w:w="1032" w:type="dxa"/>
            <w:tcBorders>
              <w:top w:val="single" w:color="auto" w:sz="4" w:space="0"/>
            </w:tcBorders>
          </w:tcPr>
          <w:p w:rsidRPr="00C20AEF" w:rsidR="00F70617" w:rsidP="00F70617" w:rsidRDefault="00F70617" w14:paraId="0AC8FC2C" w14:textId="6EF88414">
            <w:pPr>
              <w:pStyle w:val="Tabellentext"/>
              <w:keepNext w:val="0"/>
            </w:pPr>
            <w:r>
              <w:t>1.8.9</w:t>
            </w:r>
          </w:p>
        </w:tc>
        <w:tc>
          <w:tcPr>
            <w:tcW w:w="1406" w:type="dxa"/>
            <w:tcBorders>
              <w:top w:val="single" w:color="auto" w:sz="4" w:space="0"/>
            </w:tcBorders>
          </w:tcPr>
          <w:p w:rsidRPr="00C20AEF" w:rsidR="00F70617" w:rsidP="00F70617" w:rsidRDefault="00F70617" w14:paraId="5B7EC999" w14:textId="1BA1C9C9">
            <w:pPr>
              <w:pStyle w:val="Tabellentext"/>
              <w:keepNext w:val="0"/>
            </w:pPr>
            <w:r>
              <w:t>08.01.2021</w:t>
            </w:r>
          </w:p>
        </w:tc>
        <w:tc>
          <w:tcPr>
            <w:tcW w:w="1418" w:type="dxa"/>
            <w:tcBorders>
              <w:top w:val="single" w:color="auto" w:sz="4" w:space="0"/>
            </w:tcBorders>
          </w:tcPr>
          <w:p w:rsidRPr="00C20AEF" w:rsidR="00F70617" w:rsidP="00F70617" w:rsidRDefault="00F70617" w14:paraId="2A08D377" w14:textId="449025AE">
            <w:pPr>
              <w:pStyle w:val="Tabellentext"/>
              <w:keepNext w:val="0"/>
            </w:pPr>
            <w:r>
              <w:t>J. Hatz</w:t>
            </w:r>
          </w:p>
        </w:tc>
        <w:tc>
          <w:tcPr>
            <w:tcW w:w="992" w:type="dxa"/>
            <w:tcBorders>
              <w:top w:val="single" w:color="auto" w:sz="4" w:space="0"/>
            </w:tcBorders>
          </w:tcPr>
          <w:p w:rsidRPr="00C20AEF" w:rsidR="00F70617" w:rsidP="00F70617" w:rsidRDefault="00F70617" w14:paraId="2FA550C0" w14:textId="13277799">
            <w:pPr>
              <w:pStyle w:val="Tabellentext"/>
              <w:keepNext w:val="0"/>
            </w:pPr>
            <w:r w:rsidRPr="00C20AEF">
              <w:fldChar w:fldCharType="begin"/>
            </w:r>
            <w:r w:rsidRPr="00C20AEF">
              <w:instrText xml:space="preserve"> REF _Ref11324904 \r \h  \* MERGEFORMAT </w:instrText>
            </w:r>
            <w:r w:rsidRPr="00C20AEF">
              <w:fldChar w:fldCharType="separate"/>
            </w:r>
            <w:r w:rsidR="000D3A2D">
              <w:t>4.5.3</w:t>
            </w:r>
            <w:r w:rsidRPr="00C20AEF">
              <w:fldChar w:fldCharType="end"/>
            </w:r>
          </w:p>
        </w:tc>
        <w:tc>
          <w:tcPr>
            <w:tcW w:w="4678" w:type="dxa"/>
            <w:tcBorders>
              <w:top w:val="single" w:color="auto" w:sz="4" w:space="0"/>
            </w:tcBorders>
          </w:tcPr>
          <w:p w:rsidRPr="00C20AEF" w:rsidR="00F70617" w:rsidP="00F70617" w:rsidRDefault="00F70617" w14:paraId="7417AB64" w14:textId="5E8850D9">
            <w:pPr>
              <w:pStyle w:val="Tabellentext"/>
              <w:keepNext w:val="0"/>
            </w:pPr>
            <w:r>
              <w:t>Post documentation D2D</w:t>
            </w:r>
          </w:p>
        </w:tc>
      </w:tr>
      <w:tr w:rsidRPr="007620BE" w:rsidR="00F70617" w:rsidTr="00580937" w14:paraId="106441D4" w14:textId="77777777">
        <w:tc>
          <w:tcPr>
            <w:tcW w:w="1032" w:type="dxa"/>
            <w:tcBorders>
              <w:top w:val="single" w:color="auto" w:sz="4" w:space="0"/>
            </w:tcBorders>
          </w:tcPr>
          <w:p w:rsidR="00F70617" w:rsidP="00F70617" w:rsidRDefault="00F70617" w14:paraId="4345100A" w14:textId="77777777">
            <w:pPr>
              <w:pStyle w:val="Tabellentext"/>
              <w:keepNext w:val="0"/>
            </w:pPr>
            <w:r>
              <w:t>1.8.8</w:t>
            </w:r>
          </w:p>
          <w:p w:rsidRPr="00C22914" w:rsidR="00C22914" w:rsidP="00C22914" w:rsidRDefault="00C22914" w14:paraId="4DEE2021" w14:textId="77777777">
            <w:pPr>
              <w:rPr>
                <w:lang w:val="en-GB"/>
              </w:rPr>
            </w:pPr>
          </w:p>
          <w:p w:rsidRPr="00C22914" w:rsidR="00C22914" w:rsidP="00C22914" w:rsidRDefault="00C22914" w14:paraId="739E6733" w14:textId="77777777">
            <w:pPr>
              <w:rPr>
                <w:lang w:val="en-GB"/>
              </w:rPr>
            </w:pPr>
          </w:p>
          <w:p w:rsidRPr="00C22914" w:rsidR="00C22914" w:rsidP="00C22914" w:rsidRDefault="00C22914" w14:paraId="142B0D87" w14:textId="77777777">
            <w:pPr>
              <w:rPr>
                <w:lang w:val="en-GB"/>
              </w:rPr>
            </w:pPr>
          </w:p>
          <w:p w:rsidRPr="00C22914" w:rsidR="00C22914" w:rsidP="00C22914" w:rsidRDefault="00C22914" w14:paraId="2DE227AF" w14:textId="77777777">
            <w:pPr>
              <w:rPr>
                <w:lang w:val="en-GB"/>
              </w:rPr>
            </w:pPr>
          </w:p>
          <w:p w:rsidRPr="00C22914" w:rsidR="00C22914" w:rsidP="00C22914" w:rsidRDefault="00C22914" w14:paraId="598AF08D" w14:textId="77777777">
            <w:pPr>
              <w:rPr>
                <w:lang w:val="en-GB"/>
              </w:rPr>
            </w:pPr>
          </w:p>
          <w:p w:rsidRPr="00C22914" w:rsidR="00C22914" w:rsidP="00C22914" w:rsidRDefault="00C22914" w14:paraId="763A1097" w14:textId="77777777">
            <w:pPr>
              <w:rPr>
                <w:lang w:val="en-GB"/>
              </w:rPr>
            </w:pPr>
          </w:p>
          <w:p w:rsidRPr="00C22914" w:rsidR="00C22914" w:rsidP="00C22914" w:rsidRDefault="00C22914" w14:paraId="5F815E79" w14:textId="77777777">
            <w:pPr>
              <w:rPr>
                <w:lang w:val="en-GB"/>
              </w:rPr>
            </w:pPr>
          </w:p>
          <w:p w:rsidR="00C22914" w:rsidP="00C22914" w:rsidRDefault="00C22914" w14:paraId="3039FA30" w14:textId="3B3FCA79">
            <w:pPr>
              <w:rPr>
                <w:sz w:val="20"/>
                <w:lang w:val="en-GB"/>
              </w:rPr>
            </w:pPr>
          </w:p>
          <w:p w:rsidRPr="00C22914" w:rsidR="00C22914" w:rsidP="00C22914" w:rsidRDefault="00C22914" w14:paraId="19474A6E" w14:textId="77777777">
            <w:pPr>
              <w:rPr>
                <w:sz w:val="20"/>
                <w:lang w:val="en-GB"/>
              </w:rPr>
            </w:pPr>
          </w:p>
          <w:p w:rsidRPr="00C22914" w:rsidR="00C22914" w:rsidP="00C22914" w:rsidRDefault="00C22914" w14:paraId="531A3E48" w14:textId="0112259F">
            <w:pPr>
              <w:rPr>
                <w:lang w:val="en-GB"/>
              </w:rPr>
            </w:pPr>
          </w:p>
        </w:tc>
        <w:tc>
          <w:tcPr>
            <w:tcW w:w="1406" w:type="dxa"/>
            <w:tcBorders>
              <w:top w:val="single" w:color="auto" w:sz="4" w:space="0"/>
            </w:tcBorders>
          </w:tcPr>
          <w:p w:rsidRPr="00C20AEF" w:rsidR="00F70617" w:rsidP="00F70617" w:rsidRDefault="00F70617" w14:paraId="30D4372F" w14:textId="008D9BF3">
            <w:pPr>
              <w:pStyle w:val="Tabellentext"/>
              <w:keepNext w:val="0"/>
            </w:pPr>
            <w:r>
              <w:lastRenderedPageBreak/>
              <w:t>05.12.2020</w:t>
            </w:r>
          </w:p>
        </w:tc>
        <w:tc>
          <w:tcPr>
            <w:tcW w:w="1418" w:type="dxa"/>
            <w:tcBorders>
              <w:top w:val="single" w:color="auto" w:sz="4" w:space="0"/>
            </w:tcBorders>
          </w:tcPr>
          <w:p w:rsidRPr="00C20AEF" w:rsidR="00F70617" w:rsidP="00F70617" w:rsidRDefault="00F70617" w14:paraId="5855D68C" w14:textId="68BBF402">
            <w:pPr>
              <w:pStyle w:val="Tabellentext"/>
              <w:keepNext w:val="0"/>
            </w:pPr>
            <w:r>
              <w:t>R. Schaaf</w:t>
            </w:r>
          </w:p>
        </w:tc>
        <w:tc>
          <w:tcPr>
            <w:tcW w:w="992" w:type="dxa"/>
            <w:tcBorders>
              <w:top w:val="single" w:color="auto" w:sz="4" w:space="0"/>
            </w:tcBorders>
          </w:tcPr>
          <w:p w:rsidRPr="00C20AEF" w:rsidR="00F70617" w:rsidP="00F70617" w:rsidRDefault="00F70617" w14:paraId="10932EAE" w14:textId="404BE21D">
            <w:pPr>
              <w:pStyle w:val="Tabellentext"/>
              <w:keepNext w:val="0"/>
            </w:pPr>
            <w:r w:rsidRPr="00C20AEF">
              <w:fldChar w:fldCharType="begin"/>
            </w:r>
            <w:r w:rsidRPr="00C20AEF">
              <w:instrText xml:space="preserve"> REF _Ref57809423 \r \h </w:instrText>
            </w:r>
            <w:r>
              <w:instrText xml:space="preserve"> \* MERGEFORMAT </w:instrText>
            </w:r>
            <w:r w:rsidRPr="00C20AEF">
              <w:fldChar w:fldCharType="separate"/>
            </w:r>
            <w:r w:rsidR="000D3A2D">
              <w:t>3.3.10</w:t>
            </w:r>
            <w:r w:rsidRPr="00C20AEF">
              <w:fldChar w:fldCharType="end"/>
            </w:r>
            <w:r>
              <w:t xml:space="preserve">, </w:t>
            </w:r>
            <w:r w:rsidRPr="00C20AEF">
              <w:fldChar w:fldCharType="begin"/>
            </w:r>
            <w:r w:rsidRPr="00C20AEF">
              <w:instrText xml:space="preserve"> REF _Ref23833261 \r \h </w:instrText>
            </w:r>
            <w:r>
              <w:instrText xml:space="preserve"> \* MERGEFORMAT </w:instrText>
            </w:r>
            <w:r w:rsidRPr="00C20AEF">
              <w:fldChar w:fldCharType="separate"/>
            </w:r>
            <w:r w:rsidR="000D3A2D">
              <w:t>3.3.16</w:t>
            </w:r>
            <w:r w:rsidRPr="00C20AEF">
              <w:fldChar w:fldCharType="end"/>
            </w:r>
            <w:r>
              <w:t xml:space="preserve">, </w:t>
            </w:r>
            <w:r w:rsidRPr="00C20AEF">
              <w:fldChar w:fldCharType="begin"/>
            </w:r>
            <w:r w:rsidRPr="00C20AEF">
              <w:instrText xml:space="preserve"> REF _Ref18327653 \r \h </w:instrText>
            </w:r>
            <w:r>
              <w:instrText xml:space="preserve"> \* MERGEFORMAT </w:instrText>
            </w:r>
            <w:r w:rsidRPr="00C20AEF">
              <w:fldChar w:fldCharType="separate"/>
            </w:r>
            <w:r w:rsidR="000D3A2D">
              <w:t>3.3.17</w:t>
            </w:r>
            <w:r w:rsidRPr="00C20AEF">
              <w:fldChar w:fldCharType="end"/>
            </w:r>
            <w:r>
              <w:t xml:space="preserve">, </w:t>
            </w:r>
            <w:r w:rsidRPr="00C20AEF">
              <w:fldChar w:fldCharType="begin"/>
            </w:r>
            <w:r w:rsidRPr="00C20AEF">
              <w:instrText xml:space="preserve"> REF _Ref262808673 \r \h </w:instrText>
            </w:r>
            <w:r>
              <w:instrText xml:space="preserve"> \* MERGEFORMAT </w:instrText>
            </w:r>
            <w:r w:rsidRPr="00C20AEF">
              <w:fldChar w:fldCharType="separate"/>
            </w:r>
            <w:r w:rsidR="000D3A2D">
              <w:t>4.4.1.1</w:t>
            </w:r>
            <w:r w:rsidRPr="00C20AEF">
              <w:fldChar w:fldCharType="end"/>
            </w:r>
            <w:r>
              <w:t xml:space="preserve">, </w:t>
            </w:r>
            <w:r w:rsidRPr="00C20AEF">
              <w:fldChar w:fldCharType="begin"/>
            </w:r>
            <w:r w:rsidRPr="00C20AEF">
              <w:instrText xml:space="preserve"> REF _Ref252366206 \r \h </w:instrText>
            </w:r>
            <w:r>
              <w:instrText xml:space="preserve"> \* MERGEFORMAT </w:instrText>
            </w:r>
            <w:r w:rsidRPr="00C20AEF">
              <w:fldChar w:fldCharType="separate"/>
            </w:r>
            <w:r w:rsidR="000D3A2D">
              <w:t>4.4.1.2</w:t>
            </w:r>
            <w:r w:rsidRPr="00C20AEF">
              <w:fldChar w:fldCharType="end"/>
            </w:r>
            <w:r>
              <w:t xml:space="preserve">, </w:t>
            </w:r>
            <w:r w:rsidRPr="00C20AEF">
              <w:fldChar w:fldCharType="begin"/>
            </w:r>
            <w:r w:rsidRPr="00C20AEF">
              <w:instrText xml:space="preserve"> REF _Ref57809502 \r \h </w:instrText>
            </w:r>
            <w:r>
              <w:instrText xml:space="preserve"> \* MERGEFORMAT </w:instrText>
            </w:r>
            <w:r w:rsidRPr="00C20AEF">
              <w:fldChar w:fldCharType="separate"/>
            </w:r>
            <w:r w:rsidR="000D3A2D">
              <w:t>4.4.1.3</w:t>
            </w:r>
            <w:r w:rsidRPr="00C20AEF">
              <w:fldChar w:fldCharType="end"/>
            </w:r>
            <w:r>
              <w:t xml:space="preserve">, </w:t>
            </w:r>
            <w:r w:rsidRPr="00C20AEF">
              <w:fldChar w:fldCharType="begin"/>
            </w:r>
            <w:r w:rsidRPr="00C20AEF">
              <w:instrText xml:space="preserve"> REF _Ref252356202 \r \h </w:instrText>
            </w:r>
            <w:r>
              <w:instrText xml:space="preserve"> \* MERGEFORMAT </w:instrText>
            </w:r>
            <w:r w:rsidRPr="00C20AEF">
              <w:fldChar w:fldCharType="separate"/>
            </w:r>
            <w:r w:rsidR="000D3A2D">
              <w:t>4.4.2</w:t>
            </w:r>
            <w:r w:rsidRPr="00C20AEF">
              <w:fldChar w:fldCharType="end"/>
            </w:r>
            <w:r>
              <w:t>,</w:t>
            </w:r>
          </w:p>
          <w:p w:rsidRPr="00C20AEF" w:rsidR="00F70617" w:rsidP="00F70617" w:rsidRDefault="00F70617" w14:paraId="701495D8" w14:textId="4C554F90">
            <w:pPr>
              <w:pStyle w:val="Tabellentext"/>
              <w:keepNext w:val="0"/>
            </w:pPr>
            <w:r>
              <w:lastRenderedPageBreak/>
              <w:t>4.14.4</w:t>
            </w:r>
          </w:p>
        </w:tc>
        <w:tc>
          <w:tcPr>
            <w:tcW w:w="4678" w:type="dxa"/>
            <w:tcBorders>
              <w:top w:val="single" w:color="auto" w:sz="4" w:space="0"/>
            </w:tcBorders>
          </w:tcPr>
          <w:p w:rsidRPr="00C20AEF" w:rsidR="00F70617" w:rsidP="00F70617" w:rsidRDefault="00F70617" w14:paraId="60C56944" w14:textId="1C6BC099">
            <w:pPr>
              <w:pStyle w:val="Tabellentext"/>
              <w:keepNext w:val="0"/>
            </w:pPr>
            <w:r>
              <w:lastRenderedPageBreak/>
              <w:t xml:space="preserve">ID 586 Requirements STOX </w:t>
            </w:r>
            <w:proofErr w:type="spellStart"/>
            <w:r>
              <w:t>Pilote</w:t>
            </w:r>
            <w:proofErr w:type="spellEnd"/>
          </w:p>
        </w:tc>
      </w:tr>
      <w:tr w:rsidRPr="007620BE" w:rsidR="00F70617" w:rsidTr="00580937" w14:paraId="27CD8AD2" w14:textId="77777777">
        <w:tc>
          <w:tcPr>
            <w:tcW w:w="1032" w:type="dxa"/>
            <w:tcBorders>
              <w:top w:val="single" w:color="auto" w:sz="4" w:space="0"/>
            </w:tcBorders>
          </w:tcPr>
          <w:p w:rsidRPr="00850D5A" w:rsidR="00F70617" w:rsidP="00F70617" w:rsidRDefault="00F70617" w14:paraId="069C94EE" w14:textId="6E37ED4F">
            <w:pPr>
              <w:pStyle w:val="Tabellentext"/>
              <w:keepNext w:val="0"/>
            </w:pPr>
            <w:r>
              <w:t>1.8.7</w:t>
            </w:r>
          </w:p>
        </w:tc>
        <w:tc>
          <w:tcPr>
            <w:tcW w:w="1406" w:type="dxa"/>
            <w:tcBorders>
              <w:top w:val="single" w:color="auto" w:sz="4" w:space="0"/>
            </w:tcBorders>
          </w:tcPr>
          <w:p w:rsidRPr="00850D5A" w:rsidR="00F70617" w:rsidP="00F70617" w:rsidRDefault="00F70617" w14:paraId="400A11E7" w14:textId="2CC6C39D">
            <w:pPr>
              <w:pStyle w:val="Tabellentext"/>
              <w:keepNext w:val="0"/>
            </w:pPr>
            <w:r>
              <w:t>19.10.2020</w:t>
            </w:r>
          </w:p>
        </w:tc>
        <w:tc>
          <w:tcPr>
            <w:tcW w:w="1418" w:type="dxa"/>
            <w:tcBorders>
              <w:top w:val="single" w:color="auto" w:sz="4" w:space="0"/>
            </w:tcBorders>
          </w:tcPr>
          <w:p w:rsidRPr="00850D5A" w:rsidR="00F70617" w:rsidP="00F70617" w:rsidRDefault="00F70617" w14:paraId="5D5DA189" w14:textId="7D01C5E7">
            <w:pPr>
              <w:pStyle w:val="Tabellentext"/>
              <w:keepNext w:val="0"/>
            </w:pPr>
            <w:r>
              <w:t>J. Hatz / R. Schaaf</w:t>
            </w:r>
          </w:p>
        </w:tc>
        <w:tc>
          <w:tcPr>
            <w:tcW w:w="992" w:type="dxa"/>
            <w:tcBorders>
              <w:top w:val="single" w:color="auto" w:sz="4" w:space="0"/>
            </w:tcBorders>
          </w:tcPr>
          <w:p w:rsidRPr="00850D5A" w:rsidR="00F70617" w:rsidP="00F70617" w:rsidRDefault="00F70617" w14:paraId="6C0ADDB5" w14:textId="4EEDEAAF">
            <w:pPr>
              <w:pStyle w:val="Tabellentext"/>
              <w:keepNext w:val="0"/>
            </w:pPr>
            <w:r w:rsidRPr="00850D5A">
              <w:fldChar w:fldCharType="begin"/>
            </w:r>
            <w:r w:rsidRPr="00850D5A">
              <w:instrText xml:space="preserve"> REF _Ref29303522 \r \h </w:instrText>
            </w:r>
            <w:r>
              <w:instrText xml:space="preserve"> \* MERGEFORMAT </w:instrText>
            </w:r>
            <w:r w:rsidRPr="00850D5A">
              <w:fldChar w:fldCharType="separate"/>
            </w:r>
            <w:r w:rsidR="000D3A2D">
              <w:t>1.1.2</w:t>
            </w:r>
            <w:r w:rsidRPr="00850D5A">
              <w:fldChar w:fldCharType="end"/>
            </w:r>
            <w:r>
              <w:t xml:space="preserve">, </w:t>
            </w:r>
            <w:r w:rsidRPr="00850D5A">
              <w:fldChar w:fldCharType="begin"/>
            </w:r>
            <w:r w:rsidRPr="00850D5A">
              <w:instrText xml:space="preserve"> REF _Ref53397397 \r \h </w:instrText>
            </w:r>
            <w:r>
              <w:instrText xml:space="preserve"> \* MERGEFORMAT </w:instrText>
            </w:r>
            <w:r w:rsidRPr="00850D5A">
              <w:fldChar w:fldCharType="separate"/>
            </w:r>
            <w:r w:rsidR="000D3A2D">
              <w:t>1.1.8.1</w:t>
            </w:r>
            <w:r w:rsidRPr="00850D5A">
              <w:fldChar w:fldCharType="end"/>
            </w:r>
            <w:r>
              <w:t xml:space="preserve">, </w:t>
            </w:r>
            <w:r w:rsidRPr="00850D5A">
              <w:fldChar w:fldCharType="begin"/>
            </w:r>
            <w:r w:rsidRPr="00850D5A">
              <w:instrText xml:space="preserve"> REF _Ref53133578 \r \h </w:instrText>
            </w:r>
            <w:r>
              <w:instrText xml:space="preserve"> \* MERGEFORMAT </w:instrText>
            </w:r>
            <w:r w:rsidRPr="00850D5A">
              <w:fldChar w:fldCharType="separate"/>
            </w:r>
            <w:r w:rsidR="000D3A2D">
              <w:t>1.1.16</w:t>
            </w:r>
            <w:r w:rsidRPr="00850D5A">
              <w:fldChar w:fldCharType="end"/>
            </w:r>
            <w:r>
              <w:t xml:space="preserve">, </w:t>
            </w:r>
            <w:r w:rsidRPr="00850D5A">
              <w:fldChar w:fldCharType="begin"/>
            </w:r>
            <w:r w:rsidRPr="00850D5A">
              <w:instrText xml:space="preserve"> REF _Ref53042213 \r \h </w:instrText>
            </w:r>
            <w:r>
              <w:instrText xml:space="preserve"> \* MERGEFORMAT </w:instrText>
            </w:r>
            <w:r w:rsidRPr="00850D5A">
              <w:fldChar w:fldCharType="separate"/>
            </w:r>
            <w:r w:rsidR="000D3A2D">
              <w:t>3.3.3</w:t>
            </w:r>
            <w:r w:rsidRPr="00850D5A">
              <w:fldChar w:fldCharType="end"/>
            </w:r>
            <w:r>
              <w:t xml:space="preserve">, </w:t>
            </w:r>
            <w:r w:rsidRPr="00850D5A">
              <w:fldChar w:fldCharType="begin"/>
            </w:r>
            <w:r w:rsidRPr="00850D5A">
              <w:instrText xml:space="preserve"> REF _Ref23833261 \r \h </w:instrText>
            </w:r>
            <w:r>
              <w:instrText xml:space="preserve"> \* MERGEFORMAT </w:instrText>
            </w:r>
            <w:r w:rsidRPr="00850D5A">
              <w:fldChar w:fldCharType="separate"/>
            </w:r>
            <w:r w:rsidR="000D3A2D">
              <w:t>3.3.16</w:t>
            </w:r>
            <w:r w:rsidRPr="00850D5A">
              <w:fldChar w:fldCharType="end"/>
            </w:r>
            <w:r>
              <w:t xml:space="preserve">, </w:t>
            </w:r>
            <w:r w:rsidRPr="00850D5A">
              <w:fldChar w:fldCharType="begin"/>
            </w:r>
            <w:r w:rsidRPr="00850D5A">
              <w:instrText xml:space="preserve"> REF _Ref253734448 \r \h </w:instrText>
            </w:r>
            <w:r>
              <w:instrText xml:space="preserve"> \* MERGEFORMAT </w:instrText>
            </w:r>
            <w:r w:rsidRPr="00850D5A">
              <w:fldChar w:fldCharType="separate"/>
            </w:r>
            <w:r w:rsidR="000D3A2D">
              <w:t>4.2.1</w:t>
            </w:r>
            <w:r w:rsidRPr="00850D5A">
              <w:fldChar w:fldCharType="end"/>
            </w:r>
            <w:r>
              <w:t xml:space="preserve">,  </w:t>
            </w:r>
            <w:r w:rsidRPr="00850D5A">
              <w:fldChar w:fldCharType="begin"/>
            </w:r>
            <w:r w:rsidRPr="00850D5A">
              <w:instrText xml:space="preserve"> REF _Ref252366206 \r \h </w:instrText>
            </w:r>
            <w:r>
              <w:instrText xml:space="preserve"> \* MERGEFORMAT </w:instrText>
            </w:r>
            <w:r w:rsidRPr="00850D5A">
              <w:fldChar w:fldCharType="separate"/>
            </w:r>
            <w:r w:rsidR="000D3A2D">
              <w:t>4.4.1.2</w:t>
            </w:r>
            <w:r w:rsidRPr="00850D5A">
              <w:fldChar w:fldCharType="end"/>
            </w:r>
            <w:r>
              <w:t xml:space="preserve">, </w:t>
            </w:r>
            <w:r w:rsidRPr="00850D5A">
              <w:fldChar w:fldCharType="begin"/>
            </w:r>
            <w:r w:rsidRPr="00850D5A">
              <w:instrText xml:space="preserve"> REF _Ref252356202 \r \h </w:instrText>
            </w:r>
            <w:r>
              <w:instrText xml:space="preserve"> \* MERGEFORMAT </w:instrText>
            </w:r>
            <w:r w:rsidRPr="00850D5A">
              <w:fldChar w:fldCharType="separate"/>
            </w:r>
            <w:r w:rsidR="000D3A2D">
              <w:t>4.4.2</w:t>
            </w:r>
            <w:r w:rsidRPr="00850D5A">
              <w:fldChar w:fldCharType="end"/>
            </w:r>
            <w:r>
              <w:t xml:space="preserve">, </w:t>
            </w:r>
            <w:r w:rsidRPr="00850D5A">
              <w:fldChar w:fldCharType="begin"/>
            </w:r>
            <w:r w:rsidRPr="00850D5A">
              <w:instrText xml:space="preserve"> REF _Ref18490148 \r \h </w:instrText>
            </w:r>
            <w:r>
              <w:instrText xml:space="preserve"> \* MERGEFORMAT </w:instrText>
            </w:r>
            <w:r w:rsidRPr="00850D5A">
              <w:fldChar w:fldCharType="separate"/>
            </w:r>
            <w:r w:rsidR="000D3A2D">
              <w:t>4.5</w:t>
            </w:r>
            <w:r w:rsidRPr="00850D5A">
              <w:fldChar w:fldCharType="end"/>
            </w:r>
            <w:r>
              <w:t xml:space="preserve">, </w:t>
            </w:r>
            <w:r w:rsidRPr="00850D5A">
              <w:fldChar w:fldCharType="begin"/>
            </w:r>
            <w:r w:rsidRPr="00850D5A">
              <w:instrText xml:space="preserve"> REF _Ref312315039 \r \h </w:instrText>
            </w:r>
            <w:r>
              <w:instrText xml:space="preserve"> \* MERGEFORMAT </w:instrText>
            </w:r>
            <w:r w:rsidRPr="00850D5A">
              <w:fldChar w:fldCharType="separate"/>
            </w:r>
            <w:r w:rsidR="000D3A2D">
              <w:t>4.5.2.1</w:t>
            </w:r>
            <w:r w:rsidRPr="00850D5A">
              <w:fldChar w:fldCharType="end"/>
            </w:r>
            <w:r>
              <w:t xml:space="preserve">, </w:t>
            </w:r>
            <w:r w:rsidRPr="00850D5A">
              <w:fldChar w:fldCharType="begin"/>
            </w:r>
            <w:r w:rsidRPr="00850D5A">
              <w:instrText xml:space="preserve"> REF _Ref11324904 \r \h </w:instrText>
            </w:r>
            <w:r>
              <w:instrText xml:space="preserve"> \* MERGEFORMAT </w:instrText>
            </w:r>
            <w:r w:rsidRPr="00850D5A">
              <w:fldChar w:fldCharType="separate"/>
            </w:r>
            <w:r w:rsidR="000D3A2D">
              <w:t>4.5.3</w:t>
            </w:r>
            <w:r w:rsidRPr="00850D5A">
              <w:fldChar w:fldCharType="end"/>
            </w:r>
            <w:r>
              <w:t xml:space="preserve">, </w:t>
            </w:r>
            <w:r w:rsidRPr="00850D5A">
              <w:fldChar w:fldCharType="begin"/>
            </w:r>
            <w:r w:rsidRPr="00850D5A">
              <w:instrText xml:space="preserve"> REF _Ref53065417 \r \h </w:instrText>
            </w:r>
            <w:r>
              <w:instrText xml:space="preserve"> \* MERGEFORMAT </w:instrText>
            </w:r>
            <w:r w:rsidRPr="00850D5A">
              <w:fldChar w:fldCharType="separate"/>
            </w:r>
            <w:r w:rsidR="000D3A2D">
              <w:t>4.10.4</w:t>
            </w:r>
            <w:r w:rsidRPr="00850D5A">
              <w:fldChar w:fldCharType="end"/>
            </w:r>
            <w:r>
              <w:t xml:space="preserve">, </w:t>
            </w:r>
            <w:r w:rsidRPr="00850D5A">
              <w:fldChar w:fldCharType="begin"/>
            </w:r>
            <w:r w:rsidRPr="00850D5A">
              <w:instrText xml:space="preserve"> REF _Ref274638016 \r \h </w:instrText>
            </w:r>
            <w:r>
              <w:instrText xml:space="preserve"> \* MERGEFORMAT </w:instrText>
            </w:r>
            <w:r w:rsidRPr="00850D5A">
              <w:fldChar w:fldCharType="separate"/>
            </w:r>
            <w:r w:rsidR="000D3A2D">
              <w:t>5.2</w:t>
            </w:r>
            <w:r w:rsidRPr="00850D5A">
              <w:fldChar w:fldCharType="end"/>
            </w:r>
            <w:r>
              <w:t xml:space="preserve">, </w:t>
            </w:r>
            <w:r>
              <w:br/>
            </w:r>
            <w:r w:rsidRPr="00850D5A">
              <w:fldChar w:fldCharType="begin"/>
            </w:r>
            <w:r w:rsidRPr="00850D5A">
              <w:instrText xml:space="preserve"> REF _Ref18495108 \r \h </w:instrText>
            </w:r>
            <w:r>
              <w:instrText xml:space="preserve"> \* MERGEFORMAT </w:instrText>
            </w:r>
            <w:r w:rsidRPr="00850D5A">
              <w:fldChar w:fldCharType="separate"/>
            </w:r>
            <w:r w:rsidR="000D3A2D">
              <w:t>7.10.1</w:t>
            </w:r>
            <w:r w:rsidRPr="00850D5A">
              <w:fldChar w:fldCharType="end"/>
            </w:r>
            <w:r>
              <w:t xml:space="preserve">, </w:t>
            </w:r>
            <w:r w:rsidRPr="00850D5A">
              <w:fldChar w:fldCharType="begin"/>
            </w:r>
            <w:r w:rsidRPr="00850D5A">
              <w:instrText xml:space="preserve"> REF _Ref306003072 \r \h </w:instrText>
            </w:r>
            <w:r>
              <w:instrText xml:space="preserve"> \* MERGEFORMAT </w:instrText>
            </w:r>
            <w:r w:rsidRPr="00850D5A">
              <w:fldChar w:fldCharType="separate"/>
            </w:r>
            <w:r w:rsidR="000D3A2D">
              <w:t>7.10.3</w:t>
            </w:r>
            <w:r w:rsidRPr="00850D5A">
              <w:fldChar w:fldCharType="end"/>
            </w:r>
          </w:p>
        </w:tc>
        <w:tc>
          <w:tcPr>
            <w:tcW w:w="4678" w:type="dxa"/>
            <w:tcBorders>
              <w:top w:val="single" w:color="auto" w:sz="4" w:space="0"/>
            </w:tcBorders>
          </w:tcPr>
          <w:p w:rsidRPr="00850D5A" w:rsidR="00F70617" w:rsidP="00F70617" w:rsidRDefault="00F70617" w14:paraId="0BD42586" w14:textId="77777777">
            <w:pPr>
              <w:pStyle w:val="Tabellentext"/>
              <w:keepNext w:val="0"/>
            </w:pPr>
            <w:r>
              <w:t>ID 580 STOX optimization points</w:t>
            </w:r>
          </w:p>
          <w:p w:rsidRPr="00850D5A" w:rsidR="00F70617" w:rsidP="00F70617" w:rsidRDefault="00F70617" w14:paraId="77E859E4" w14:textId="59BAF210">
            <w:pPr>
              <w:pStyle w:val="Tabellentext"/>
              <w:keepNext w:val="0"/>
            </w:pPr>
            <w:r>
              <w:t>ID 584 Max. Value Consideration in parameter Handling margin</w:t>
            </w:r>
            <w:r>
              <w:rPr>
                <w:rFonts w:ascii="Tahoma" w:hAnsi="Tahoma"/>
                <w:color w:val="000000"/>
                <w:sz w:val="16"/>
              </w:rPr>
              <w:t> </w:t>
            </w:r>
          </w:p>
        </w:tc>
      </w:tr>
      <w:tr w:rsidRPr="007620BE" w:rsidR="00F70617" w:rsidTr="00580937" w14:paraId="6945FDB6" w14:textId="77777777">
        <w:tc>
          <w:tcPr>
            <w:tcW w:w="1032" w:type="dxa"/>
            <w:tcBorders>
              <w:top w:val="single" w:color="auto" w:sz="4" w:space="0"/>
            </w:tcBorders>
          </w:tcPr>
          <w:p w:rsidRPr="009E67F0" w:rsidR="00F70617" w:rsidP="00F70617" w:rsidRDefault="00F70617" w14:paraId="77A93A82" w14:textId="06B092EF">
            <w:pPr>
              <w:pStyle w:val="Tabellentext"/>
              <w:keepNext w:val="0"/>
            </w:pPr>
            <w:r>
              <w:t>1.8.6</w:t>
            </w:r>
          </w:p>
        </w:tc>
        <w:tc>
          <w:tcPr>
            <w:tcW w:w="1406" w:type="dxa"/>
            <w:tcBorders>
              <w:top w:val="single" w:color="auto" w:sz="4" w:space="0"/>
            </w:tcBorders>
          </w:tcPr>
          <w:p w:rsidRPr="009E67F0" w:rsidR="00F70617" w:rsidP="00F70617" w:rsidRDefault="00F70617" w14:paraId="323687F6" w14:textId="282AB097">
            <w:pPr>
              <w:pStyle w:val="Tabellentext"/>
              <w:keepNext w:val="0"/>
            </w:pPr>
            <w:r>
              <w:t>29.01.2020</w:t>
            </w:r>
          </w:p>
        </w:tc>
        <w:tc>
          <w:tcPr>
            <w:tcW w:w="1418" w:type="dxa"/>
            <w:tcBorders>
              <w:top w:val="single" w:color="auto" w:sz="4" w:space="0"/>
            </w:tcBorders>
          </w:tcPr>
          <w:p w:rsidRPr="009E67F0" w:rsidR="00F70617" w:rsidP="00F70617" w:rsidRDefault="00F70617" w14:paraId="710AB039" w14:textId="43F3D04E">
            <w:pPr>
              <w:pStyle w:val="Tabellentext"/>
              <w:keepNext w:val="0"/>
            </w:pPr>
            <w:r>
              <w:t>A. Braun</w:t>
            </w:r>
          </w:p>
        </w:tc>
        <w:tc>
          <w:tcPr>
            <w:tcW w:w="992" w:type="dxa"/>
            <w:tcBorders>
              <w:top w:val="single" w:color="auto" w:sz="4" w:space="0"/>
            </w:tcBorders>
          </w:tcPr>
          <w:p w:rsidRPr="009E67F0" w:rsidR="00F70617" w:rsidP="00F70617" w:rsidRDefault="00F70617" w14:paraId="42175BF7" w14:textId="1356E352">
            <w:pPr>
              <w:pStyle w:val="Tabellentext"/>
              <w:keepNext w:val="0"/>
            </w:pPr>
            <w:r w:rsidRPr="009E67F0">
              <w:fldChar w:fldCharType="begin"/>
            </w:r>
            <w:r w:rsidRPr="009E67F0">
              <w:instrText xml:space="preserve"> REF _Ref331489735 \r \h </w:instrText>
            </w:r>
            <w:r>
              <w:instrText xml:space="preserve"> \* MERGEFORMAT </w:instrText>
            </w:r>
            <w:r w:rsidRPr="009E67F0">
              <w:fldChar w:fldCharType="separate"/>
            </w:r>
            <w:r w:rsidR="000D3A2D">
              <w:t>7.1.4</w:t>
            </w:r>
            <w:r w:rsidRPr="009E67F0">
              <w:fldChar w:fldCharType="end"/>
            </w:r>
            <w:r>
              <w:br/>
            </w:r>
            <w:r w:rsidRPr="009E67F0">
              <w:fldChar w:fldCharType="begin"/>
            </w:r>
            <w:r w:rsidRPr="009E67F0">
              <w:instrText xml:space="preserve"> REF _Ref31197244 \r \h </w:instrText>
            </w:r>
            <w:r>
              <w:instrText xml:space="preserve"> \* MERGEFORMAT </w:instrText>
            </w:r>
            <w:r w:rsidRPr="009E67F0">
              <w:fldChar w:fldCharType="separate"/>
            </w:r>
            <w:r w:rsidR="000D3A2D">
              <w:t>7.2</w:t>
            </w:r>
            <w:r w:rsidRPr="009E67F0">
              <w:fldChar w:fldCharType="end"/>
            </w:r>
          </w:p>
        </w:tc>
        <w:tc>
          <w:tcPr>
            <w:tcW w:w="4678" w:type="dxa"/>
            <w:tcBorders>
              <w:top w:val="single" w:color="auto" w:sz="4" w:space="0"/>
            </w:tcBorders>
          </w:tcPr>
          <w:p w:rsidRPr="00916EEB" w:rsidR="00F70617" w:rsidP="00F70617" w:rsidRDefault="00F70617" w14:paraId="152FE3E1" w14:textId="08D79BC3">
            <w:pPr>
              <w:pStyle w:val="Tabellentext"/>
              <w:keepNext w:val="0"/>
            </w:pPr>
            <w:r>
              <w:t>ID530 Change attachments to PDF in automatically generated e-mails</w:t>
            </w:r>
          </w:p>
        </w:tc>
      </w:tr>
      <w:tr w:rsidRPr="007620BE" w:rsidR="00F70617" w:rsidTr="009E67F0" w14:paraId="0948BA3E" w14:textId="77777777">
        <w:tc>
          <w:tcPr>
            <w:tcW w:w="1032" w:type="dxa"/>
            <w:tcBorders>
              <w:top w:val="single" w:color="auto" w:sz="4" w:space="0"/>
            </w:tcBorders>
            <w:shd w:val="clear" w:color="auto" w:fill="auto"/>
          </w:tcPr>
          <w:p w:rsidRPr="009E67F0" w:rsidR="00F70617" w:rsidP="00F70617" w:rsidRDefault="00F70617" w14:paraId="631A3448" w14:textId="7226C012">
            <w:pPr>
              <w:pStyle w:val="Tabellentext"/>
              <w:keepNext w:val="0"/>
            </w:pPr>
            <w:r>
              <w:t>1.8.5</w:t>
            </w:r>
          </w:p>
        </w:tc>
        <w:tc>
          <w:tcPr>
            <w:tcW w:w="1406" w:type="dxa"/>
            <w:tcBorders>
              <w:top w:val="single" w:color="auto" w:sz="4" w:space="0"/>
            </w:tcBorders>
            <w:shd w:val="clear" w:color="auto" w:fill="auto"/>
          </w:tcPr>
          <w:p w:rsidRPr="009E67F0" w:rsidR="00F70617" w:rsidP="00F70617" w:rsidRDefault="00F70617" w14:paraId="7F5486DE" w14:textId="2A823660">
            <w:pPr>
              <w:pStyle w:val="Tabellentext"/>
              <w:keepNext w:val="0"/>
            </w:pPr>
            <w:r>
              <w:t>07.01.2020</w:t>
            </w:r>
          </w:p>
        </w:tc>
        <w:tc>
          <w:tcPr>
            <w:tcW w:w="1418" w:type="dxa"/>
            <w:tcBorders>
              <w:top w:val="single" w:color="auto" w:sz="4" w:space="0"/>
            </w:tcBorders>
            <w:shd w:val="clear" w:color="auto" w:fill="auto"/>
          </w:tcPr>
          <w:p w:rsidRPr="009E67F0" w:rsidR="00F70617" w:rsidP="00F70617" w:rsidRDefault="00F70617" w14:paraId="68C6F53F" w14:textId="70EDE4E0">
            <w:pPr>
              <w:pStyle w:val="Tabellentext"/>
              <w:keepNext w:val="0"/>
            </w:pPr>
            <w:r>
              <w:t>T. Soder</w:t>
            </w:r>
          </w:p>
        </w:tc>
        <w:tc>
          <w:tcPr>
            <w:tcW w:w="992" w:type="dxa"/>
            <w:tcBorders>
              <w:top w:val="single" w:color="auto" w:sz="4" w:space="0"/>
            </w:tcBorders>
            <w:shd w:val="clear" w:color="auto" w:fill="auto"/>
          </w:tcPr>
          <w:p w:rsidRPr="009E67F0" w:rsidR="00F70617" w:rsidP="00F70617" w:rsidRDefault="00F70617" w14:paraId="33BB62CE" w14:textId="5B3D3E3A">
            <w:pPr>
              <w:pStyle w:val="Tabellentext"/>
              <w:keepNext w:val="0"/>
            </w:pPr>
            <w:r w:rsidRPr="009E67F0">
              <w:fldChar w:fldCharType="begin"/>
            </w:r>
            <w:r w:rsidRPr="009E67F0">
              <w:instrText xml:space="preserve"> REF _Ref29303522 \r \h  \* MERGEFORMAT </w:instrText>
            </w:r>
            <w:r w:rsidRPr="009E67F0">
              <w:fldChar w:fldCharType="separate"/>
            </w:r>
            <w:r w:rsidR="000D3A2D">
              <w:t>1.1.2</w:t>
            </w:r>
            <w:r w:rsidRPr="009E67F0">
              <w:fldChar w:fldCharType="end"/>
            </w:r>
          </w:p>
        </w:tc>
        <w:tc>
          <w:tcPr>
            <w:tcW w:w="4678" w:type="dxa"/>
            <w:tcBorders>
              <w:top w:val="single" w:color="auto" w:sz="4" w:space="0"/>
            </w:tcBorders>
            <w:shd w:val="clear" w:color="auto" w:fill="auto"/>
          </w:tcPr>
          <w:p w:rsidRPr="009E67F0" w:rsidR="00F70617" w:rsidP="00F70617" w:rsidRDefault="00F70617" w14:paraId="36CA4869" w14:textId="6D272C99">
            <w:pPr>
              <w:pStyle w:val="Tabellentext"/>
              <w:keepNext w:val="0"/>
            </w:pPr>
            <w:r>
              <w:t xml:space="preserve">ID553 Adjustment determination </w:t>
            </w:r>
            <w:proofErr w:type="spellStart"/>
            <w:r>
              <w:t>DeadStock</w:t>
            </w:r>
            <w:proofErr w:type="spellEnd"/>
            <w:r>
              <w:t xml:space="preserve"> assortment (FKT-SORT-2)</w:t>
            </w:r>
          </w:p>
        </w:tc>
      </w:tr>
      <w:tr w:rsidRPr="007620BE" w:rsidR="00F70617" w:rsidTr="005657AF" w14:paraId="468A13E3" w14:textId="77777777">
        <w:tc>
          <w:tcPr>
            <w:tcW w:w="1032" w:type="dxa"/>
            <w:tcBorders>
              <w:top w:val="single" w:color="auto" w:sz="4" w:space="0"/>
            </w:tcBorders>
          </w:tcPr>
          <w:p w:rsidRPr="00136F88" w:rsidR="00F70617" w:rsidP="00F70617" w:rsidRDefault="00F70617" w14:paraId="1A3D5028" w14:textId="70D6179C">
            <w:pPr>
              <w:pStyle w:val="Tabellentext"/>
              <w:keepNext w:val="0"/>
            </w:pPr>
            <w:r>
              <w:t>1.8.4</w:t>
            </w:r>
          </w:p>
        </w:tc>
        <w:tc>
          <w:tcPr>
            <w:tcW w:w="1406" w:type="dxa"/>
            <w:tcBorders>
              <w:top w:val="single" w:color="auto" w:sz="4" w:space="0"/>
            </w:tcBorders>
          </w:tcPr>
          <w:p w:rsidR="00F70617" w:rsidP="00F70617" w:rsidRDefault="00F70617" w14:paraId="286F5EE0" w14:textId="77777777">
            <w:pPr>
              <w:pStyle w:val="Tabellentext"/>
              <w:keepNext w:val="0"/>
            </w:pPr>
            <w:r>
              <w:t>19.12.2019</w:t>
            </w:r>
          </w:p>
          <w:p w:rsidRPr="007A0DD2" w:rsidR="00F70617" w:rsidP="00F70617" w:rsidRDefault="00F70617" w14:paraId="78B63C22" w14:textId="77777777"/>
          <w:p w:rsidRPr="007A0DD2" w:rsidR="00F70617" w:rsidP="00F70617" w:rsidRDefault="00F70617" w14:paraId="331C4A90" w14:textId="77777777"/>
          <w:p w:rsidRPr="007A0DD2" w:rsidR="00F70617" w:rsidP="00F70617" w:rsidRDefault="00F70617" w14:paraId="49935571" w14:textId="77777777"/>
          <w:p w:rsidRPr="007A0DD2" w:rsidR="00F70617" w:rsidP="00F70617" w:rsidRDefault="00F70617" w14:paraId="56FF9769" w14:textId="77777777"/>
          <w:p w:rsidRPr="007A0DD2" w:rsidR="00F70617" w:rsidP="00F70617" w:rsidRDefault="00F70617" w14:paraId="605C1CDE" w14:textId="77777777"/>
          <w:p w:rsidRPr="007A0DD2" w:rsidR="00F70617" w:rsidP="00F70617" w:rsidRDefault="00F70617" w14:paraId="630A0FC9" w14:textId="77777777"/>
          <w:p w:rsidRPr="007A0DD2" w:rsidR="00F70617" w:rsidP="00F70617" w:rsidRDefault="00F70617" w14:paraId="3B87291D" w14:textId="77777777"/>
          <w:p w:rsidRPr="007A0DD2" w:rsidR="00F70617" w:rsidP="00F70617" w:rsidRDefault="00F70617" w14:paraId="17D1F617" w14:textId="77777777"/>
          <w:p w:rsidRPr="007A0DD2" w:rsidR="00F70617" w:rsidP="00F70617" w:rsidRDefault="00F70617" w14:paraId="1600540E" w14:textId="77777777"/>
          <w:p w:rsidRPr="007A0DD2" w:rsidR="00F70617" w:rsidP="00F70617" w:rsidRDefault="00F70617" w14:paraId="5204F680" w14:textId="77777777"/>
          <w:p w:rsidRPr="007A0DD2" w:rsidR="00F70617" w:rsidP="00F70617" w:rsidRDefault="00F70617" w14:paraId="52D70D9A" w14:textId="77777777"/>
          <w:p w:rsidRPr="007A0DD2" w:rsidR="00F70617" w:rsidP="00F70617" w:rsidRDefault="00F70617" w14:paraId="4ED83EB1" w14:textId="77777777"/>
          <w:p w:rsidRPr="007A0DD2" w:rsidR="00F70617" w:rsidP="00F70617" w:rsidRDefault="00F70617" w14:paraId="201D8587" w14:textId="77777777"/>
          <w:p w:rsidR="00F70617" w:rsidP="00F70617" w:rsidRDefault="00F70617" w14:paraId="1A6CF917" w14:textId="77777777">
            <w:pPr>
              <w:rPr>
                <w:sz w:val="20"/>
              </w:rPr>
            </w:pPr>
          </w:p>
          <w:p w:rsidRPr="007A0DD2" w:rsidR="00F70617" w:rsidP="00F70617" w:rsidRDefault="00F70617" w14:paraId="3D38DA49" w14:textId="279857CC">
            <w:pPr>
              <w:jc w:val="center"/>
            </w:pPr>
          </w:p>
        </w:tc>
        <w:tc>
          <w:tcPr>
            <w:tcW w:w="1418" w:type="dxa"/>
            <w:tcBorders>
              <w:top w:val="single" w:color="auto" w:sz="4" w:space="0"/>
            </w:tcBorders>
          </w:tcPr>
          <w:p w:rsidRPr="00136F88" w:rsidR="00F70617" w:rsidP="00F70617" w:rsidRDefault="00F70617" w14:paraId="491AEE7F" w14:textId="29FB1D44">
            <w:pPr>
              <w:pStyle w:val="Tabellentext"/>
              <w:keepNext w:val="0"/>
            </w:pPr>
            <w:r>
              <w:t>T. Soder</w:t>
            </w:r>
          </w:p>
        </w:tc>
        <w:tc>
          <w:tcPr>
            <w:tcW w:w="992" w:type="dxa"/>
            <w:tcBorders>
              <w:top w:val="single" w:color="auto" w:sz="4" w:space="0"/>
            </w:tcBorders>
          </w:tcPr>
          <w:p w:rsidRPr="00136F88" w:rsidR="00F70617" w:rsidP="00F70617" w:rsidRDefault="00F70617" w14:paraId="293C5F05" w14:textId="419F5DB4">
            <w:pPr>
              <w:pStyle w:val="Tabellentext"/>
              <w:keepNext w:val="0"/>
            </w:pPr>
            <w:r w:rsidRPr="00136F88">
              <w:fldChar w:fldCharType="begin"/>
            </w:r>
            <w:r w:rsidRPr="00136F88">
              <w:instrText xml:space="preserve"> REF _Ref18563601 \r \h  \* MERGEFORMAT </w:instrText>
            </w:r>
            <w:r w:rsidRPr="00136F88">
              <w:fldChar w:fldCharType="separate"/>
            </w:r>
            <w:r w:rsidR="000D3A2D">
              <w:t>1.1.15</w:t>
            </w:r>
            <w:r w:rsidRPr="00136F88">
              <w:fldChar w:fldCharType="end"/>
            </w:r>
          </w:p>
        </w:tc>
        <w:tc>
          <w:tcPr>
            <w:tcW w:w="4678" w:type="dxa"/>
            <w:tcBorders>
              <w:top w:val="single" w:color="auto" w:sz="4" w:space="0"/>
            </w:tcBorders>
          </w:tcPr>
          <w:p w:rsidRPr="00136F88" w:rsidR="00F70617" w:rsidP="00F70617" w:rsidRDefault="00F70617" w14:paraId="0C161757" w14:textId="5684673C">
            <w:pPr>
              <w:pStyle w:val="Tabellentext"/>
              <w:keepNext w:val="0"/>
            </w:pPr>
            <w:r>
              <w:t>ID557 D2D Order calendar</w:t>
            </w:r>
          </w:p>
        </w:tc>
      </w:tr>
      <w:tr w:rsidRPr="007620BE" w:rsidR="00F70617" w:rsidTr="005657AF" w14:paraId="718F8213" w14:textId="77777777">
        <w:tc>
          <w:tcPr>
            <w:tcW w:w="1032" w:type="dxa"/>
            <w:tcBorders>
              <w:top w:val="single" w:color="auto" w:sz="4" w:space="0"/>
            </w:tcBorders>
          </w:tcPr>
          <w:p w:rsidRPr="00C50A59" w:rsidR="00F70617" w:rsidP="00F70617" w:rsidRDefault="00F70617" w14:paraId="3DF46240" w14:textId="4097D44C">
            <w:pPr>
              <w:pStyle w:val="Tabellentext"/>
              <w:keepNext w:val="0"/>
            </w:pPr>
            <w:r>
              <w:lastRenderedPageBreak/>
              <w:t>1.8.3</w:t>
            </w:r>
          </w:p>
        </w:tc>
        <w:tc>
          <w:tcPr>
            <w:tcW w:w="1406" w:type="dxa"/>
            <w:tcBorders>
              <w:top w:val="single" w:color="auto" w:sz="4" w:space="0"/>
            </w:tcBorders>
          </w:tcPr>
          <w:p w:rsidRPr="00C50A59" w:rsidR="00F70617" w:rsidP="00F70617" w:rsidRDefault="00F70617" w14:paraId="636A17D3" w14:textId="38D564C0">
            <w:pPr>
              <w:pStyle w:val="Tabellentext"/>
              <w:keepNext w:val="0"/>
            </w:pPr>
            <w:r>
              <w:t>11.08.2020</w:t>
            </w:r>
          </w:p>
        </w:tc>
        <w:tc>
          <w:tcPr>
            <w:tcW w:w="1418" w:type="dxa"/>
            <w:tcBorders>
              <w:top w:val="single" w:color="auto" w:sz="4" w:space="0"/>
            </w:tcBorders>
          </w:tcPr>
          <w:p w:rsidRPr="00C50A59" w:rsidR="00F70617" w:rsidP="00F70617" w:rsidRDefault="00F70617" w14:paraId="7820ED0A" w14:textId="0458059D">
            <w:pPr>
              <w:pStyle w:val="Tabellentext"/>
              <w:keepNext w:val="0"/>
            </w:pPr>
            <w:r>
              <w:t>T. Soder</w:t>
            </w:r>
          </w:p>
        </w:tc>
        <w:tc>
          <w:tcPr>
            <w:tcW w:w="992" w:type="dxa"/>
            <w:tcBorders>
              <w:top w:val="single" w:color="auto" w:sz="4" w:space="0"/>
            </w:tcBorders>
          </w:tcPr>
          <w:p w:rsidRPr="00C50A59" w:rsidR="00F70617" w:rsidP="00F70617" w:rsidRDefault="00F70617" w14:paraId="3CBA791D" w14:textId="59BC5173">
            <w:pPr>
              <w:pStyle w:val="Tabellentext"/>
              <w:keepNext w:val="0"/>
            </w:pPr>
            <w:r w:rsidRPr="00C50A59">
              <w:fldChar w:fldCharType="begin"/>
            </w:r>
            <w:r w:rsidRPr="00C50A59">
              <w:instrText xml:space="preserve"> REF _Ref38542892 \r \h </w:instrText>
            </w:r>
            <w:r>
              <w:instrText xml:space="preserve"> \* MERGEFORMAT </w:instrText>
            </w:r>
            <w:r w:rsidRPr="00C50A59">
              <w:fldChar w:fldCharType="separate"/>
            </w:r>
            <w:r w:rsidR="000D3A2D">
              <w:t>1.1.1</w:t>
            </w:r>
            <w:r w:rsidRPr="00C50A59">
              <w:fldChar w:fldCharType="end"/>
            </w:r>
            <w:r>
              <w:t xml:space="preserve">, </w:t>
            </w:r>
            <w:r w:rsidRPr="00C50A59">
              <w:fldChar w:fldCharType="begin"/>
            </w:r>
            <w:r w:rsidRPr="00C50A59">
              <w:instrText xml:space="preserve"> REF _Ref18563601 \r \h  \* MERGEFORMAT </w:instrText>
            </w:r>
            <w:r w:rsidRPr="00C50A59">
              <w:fldChar w:fldCharType="separate"/>
            </w:r>
            <w:r w:rsidR="000D3A2D">
              <w:t>1.1.15</w:t>
            </w:r>
            <w:r w:rsidRPr="00C50A59">
              <w:fldChar w:fldCharType="end"/>
            </w:r>
            <w:r>
              <w:t xml:space="preserve">, </w:t>
            </w:r>
            <w:r w:rsidRPr="00C50A59">
              <w:fldChar w:fldCharType="begin"/>
            </w:r>
            <w:r w:rsidRPr="00C50A59">
              <w:instrText xml:space="preserve"> REF _Ref255549946 \r \h </w:instrText>
            </w:r>
            <w:r>
              <w:instrText xml:space="preserve"> \* MERGEFORMAT </w:instrText>
            </w:r>
            <w:r w:rsidRPr="00C50A59">
              <w:fldChar w:fldCharType="separate"/>
            </w:r>
            <w:r w:rsidR="000D3A2D">
              <w:t>3.1</w:t>
            </w:r>
            <w:r w:rsidRPr="00C50A59">
              <w:fldChar w:fldCharType="end"/>
            </w:r>
            <w:r>
              <w:t xml:space="preserve">, </w:t>
            </w:r>
            <w:r w:rsidRPr="00C50A59">
              <w:fldChar w:fldCharType="begin"/>
            </w:r>
            <w:r w:rsidRPr="00C50A59">
              <w:instrText xml:space="preserve"> REF _Ref26187224 \r \h  \* MERGEFORMAT </w:instrText>
            </w:r>
            <w:r w:rsidRPr="00C50A59">
              <w:fldChar w:fldCharType="separate"/>
            </w:r>
            <w:r w:rsidR="000D3A2D">
              <w:t>3.3.3</w:t>
            </w:r>
            <w:r w:rsidRPr="00C50A59">
              <w:fldChar w:fldCharType="end"/>
            </w:r>
            <w:r>
              <w:t xml:space="preserve">, </w:t>
            </w:r>
            <w:r w:rsidRPr="00C50A59">
              <w:fldChar w:fldCharType="begin"/>
            </w:r>
            <w:r w:rsidRPr="00C50A59">
              <w:instrText xml:space="preserve"> REF _Ref37308754 \r \h </w:instrText>
            </w:r>
            <w:r>
              <w:instrText xml:space="preserve"> \* MERGEFORMAT </w:instrText>
            </w:r>
            <w:r w:rsidRPr="00C50A59">
              <w:fldChar w:fldCharType="separate"/>
            </w:r>
            <w:r w:rsidR="000D3A2D">
              <w:t>3.3.8</w:t>
            </w:r>
            <w:r w:rsidRPr="00C50A59">
              <w:fldChar w:fldCharType="end"/>
            </w:r>
            <w:r>
              <w:t xml:space="preserve">, </w:t>
            </w:r>
            <w:r w:rsidRPr="00C50A59">
              <w:fldChar w:fldCharType="begin"/>
            </w:r>
            <w:r w:rsidRPr="00C50A59">
              <w:instrText xml:space="preserve"> REF _Ref18327653 \r \h  \* MERGEFORMAT </w:instrText>
            </w:r>
            <w:r w:rsidRPr="00C50A59">
              <w:fldChar w:fldCharType="separate"/>
            </w:r>
            <w:r w:rsidR="000D3A2D">
              <w:t>3.3.17</w:t>
            </w:r>
            <w:r w:rsidRPr="00C50A59">
              <w:fldChar w:fldCharType="end"/>
            </w:r>
            <w:r>
              <w:t xml:space="preserve">, </w:t>
            </w:r>
            <w:r w:rsidRPr="00C50A59">
              <w:fldChar w:fldCharType="begin"/>
            </w:r>
            <w:r w:rsidRPr="00C50A59">
              <w:instrText xml:space="preserve"> REF _Ref41473871 \r \h </w:instrText>
            </w:r>
            <w:r>
              <w:instrText xml:space="preserve"> \* MERGEFORMAT </w:instrText>
            </w:r>
            <w:r w:rsidRPr="00C50A59">
              <w:fldChar w:fldCharType="separate"/>
            </w:r>
            <w:r w:rsidR="000D3A2D">
              <w:t>4.3</w:t>
            </w:r>
            <w:r w:rsidRPr="00C50A59">
              <w:fldChar w:fldCharType="end"/>
            </w:r>
            <w:r>
              <w:t xml:space="preserve">,  </w:t>
            </w:r>
            <w:r w:rsidRPr="00C50A59">
              <w:fldChar w:fldCharType="begin"/>
            </w:r>
            <w:r w:rsidRPr="00C50A59">
              <w:instrText xml:space="preserve"> REF _Ref31182692 \r \h </w:instrText>
            </w:r>
            <w:r>
              <w:instrText xml:space="preserve"> \* MERGEFORMAT </w:instrText>
            </w:r>
            <w:r w:rsidRPr="00C50A59">
              <w:fldChar w:fldCharType="separate"/>
            </w:r>
            <w:r w:rsidR="000D3A2D">
              <w:t>4.4.1</w:t>
            </w:r>
            <w:r w:rsidRPr="00C50A59">
              <w:fldChar w:fldCharType="end"/>
            </w:r>
            <w:r>
              <w:t xml:space="preserve">, </w:t>
            </w:r>
            <w:r w:rsidRPr="00C50A59">
              <w:fldChar w:fldCharType="begin"/>
            </w:r>
            <w:r w:rsidRPr="00C50A59">
              <w:instrText xml:space="preserve"> REF _Ref262808673 \r \h </w:instrText>
            </w:r>
            <w:r>
              <w:instrText xml:space="preserve"> \* MERGEFORMAT </w:instrText>
            </w:r>
            <w:r w:rsidRPr="00C50A59">
              <w:fldChar w:fldCharType="separate"/>
            </w:r>
            <w:r w:rsidR="000D3A2D">
              <w:t>4.4.1.1</w:t>
            </w:r>
            <w:r w:rsidRPr="00C50A59">
              <w:fldChar w:fldCharType="end"/>
            </w:r>
            <w:r>
              <w:t xml:space="preserve">, </w:t>
            </w:r>
            <w:r w:rsidRPr="00C50A59">
              <w:fldChar w:fldCharType="begin"/>
            </w:r>
            <w:r w:rsidRPr="00C50A59">
              <w:instrText xml:space="preserve"> REF _Ref252366206 \r \h </w:instrText>
            </w:r>
            <w:r>
              <w:instrText xml:space="preserve"> \* MERGEFORMAT </w:instrText>
            </w:r>
            <w:r w:rsidRPr="00C50A59">
              <w:fldChar w:fldCharType="separate"/>
            </w:r>
            <w:r w:rsidR="000D3A2D">
              <w:t>4.4.1.2</w:t>
            </w:r>
            <w:r w:rsidRPr="00C50A59">
              <w:fldChar w:fldCharType="end"/>
            </w:r>
            <w:r>
              <w:t xml:space="preserve">,  </w:t>
            </w:r>
            <w:r w:rsidRPr="00C50A59">
              <w:fldChar w:fldCharType="begin"/>
            </w:r>
            <w:r w:rsidRPr="00C50A59">
              <w:instrText xml:space="preserve"> REF _Ref252356202 \r \h  \* MERGEFORMAT </w:instrText>
            </w:r>
            <w:r w:rsidRPr="00C50A59">
              <w:fldChar w:fldCharType="separate"/>
            </w:r>
            <w:r w:rsidR="000D3A2D">
              <w:t>4.4.2</w:t>
            </w:r>
            <w:r w:rsidRPr="00C50A59">
              <w:fldChar w:fldCharType="end"/>
            </w:r>
            <w:r>
              <w:t xml:space="preserve">, </w:t>
            </w:r>
            <w:r w:rsidRPr="00C50A59">
              <w:fldChar w:fldCharType="begin"/>
            </w:r>
            <w:r w:rsidRPr="00C50A59">
              <w:instrText xml:space="preserve"> REF _Ref18490148 \r \h </w:instrText>
            </w:r>
            <w:r>
              <w:instrText xml:space="preserve"> \* MERGEFORMAT </w:instrText>
            </w:r>
            <w:r w:rsidRPr="00C50A59">
              <w:fldChar w:fldCharType="separate"/>
            </w:r>
            <w:r w:rsidR="000D3A2D">
              <w:t>4.5</w:t>
            </w:r>
            <w:r w:rsidRPr="00C50A59">
              <w:fldChar w:fldCharType="end"/>
            </w:r>
            <w:r>
              <w:t xml:space="preserve">, </w:t>
            </w:r>
            <w:r w:rsidRPr="00C50A59">
              <w:fldChar w:fldCharType="begin"/>
            </w:r>
            <w:r w:rsidRPr="00C50A59">
              <w:instrText xml:space="preserve"> REF _Ref26438541 \r \h  \* MERGEFORMAT </w:instrText>
            </w:r>
            <w:r w:rsidRPr="00C50A59">
              <w:fldChar w:fldCharType="separate"/>
            </w:r>
            <w:r w:rsidR="000D3A2D">
              <w:t>4.5.1.1</w:t>
            </w:r>
            <w:r w:rsidRPr="00C50A59">
              <w:fldChar w:fldCharType="end"/>
            </w:r>
            <w:r>
              <w:t xml:space="preserve">, </w:t>
            </w:r>
            <w:r w:rsidRPr="00C50A59">
              <w:fldChar w:fldCharType="begin"/>
            </w:r>
            <w:r w:rsidRPr="00C50A59">
              <w:instrText xml:space="preserve"> REF _Ref254255160 \r \h </w:instrText>
            </w:r>
            <w:r>
              <w:instrText xml:space="preserve"> \* MERGEFORMAT </w:instrText>
            </w:r>
            <w:r w:rsidRPr="00C50A59">
              <w:fldChar w:fldCharType="separate"/>
            </w:r>
            <w:r w:rsidR="000D3A2D">
              <w:t>4.5.1.2</w:t>
            </w:r>
            <w:r w:rsidRPr="00C50A59">
              <w:fldChar w:fldCharType="end"/>
            </w:r>
            <w:r>
              <w:t xml:space="preserve">, </w:t>
            </w:r>
            <w:r w:rsidRPr="00C50A59">
              <w:fldChar w:fldCharType="begin"/>
            </w:r>
            <w:r w:rsidRPr="00C50A59">
              <w:instrText xml:space="preserve"> REF _Ref26184059 \r \h  \* MERGEFORMAT </w:instrText>
            </w:r>
            <w:r w:rsidRPr="00C50A59">
              <w:fldChar w:fldCharType="separate"/>
            </w:r>
            <w:r w:rsidR="000D3A2D">
              <w:t>4.5.1.3</w:t>
            </w:r>
            <w:r w:rsidRPr="00C50A59">
              <w:fldChar w:fldCharType="end"/>
            </w:r>
            <w:r>
              <w:t xml:space="preserve">, </w:t>
            </w:r>
            <w:r w:rsidRPr="00C50A59">
              <w:fldChar w:fldCharType="begin"/>
            </w:r>
            <w:r w:rsidRPr="00C50A59">
              <w:instrText xml:space="preserve"> REF _Ref11324743 \r \h </w:instrText>
            </w:r>
            <w:r>
              <w:instrText xml:space="preserve"> \* MERGEFORMAT </w:instrText>
            </w:r>
            <w:r w:rsidRPr="00C50A59">
              <w:fldChar w:fldCharType="separate"/>
            </w:r>
            <w:r w:rsidR="000D3A2D">
              <w:t>4.5.2</w:t>
            </w:r>
            <w:r w:rsidRPr="00C50A59">
              <w:fldChar w:fldCharType="end"/>
            </w:r>
            <w:r>
              <w:t xml:space="preserve"> </w:t>
            </w:r>
            <w:r w:rsidRPr="00C50A59">
              <w:fldChar w:fldCharType="begin"/>
            </w:r>
            <w:r w:rsidRPr="00C50A59">
              <w:instrText xml:space="preserve"> REF _Ref312315039 \r \h </w:instrText>
            </w:r>
            <w:r>
              <w:instrText xml:space="preserve"> \* MERGEFORMAT </w:instrText>
            </w:r>
            <w:r w:rsidRPr="00C50A59">
              <w:fldChar w:fldCharType="separate"/>
            </w:r>
            <w:r w:rsidR="000D3A2D">
              <w:t>4.5.2.1</w:t>
            </w:r>
            <w:r w:rsidRPr="00C50A59">
              <w:fldChar w:fldCharType="end"/>
            </w:r>
            <w:r>
              <w:t xml:space="preserve">, </w:t>
            </w:r>
            <w:r w:rsidRPr="00C50A59">
              <w:fldChar w:fldCharType="begin"/>
            </w:r>
            <w:r w:rsidRPr="00C50A59">
              <w:instrText xml:space="preserve"> REF _Ref11324904 \r \h  \* MERGEFORMAT </w:instrText>
            </w:r>
            <w:r w:rsidRPr="00C50A59">
              <w:fldChar w:fldCharType="separate"/>
            </w:r>
            <w:r w:rsidR="000D3A2D">
              <w:t>4.5.3</w:t>
            </w:r>
            <w:r w:rsidRPr="00C50A59">
              <w:fldChar w:fldCharType="end"/>
            </w:r>
            <w:r>
              <w:t xml:space="preserve">,  </w:t>
            </w:r>
            <w:r w:rsidRPr="00C50A59">
              <w:fldChar w:fldCharType="begin"/>
            </w:r>
            <w:r w:rsidRPr="00C50A59">
              <w:instrText xml:space="preserve"> REF _Ref21340917 \r \h </w:instrText>
            </w:r>
            <w:r>
              <w:instrText xml:space="preserve"> \* MERGEFORMAT </w:instrText>
            </w:r>
            <w:r w:rsidRPr="00C50A59">
              <w:fldChar w:fldCharType="separate"/>
            </w:r>
            <w:r w:rsidR="000D3A2D">
              <w:t>4.6</w:t>
            </w:r>
            <w:r w:rsidRPr="00C50A59">
              <w:fldChar w:fldCharType="end"/>
            </w:r>
            <w:r>
              <w:t xml:space="preserve">,   </w:t>
            </w:r>
            <w:r w:rsidRPr="00C50A59">
              <w:fldChar w:fldCharType="begin"/>
            </w:r>
            <w:r w:rsidRPr="00C50A59">
              <w:instrText xml:space="preserve"> REF _Ref24718536 \r \h  \* MERGEFORMAT </w:instrText>
            </w:r>
            <w:r w:rsidRPr="00C50A59">
              <w:fldChar w:fldCharType="separate"/>
            </w:r>
            <w:r w:rsidR="000D3A2D">
              <w:t>4.7</w:t>
            </w:r>
            <w:r w:rsidRPr="00C50A59">
              <w:fldChar w:fldCharType="end"/>
            </w:r>
            <w:r>
              <w:t xml:space="preserve">, </w:t>
            </w:r>
            <w:r w:rsidRPr="00C50A59">
              <w:fldChar w:fldCharType="begin"/>
            </w:r>
            <w:r w:rsidRPr="00C50A59">
              <w:instrText xml:space="preserve"> REF _Ref17362881 \r \h </w:instrText>
            </w:r>
            <w:r>
              <w:instrText xml:space="preserve"> \* MERGEFORMAT </w:instrText>
            </w:r>
            <w:r w:rsidRPr="00C50A59">
              <w:fldChar w:fldCharType="separate"/>
            </w:r>
            <w:r w:rsidR="000D3A2D">
              <w:t>4.9</w:t>
            </w:r>
            <w:r w:rsidRPr="00C50A59">
              <w:fldChar w:fldCharType="end"/>
            </w:r>
            <w:r>
              <w:t xml:space="preserve">, </w:t>
            </w:r>
            <w:r w:rsidRPr="00C50A59">
              <w:fldChar w:fldCharType="begin"/>
            </w:r>
            <w:r w:rsidRPr="00C50A59">
              <w:instrText xml:space="preserve"> REF _Ref37772335 \r \h </w:instrText>
            </w:r>
            <w:r>
              <w:instrText xml:space="preserve"> \* MERGEFORMAT </w:instrText>
            </w:r>
            <w:r w:rsidRPr="00C50A59">
              <w:fldChar w:fldCharType="separate"/>
            </w:r>
            <w:r w:rsidR="000D3A2D">
              <w:t>4.10.1</w:t>
            </w:r>
            <w:r w:rsidRPr="00C50A59">
              <w:fldChar w:fldCharType="end"/>
            </w:r>
            <w:r>
              <w:t xml:space="preserve">, </w:t>
            </w:r>
            <w:r w:rsidRPr="00C50A59">
              <w:fldChar w:fldCharType="begin"/>
            </w:r>
            <w:r w:rsidRPr="00C50A59">
              <w:instrText xml:space="preserve"> REF _Ref37245621 \r \h </w:instrText>
            </w:r>
            <w:r>
              <w:instrText xml:space="preserve"> \* MERGEFORMAT </w:instrText>
            </w:r>
            <w:r w:rsidRPr="00C50A59">
              <w:fldChar w:fldCharType="separate"/>
            </w:r>
            <w:r w:rsidR="000D3A2D">
              <w:t>4.10.2</w:t>
            </w:r>
            <w:r w:rsidRPr="00C50A59">
              <w:fldChar w:fldCharType="end"/>
            </w:r>
            <w:r>
              <w:t xml:space="preserve">, </w:t>
            </w:r>
            <w:r w:rsidRPr="00C50A59">
              <w:fldChar w:fldCharType="begin"/>
            </w:r>
            <w:r w:rsidRPr="00C50A59">
              <w:instrText xml:space="preserve"> REF _Ref395168759 \r \h  \* MERGEFORMAT </w:instrText>
            </w:r>
            <w:r w:rsidRPr="00C50A59">
              <w:fldChar w:fldCharType="separate"/>
            </w:r>
            <w:r w:rsidR="000D3A2D">
              <w:t>4.13</w:t>
            </w:r>
            <w:r w:rsidRPr="00C50A59">
              <w:fldChar w:fldCharType="end"/>
            </w:r>
            <w:r>
              <w:t xml:space="preserve">, </w:t>
            </w:r>
            <w:r w:rsidRPr="00C50A59">
              <w:fldChar w:fldCharType="begin"/>
            </w:r>
            <w:r w:rsidRPr="00C50A59">
              <w:instrText xml:space="preserve"> REF _Ref17880192 \r \h </w:instrText>
            </w:r>
            <w:r>
              <w:instrText xml:space="preserve"> \* MERGEFORMAT </w:instrText>
            </w:r>
            <w:r w:rsidRPr="00C50A59">
              <w:fldChar w:fldCharType="separate"/>
            </w:r>
            <w:r w:rsidR="000D3A2D">
              <w:t>4.14</w:t>
            </w:r>
            <w:r w:rsidRPr="00C50A59">
              <w:fldChar w:fldCharType="end"/>
            </w:r>
            <w:r>
              <w:t xml:space="preserve">, </w:t>
            </w:r>
            <w:r w:rsidRPr="00C50A59">
              <w:fldChar w:fldCharType="begin"/>
            </w:r>
            <w:r w:rsidRPr="00C50A59">
              <w:instrText xml:space="preserve"> REF _Ref20311987 \r \h </w:instrText>
            </w:r>
            <w:r>
              <w:instrText xml:space="preserve"> \* MERGEFORMAT </w:instrText>
            </w:r>
            <w:r w:rsidRPr="00C50A59">
              <w:fldChar w:fldCharType="separate"/>
            </w:r>
            <w:r w:rsidR="000D3A2D">
              <w:t>4.14.1</w:t>
            </w:r>
            <w:r w:rsidRPr="00C50A59">
              <w:fldChar w:fldCharType="end"/>
            </w:r>
            <w:r>
              <w:t xml:space="preserve">, </w:t>
            </w:r>
            <w:r w:rsidRPr="00C50A59">
              <w:fldChar w:fldCharType="begin"/>
            </w:r>
            <w:r w:rsidRPr="00C50A59">
              <w:instrText xml:space="preserve"> REF _Ref318810987 \r \h </w:instrText>
            </w:r>
            <w:r>
              <w:instrText xml:space="preserve"> \* MERGEFORMAT </w:instrText>
            </w:r>
            <w:r w:rsidRPr="00C50A59">
              <w:fldChar w:fldCharType="separate"/>
            </w:r>
            <w:r w:rsidR="000D3A2D">
              <w:t>4.14.2</w:t>
            </w:r>
            <w:r w:rsidRPr="00C50A59">
              <w:fldChar w:fldCharType="end"/>
            </w:r>
            <w:r>
              <w:t xml:space="preserve">, </w:t>
            </w:r>
            <w:r w:rsidRPr="00C50A59">
              <w:fldChar w:fldCharType="begin"/>
            </w:r>
            <w:r w:rsidRPr="00C50A59">
              <w:instrText xml:space="preserve"> REF _Ref20311990 \r \h </w:instrText>
            </w:r>
            <w:r>
              <w:instrText xml:space="preserve"> \* MERGEFORMAT </w:instrText>
            </w:r>
            <w:r w:rsidRPr="00C50A59">
              <w:fldChar w:fldCharType="separate"/>
            </w:r>
            <w:r w:rsidR="000D3A2D">
              <w:t>4.14.3</w:t>
            </w:r>
            <w:r w:rsidRPr="00C50A59">
              <w:fldChar w:fldCharType="end"/>
            </w:r>
            <w:r>
              <w:t xml:space="preserve">, </w:t>
            </w:r>
            <w:r w:rsidRPr="00C50A59">
              <w:fldChar w:fldCharType="begin"/>
            </w:r>
            <w:r w:rsidRPr="00C50A59">
              <w:instrText xml:space="preserve"> REF _Ref20311991 \r \h </w:instrText>
            </w:r>
            <w:r>
              <w:instrText xml:space="preserve"> \* MERGEFORMAT </w:instrText>
            </w:r>
            <w:r w:rsidRPr="00C50A59">
              <w:fldChar w:fldCharType="separate"/>
            </w:r>
            <w:r w:rsidR="000D3A2D">
              <w:t>4.14.4</w:t>
            </w:r>
            <w:r w:rsidRPr="00C50A59">
              <w:fldChar w:fldCharType="end"/>
            </w:r>
            <w:r>
              <w:t xml:space="preserve">, </w:t>
            </w:r>
            <w:r w:rsidRPr="00C50A59">
              <w:fldChar w:fldCharType="begin"/>
            </w:r>
            <w:r w:rsidRPr="00C50A59">
              <w:instrText xml:space="preserve"> REF _Ref20312644 \r \h </w:instrText>
            </w:r>
            <w:r>
              <w:instrText xml:space="preserve"> \* MERGEFORMAT </w:instrText>
            </w:r>
            <w:r w:rsidRPr="00C50A59">
              <w:fldChar w:fldCharType="separate"/>
            </w:r>
            <w:r w:rsidR="000D3A2D">
              <w:t>0</w:t>
            </w:r>
            <w:r w:rsidRPr="00C50A59">
              <w:fldChar w:fldCharType="end"/>
            </w:r>
            <w:r>
              <w:t xml:space="preserve">, </w:t>
            </w:r>
            <w:r w:rsidRPr="00C50A59">
              <w:fldChar w:fldCharType="begin"/>
            </w:r>
            <w:r w:rsidRPr="00C50A59">
              <w:instrText xml:space="preserve"> REF _Ref274638016 \r \h </w:instrText>
            </w:r>
            <w:r>
              <w:instrText xml:space="preserve"> \* MERGEFORMAT </w:instrText>
            </w:r>
            <w:r w:rsidRPr="00C50A59">
              <w:fldChar w:fldCharType="separate"/>
            </w:r>
            <w:r w:rsidR="000D3A2D">
              <w:t>5.2</w:t>
            </w:r>
            <w:r w:rsidRPr="00C50A59">
              <w:fldChar w:fldCharType="end"/>
            </w:r>
            <w:r>
              <w:t xml:space="preserve">,  </w:t>
            </w:r>
            <w:r w:rsidRPr="00C50A59">
              <w:fldChar w:fldCharType="begin"/>
            </w:r>
            <w:r w:rsidRPr="00C50A59">
              <w:instrText xml:space="preserve"> REF _Ref13124055 \r \h  \* MERGEFORMAT </w:instrText>
            </w:r>
            <w:r w:rsidRPr="00C50A59">
              <w:fldChar w:fldCharType="separate"/>
            </w:r>
            <w:r w:rsidR="000D3A2D">
              <w:t>6.2.3</w:t>
            </w:r>
            <w:r w:rsidRPr="00C50A59">
              <w:fldChar w:fldCharType="end"/>
            </w:r>
            <w:r>
              <w:t xml:space="preserve">, </w:t>
            </w:r>
            <w:r w:rsidRPr="00C50A59">
              <w:fldChar w:fldCharType="begin"/>
            </w:r>
            <w:r w:rsidRPr="00C50A59">
              <w:instrText xml:space="preserve"> REF _Ref18506404 \r \h </w:instrText>
            </w:r>
            <w:r>
              <w:instrText xml:space="preserve"> \* MERGEFORMAT </w:instrText>
            </w:r>
            <w:r w:rsidRPr="00C50A59">
              <w:fldChar w:fldCharType="separate"/>
            </w:r>
            <w:r w:rsidR="000D3A2D">
              <w:t>7.4.1</w:t>
            </w:r>
            <w:r w:rsidRPr="00C50A59">
              <w:fldChar w:fldCharType="end"/>
            </w:r>
            <w:r>
              <w:t xml:space="preserve">, </w:t>
            </w:r>
            <w:r w:rsidRPr="00C50A59">
              <w:fldChar w:fldCharType="begin"/>
            </w:r>
            <w:r w:rsidRPr="00C50A59">
              <w:instrText xml:space="preserve"> REF _Ref11330427 \r \h </w:instrText>
            </w:r>
            <w:r>
              <w:instrText xml:space="preserve"> \* MERGEFORMAT </w:instrText>
            </w:r>
            <w:r w:rsidRPr="00C50A59">
              <w:fldChar w:fldCharType="separate"/>
            </w:r>
            <w:r w:rsidR="000D3A2D">
              <w:t>7.11.5</w:t>
            </w:r>
            <w:r w:rsidRPr="00C50A59">
              <w:fldChar w:fldCharType="end"/>
            </w:r>
            <w:r>
              <w:t>,</w:t>
            </w:r>
          </w:p>
          <w:p w:rsidRPr="00C50A59" w:rsidR="00F70617" w:rsidP="00F70617" w:rsidRDefault="00F70617" w14:paraId="22328E59" w14:textId="58F26C65">
            <w:pPr>
              <w:pStyle w:val="Tabellentext"/>
              <w:keepNext w:val="0"/>
            </w:pPr>
            <w:r w:rsidRPr="00C50A59">
              <w:fldChar w:fldCharType="begin"/>
            </w:r>
            <w:r w:rsidRPr="00C50A59">
              <w:instrText xml:space="preserve"> REF _Ref17205594 \r \h </w:instrText>
            </w:r>
            <w:r>
              <w:instrText xml:space="preserve"> \* MERGEFORMAT </w:instrText>
            </w:r>
            <w:r w:rsidRPr="00C50A59">
              <w:fldChar w:fldCharType="separate"/>
            </w:r>
            <w:r w:rsidR="000D3A2D">
              <w:t>9.3</w:t>
            </w:r>
            <w:r w:rsidRPr="00C50A59">
              <w:fldChar w:fldCharType="end"/>
            </w:r>
          </w:p>
        </w:tc>
        <w:tc>
          <w:tcPr>
            <w:tcW w:w="4678" w:type="dxa"/>
            <w:tcBorders>
              <w:top w:val="single" w:color="auto" w:sz="4" w:space="0"/>
            </w:tcBorders>
          </w:tcPr>
          <w:p w:rsidRPr="00C50A59" w:rsidR="00F70617" w:rsidP="00F70617" w:rsidRDefault="00F70617" w14:paraId="088BAD99" w14:textId="75179043">
            <w:pPr>
              <w:pStyle w:val="Tabellentext"/>
              <w:keepNext w:val="0"/>
            </w:pPr>
            <w:r>
              <w:t>ID458 D2D</w:t>
            </w:r>
          </w:p>
        </w:tc>
      </w:tr>
      <w:tr w:rsidRPr="007620BE" w:rsidR="00F70617" w:rsidTr="005657AF" w14:paraId="173F4C5D" w14:textId="77777777">
        <w:tc>
          <w:tcPr>
            <w:tcW w:w="1032" w:type="dxa"/>
            <w:tcBorders>
              <w:top w:val="single" w:color="auto" w:sz="4" w:space="0"/>
            </w:tcBorders>
          </w:tcPr>
          <w:p w:rsidR="00F70617" w:rsidP="00F70617" w:rsidRDefault="00F70617" w14:paraId="6E063B14" w14:textId="70E757C8">
            <w:pPr>
              <w:pStyle w:val="Tabellentext"/>
              <w:keepNext w:val="0"/>
            </w:pPr>
            <w:r>
              <w:t>1.8.2</w:t>
            </w:r>
          </w:p>
        </w:tc>
        <w:tc>
          <w:tcPr>
            <w:tcW w:w="1406" w:type="dxa"/>
            <w:tcBorders>
              <w:top w:val="single" w:color="auto" w:sz="4" w:space="0"/>
            </w:tcBorders>
          </w:tcPr>
          <w:p w:rsidR="00F70617" w:rsidP="00F70617" w:rsidRDefault="00F70617" w14:paraId="00156A0D" w14:textId="761F9009">
            <w:pPr>
              <w:pStyle w:val="Tabellentext"/>
              <w:keepNext w:val="0"/>
            </w:pPr>
            <w:r>
              <w:t>07.10.2019</w:t>
            </w:r>
          </w:p>
        </w:tc>
        <w:tc>
          <w:tcPr>
            <w:tcW w:w="1418" w:type="dxa"/>
            <w:tcBorders>
              <w:top w:val="single" w:color="auto" w:sz="4" w:space="0"/>
            </w:tcBorders>
          </w:tcPr>
          <w:p w:rsidR="00F70617" w:rsidP="00F70617" w:rsidRDefault="00F70617" w14:paraId="50922AE5" w14:textId="33E59731">
            <w:pPr>
              <w:pStyle w:val="Tabellentext"/>
              <w:keepNext w:val="0"/>
            </w:pPr>
            <w:r>
              <w:t>J. Hatz</w:t>
            </w:r>
          </w:p>
        </w:tc>
        <w:tc>
          <w:tcPr>
            <w:tcW w:w="992" w:type="dxa"/>
            <w:tcBorders>
              <w:top w:val="single" w:color="auto" w:sz="4" w:space="0"/>
            </w:tcBorders>
          </w:tcPr>
          <w:p w:rsidR="00F70617" w:rsidP="00F70617" w:rsidRDefault="00F70617" w14:paraId="1284798C" w14:textId="1EE2E2F0">
            <w:pPr>
              <w:pStyle w:val="Tabellentext"/>
              <w:keepNext w:val="0"/>
            </w:pPr>
            <w:r>
              <w:fldChar w:fldCharType="begin"/>
            </w:r>
            <w:r>
              <w:instrText xml:space="preserve"> REF _Ref262808673 \r \h </w:instrText>
            </w:r>
            <w:r>
              <w:fldChar w:fldCharType="separate"/>
            </w:r>
            <w:r w:rsidR="000D3A2D">
              <w:t>4.4.1.1</w:t>
            </w:r>
            <w:r>
              <w:fldChar w:fldCharType="end"/>
            </w:r>
            <w:r>
              <w:t xml:space="preserve">, </w:t>
            </w:r>
            <w:r>
              <w:fldChar w:fldCharType="begin"/>
            </w:r>
            <w:r>
              <w:instrText xml:space="preserve"> REF _Ref252366206 \r \h </w:instrText>
            </w:r>
            <w:r>
              <w:fldChar w:fldCharType="separate"/>
            </w:r>
            <w:r w:rsidR="000D3A2D">
              <w:t>4.4.1.2</w:t>
            </w:r>
            <w:r>
              <w:fldChar w:fldCharType="end"/>
            </w:r>
            <w:r>
              <w:t xml:space="preserve">, </w:t>
            </w:r>
            <w:r>
              <w:fldChar w:fldCharType="begin"/>
            </w:r>
            <w:r>
              <w:instrText xml:space="preserve"> REF _Ref21340833 \r \h </w:instrText>
            </w:r>
            <w:r>
              <w:fldChar w:fldCharType="separate"/>
            </w:r>
            <w:r w:rsidR="000D3A2D">
              <w:t>4.4.1.3</w:t>
            </w:r>
            <w:r>
              <w:fldChar w:fldCharType="end"/>
            </w:r>
            <w:r>
              <w:t xml:space="preserve">, </w:t>
            </w:r>
            <w:r>
              <w:fldChar w:fldCharType="begin"/>
            </w:r>
            <w:r>
              <w:instrText xml:space="preserve"> REF _Ref252356202 \r \h </w:instrText>
            </w:r>
            <w:r>
              <w:fldChar w:fldCharType="separate"/>
            </w:r>
            <w:r w:rsidR="000D3A2D">
              <w:t>4.4.2</w:t>
            </w:r>
            <w:r>
              <w:fldChar w:fldCharType="end"/>
            </w:r>
            <w:r>
              <w:t xml:space="preserve">, </w:t>
            </w:r>
            <w:r>
              <w:fldChar w:fldCharType="begin"/>
            </w:r>
            <w:r>
              <w:instrText xml:space="preserve"> REF _Ref12600684 \r \h </w:instrText>
            </w:r>
            <w:r>
              <w:fldChar w:fldCharType="separate"/>
            </w:r>
            <w:r w:rsidR="000D3A2D">
              <w:t>4.5.1</w:t>
            </w:r>
            <w:r>
              <w:fldChar w:fldCharType="end"/>
            </w:r>
            <w:r>
              <w:t xml:space="preserve">, </w:t>
            </w:r>
            <w:r>
              <w:fldChar w:fldCharType="begin"/>
            </w:r>
            <w:r>
              <w:instrText xml:space="preserve"> REF _Ref11324743 \r \h </w:instrText>
            </w:r>
            <w:r>
              <w:fldChar w:fldCharType="separate"/>
            </w:r>
            <w:r w:rsidR="000D3A2D">
              <w:t>4.5.2</w:t>
            </w:r>
            <w:r>
              <w:fldChar w:fldCharType="end"/>
            </w:r>
            <w:r>
              <w:t xml:space="preserve">, </w:t>
            </w:r>
            <w:r>
              <w:fldChar w:fldCharType="begin"/>
            </w:r>
            <w:r>
              <w:instrText xml:space="preserve"> REF _Ref312315039 \r \h </w:instrText>
            </w:r>
            <w:r>
              <w:fldChar w:fldCharType="separate"/>
            </w:r>
            <w:r w:rsidR="000D3A2D">
              <w:t>4.5.2.1</w:t>
            </w:r>
            <w:r>
              <w:fldChar w:fldCharType="end"/>
            </w:r>
            <w:r>
              <w:t xml:space="preserve">, </w:t>
            </w:r>
            <w:r>
              <w:fldChar w:fldCharType="begin"/>
            </w:r>
            <w:r>
              <w:instrText xml:space="preserve"> REF _Ref312315119 \r \h </w:instrText>
            </w:r>
            <w:r>
              <w:fldChar w:fldCharType="separate"/>
            </w:r>
            <w:r w:rsidR="000D3A2D">
              <w:t>4.5.2.2</w:t>
            </w:r>
            <w:r>
              <w:fldChar w:fldCharType="end"/>
            </w:r>
            <w:r>
              <w:t xml:space="preserve">,  </w:t>
            </w:r>
            <w:r>
              <w:fldChar w:fldCharType="begin"/>
            </w:r>
            <w:r>
              <w:instrText xml:space="preserve"> REF _Ref11324904 \r \h </w:instrText>
            </w:r>
            <w:r>
              <w:fldChar w:fldCharType="separate"/>
            </w:r>
            <w:r w:rsidR="000D3A2D">
              <w:t>4.5.3</w:t>
            </w:r>
            <w:r>
              <w:fldChar w:fldCharType="end"/>
            </w:r>
            <w:r>
              <w:t xml:space="preserve">, </w:t>
            </w:r>
            <w:r>
              <w:fldChar w:fldCharType="begin"/>
            </w:r>
            <w:r>
              <w:instrText xml:space="preserve"> REF _Ref21340917 \r \h </w:instrText>
            </w:r>
            <w:r>
              <w:fldChar w:fldCharType="separate"/>
            </w:r>
            <w:r w:rsidR="000D3A2D">
              <w:t>4.6</w:t>
            </w:r>
            <w:r>
              <w:fldChar w:fldCharType="end"/>
            </w:r>
            <w:r>
              <w:t xml:space="preserve">, </w:t>
            </w:r>
            <w:r>
              <w:fldChar w:fldCharType="begin"/>
            </w:r>
            <w:r>
              <w:instrText xml:space="preserve"> REF _Ref21340938 \r \h </w:instrText>
            </w:r>
            <w:r>
              <w:fldChar w:fldCharType="separate"/>
            </w:r>
            <w:r w:rsidR="000D3A2D">
              <w:t>4.7</w:t>
            </w:r>
            <w:r>
              <w:fldChar w:fldCharType="end"/>
            </w:r>
            <w:r>
              <w:t xml:space="preserve">, </w:t>
            </w:r>
            <w:r>
              <w:fldChar w:fldCharType="begin"/>
            </w:r>
            <w:r>
              <w:instrText xml:space="preserve"> REF _Ref20311991 \r \h </w:instrText>
            </w:r>
            <w:r>
              <w:fldChar w:fldCharType="separate"/>
            </w:r>
            <w:r w:rsidR="000D3A2D">
              <w:t>4.14.4</w:t>
            </w:r>
            <w:r>
              <w:fldChar w:fldCharType="end"/>
            </w:r>
            <w:r>
              <w:t xml:space="preserve">,  </w:t>
            </w:r>
            <w:r>
              <w:fldChar w:fldCharType="begin"/>
            </w:r>
            <w:r>
              <w:instrText xml:space="preserve"> REF _Ref274638016 \r \h </w:instrText>
            </w:r>
            <w:r>
              <w:fldChar w:fldCharType="separate"/>
            </w:r>
            <w:r w:rsidR="000D3A2D">
              <w:t>5.2</w:t>
            </w:r>
            <w:r>
              <w:fldChar w:fldCharType="end"/>
            </w:r>
            <w:r>
              <w:t xml:space="preserve">, </w:t>
            </w:r>
            <w:r>
              <w:fldChar w:fldCharType="begin"/>
            </w:r>
            <w:r>
              <w:instrText xml:space="preserve"> REF _Ref343505818 \r \h </w:instrText>
            </w:r>
            <w:r>
              <w:fldChar w:fldCharType="separate"/>
            </w:r>
            <w:r w:rsidR="000D3A2D">
              <w:t>7.6</w:t>
            </w:r>
            <w:r>
              <w:fldChar w:fldCharType="end"/>
            </w:r>
          </w:p>
        </w:tc>
        <w:tc>
          <w:tcPr>
            <w:tcW w:w="4678" w:type="dxa"/>
            <w:tcBorders>
              <w:top w:val="single" w:color="auto" w:sz="4" w:space="0"/>
            </w:tcBorders>
          </w:tcPr>
          <w:p w:rsidR="00F70617" w:rsidP="00F70617" w:rsidRDefault="00F70617" w14:paraId="7F37B59D" w14:textId="5671E46D">
            <w:pPr>
              <w:pStyle w:val="Tabellentext"/>
              <w:keepNext w:val="0"/>
            </w:pPr>
            <w:r>
              <w:t>ID458 D2D</w:t>
            </w:r>
          </w:p>
        </w:tc>
      </w:tr>
      <w:tr w:rsidRPr="007620BE" w:rsidR="00F70617" w:rsidTr="005657AF" w14:paraId="38D99ED4" w14:textId="77777777">
        <w:tc>
          <w:tcPr>
            <w:tcW w:w="1032" w:type="dxa"/>
            <w:tcBorders>
              <w:top w:val="single" w:color="auto" w:sz="4" w:space="0"/>
            </w:tcBorders>
          </w:tcPr>
          <w:p w:rsidR="00F70617" w:rsidP="00F70617" w:rsidRDefault="00F70617" w14:paraId="2169D8D3" w14:textId="621FB01D">
            <w:pPr>
              <w:pStyle w:val="Tabellentext"/>
              <w:keepNext w:val="0"/>
            </w:pPr>
            <w:r>
              <w:lastRenderedPageBreak/>
              <w:t>1.8.1</w:t>
            </w:r>
          </w:p>
        </w:tc>
        <w:tc>
          <w:tcPr>
            <w:tcW w:w="1406" w:type="dxa"/>
            <w:tcBorders>
              <w:top w:val="single" w:color="auto" w:sz="4" w:space="0"/>
            </w:tcBorders>
          </w:tcPr>
          <w:p w:rsidR="00F70617" w:rsidP="00F70617" w:rsidRDefault="00F70617" w14:paraId="74AFC7F4" w14:textId="2B56754E">
            <w:pPr>
              <w:pStyle w:val="Tabellentext"/>
              <w:keepNext w:val="0"/>
            </w:pPr>
            <w:r>
              <w:t>26.09.2019</w:t>
            </w:r>
          </w:p>
        </w:tc>
        <w:tc>
          <w:tcPr>
            <w:tcW w:w="1418" w:type="dxa"/>
            <w:tcBorders>
              <w:top w:val="single" w:color="auto" w:sz="4" w:space="0"/>
            </w:tcBorders>
          </w:tcPr>
          <w:p w:rsidR="00F70617" w:rsidP="00F70617" w:rsidRDefault="00F70617" w14:paraId="5E55D687" w14:textId="77777777">
            <w:pPr>
              <w:pStyle w:val="Tabellentext"/>
              <w:keepNext w:val="0"/>
            </w:pPr>
            <w:r>
              <w:t>J. Hatz</w:t>
            </w:r>
          </w:p>
          <w:p w:rsidR="00F70617" w:rsidP="00F70617" w:rsidRDefault="00F70617" w14:paraId="1696C96A" w14:textId="1E13D4E8">
            <w:pPr>
              <w:pStyle w:val="Tabellentext"/>
              <w:keepNext w:val="0"/>
            </w:pPr>
            <w:r>
              <w:t>T. Soder</w:t>
            </w:r>
          </w:p>
        </w:tc>
        <w:tc>
          <w:tcPr>
            <w:tcW w:w="992" w:type="dxa"/>
            <w:tcBorders>
              <w:top w:val="single" w:color="auto" w:sz="4" w:space="0"/>
            </w:tcBorders>
          </w:tcPr>
          <w:p w:rsidR="00F70617" w:rsidP="00F70617" w:rsidRDefault="00F70617" w14:paraId="31B99F08" w14:textId="64630D7F">
            <w:pPr>
              <w:pStyle w:val="Tabellentext"/>
              <w:keepNext w:val="0"/>
            </w:pPr>
            <w:r>
              <w:fldChar w:fldCharType="begin"/>
            </w:r>
            <w:r>
              <w:instrText xml:space="preserve"> REF _Ref20139845 \r \h </w:instrText>
            </w:r>
            <w:r>
              <w:fldChar w:fldCharType="separate"/>
            </w:r>
            <w:r w:rsidR="000D3A2D">
              <w:t>1.1.1</w:t>
            </w:r>
            <w:r>
              <w:fldChar w:fldCharType="end"/>
            </w:r>
            <w:r>
              <w:t xml:space="preserve">, </w:t>
            </w:r>
            <w:r>
              <w:fldChar w:fldCharType="begin"/>
            </w:r>
            <w:r>
              <w:instrText xml:space="preserve"> REF _Ref18563601 \r \h </w:instrText>
            </w:r>
            <w:r>
              <w:fldChar w:fldCharType="separate"/>
            </w:r>
            <w:r w:rsidR="000D3A2D">
              <w:t>1.1.15</w:t>
            </w:r>
            <w:r>
              <w:fldChar w:fldCharType="end"/>
            </w:r>
            <w:r>
              <w:t xml:space="preserve">, </w:t>
            </w:r>
            <w:r>
              <w:fldChar w:fldCharType="begin"/>
            </w:r>
            <w:r>
              <w:instrText xml:space="preserve"> REF _Ref20206741 \r \h </w:instrText>
            </w:r>
            <w:r>
              <w:fldChar w:fldCharType="separate"/>
            </w:r>
            <w:r w:rsidR="000D3A2D">
              <w:t>2.3</w:t>
            </w:r>
            <w:r>
              <w:fldChar w:fldCharType="end"/>
            </w:r>
            <w:r>
              <w:t xml:space="preserve">,   </w:t>
            </w:r>
            <w:r>
              <w:fldChar w:fldCharType="begin"/>
            </w:r>
            <w:r>
              <w:instrText xml:space="preserve"> REF _Ref262808673 \r \h </w:instrText>
            </w:r>
            <w:r>
              <w:fldChar w:fldCharType="separate"/>
            </w:r>
            <w:r w:rsidR="000D3A2D">
              <w:t>4.4.1.1</w:t>
            </w:r>
            <w:r>
              <w:fldChar w:fldCharType="end"/>
            </w:r>
            <w:r>
              <w:t xml:space="preserve">,  </w:t>
            </w:r>
            <w:r>
              <w:fldChar w:fldCharType="begin"/>
            </w:r>
            <w:r>
              <w:instrText xml:space="preserve"> REF _Ref252366206 \r \h </w:instrText>
            </w:r>
            <w:r>
              <w:fldChar w:fldCharType="separate"/>
            </w:r>
            <w:r w:rsidR="000D3A2D">
              <w:t>4.4.1.2</w:t>
            </w:r>
            <w:r>
              <w:fldChar w:fldCharType="end"/>
            </w:r>
            <w:r>
              <w:t xml:space="preserve">, </w:t>
            </w:r>
            <w:r>
              <w:fldChar w:fldCharType="begin"/>
            </w:r>
            <w:r>
              <w:instrText xml:space="preserve"> REF _Ref20138628 \r \h </w:instrText>
            </w:r>
            <w:r>
              <w:fldChar w:fldCharType="separate"/>
            </w:r>
            <w:r w:rsidR="000D3A2D">
              <w:t>4.4.1.3</w:t>
            </w:r>
            <w:r>
              <w:fldChar w:fldCharType="end"/>
            </w:r>
            <w:r>
              <w:t xml:space="preserve">, </w:t>
            </w:r>
            <w:r>
              <w:fldChar w:fldCharType="begin"/>
            </w:r>
            <w:r>
              <w:instrText xml:space="preserve"> REF _Ref252356202 \r \h </w:instrText>
            </w:r>
            <w:r>
              <w:fldChar w:fldCharType="separate"/>
            </w:r>
            <w:r w:rsidR="000D3A2D">
              <w:t>4.4.2</w:t>
            </w:r>
            <w:r>
              <w:fldChar w:fldCharType="end"/>
            </w:r>
            <w:r>
              <w:t xml:space="preserve">, </w:t>
            </w:r>
            <w:r>
              <w:fldChar w:fldCharType="begin"/>
            </w:r>
            <w:r>
              <w:instrText xml:space="preserve"> REF _Ref18490148 \r \h </w:instrText>
            </w:r>
            <w:r>
              <w:fldChar w:fldCharType="separate"/>
            </w:r>
            <w:r w:rsidR="000D3A2D">
              <w:t>4.5</w:t>
            </w:r>
            <w:r>
              <w:fldChar w:fldCharType="end"/>
            </w:r>
            <w:r>
              <w:t xml:space="preserve">, </w:t>
            </w:r>
            <w:r>
              <w:fldChar w:fldCharType="begin"/>
            </w:r>
            <w:r>
              <w:instrText xml:space="preserve"> REF _Ref12600684 \r \h </w:instrText>
            </w:r>
            <w:r>
              <w:fldChar w:fldCharType="separate"/>
            </w:r>
            <w:r w:rsidR="000D3A2D">
              <w:t>4.5.1</w:t>
            </w:r>
            <w:r>
              <w:fldChar w:fldCharType="end"/>
            </w:r>
            <w:r>
              <w:t xml:space="preserve">, </w:t>
            </w:r>
            <w:r>
              <w:fldChar w:fldCharType="begin"/>
            </w:r>
            <w:r>
              <w:instrText xml:space="preserve"> REF _Ref20301163 \r \h </w:instrText>
            </w:r>
            <w:r>
              <w:fldChar w:fldCharType="separate"/>
            </w:r>
            <w:r w:rsidR="000D3A2D">
              <w:t>4.5.1.1</w:t>
            </w:r>
            <w:r>
              <w:fldChar w:fldCharType="end"/>
            </w:r>
            <w:r>
              <w:t xml:space="preserve">, </w:t>
            </w:r>
            <w:r>
              <w:fldChar w:fldCharType="begin"/>
            </w:r>
            <w:r>
              <w:instrText xml:space="preserve"> REF _Ref11324904 \r \h </w:instrText>
            </w:r>
            <w:r>
              <w:fldChar w:fldCharType="separate"/>
            </w:r>
            <w:r w:rsidR="000D3A2D">
              <w:t>4.5.3</w:t>
            </w:r>
            <w:r>
              <w:fldChar w:fldCharType="end"/>
            </w:r>
            <w:r>
              <w:t xml:space="preserve">, </w:t>
            </w:r>
            <w:r>
              <w:fldChar w:fldCharType="begin"/>
            </w:r>
            <w:r>
              <w:instrText xml:space="preserve"> REF _Ref20136684 \r \h </w:instrText>
            </w:r>
            <w:r>
              <w:fldChar w:fldCharType="separate"/>
            </w:r>
            <w:r w:rsidR="000D3A2D">
              <w:t>4.7</w:t>
            </w:r>
            <w:r>
              <w:fldChar w:fldCharType="end"/>
            </w:r>
            <w:r>
              <w:t xml:space="preserve">, </w:t>
            </w:r>
            <w:r>
              <w:fldChar w:fldCharType="begin"/>
            </w:r>
            <w:r>
              <w:instrText xml:space="preserve"> REF _Ref258914730 \r \h </w:instrText>
            </w:r>
            <w:r>
              <w:fldChar w:fldCharType="separate"/>
            </w:r>
            <w:r w:rsidR="000D3A2D">
              <w:t>4.8</w:t>
            </w:r>
            <w:r>
              <w:fldChar w:fldCharType="end"/>
            </w:r>
            <w:r>
              <w:t xml:space="preserve">, </w:t>
            </w:r>
            <w:r>
              <w:fldChar w:fldCharType="begin"/>
            </w:r>
            <w:r>
              <w:instrText xml:space="preserve"> REF _Ref17362881 \r \h </w:instrText>
            </w:r>
            <w:r>
              <w:fldChar w:fldCharType="separate"/>
            </w:r>
            <w:r w:rsidR="000D3A2D">
              <w:t>4.9</w:t>
            </w:r>
            <w:r>
              <w:fldChar w:fldCharType="end"/>
            </w:r>
            <w:r>
              <w:t xml:space="preserve">, </w:t>
            </w:r>
            <w:r>
              <w:fldChar w:fldCharType="begin"/>
            </w:r>
            <w:r>
              <w:instrText xml:space="preserve"> REF _Ref20311289 \r \h </w:instrText>
            </w:r>
            <w:r>
              <w:fldChar w:fldCharType="separate"/>
            </w:r>
            <w:r w:rsidR="000D3A2D">
              <w:t>4.10.1</w:t>
            </w:r>
            <w:r>
              <w:fldChar w:fldCharType="end"/>
            </w:r>
            <w:r>
              <w:t xml:space="preserve">, </w:t>
            </w:r>
            <w:r>
              <w:fldChar w:fldCharType="begin"/>
            </w:r>
            <w:r>
              <w:instrText xml:space="preserve"> REF _Ref20484586 \r \h </w:instrText>
            </w:r>
            <w:r>
              <w:fldChar w:fldCharType="separate"/>
            </w:r>
            <w:r w:rsidR="000D3A2D">
              <w:t>4.11.3</w:t>
            </w:r>
            <w:r>
              <w:fldChar w:fldCharType="end"/>
            </w:r>
            <w:r>
              <w:t xml:space="preserve">, </w:t>
            </w:r>
            <w:r>
              <w:fldChar w:fldCharType="begin"/>
            </w:r>
            <w:r>
              <w:instrText xml:space="preserve"> REF _Ref20484699 \r \h </w:instrText>
            </w:r>
            <w:r>
              <w:fldChar w:fldCharType="separate"/>
            </w:r>
            <w:r w:rsidR="000D3A2D">
              <w:t>4.12.1</w:t>
            </w:r>
            <w:r>
              <w:fldChar w:fldCharType="end"/>
            </w:r>
            <w:r>
              <w:t xml:space="preserve">,  </w:t>
            </w:r>
            <w:r>
              <w:fldChar w:fldCharType="begin"/>
            </w:r>
            <w:r>
              <w:instrText xml:space="preserve"> REF _Ref395168759 \r \h </w:instrText>
            </w:r>
            <w:r>
              <w:fldChar w:fldCharType="separate"/>
            </w:r>
            <w:r w:rsidR="000D3A2D">
              <w:t>4.13</w:t>
            </w:r>
            <w:r>
              <w:fldChar w:fldCharType="end"/>
            </w:r>
            <w:r>
              <w:t xml:space="preserve">,  </w:t>
            </w:r>
            <w:r>
              <w:fldChar w:fldCharType="begin"/>
            </w:r>
            <w:r>
              <w:instrText xml:space="preserve"> REF _Ref20311987 \r \h </w:instrText>
            </w:r>
            <w:r>
              <w:fldChar w:fldCharType="separate"/>
            </w:r>
            <w:r w:rsidR="000D3A2D">
              <w:t>4.14.1</w:t>
            </w:r>
            <w:r>
              <w:fldChar w:fldCharType="end"/>
            </w:r>
            <w:r>
              <w:t xml:space="preserve">, </w:t>
            </w:r>
            <w:r>
              <w:fldChar w:fldCharType="begin"/>
            </w:r>
            <w:r>
              <w:instrText xml:space="preserve"> REF _Ref318810987 \r \h </w:instrText>
            </w:r>
            <w:r>
              <w:fldChar w:fldCharType="separate"/>
            </w:r>
            <w:r w:rsidR="000D3A2D">
              <w:t>4.14.2</w:t>
            </w:r>
            <w:r>
              <w:fldChar w:fldCharType="end"/>
            </w:r>
            <w:r>
              <w:t xml:space="preserve">, </w:t>
            </w:r>
            <w:r>
              <w:fldChar w:fldCharType="begin"/>
            </w:r>
            <w:r>
              <w:instrText xml:space="preserve"> REF _Ref20311990 \r \h </w:instrText>
            </w:r>
            <w:r>
              <w:fldChar w:fldCharType="separate"/>
            </w:r>
            <w:r w:rsidR="000D3A2D">
              <w:t>4.14.3</w:t>
            </w:r>
            <w:r>
              <w:fldChar w:fldCharType="end"/>
            </w:r>
            <w:r>
              <w:t xml:space="preserve">, </w:t>
            </w:r>
            <w:r>
              <w:fldChar w:fldCharType="begin"/>
            </w:r>
            <w:r>
              <w:instrText xml:space="preserve"> REF _Ref20311991 \r \h </w:instrText>
            </w:r>
            <w:r>
              <w:fldChar w:fldCharType="separate"/>
            </w:r>
            <w:r w:rsidR="000D3A2D">
              <w:t>4.14.4</w:t>
            </w:r>
            <w:r>
              <w:fldChar w:fldCharType="end"/>
            </w:r>
            <w:r>
              <w:t xml:space="preserve">, </w:t>
            </w:r>
            <w:r>
              <w:fldChar w:fldCharType="begin"/>
            </w:r>
            <w:r>
              <w:instrText xml:space="preserve"> REF _Ref20312644 \r \h </w:instrText>
            </w:r>
            <w:r>
              <w:fldChar w:fldCharType="separate"/>
            </w:r>
            <w:r w:rsidR="000D3A2D">
              <w:t>0</w:t>
            </w:r>
            <w:r>
              <w:fldChar w:fldCharType="end"/>
            </w:r>
            <w:r>
              <w:t xml:space="preserve">, </w:t>
            </w:r>
            <w:r>
              <w:fldChar w:fldCharType="begin"/>
            </w:r>
            <w:r>
              <w:instrText xml:space="preserve"> REF _Ref274638016 \r \h </w:instrText>
            </w:r>
            <w:r>
              <w:fldChar w:fldCharType="separate"/>
            </w:r>
            <w:r w:rsidR="000D3A2D">
              <w:t>5.2</w:t>
            </w:r>
            <w:r>
              <w:fldChar w:fldCharType="end"/>
            </w:r>
            <w:r>
              <w:t xml:space="preserve">, </w:t>
            </w:r>
            <w:r>
              <w:fldChar w:fldCharType="begin"/>
            </w:r>
            <w:r>
              <w:instrText xml:space="preserve"> REF _Ref13124055 \r \h </w:instrText>
            </w:r>
            <w:r>
              <w:fldChar w:fldCharType="separate"/>
            </w:r>
            <w:r w:rsidR="000D3A2D">
              <w:t>6.2.3</w:t>
            </w:r>
            <w:r>
              <w:fldChar w:fldCharType="end"/>
            </w:r>
            <w:r>
              <w:t xml:space="preserve">, </w:t>
            </w:r>
            <w:r>
              <w:fldChar w:fldCharType="begin"/>
            </w:r>
            <w:r>
              <w:instrText xml:space="preserve"> REF _Ref11330418 \r \h </w:instrText>
            </w:r>
            <w:r>
              <w:fldChar w:fldCharType="separate"/>
            </w:r>
            <w:r w:rsidR="000D3A2D">
              <w:t>7.3</w:t>
            </w:r>
            <w:r>
              <w:fldChar w:fldCharType="end"/>
            </w:r>
            <w:r>
              <w:t xml:space="preserve">, </w:t>
            </w:r>
            <w:r>
              <w:fldChar w:fldCharType="begin"/>
            </w:r>
            <w:r>
              <w:instrText xml:space="preserve"> REF _Ref343505818 \r \h </w:instrText>
            </w:r>
            <w:r>
              <w:fldChar w:fldCharType="separate"/>
            </w:r>
            <w:r w:rsidR="000D3A2D">
              <w:t>7.6</w:t>
            </w:r>
            <w:r>
              <w:fldChar w:fldCharType="end"/>
            </w:r>
          </w:p>
        </w:tc>
        <w:tc>
          <w:tcPr>
            <w:tcW w:w="4678" w:type="dxa"/>
            <w:tcBorders>
              <w:top w:val="single" w:color="auto" w:sz="4" w:space="0"/>
            </w:tcBorders>
          </w:tcPr>
          <w:p w:rsidR="00F70617" w:rsidP="00F70617" w:rsidRDefault="00F70617" w14:paraId="3916C03C" w14:textId="23A21364">
            <w:pPr>
              <w:pStyle w:val="Tabellentext"/>
              <w:keepNext w:val="0"/>
            </w:pPr>
            <w:r>
              <w:t>ID458 D2D</w:t>
            </w:r>
          </w:p>
        </w:tc>
      </w:tr>
      <w:tr w:rsidRPr="007620BE" w:rsidR="00F70617" w:rsidTr="00C77480" w14:paraId="5C51EB70" w14:textId="77777777">
        <w:tc>
          <w:tcPr>
            <w:tcW w:w="1032" w:type="dxa"/>
            <w:tcBorders>
              <w:top w:val="single" w:color="auto" w:sz="4" w:space="0"/>
            </w:tcBorders>
          </w:tcPr>
          <w:p w:rsidRPr="007620BE" w:rsidR="00F70617" w:rsidP="00F70617" w:rsidRDefault="00F70617" w14:paraId="4BF53BE8" w14:textId="1EB8ACB9">
            <w:pPr>
              <w:pStyle w:val="Tabellentext"/>
              <w:keepNext w:val="0"/>
            </w:pPr>
            <w:r>
              <w:lastRenderedPageBreak/>
              <w:t>1.8.0</w:t>
            </w:r>
          </w:p>
        </w:tc>
        <w:tc>
          <w:tcPr>
            <w:tcW w:w="1406" w:type="dxa"/>
            <w:tcBorders>
              <w:top w:val="single" w:color="auto" w:sz="4" w:space="0"/>
            </w:tcBorders>
          </w:tcPr>
          <w:p w:rsidR="00F70617" w:rsidP="00F70617" w:rsidRDefault="00F70617" w14:paraId="1A0807BA" w14:textId="61E2CE8A">
            <w:pPr>
              <w:pStyle w:val="Tabellentext"/>
              <w:keepNext w:val="0"/>
            </w:pPr>
            <w:r>
              <w:t>13.06.2019</w:t>
            </w:r>
          </w:p>
        </w:tc>
        <w:tc>
          <w:tcPr>
            <w:tcW w:w="1418" w:type="dxa"/>
            <w:tcBorders>
              <w:top w:val="single" w:color="auto" w:sz="4" w:space="0"/>
            </w:tcBorders>
          </w:tcPr>
          <w:p w:rsidR="00F70617" w:rsidP="00F70617" w:rsidRDefault="00F70617" w14:paraId="3C6C8D6E" w14:textId="77777777">
            <w:pPr>
              <w:pStyle w:val="Tabellentext"/>
              <w:keepNext w:val="0"/>
            </w:pPr>
            <w:r>
              <w:t>J. Hatz</w:t>
            </w:r>
          </w:p>
          <w:p w:rsidR="00F70617" w:rsidP="00F70617" w:rsidRDefault="00F70617" w14:paraId="411D393F" w14:textId="731545A8">
            <w:pPr>
              <w:pStyle w:val="Tabellentext"/>
              <w:keepNext w:val="0"/>
            </w:pPr>
            <w:r>
              <w:t>T. Soder</w:t>
            </w:r>
          </w:p>
        </w:tc>
        <w:tc>
          <w:tcPr>
            <w:tcW w:w="992" w:type="dxa"/>
            <w:tcBorders>
              <w:top w:val="single" w:color="auto" w:sz="4" w:space="0"/>
            </w:tcBorders>
          </w:tcPr>
          <w:p w:rsidRPr="007620BE" w:rsidR="00F70617" w:rsidP="00F70617" w:rsidRDefault="00F70617" w14:paraId="1929F517" w14:textId="3E4A8547">
            <w:pPr>
              <w:pStyle w:val="Tabellentext"/>
              <w:keepNext w:val="0"/>
            </w:pPr>
            <w:r>
              <w:fldChar w:fldCharType="begin"/>
            </w:r>
            <w:r>
              <w:instrText xml:space="preserve"> REF _Ref13472266 \r \h </w:instrText>
            </w:r>
            <w:r>
              <w:fldChar w:fldCharType="separate"/>
            </w:r>
            <w:r w:rsidR="000D3A2D">
              <w:t>1.1.1</w:t>
            </w:r>
            <w:r>
              <w:fldChar w:fldCharType="end"/>
            </w:r>
            <w:r>
              <w:t xml:space="preserve"> </w:t>
            </w:r>
            <w:r>
              <w:fldChar w:fldCharType="begin"/>
            </w:r>
            <w:r>
              <w:instrText xml:space="preserve"> REF _Ref318810770 \r \h </w:instrText>
            </w:r>
            <w:r>
              <w:fldChar w:fldCharType="separate"/>
            </w:r>
            <w:r w:rsidR="000D3A2D">
              <w:t>4.14.1</w:t>
            </w:r>
            <w:r>
              <w:fldChar w:fldCharType="end"/>
            </w:r>
            <w:r>
              <w:t xml:space="preserve"> </w:t>
            </w:r>
            <w:r>
              <w:fldChar w:fldCharType="begin"/>
            </w:r>
            <w:r>
              <w:instrText xml:space="preserve"> REF _Ref318810987 \r \h </w:instrText>
            </w:r>
            <w:r>
              <w:fldChar w:fldCharType="separate"/>
            </w:r>
            <w:r w:rsidR="000D3A2D">
              <w:t>4.14.2</w:t>
            </w:r>
            <w:r>
              <w:fldChar w:fldCharType="end"/>
            </w:r>
            <w:r>
              <w:t xml:space="preserve"> </w:t>
            </w:r>
            <w:r>
              <w:fldChar w:fldCharType="begin"/>
            </w:r>
            <w:r>
              <w:instrText xml:space="preserve"> REF _Ref18055583 \r \h </w:instrText>
            </w:r>
            <w:r>
              <w:fldChar w:fldCharType="separate"/>
            </w:r>
            <w:r w:rsidR="000D3A2D">
              <w:t>4.14.3</w:t>
            </w:r>
            <w:r>
              <w:fldChar w:fldCharType="end"/>
            </w:r>
            <w:r>
              <w:t xml:space="preserve"> </w:t>
            </w:r>
            <w:r>
              <w:fldChar w:fldCharType="begin"/>
            </w:r>
            <w:r>
              <w:instrText xml:space="preserve"> REF _Ref274638016 \r \h </w:instrText>
            </w:r>
            <w:r>
              <w:fldChar w:fldCharType="separate"/>
            </w:r>
            <w:r w:rsidR="000D3A2D">
              <w:t>5.2</w:t>
            </w:r>
            <w:r>
              <w:fldChar w:fldCharType="end"/>
            </w:r>
            <w:r>
              <w:t xml:space="preserve">  </w:t>
            </w:r>
            <w:r>
              <w:fldChar w:fldCharType="begin"/>
            </w:r>
            <w:r>
              <w:instrText xml:space="preserve"> REF _Ref13124055 \r \h </w:instrText>
            </w:r>
            <w:r>
              <w:fldChar w:fldCharType="separate"/>
            </w:r>
            <w:r w:rsidR="000D3A2D">
              <w:t>6.2.3</w:t>
            </w:r>
            <w:r>
              <w:fldChar w:fldCharType="end"/>
            </w:r>
            <w:r>
              <w:t xml:space="preserve"> </w:t>
            </w:r>
            <w:r>
              <w:fldChar w:fldCharType="begin"/>
            </w:r>
            <w:r>
              <w:instrText xml:space="preserve"> REF _Ref18416394 \r \h </w:instrText>
            </w:r>
            <w:r>
              <w:fldChar w:fldCharType="separate"/>
            </w:r>
            <w:r w:rsidR="000D3A2D">
              <w:t>7.1.4.4</w:t>
            </w:r>
            <w:r>
              <w:fldChar w:fldCharType="end"/>
            </w:r>
            <w:r>
              <w:t xml:space="preserve"> </w:t>
            </w:r>
            <w:r>
              <w:fldChar w:fldCharType="begin"/>
            </w:r>
            <w:r>
              <w:instrText xml:space="preserve"> REF _Ref11330418 \r \h </w:instrText>
            </w:r>
            <w:r>
              <w:fldChar w:fldCharType="separate"/>
            </w:r>
            <w:r w:rsidR="000D3A2D">
              <w:t>7.3</w:t>
            </w:r>
            <w:r>
              <w:fldChar w:fldCharType="end"/>
            </w:r>
            <w:r>
              <w:t xml:space="preserve"> </w:t>
            </w:r>
            <w:r>
              <w:fldChar w:fldCharType="begin"/>
            </w:r>
            <w:r>
              <w:instrText xml:space="preserve"> REF _Ref18481804 \r \h </w:instrText>
            </w:r>
            <w:r>
              <w:fldChar w:fldCharType="separate"/>
            </w:r>
            <w:r w:rsidR="000D3A2D">
              <w:t>7.4</w:t>
            </w:r>
            <w:r>
              <w:fldChar w:fldCharType="end"/>
            </w:r>
            <w:r>
              <w:t xml:space="preserve"> </w:t>
            </w:r>
            <w:r>
              <w:fldChar w:fldCharType="begin"/>
            </w:r>
            <w:r>
              <w:instrText xml:space="preserve"> REF _Ref318806262 \r \h </w:instrText>
            </w:r>
            <w:r>
              <w:fldChar w:fldCharType="separate"/>
            </w:r>
            <w:r w:rsidR="000D3A2D">
              <w:t>7.5</w:t>
            </w:r>
            <w:r>
              <w:fldChar w:fldCharType="end"/>
            </w:r>
            <w:r>
              <w:t xml:space="preserve"> </w:t>
            </w:r>
            <w:r>
              <w:fldChar w:fldCharType="begin"/>
            </w:r>
            <w:r>
              <w:instrText xml:space="preserve"> REF _Ref343505818 \r \h </w:instrText>
            </w:r>
            <w:r>
              <w:fldChar w:fldCharType="separate"/>
            </w:r>
            <w:r w:rsidR="000D3A2D">
              <w:t>7.6</w:t>
            </w:r>
            <w:r>
              <w:fldChar w:fldCharType="end"/>
            </w:r>
            <w:r>
              <w:t xml:space="preserve"> </w:t>
            </w:r>
            <w:r>
              <w:fldChar w:fldCharType="begin"/>
            </w:r>
            <w:r>
              <w:instrText xml:space="preserve"> REF _Ref18495108 \r \h </w:instrText>
            </w:r>
            <w:r>
              <w:fldChar w:fldCharType="separate"/>
            </w:r>
            <w:r w:rsidR="000D3A2D">
              <w:t>7.10.1</w:t>
            </w:r>
            <w:r>
              <w:fldChar w:fldCharType="end"/>
            </w:r>
            <w:r>
              <w:t xml:space="preserve"> </w:t>
            </w:r>
            <w:r>
              <w:fldChar w:fldCharType="begin"/>
            </w:r>
            <w:r>
              <w:instrText xml:space="preserve"> REF _Ref306003072 \r \h </w:instrText>
            </w:r>
            <w:r>
              <w:fldChar w:fldCharType="separate"/>
            </w:r>
            <w:r w:rsidR="000D3A2D">
              <w:t>7.10.3</w:t>
            </w:r>
            <w:r>
              <w:fldChar w:fldCharType="end"/>
            </w:r>
            <w:r>
              <w:t xml:space="preserve"> </w:t>
            </w:r>
            <w:r>
              <w:fldChar w:fldCharType="begin"/>
            </w:r>
            <w:r>
              <w:instrText xml:space="preserve"> REF _Ref11330427 \r \h </w:instrText>
            </w:r>
            <w:r>
              <w:fldChar w:fldCharType="separate"/>
            </w:r>
            <w:r w:rsidR="000D3A2D">
              <w:t>7.11.5</w:t>
            </w:r>
            <w:r>
              <w:fldChar w:fldCharType="end"/>
            </w:r>
            <w:r>
              <w:t xml:space="preserve"> </w:t>
            </w:r>
            <w:r>
              <w:fldChar w:fldCharType="begin"/>
            </w:r>
            <w:r>
              <w:instrText xml:space="preserve"> REF _Ref18572687 \r \h </w:instrText>
            </w:r>
            <w:r>
              <w:fldChar w:fldCharType="separate"/>
            </w:r>
            <w:r w:rsidR="000D3A2D">
              <w:t>7.13</w:t>
            </w:r>
            <w:r>
              <w:fldChar w:fldCharType="end"/>
            </w:r>
            <w:r>
              <w:t xml:space="preserve">, </w:t>
            </w:r>
            <w:r>
              <w:fldChar w:fldCharType="begin"/>
            </w:r>
            <w:r>
              <w:instrText xml:space="preserve"> REF _Ref519253023 \r \h </w:instrText>
            </w:r>
            <w:r>
              <w:fldChar w:fldCharType="separate"/>
            </w:r>
            <w:r w:rsidR="000D3A2D">
              <w:t>1.1.5</w:t>
            </w:r>
            <w:r>
              <w:fldChar w:fldCharType="end"/>
            </w:r>
            <w:r>
              <w:t xml:space="preserve">, </w:t>
            </w:r>
            <w:r>
              <w:fldChar w:fldCharType="begin"/>
            </w:r>
            <w:r>
              <w:instrText xml:space="preserve"> REF _Ref256521394 \r \h </w:instrText>
            </w:r>
            <w:r>
              <w:fldChar w:fldCharType="separate"/>
            </w:r>
            <w:r w:rsidR="000D3A2D">
              <w:t>1.1.8</w:t>
            </w:r>
            <w:r>
              <w:fldChar w:fldCharType="end"/>
            </w:r>
            <w:r>
              <w:t xml:space="preserve">, </w:t>
            </w:r>
            <w:r>
              <w:fldChar w:fldCharType="begin"/>
            </w:r>
            <w:r>
              <w:instrText xml:space="preserve"> REF _Ref18501369 \r \h </w:instrText>
            </w:r>
            <w:r>
              <w:fldChar w:fldCharType="separate"/>
            </w:r>
            <w:r w:rsidR="000D3A2D">
              <w:t>1.1.8.2</w:t>
            </w:r>
            <w:r>
              <w:fldChar w:fldCharType="end"/>
            </w:r>
            <w:r>
              <w:t xml:space="preserve">, </w:t>
            </w:r>
            <w:r>
              <w:fldChar w:fldCharType="begin"/>
            </w:r>
            <w:r>
              <w:instrText xml:space="preserve"> REF _Ref10804559 \r \h </w:instrText>
            </w:r>
            <w:r>
              <w:fldChar w:fldCharType="separate"/>
            </w:r>
            <w:r w:rsidR="000D3A2D">
              <w:t>2.1</w:t>
            </w:r>
            <w:r>
              <w:fldChar w:fldCharType="end"/>
            </w:r>
            <w:r>
              <w:t xml:space="preserve">, </w:t>
            </w:r>
            <w:r>
              <w:fldChar w:fldCharType="begin"/>
            </w:r>
            <w:r>
              <w:instrText xml:space="preserve"> REF _Ref10804567 \r \h </w:instrText>
            </w:r>
            <w:r>
              <w:fldChar w:fldCharType="separate"/>
            </w:r>
            <w:r w:rsidR="000D3A2D">
              <w:t>2.2</w:t>
            </w:r>
            <w:r>
              <w:fldChar w:fldCharType="end"/>
            </w:r>
            <w:r>
              <w:t xml:space="preserve">, </w:t>
            </w:r>
            <w:r>
              <w:fldChar w:fldCharType="begin"/>
            </w:r>
            <w:r>
              <w:instrText xml:space="preserve"> REF _Ref255549946 \r \h </w:instrText>
            </w:r>
            <w:r>
              <w:fldChar w:fldCharType="separate"/>
            </w:r>
            <w:r w:rsidR="000D3A2D">
              <w:t>3.1</w:t>
            </w:r>
            <w:r>
              <w:fldChar w:fldCharType="end"/>
            </w:r>
            <w:r>
              <w:t xml:space="preserve">, </w:t>
            </w:r>
            <w:r>
              <w:fldChar w:fldCharType="begin"/>
            </w:r>
            <w:r>
              <w:instrText xml:space="preserve"> REF _Ref18327651 \r \h </w:instrText>
            </w:r>
            <w:r>
              <w:fldChar w:fldCharType="separate"/>
            </w:r>
            <w:r w:rsidR="000D3A2D">
              <w:t>3.2</w:t>
            </w:r>
            <w:r>
              <w:fldChar w:fldCharType="end"/>
            </w:r>
            <w:r>
              <w:t xml:space="preserve">, </w:t>
            </w:r>
            <w:r>
              <w:fldChar w:fldCharType="begin"/>
            </w:r>
            <w:r>
              <w:instrText xml:space="preserve"> REF _Ref18675593 \r \h </w:instrText>
            </w:r>
            <w:r>
              <w:fldChar w:fldCharType="separate"/>
            </w:r>
            <w:r w:rsidR="000D3A2D">
              <w:t>3.3.3</w:t>
            </w:r>
            <w:r>
              <w:fldChar w:fldCharType="end"/>
            </w:r>
            <w:r>
              <w:t xml:space="preserve">, </w:t>
            </w:r>
            <w:r>
              <w:fldChar w:fldCharType="begin"/>
            </w:r>
            <w:r>
              <w:instrText xml:space="preserve"> REF _Ref519255446 \r \h </w:instrText>
            </w:r>
            <w:r>
              <w:fldChar w:fldCharType="separate"/>
            </w:r>
            <w:r w:rsidR="000D3A2D">
              <w:t>3.3.5</w:t>
            </w:r>
            <w:r>
              <w:fldChar w:fldCharType="end"/>
            </w:r>
            <w:r>
              <w:t xml:space="preserve">, </w:t>
            </w:r>
            <w:r>
              <w:fldChar w:fldCharType="begin"/>
            </w:r>
            <w:r>
              <w:instrText xml:space="preserve"> REF _Ref18507176 \r \h </w:instrText>
            </w:r>
            <w:r>
              <w:fldChar w:fldCharType="separate"/>
            </w:r>
            <w:r w:rsidR="000D3A2D">
              <w:t>3.3.12</w:t>
            </w:r>
            <w:r>
              <w:fldChar w:fldCharType="end"/>
            </w:r>
            <w:r>
              <w:t xml:space="preserve">, </w:t>
            </w:r>
            <w:r>
              <w:fldChar w:fldCharType="begin"/>
            </w:r>
            <w:r>
              <w:instrText xml:space="preserve"> REF _Ref17205369 \r \h </w:instrText>
            </w:r>
            <w:r>
              <w:fldChar w:fldCharType="separate"/>
            </w:r>
            <w:r w:rsidR="000D3A2D">
              <w:t>3.3.13</w:t>
            </w:r>
            <w:r>
              <w:fldChar w:fldCharType="end"/>
            </w:r>
            <w:r>
              <w:t xml:space="preserve">, </w:t>
            </w:r>
            <w:r>
              <w:fldChar w:fldCharType="begin"/>
            </w:r>
            <w:r>
              <w:instrText xml:space="preserve"> REF _Ref17185170 \r \h </w:instrText>
            </w:r>
            <w:r>
              <w:fldChar w:fldCharType="separate"/>
            </w:r>
            <w:r w:rsidR="000D3A2D">
              <w:t>3.3.14</w:t>
            </w:r>
            <w:r>
              <w:fldChar w:fldCharType="end"/>
            </w:r>
            <w:r>
              <w:t xml:space="preserve">, </w:t>
            </w:r>
            <w:r>
              <w:fldChar w:fldCharType="begin"/>
            </w:r>
            <w:r>
              <w:instrText xml:space="preserve"> REF _Ref18327654 \r \h </w:instrText>
            </w:r>
            <w:r>
              <w:fldChar w:fldCharType="separate"/>
            </w:r>
            <w:r w:rsidR="000D3A2D">
              <w:t>3.3.15</w:t>
            </w:r>
            <w:r>
              <w:fldChar w:fldCharType="end"/>
            </w:r>
            <w:r>
              <w:t xml:space="preserve">, </w:t>
            </w:r>
            <w:r>
              <w:fldChar w:fldCharType="begin"/>
            </w:r>
            <w:r>
              <w:instrText xml:space="preserve"> REF _Ref23833261 \r \h </w:instrText>
            </w:r>
            <w:r>
              <w:fldChar w:fldCharType="separate"/>
            </w:r>
            <w:r w:rsidR="000D3A2D">
              <w:t>3.3.16</w:t>
            </w:r>
            <w:r>
              <w:fldChar w:fldCharType="end"/>
            </w:r>
            <w:r>
              <w:t xml:space="preserve">, </w:t>
            </w:r>
            <w:r>
              <w:fldChar w:fldCharType="begin"/>
            </w:r>
            <w:r>
              <w:instrText xml:space="preserve"> REF _Ref18327653 \r \h </w:instrText>
            </w:r>
            <w:r>
              <w:fldChar w:fldCharType="separate"/>
            </w:r>
            <w:r w:rsidR="000D3A2D">
              <w:t>3.3.17</w:t>
            </w:r>
            <w:r>
              <w:fldChar w:fldCharType="end"/>
            </w:r>
            <w:r>
              <w:t xml:space="preserve">, </w:t>
            </w:r>
            <w:r>
              <w:fldChar w:fldCharType="begin"/>
            </w:r>
            <w:r>
              <w:instrText xml:space="preserve"> REF _Ref18064124 \r \h </w:instrText>
            </w:r>
            <w:r>
              <w:fldChar w:fldCharType="separate"/>
            </w:r>
            <w:r w:rsidR="000D3A2D">
              <w:t>4.3</w:t>
            </w:r>
            <w:r>
              <w:fldChar w:fldCharType="end"/>
            </w:r>
            <w:r>
              <w:t xml:space="preserve">, </w:t>
            </w:r>
            <w:r>
              <w:fldChar w:fldCharType="begin"/>
            </w:r>
            <w:r>
              <w:instrText xml:space="preserve"> REF _Ref15028220 \r \h </w:instrText>
            </w:r>
            <w:r>
              <w:fldChar w:fldCharType="separate"/>
            </w:r>
            <w:r w:rsidR="000D3A2D">
              <w:t>4.4</w:t>
            </w:r>
            <w:r>
              <w:fldChar w:fldCharType="end"/>
            </w:r>
            <w:r>
              <w:t xml:space="preserve">, </w:t>
            </w:r>
            <w:r>
              <w:fldChar w:fldCharType="begin"/>
            </w:r>
            <w:r>
              <w:instrText xml:space="preserve"> REF _Ref17982802 \r \h </w:instrText>
            </w:r>
            <w:r>
              <w:fldChar w:fldCharType="separate"/>
            </w:r>
            <w:r w:rsidR="000D3A2D">
              <w:t>4.4.1</w:t>
            </w:r>
            <w:r>
              <w:fldChar w:fldCharType="end"/>
            </w:r>
            <w:r>
              <w:t xml:space="preserve">, </w:t>
            </w:r>
            <w:r>
              <w:fldChar w:fldCharType="begin"/>
            </w:r>
            <w:r>
              <w:instrText xml:space="preserve"> REF _Ref252356202 \r \h </w:instrText>
            </w:r>
            <w:r>
              <w:fldChar w:fldCharType="separate"/>
            </w:r>
            <w:r w:rsidR="000D3A2D">
              <w:t>4.4.2</w:t>
            </w:r>
            <w:r>
              <w:fldChar w:fldCharType="end"/>
            </w:r>
            <w:r>
              <w:t xml:space="preserve">, </w:t>
            </w:r>
            <w:r>
              <w:fldChar w:fldCharType="begin"/>
            </w:r>
            <w:r>
              <w:instrText xml:space="preserve"> REF _Ref262808673 \r \h </w:instrText>
            </w:r>
            <w:r>
              <w:fldChar w:fldCharType="separate"/>
            </w:r>
            <w:r w:rsidR="000D3A2D">
              <w:t>4.4.1.1</w:t>
            </w:r>
            <w:r>
              <w:fldChar w:fldCharType="end"/>
            </w:r>
            <w:r>
              <w:t xml:space="preserve">, </w:t>
            </w:r>
            <w:r>
              <w:fldChar w:fldCharType="begin"/>
            </w:r>
            <w:r>
              <w:instrText xml:space="preserve"> REF _Ref252366206 \r \h </w:instrText>
            </w:r>
            <w:r>
              <w:fldChar w:fldCharType="separate"/>
            </w:r>
            <w:r w:rsidR="000D3A2D">
              <w:t>4.4.1.2</w:t>
            </w:r>
            <w:r>
              <w:fldChar w:fldCharType="end"/>
            </w:r>
            <w:r>
              <w:t xml:space="preserve">, </w:t>
            </w:r>
            <w:r>
              <w:fldChar w:fldCharType="begin"/>
            </w:r>
            <w:r>
              <w:instrText xml:space="preserve"> REF _Ref16249127 \r \h </w:instrText>
            </w:r>
            <w:r>
              <w:fldChar w:fldCharType="separate"/>
            </w:r>
            <w:r w:rsidR="000D3A2D">
              <w:t>4.4.1.3</w:t>
            </w:r>
            <w:r>
              <w:fldChar w:fldCharType="end"/>
            </w:r>
            <w:r>
              <w:t xml:space="preserve">,   </w:t>
            </w:r>
            <w:r>
              <w:fldChar w:fldCharType="begin"/>
            </w:r>
            <w:r>
              <w:instrText xml:space="preserve"> REF _Ref10808043 \r \h </w:instrText>
            </w:r>
            <w:r>
              <w:fldChar w:fldCharType="separate"/>
            </w:r>
            <w:r w:rsidR="000D3A2D">
              <w:t>4.5.1.1</w:t>
            </w:r>
            <w:r>
              <w:fldChar w:fldCharType="end"/>
            </w:r>
            <w:r>
              <w:t xml:space="preserve">, </w:t>
            </w:r>
            <w:r>
              <w:fldChar w:fldCharType="begin"/>
            </w:r>
            <w:r>
              <w:instrText xml:space="preserve"> REF _Ref254255160 \r \h </w:instrText>
            </w:r>
            <w:r>
              <w:fldChar w:fldCharType="separate"/>
            </w:r>
            <w:r w:rsidR="000D3A2D">
              <w:t>4.5.1.2</w:t>
            </w:r>
            <w:r>
              <w:fldChar w:fldCharType="end"/>
            </w:r>
            <w:r>
              <w:t xml:space="preserve">, </w:t>
            </w:r>
            <w:r>
              <w:fldChar w:fldCharType="begin"/>
            </w:r>
            <w:r>
              <w:instrText xml:space="preserve"> REF _Ref254255245 \r \h </w:instrText>
            </w:r>
            <w:r>
              <w:fldChar w:fldCharType="separate"/>
            </w:r>
            <w:r w:rsidR="000D3A2D">
              <w:t>4.5.1.3</w:t>
            </w:r>
            <w:r>
              <w:fldChar w:fldCharType="end"/>
            </w:r>
            <w:r>
              <w:t xml:space="preserve">, </w:t>
            </w:r>
            <w:r>
              <w:fldChar w:fldCharType="begin"/>
            </w:r>
            <w:r>
              <w:instrText xml:space="preserve"> REF _Ref11324743 \r \h </w:instrText>
            </w:r>
            <w:r>
              <w:fldChar w:fldCharType="separate"/>
            </w:r>
            <w:r w:rsidR="000D3A2D">
              <w:t>4.5.2</w:t>
            </w:r>
            <w:r>
              <w:fldChar w:fldCharType="end"/>
            </w:r>
            <w:r>
              <w:t xml:space="preserve">, </w:t>
            </w:r>
            <w:r>
              <w:fldChar w:fldCharType="begin"/>
            </w:r>
            <w:r>
              <w:instrText xml:space="preserve"> REF _Ref312315039 \r \h </w:instrText>
            </w:r>
            <w:r>
              <w:fldChar w:fldCharType="separate"/>
            </w:r>
            <w:r w:rsidR="000D3A2D">
              <w:t>4.5.2.1</w:t>
            </w:r>
            <w:r>
              <w:fldChar w:fldCharType="end"/>
            </w:r>
            <w:r>
              <w:t xml:space="preserve">, </w:t>
            </w:r>
            <w:r>
              <w:fldChar w:fldCharType="begin"/>
            </w:r>
            <w:r>
              <w:instrText xml:space="preserve"> REF _Ref312315119 \r \h </w:instrText>
            </w:r>
            <w:r>
              <w:fldChar w:fldCharType="separate"/>
            </w:r>
            <w:r w:rsidR="000D3A2D">
              <w:t>4.5.2.2</w:t>
            </w:r>
            <w:r>
              <w:fldChar w:fldCharType="end"/>
            </w:r>
            <w:r>
              <w:t xml:space="preserve">, </w:t>
            </w:r>
            <w:r>
              <w:fldChar w:fldCharType="begin"/>
            </w:r>
            <w:r>
              <w:instrText xml:space="preserve"> REF _Ref11324904 \r \h </w:instrText>
            </w:r>
            <w:r>
              <w:fldChar w:fldCharType="separate"/>
            </w:r>
            <w:r w:rsidR="000D3A2D">
              <w:t>4.5.3</w:t>
            </w:r>
            <w:r>
              <w:fldChar w:fldCharType="end"/>
            </w:r>
            <w:r>
              <w:t xml:space="preserve">, </w:t>
            </w:r>
            <w:r>
              <w:fldChar w:fldCharType="begin"/>
            </w:r>
            <w:r>
              <w:instrText xml:space="preserve"> REF _Ref258914730 \r \h </w:instrText>
            </w:r>
            <w:r>
              <w:fldChar w:fldCharType="separate"/>
            </w:r>
            <w:r w:rsidR="000D3A2D">
              <w:t>4.8</w:t>
            </w:r>
            <w:r>
              <w:fldChar w:fldCharType="end"/>
            </w:r>
            <w:r>
              <w:t xml:space="preserve">, </w:t>
            </w:r>
            <w:r>
              <w:fldChar w:fldCharType="begin"/>
            </w:r>
            <w:r>
              <w:instrText xml:space="preserve"> REF _Ref17362881 \r \h </w:instrText>
            </w:r>
            <w:r>
              <w:fldChar w:fldCharType="separate"/>
            </w:r>
            <w:r w:rsidR="000D3A2D">
              <w:t>4.9</w:t>
            </w:r>
            <w:r>
              <w:fldChar w:fldCharType="end"/>
            </w:r>
            <w:r>
              <w:t xml:space="preserve">,  </w:t>
            </w:r>
            <w:r>
              <w:fldChar w:fldCharType="begin"/>
            </w:r>
            <w:r>
              <w:instrText xml:space="preserve"> REF _Ref17286718 \r \h </w:instrText>
            </w:r>
            <w:r>
              <w:fldChar w:fldCharType="separate"/>
            </w:r>
            <w:r w:rsidR="000D3A2D">
              <w:t>4.10</w:t>
            </w:r>
            <w:r>
              <w:fldChar w:fldCharType="end"/>
            </w:r>
            <w:r>
              <w:t xml:space="preserve">, </w:t>
            </w:r>
            <w:r>
              <w:fldChar w:fldCharType="begin"/>
            </w:r>
            <w:r>
              <w:instrText xml:space="preserve"> REF _Ref17118884 \r \h </w:instrText>
            </w:r>
            <w:r>
              <w:fldChar w:fldCharType="separate"/>
            </w:r>
            <w:r w:rsidR="000D3A2D">
              <w:t>4.10.1</w:t>
            </w:r>
            <w:r>
              <w:fldChar w:fldCharType="end"/>
            </w:r>
            <w:r>
              <w:t xml:space="preserve">, </w:t>
            </w:r>
            <w:r>
              <w:fldChar w:fldCharType="begin"/>
            </w:r>
            <w:r>
              <w:instrText xml:space="preserve"> REF _Ref17185202 \r \h </w:instrText>
            </w:r>
            <w:r>
              <w:fldChar w:fldCharType="separate"/>
            </w:r>
            <w:r w:rsidR="000D3A2D">
              <w:t>4.10.2</w:t>
            </w:r>
            <w:r>
              <w:fldChar w:fldCharType="end"/>
            </w:r>
            <w:r>
              <w:t xml:space="preserve">, </w:t>
            </w:r>
            <w:r>
              <w:fldChar w:fldCharType="begin"/>
            </w:r>
            <w:r>
              <w:instrText xml:space="preserve"> REF _Ref395168759 \r \h </w:instrText>
            </w:r>
            <w:r>
              <w:fldChar w:fldCharType="separate"/>
            </w:r>
            <w:r w:rsidR="000D3A2D">
              <w:t>4.13</w:t>
            </w:r>
            <w:r>
              <w:fldChar w:fldCharType="end"/>
            </w:r>
            <w:r>
              <w:t>, xml-</w:t>
            </w:r>
            <w:proofErr w:type="spellStart"/>
            <w:r>
              <w:t>ph</w:t>
            </w:r>
            <w:proofErr w:type="spellEnd"/>
            <w:r>
              <w:t xml:space="preserve">- </w:t>
            </w:r>
            <w:r>
              <w:fldChar w:fldCharType="begin"/>
            </w:r>
            <w:r>
              <w:instrText xml:space="preserve"> REF _Ref17205594 \r \h </w:instrText>
            </w:r>
            <w:r>
              <w:fldChar w:fldCharType="separate"/>
            </w:r>
            <w:r w:rsidR="000D3A2D">
              <w:t>9.3</w:t>
            </w:r>
            <w:r>
              <w:fldChar w:fldCharType="end"/>
            </w:r>
          </w:p>
        </w:tc>
        <w:tc>
          <w:tcPr>
            <w:tcW w:w="4678" w:type="dxa"/>
            <w:tcBorders>
              <w:top w:val="single" w:color="auto" w:sz="4" w:space="0"/>
            </w:tcBorders>
          </w:tcPr>
          <w:p w:rsidR="00F70617" w:rsidP="00F70617" w:rsidRDefault="00F70617" w14:paraId="575EC9BB" w14:textId="77777777">
            <w:pPr>
              <w:pStyle w:val="Tabellentext"/>
              <w:keepNext w:val="0"/>
            </w:pPr>
            <w:r>
              <w:t>ID458 D2D</w:t>
            </w:r>
          </w:p>
          <w:p w:rsidR="00F70617" w:rsidP="00F70617" w:rsidRDefault="00F70617" w14:paraId="187D889C" w14:textId="77777777">
            <w:pPr>
              <w:pStyle w:val="Tabellentext"/>
              <w:keepNext w:val="0"/>
            </w:pPr>
          </w:p>
          <w:p w:rsidRPr="004A365D" w:rsidR="00F70617" w:rsidP="00F70617" w:rsidRDefault="00F70617" w14:paraId="79AC269A" w14:textId="5EAC2EA5">
            <w:pPr>
              <w:pStyle w:val="Tabellentext"/>
              <w:keepNext w:val="0"/>
            </w:pPr>
            <w:r>
              <w:t>FKT-GUI-314 and FKT-GUI-315 removed because they were not implemented (version 1.5.4, 1.5.5)</w:t>
            </w:r>
          </w:p>
        </w:tc>
      </w:tr>
      <w:tr w:rsidRPr="007620BE" w:rsidR="00F70617" w:rsidTr="00C77480" w14:paraId="2155B0EE" w14:textId="77777777">
        <w:tc>
          <w:tcPr>
            <w:tcW w:w="1032" w:type="dxa"/>
            <w:tcBorders>
              <w:top w:val="single" w:color="auto" w:sz="4" w:space="0"/>
            </w:tcBorders>
          </w:tcPr>
          <w:p w:rsidRPr="007620BE" w:rsidR="00F70617" w:rsidP="00F70617" w:rsidRDefault="00F70617" w14:paraId="2A6C132F" w14:textId="0A9E9376">
            <w:pPr>
              <w:pStyle w:val="Tabellentext"/>
              <w:keepNext w:val="0"/>
            </w:pPr>
            <w:r>
              <w:t>1.7.1</w:t>
            </w:r>
          </w:p>
        </w:tc>
        <w:tc>
          <w:tcPr>
            <w:tcW w:w="1406" w:type="dxa"/>
            <w:tcBorders>
              <w:top w:val="single" w:color="auto" w:sz="4" w:space="0"/>
            </w:tcBorders>
          </w:tcPr>
          <w:p w:rsidRPr="007620BE" w:rsidR="00F70617" w:rsidP="00F70617" w:rsidRDefault="00F70617" w14:paraId="0F28BB82" w14:textId="77777777">
            <w:pPr>
              <w:pStyle w:val="Tabellentext"/>
              <w:keepNext w:val="0"/>
            </w:pPr>
            <w:r>
              <w:t>02.04.2019</w:t>
            </w:r>
          </w:p>
        </w:tc>
        <w:tc>
          <w:tcPr>
            <w:tcW w:w="1418" w:type="dxa"/>
            <w:tcBorders>
              <w:top w:val="single" w:color="auto" w:sz="4" w:space="0"/>
            </w:tcBorders>
          </w:tcPr>
          <w:p w:rsidRPr="007620BE" w:rsidR="00F70617" w:rsidP="00F70617" w:rsidRDefault="00F70617" w14:paraId="28AE1E01" w14:textId="77777777">
            <w:pPr>
              <w:pStyle w:val="Tabellentext"/>
              <w:keepNext w:val="0"/>
            </w:pPr>
            <w:r>
              <w:t>S. Scholl</w:t>
            </w:r>
          </w:p>
        </w:tc>
        <w:tc>
          <w:tcPr>
            <w:tcW w:w="992" w:type="dxa"/>
            <w:tcBorders>
              <w:top w:val="single" w:color="auto" w:sz="4" w:space="0"/>
            </w:tcBorders>
          </w:tcPr>
          <w:p w:rsidRPr="007620BE" w:rsidR="00F70617" w:rsidP="00F70617" w:rsidRDefault="00F70617" w14:paraId="3AC1D38C" w14:textId="076DD803">
            <w:pPr>
              <w:pStyle w:val="Tabellentext"/>
              <w:keepNext w:val="0"/>
            </w:pPr>
            <w:r w:rsidRPr="007620BE">
              <w:fldChar w:fldCharType="begin"/>
            </w:r>
            <w:r w:rsidRPr="007620BE">
              <w:instrText xml:space="preserve"> REF _Ref274745487 \r \h </w:instrText>
            </w:r>
            <w:r>
              <w:instrText xml:space="preserve"> \* MERGEFORMAT </w:instrText>
            </w:r>
            <w:r w:rsidRPr="007620BE">
              <w:fldChar w:fldCharType="separate"/>
            </w:r>
            <w:r w:rsidR="000D3A2D">
              <w:t>1.1.2</w:t>
            </w:r>
            <w:r w:rsidRPr="007620BE">
              <w:fldChar w:fldCharType="end"/>
            </w:r>
            <w:r>
              <w:t xml:space="preserve">, </w:t>
            </w:r>
            <w:r>
              <w:fldChar w:fldCharType="begin"/>
            </w:r>
            <w:r>
              <w:instrText xml:space="preserve"> REF _Ref316892918 \r \h  \* MERGEFORMAT </w:instrText>
            </w:r>
            <w:r>
              <w:fldChar w:fldCharType="separate"/>
            </w:r>
            <w:r w:rsidR="000D3A2D">
              <w:t>7.2</w:t>
            </w:r>
            <w:r>
              <w:fldChar w:fldCharType="end"/>
            </w:r>
          </w:p>
        </w:tc>
        <w:tc>
          <w:tcPr>
            <w:tcW w:w="4678" w:type="dxa"/>
            <w:tcBorders>
              <w:top w:val="single" w:color="auto" w:sz="4" w:space="0"/>
            </w:tcBorders>
          </w:tcPr>
          <w:p w:rsidRPr="004A365D" w:rsidR="00F70617" w:rsidP="00F70617" w:rsidRDefault="00F70617" w14:paraId="38DD6AC4" w14:textId="77777777">
            <w:pPr>
              <w:pStyle w:val="Tabellentext"/>
              <w:keepNext w:val="0"/>
            </w:pPr>
            <w:r>
              <w:t>ID531 Delete brands Chrysler, Maybach, SLR</w:t>
            </w:r>
          </w:p>
        </w:tc>
      </w:tr>
      <w:tr w:rsidRPr="007620BE" w:rsidR="00F70617" w:rsidTr="00C77480" w14:paraId="248987E0" w14:textId="77777777">
        <w:tc>
          <w:tcPr>
            <w:tcW w:w="1032" w:type="dxa"/>
            <w:tcBorders>
              <w:top w:val="single" w:color="auto" w:sz="4" w:space="0"/>
            </w:tcBorders>
          </w:tcPr>
          <w:p w:rsidRPr="007620BE" w:rsidR="00F70617" w:rsidP="00F70617" w:rsidRDefault="00F70617" w14:paraId="6F715820" w14:textId="77777777">
            <w:pPr>
              <w:pStyle w:val="Tabellentext"/>
              <w:keepNext w:val="0"/>
            </w:pPr>
            <w:r>
              <w:t>1.7.0</w:t>
            </w:r>
          </w:p>
        </w:tc>
        <w:tc>
          <w:tcPr>
            <w:tcW w:w="1406" w:type="dxa"/>
            <w:tcBorders>
              <w:top w:val="single" w:color="auto" w:sz="4" w:space="0"/>
            </w:tcBorders>
          </w:tcPr>
          <w:p w:rsidRPr="007620BE" w:rsidR="00F70617" w:rsidP="00F70617" w:rsidRDefault="00F70617" w14:paraId="6A4EB045" w14:textId="77777777">
            <w:pPr>
              <w:pStyle w:val="Tabellentext"/>
              <w:keepNext w:val="0"/>
            </w:pPr>
            <w:r>
              <w:t>13.07.2018</w:t>
            </w:r>
          </w:p>
        </w:tc>
        <w:tc>
          <w:tcPr>
            <w:tcW w:w="1418" w:type="dxa"/>
            <w:tcBorders>
              <w:top w:val="single" w:color="auto" w:sz="4" w:space="0"/>
            </w:tcBorders>
          </w:tcPr>
          <w:p w:rsidRPr="007620BE" w:rsidR="00F70617" w:rsidP="00F70617" w:rsidRDefault="00F70617" w14:paraId="67CD2F97" w14:textId="77777777">
            <w:pPr>
              <w:pStyle w:val="Tabellentext"/>
              <w:keepNext w:val="0"/>
            </w:pPr>
            <w:r>
              <w:t>T. Soder</w:t>
            </w:r>
          </w:p>
        </w:tc>
        <w:tc>
          <w:tcPr>
            <w:tcW w:w="992" w:type="dxa"/>
            <w:tcBorders>
              <w:top w:val="single" w:color="auto" w:sz="4" w:space="0"/>
            </w:tcBorders>
          </w:tcPr>
          <w:p w:rsidRPr="007620BE" w:rsidR="00F70617" w:rsidP="00F70617" w:rsidRDefault="00F70617" w14:paraId="45A79C9B" w14:textId="3C85835C">
            <w:pPr>
              <w:pStyle w:val="Tabellentext"/>
              <w:keepNext w:val="0"/>
            </w:pPr>
            <w:r>
              <w:fldChar w:fldCharType="begin"/>
            </w:r>
            <w:r>
              <w:instrText xml:space="preserve"> REF _Ref519259095 \r \h </w:instrText>
            </w:r>
            <w:r>
              <w:fldChar w:fldCharType="separate"/>
            </w:r>
            <w:r w:rsidR="000D3A2D">
              <w:t>1.1.4</w:t>
            </w:r>
            <w:r>
              <w:fldChar w:fldCharType="end"/>
            </w:r>
            <w:r>
              <w:t>,</w:t>
            </w:r>
            <w:r>
              <w:br/>
            </w:r>
            <w:r>
              <w:fldChar w:fldCharType="begin"/>
            </w:r>
            <w:r>
              <w:instrText xml:space="preserve"> REF _Ref519253023 \r \h  \* MERGEFORMAT </w:instrText>
            </w:r>
            <w:r>
              <w:fldChar w:fldCharType="separate"/>
            </w:r>
            <w:r w:rsidR="000D3A2D">
              <w:t>1.1.5</w:t>
            </w:r>
            <w:r>
              <w:fldChar w:fldCharType="end"/>
            </w:r>
            <w:r>
              <w:t>,</w:t>
            </w:r>
            <w:r>
              <w:br/>
            </w:r>
            <w:r>
              <w:fldChar w:fldCharType="begin"/>
            </w:r>
            <w:r>
              <w:instrText xml:space="preserve"> REF _Ref519255446 \r \h </w:instrText>
            </w:r>
            <w:r>
              <w:fldChar w:fldCharType="separate"/>
            </w:r>
            <w:r w:rsidR="000D3A2D">
              <w:t>3.3.5</w:t>
            </w:r>
            <w:r>
              <w:fldChar w:fldCharType="end"/>
            </w:r>
            <w:r>
              <w:t>,</w:t>
            </w:r>
            <w:r>
              <w:br/>
            </w:r>
            <w:r>
              <w:fldChar w:fldCharType="begin"/>
            </w:r>
            <w:r>
              <w:instrText xml:space="preserve"> REF _Ref519255385 \r \h </w:instrText>
            </w:r>
            <w:r>
              <w:fldChar w:fldCharType="separate"/>
            </w:r>
            <w:r w:rsidR="000D3A2D">
              <w:t>4.10.3.2</w:t>
            </w:r>
            <w:r>
              <w:fldChar w:fldCharType="end"/>
            </w:r>
          </w:p>
        </w:tc>
        <w:tc>
          <w:tcPr>
            <w:tcW w:w="4678" w:type="dxa"/>
            <w:tcBorders>
              <w:top w:val="single" w:color="auto" w:sz="4" w:space="0"/>
            </w:tcBorders>
          </w:tcPr>
          <w:p w:rsidRPr="007620BE" w:rsidR="00F70617" w:rsidP="00F70617" w:rsidRDefault="00F70617" w14:paraId="4A2FBD9A" w14:textId="77777777">
            <w:pPr>
              <w:pStyle w:val="Tabellentext"/>
              <w:keepNext w:val="0"/>
            </w:pPr>
            <w:r>
              <w:t>ID480 FUTURE</w:t>
            </w:r>
          </w:p>
        </w:tc>
      </w:tr>
      <w:tr w:rsidRPr="00434907" w:rsidR="00F70617" w:rsidTr="00C77480" w14:paraId="5D11B323" w14:textId="77777777">
        <w:tc>
          <w:tcPr>
            <w:tcW w:w="1032" w:type="dxa"/>
            <w:tcBorders>
              <w:top w:val="single" w:color="auto" w:sz="4" w:space="0"/>
            </w:tcBorders>
          </w:tcPr>
          <w:p w:rsidRPr="007620BE" w:rsidR="00F70617" w:rsidP="00F70617" w:rsidRDefault="00F70617" w14:paraId="4B2E686D" w14:textId="77777777">
            <w:pPr>
              <w:pStyle w:val="Tabellentext"/>
              <w:keepNext w:val="0"/>
            </w:pPr>
            <w:r>
              <w:t>1.6.14</w:t>
            </w:r>
          </w:p>
        </w:tc>
        <w:tc>
          <w:tcPr>
            <w:tcW w:w="1406" w:type="dxa"/>
            <w:tcBorders>
              <w:top w:val="single" w:color="auto" w:sz="4" w:space="0"/>
            </w:tcBorders>
          </w:tcPr>
          <w:p w:rsidRPr="007620BE" w:rsidR="00F70617" w:rsidP="00F70617" w:rsidRDefault="00F70617" w14:paraId="4E690573" w14:textId="77777777">
            <w:pPr>
              <w:pStyle w:val="Tabellentext"/>
              <w:keepNext w:val="0"/>
            </w:pPr>
            <w:r>
              <w:t>20.03.2018</w:t>
            </w:r>
          </w:p>
        </w:tc>
        <w:tc>
          <w:tcPr>
            <w:tcW w:w="1418" w:type="dxa"/>
            <w:tcBorders>
              <w:top w:val="single" w:color="auto" w:sz="4" w:space="0"/>
            </w:tcBorders>
          </w:tcPr>
          <w:p w:rsidRPr="007620BE" w:rsidR="00F70617" w:rsidP="00F70617" w:rsidRDefault="00F70617" w14:paraId="2E02DD2D" w14:textId="77777777">
            <w:pPr>
              <w:pStyle w:val="Tabellentext"/>
              <w:keepNext w:val="0"/>
            </w:pPr>
            <w:r>
              <w:t xml:space="preserve">M. </w:t>
            </w:r>
            <w:proofErr w:type="spellStart"/>
            <w:r>
              <w:t>Grobarek</w:t>
            </w:r>
            <w:proofErr w:type="spellEnd"/>
          </w:p>
        </w:tc>
        <w:tc>
          <w:tcPr>
            <w:tcW w:w="992" w:type="dxa"/>
            <w:tcBorders>
              <w:top w:val="single" w:color="auto" w:sz="4" w:space="0"/>
            </w:tcBorders>
          </w:tcPr>
          <w:p w:rsidRPr="007620BE" w:rsidR="00F70617" w:rsidP="00F70617" w:rsidRDefault="00F70617" w14:paraId="3EEBDD5E" w14:textId="2D17DEAC">
            <w:pPr>
              <w:pStyle w:val="Tabellentext"/>
              <w:keepNext w:val="0"/>
            </w:pPr>
            <w:r w:rsidRPr="007620BE">
              <w:fldChar w:fldCharType="begin"/>
            </w:r>
            <w:r w:rsidRPr="007620BE">
              <w:instrText xml:space="preserve"> REF _Ref274745487 \r \h </w:instrText>
            </w:r>
            <w:r>
              <w:instrText xml:space="preserve"> \* MERGEFORMAT </w:instrText>
            </w:r>
            <w:r w:rsidRPr="007620BE">
              <w:fldChar w:fldCharType="separate"/>
            </w:r>
            <w:r w:rsidR="000D3A2D">
              <w:t>1.1.2</w:t>
            </w:r>
            <w:r w:rsidRPr="007620BE">
              <w:fldChar w:fldCharType="end"/>
            </w:r>
            <w:r>
              <w:t xml:space="preserve">, </w:t>
            </w:r>
            <w:r w:rsidRPr="007620BE">
              <w:fldChar w:fldCharType="begin"/>
            </w:r>
            <w:r w:rsidRPr="007620BE">
              <w:instrText xml:space="preserve"> REF _Ref509321851 \r \h </w:instrText>
            </w:r>
            <w:r>
              <w:instrText xml:space="preserve"> \* MERGEFORMAT </w:instrText>
            </w:r>
            <w:r w:rsidRPr="007620BE">
              <w:fldChar w:fldCharType="separate"/>
            </w:r>
            <w:r w:rsidR="000D3A2D">
              <w:t>0</w:t>
            </w:r>
            <w:r w:rsidRPr="007620BE">
              <w:fldChar w:fldCharType="end"/>
            </w:r>
            <w:r>
              <w:t xml:space="preserve">, </w:t>
            </w:r>
            <w:r w:rsidRPr="007620BE">
              <w:fldChar w:fldCharType="begin"/>
            </w:r>
            <w:r w:rsidRPr="007620BE">
              <w:instrText xml:space="preserve"> REF _Ref508282803 \r \h </w:instrText>
            </w:r>
            <w:r>
              <w:instrText xml:space="preserve"> \* MERGEFORMAT </w:instrText>
            </w:r>
            <w:r w:rsidRPr="007620BE">
              <w:fldChar w:fldCharType="separate"/>
            </w:r>
            <w:r w:rsidR="000D3A2D">
              <w:t>7.1.1</w:t>
            </w:r>
            <w:r w:rsidRPr="007620BE">
              <w:fldChar w:fldCharType="end"/>
            </w:r>
          </w:p>
        </w:tc>
        <w:tc>
          <w:tcPr>
            <w:tcW w:w="4678" w:type="dxa"/>
            <w:tcBorders>
              <w:top w:val="single" w:color="auto" w:sz="4" w:space="0"/>
            </w:tcBorders>
          </w:tcPr>
          <w:p w:rsidRPr="007620BE" w:rsidR="00F70617" w:rsidP="00F70617" w:rsidRDefault="00F70617" w14:paraId="799826B4" w14:textId="77777777">
            <w:pPr>
              <w:pStyle w:val="Tabellentext"/>
              <w:keepNext w:val="0"/>
            </w:pPr>
            <w:r>
              <w:t>ID436 KZ "DIMS accept all"</w:t>
            </w:r>
          </w:p>
        </w:tc>
      </w:tr>
      <w:tr w:rsidRPr="00DD0171" w:rsidR="00F70617" w:rsidTr="00C77480" w14:paraId="565EA1BC" w14:textId="77777777">
        <w:tc>
          <w:tcPr>
            <w:tcW w:w="1032" w:type="dxa"/>
            <w:tcBorders>
              <w:top w:val="single" w:color="auto" w:sz="4" w:space="0"/>
            </w:tcBorders>
          </w:tcPr>
          <w:p w:rsidRPr="00A9316A" w:rsidR="00F70617" w:rsidP="00F70617" w:rsidRDefault="00F70617" w14:paraId="0B12275A" w14:textId="77777777">
            <w:pPr>
              <w:pStyle w:val="Tabellentext"/>
              <w:keepNext w:val="0"/>
            </w:pPr>
            <w:r>
              <w:t>1.6.13</w:t>
            </w:r>
          </w:p>
        </w:tc>
        <w:tc>
          <w:tcPr>
            <w:tcW w:w="1406" w:type="dxa"/>
            <w:tcBorders>
              <w:top w:val="single" w:color="auto" w:sz="4" w:space="0"/>
            </w:tcBorders>
          </w:tcPr>
          <w:p w:rsidRPr="00A9316A" w:rsidR="00F70617" w:rsidP="00F70617" w:rsidRDefault="00F70617" w14:paraId="527C4ECF" w14:textId="77777777">
            <w:pPr>
              <w:pStyle w:val="Tabellentext"/>
              <w:keepNext w:val="0"/>
            </w:pPr>
            <w:r>
              <w:t>09.10.2017</w:t>
            </w:r>
          </w:p>
        </w:tc>
        <w:tc>
          <w:tcPr>
            <w:tcW w:w="1418" w:type="dxa"/>
            <w:tcBorders>
              <w:top w:val="single" w:color="auto" w:sz="4" w:space="0"/>
            </w:tcBorders>
          </w:tcPr>
          <w:p w:rsidRPr="00A9316A" w:rsidR="00F70617" w:rsidP="00F70617" w:rsidRDefault="00F70617" w14:paraId="05E82E00" w14:textId="77777777">
            <w:pPr>
              <w:pStyle w:val="Tabellentext"/>
              <w:keepNext w:val="0"/>
            </w:pPr>
            <w:r>
              <w:t xml:space="preserve">M. </w:t>
            </w:r>
            <w:proofErr w:type="spellStart"/>
            <w:r>
              <w:t>Grobarek</w:t>
            </w:r>
            <w:proofErr w:type="spellEnd"/>
          </w:p>
        </w:tc>
        <w:tc>
          <w:tcPr>
            <w:tcW w:w="992" w:type="dxa"/>
            <w:tcBorders>
              <w:top w:val="single" w:color="auto" w:sz="4" w:space="0"/>
            </w:tcBorders>
          </w:tcPr>
          <w:p w:rsidRPr="00A9316A" w:rsidR="00F70617" w:rsidP="00F70617" w:rsidRDefault="00F70617" w14:paraId="37395E76" w14:textId="59AA90AC">
            <w:pPr>
              <w:pStyle w:val="Tabellentext"/>
              <w:keepNext w:val="0"/>
            </w:pPr>
            <w:r w:rsidRPr="00A9316A">
              <w:fldChar w:fldCharType="begin"/>
            </w:r>
            <w:r w:rsidRPr="00A9316A">
              <w:instrText xml:space="preserve"> REF _Ref494880712 \r \h  \* MERGEFORMAT </w:instrText>
            </w:r>
            <w:r w:rsidRPr="00A9316A">
              <w:fldChar w:fldCharType="separate"/>
            </w:r>
            <w:r w:rsidR="000D3A2D">
              <w:t>7.1.4.1</w:t>
            </w:r>
            <w:r w:rsidRPr="00A9316A">
              <w:fldChar w:fldCharType="end"/>
            </w:r>
          </w:p>
        </w:tc>
        <w:tc>
          <w:tcPr>
            <w:tcW w:w="4678" w:type="dxa"/>
            <w:tcBorders>
              <w:top w:val="single" w:color="auto" w:sz="4" w:space="0"/>
            </w:tcBorders>
          </w:tcPr>
          <w:p w:rsidRPr="00F83D1F" w:rsidR="00F70617" w:rsidP="00F70617" w:rsidRDefault="00F70617" w14:paraId="2EE9B201" w14:textId="77777777">
            <w:pPr>
              <w:pStyle w:val="Tabellentext"/>
              <w:keepNext w:val="0"/>
            </w:pPr>
            <w:r>
              <w:t>ID352 Customize mail distribution list</w:t>
            </w:r>
          </w:p>
        </w:tc>
      </w:tr>
      <w:tr w:rsidRPr="00DD0171" w:rsidR="00F70617" w:rsidTr="00C77480" w14:paraId="0E3715E0" w14:textId="77777777">
        <w:tc>
          <w:tcPr>
            <w:tcW w:w="1032" w:type="dxa"/>
            <w:tcBorders>
              <w:top w:val="single" w:color="auto" w:sz="4" w:space="0"/>
            </w:tcBorders>
          </w:tcPr>
          <w:p w:rsidRPr="00A140FC" w:rsidR="00F70617" w:rsidP="00F70617" w:rsidRDefault="00F70617" w14:paraId="076F8D2E" w14:textId="77777777">
            <w:pPr>
              <w:pStyle w:val="Tabellentext"/>
              <w:keepNext w:val="0"/>
            </w:pPr>
            <w:r>
              <w:t>1.6.12</w:t>
            </w:r>
          </w:p>
        </w:tc>
        <w:tc>
          <w:tcPr>
            <w:tcW w:w="1406" w:type="dxa"/>
            <w:tcBorders>
              <w:top w:val="single" w:color="auto" w:sz="4" w:space="0"/>
            </w:tcBorders>
          </w:tcPr>
          <w:p w:rsidRPr="00F83D1F" w:rsidR="00F70617" w:rsidP="00F70617" w:rsidRDefault="00F70617" w14:paraId="5D87D60E" w14:textId="77777777">
            <w:pPr>
              <w:pStyle w:val="Tabellentext"/>
              <w:keepNext w:val="0"/>
            </w:pPr>
            <w:r>
              <w:t>30.03.2017</w:t>
            </w:r>
          </w:p>
        </w:tc>
        <w:tc>
          <w:tcPr>
            <w:tcW w:w="1418" w:type="dxa"/>
            <w:tcBorders>
              <w:top w:val="single" w:color="auto" w:sz="4" w:space="0"/>
            </w:tcBorders>
          </w:tcPr>
          <w:p w:rsidRPr="00F83D1F" w:rsidR="00F70617" w:rsidP="00F70617" w:rsidRDefault="00F70617" w14:paraId="3F2BC7B4" w14:textId="77777777">
            <w:pPr>
              <w:pStyle w:val="Tabellentext"/>
              <w:keepNext w:val="0"/>
            </w:pPr>
            <w:r>
              <w:t>T. Soder</w:t>
            </w:r>
          </w:p>
        </w:tc>
        <w:tc>
          <w:tcPr>
            <w:tcW w:w="992" w:type="dxa"/>
            <w:tcBorders>
              <w:top w:val="single" w:color="auto" w:sz="4" w:space="0"/>
            </w:tcBorders>
          </w:tcPr>
          <w:p w:rsidRPr="00F83D1F" w:rsidR="00F70617" w:rsidP="00F70617" w:rsidRDefault="00F70617" w14:paraId="0D991E75" w14:textId="3589616D">
            <w:pPr>
              <w:pStyle w:val="Tabellentext"/>
              <w:keepNext w:val="0"/>
            </w:pPr>
            <w:r>
              <w:fldChar w:fldCharType="begin"/>
            </w:r>
            <w:r>
              <w:instrText xml:space="preserve"> REF _Ref478641014 \r \h  \* MERGEFORMAT </w:instrText>
            </w:r>
            <w:r>
              <w:fldChar w:fldCharType="separate"/>
            </w:r>
            <w:r w:rsidR="000D3A2D">
              <w:t>3.2</w:t>
            </w:r>
            <w:r>
              <w:fldChar w:fldCharType="end"/>
            </w:r>
            <w:r>
              <w:t xml:space="preserve">, </w:t>
            </w:r>
            <w:r>
              <w:fldChar w:fldCharType="begin"/>
            </w:r>
            <w:r>
              <w:instrText xml:space="preserve"> REF _Ref478641015 \r \h  \* MERGEFORMAT </w:instrText>
            </w:r>
            <w:r>
              <w:fldChar w:fldCharType="separate"/>
            </w:r>
            <w:r w:rsidR="000D3A2D">
              <w:t>3.3</w:t>
            </w:r>
            <w:r>
              <w:fldChar w:fldCharType="end"/>
            </w:r>
          </w:p>
        </w:tc>
        <w:tc>
          <w:tcPr>
            <w:tcW w:w="4678" w:type="dxa"/>
            <w:tcBorders>
              <w:top w:val="single" w:color="auto" w:sz="4" w:space="0"/>
            </w:tcBorders>
          </w:tcPr>
          <w:p w:rsidRPr="00F83D1F" w:rsidR="00F70617" w:rsidP="00F70617" w:rsidRDefault="00F70617" w14:paraId="46322EB8" w14:textId="77777777">
            <w:pPr>
              <w:pStyle w:val="Tabellentext"/>
              <w:keepNext w:val="0"/>
            </w:pPr>
            <w:r>
              <w:t>Extension price fields</w:t>
            </w:r>
          </w:p>
        </w:tc>
      </w:tr>
      <w:tr w:rsidRPr="00DD0171" w:rsidR="00F70617" w:rsidTr="00C77480" w14:paraId="507333A6" w14:textId="77777777">
        <w:tc>
          <w:tcPr>
            <w:tcW w:w="1032" w:type="dxa"/>
            <w:tcBorders>
              <w:top w:val="single" w:color="auto" w:sz="4" w:space="0"/>
            </w:tcBorders>
          </w:tcPr>
          <w:p w:rsidR="00F70617" w:rsidP="00F70617" w:rsidRDefault="00F70617" w14:paraId="2FC115FB" w14:textId="77777777">
            <w:pPr>
              <w:pStyle w:val="Tabellentext"/>
              <w:keepNext w:val="0"/>
            </w:pPr>
            <w:r>
              <w:t>1.6.11</w:t>
            </w:r>
          </w:p>
          <w:p w:rsidRPr="00EE6C32" w:rsidR="00F70617" w:rsidP="00F70617" w:rsidRDefault="00F70617" w14:paraId="2BF46039" w14:textId="77777777"/>
          <w:p w:rsidR="00F70617" w:rsidP="00F70617" w:rsidRDefault="00F70617" w14:paraId="27B037E2" w14:textId="22948711">
            <w:pPr>
              <w:rPr>
                <w:sz w:val="20"/>
              </w:rPr>
            </w:pPr>
          </w:p>
          <w:p w:rsidRPr="00EE6C32" w:rsidR="00F70617" w:rsidP="00F70617" w:rsidRDefault="00F70617" w14:paraId="370E5EA9" w14:textId="77777777">
            <w:pPr>
              <w:rPr>
                <w:sz w:val="20"/>
              </w:rPr>
            </w:pPr>
          </w:p>
          <w:p w:rsidRPr="00EE6C32" w:rsidR="00F70617" w:rsidP="00F70617" w:rsidRDefault="00F70617" w14:paraId="3515DB8D" w14:textId="77777777"/>
          <w:p w:rsidRPr="00EE6C32" w:rsidR="00F70617" w:rsidP="00F70617" w:rsidRDefault="00F70617" w14:paraId="724EDB5C" w14:textId="591C247A"/>
        </w:tc>
        <w:tc>
          <w:tcPr>
            <w:tcW w:w="1406" w:type="dxa"/>
            <w:tcBorders>
              <w:top w:val="single" w:color="auto" w:sz="4" w:space="0"/>
            </w:tcBorders>
          </w:tcPr>
          <w:p w:rsidRPr="00F83D1F" w:rsidR="00F70617" w:rsidP="00F70617" w:rsidRDefault="00F70617" w14:paraId="56423FF9" w14:textId="77777777">
            <w:pPr>
              <w:pStyle w:val="Tabellentext"/>
              <w:keepNext w:val="0"/>
            </w:pPr>
            <w:r>
              <w:lastRenderedPageBreak/>
              <w:t>16.02.2017</w:t>
            </w:r>
          </w:p>
        </w:tc>
        <w:tc>
          <w:tcPr>
            <w:tcW w:w="1418" w:type="dxa"/>
            <w:tcBorders>
              <w:top w:val="single" w:color="auto" w:sz="4" w:space="0"/>
            </w:tcBorders>
          </w:tcPr>
          <w:p w:rsidRPr="00F83D1F" w:rsidR="00F70617" w:rsidP="00F70617" w:rsidRDefault="00F70617" w14:paraId="469D0E7F" w14:textId="77777777">
            <w:pPr>
              <w:pStyle w:val="Tabellentext"/>
              <w:keepNext w:val="0"/>
            </w:pPr>
            <w:r>
              <w:t>M. Bachmann</w:t>
            </w:r>
          </w:p>
        </w:tc>
        <w:tc>
          <w:tcPr>
            <w:tcW w:w="992" w:type="dxa"/>
            <w:tcBorders>
              <w:top w:val="single" w:color="auto" w:sz="4" w:space="0"/>
            </w:tcBorders>
          </w:tcPr>
          <w:p w:rsidRPr="00F83D1F" w:rsidR="00F70617" w:rsidP="00F70617" w:rsidRDefault="00F70617" w14:paraId="1241EC37" w14:textId="1CB9070B">
            <w:pPr>
              <w:pStyle w:val="Tabellentext"/>
              <w:keepNext w:val="0"/>
            </w:pPr>
            <w:r>
              <w:fldChar w:fldCharType="begin"/>
            </w:r>
            <w:r>
              <w:instrText xml:space="preserve"> REF _Ref475015607 \r \h  \* MERGEFORMAT </w:instrText>
            </w:r>
            <w:r>
              <w:fldChar w:fldCharType="separate"/>
            </w:r>
            <w:r w:rsidR="000D3A2D">
              <w:t>4.5.1.1</w:t>
            </w:r>
            <w:r>
              <w:fldChar w:fldCharType="end"/>
            </w:r>
          </w:p>
        </w:tc>
        <w:tc>
          <w:tcPr>
            <w:tcW w:w="4678" w:type="dxa"/>
            <w:tcBorders>
              <w:top w:val="single" w:color="auto" w:sz="4" w:space="0"/>
            </w:tcBorders>
          </w:tcPr>
          <w:p w:rsidRPr="00F83D1F" w:rsidR="00F70617" w:rsidP="00F70617" w:rsidRDefault="00F70617" w14:paraId="060FB7CD" w14:textId="77777777">
            <w:pPr>
              <w:pStyle w:val="Tabellentext"/>
              <w:keepNext w:val="0"/>
            </w:pPr>
            <w:r>
              <w:t>ID350 Upload function for multiple search</w:t>
            </w:r>
          </w:p>
          <w:p w:rsidRPr="00F83D1F" w:rsidR="00F70617" w:rsidP="00F70617" w:rsidRDefault="00F70617" w14:paraId="240AE155" w14:textId="77777777">
            <w:pPr>
              <w:pStyle w:val="Tabellentext"/>
              <w:keepNext w:val="0"/>
            </w:pPr>
            <w:r>
              <w:lastRenderedPageBreak/>
              <w:t>Supplement New message for import (Max TNR reached) FKT-GUI-333</w:t>
            </w:r>
          </w:p>
        </w:tc>
      </w:tr>
      <w:tr w:rsidRPr="00DD0171" w:rsidR="00F70617" w:rsidTr="00C77480" w14:paraId="66A78FC7" w14:textId="77777777">
        <w:tc>
          <w:tcPr>
            <w:tcW w:w="1032" w:type="dxa"/>
            <w:tcBorders>
              <w:top w:val="single" w:color="auto" w:sz="4" w:space="0"/>
            </w:tcBorders>
          </w:tcPr>
          <w:p w:rsidR="00F70617" w:rsidP="00F70617" w:rsidRDefault="00F70617" w14:paraId="6E9142DD" w14:textId="77777777">
            <w:pPr>
              <w:pStyle w:val="Tabellentext"/>
              <w:keepNext w:val="0"/>
            </w:pPr>
            <w:r>
              <w:lastRenderedPageBreak/>
              <w:t>1.6.10</w:t>
            </w:r>
          </w:p>
        </w:tc>
        <w:tc>
          <w:tcPr>
            <w:tcW w:w="1406" w:type="dxa"/>
            <w:tcBorders>
              <w:top w:val="single" w:color="auto" w:sz="4" w:space="0"/>
            </w:tcBorders>
          </w:tcPr>
          <w:p w:rsidRPr="009241C1" w:rsidR="00F70617" w:rsidP="00F70617" w:rsidRDefault="00F70617" w14:paraId="55BF1723" w14:textId="77777777">
            <w:pPr>
              <w:pStyle w:val="Tabellentext"/>
              <w:keepNext w:val="0"/>
            </w:pPr>
            <w:r>
              <w:t>02.02.2017</w:t>
            </w:r>
          </w:p>
        </w:tc>
        <w:tc>
          <w:tcPr>
            <w:tcW w:w="1418" w:type="dxa"/>
            <w:tcBorders>
              <w:top w:val="single" w:color="auto" w:sz="4" w:space="0"/>
            </w:tcBorders>
          </w:tcPr>
          <w:p w:rsidR="00F70617" w:rsidP="00F70617" w:rsidRDefault="00F70617" w14:paraId="1EE7877D" w14:textId="77777777">
            <w:pPr>
              <w:pStyle w:val="Tabellentext"/>
              <w:keepNext w:val="0"/>
            </w:pPr>
            <w:r>
              <w:t>M. Bachmann</w:t>
            </w:r>
          </w:p>
        </w:tc>
        <w:tc>
          <w:tcPr>
            <w:tcW w:w="992" w:type="dxa"/>
            <w:tcBorders>
              <w:top w:val="single" w:color="auto" w:sz="4" w:space="0"/>
            </w:tcBorders>
          </w:tcPr>
          <w:p w:rsidR="00F70617" w:rsidP="00F70617" w:rsidRDefault="00F70617" w14:paraId="33457DDC" w14:textId="75DC4F80">
            <w:pPr>
              <w:pStyle w:val="Tabellentext"/>
              <w:keepNext w:val="0"/>
            </w:pPr>
            <w:r>
              <w:fldChar w:fldCharType="begin"/>
            </w:r>
            <w:r>
              <w:instrText xml:space="preserve"> REF _Ref473725141 \r \h  \* MERGEFORMAT </w:instrText>
            </w:r>
            <w:r>
              <w:fldChar w:fldCharType="separate"/>
            </w:r>
            <w:r w:rsidR="000D3A2D">
              <w:t>7.12</w:t>
            </w:r>
            <w:r>
              <w:fldChar w:fldCharType="end"/>
            </w:r>
          </w:p>
          <w:p w:rsidR="00F70617" w:rsidP="00F70617" w:rsidRDefault="00F70617" w14:paraId="0BFA2449" w14:textId="77777777">
            <w:pPr>
              <w:pStyle w:val="Tabellentext"/>
              <w:keepNext w:val="0"/>
            </w:pPr>
          </w:p>
        </w:tc>
        <w:tc>
          <w:tcPr>
            <w:tcW w:w="4678" w:type="dxa"/>
            <w:tcBorders>
              <w:top w:val="single" w:color="auto" w:sz="4" w:space="0"/>
            </w:tcBorders>
          </w:tcPr>
          <w:p w:rsidRPr="00157A4C" w:rsidR="00F70617" w:rsidP="00F70617" w:rsidRDefault="00F70617" w14:paraId="164EC350" w14:textId="77777777">
            <w:pPr>
              <w:pStyle w:val="Tabellentext"/>
              <w:keepNext w:val="0"/>
              <w:rPr>
                <w:highlight w:val="yellow"/>
              </w:rPr>
            </w:pPr>
            <w:r>
              <w:t>ID386 Automat. Business partner list cleanup FKT-BATCH-20</w:t>
            </w:r>
          </w:p>
        </w:tc>
      </w:tr>
      <w:tr w:rsidRPr="00DD0171" w:rsidR="00F70617" w:rsidTr="00C77480" w14:paraId="24A82FFA" w14:textId="77777777">
        <w:tc>
          <w:tcPr>
            <w:tcW w:w="1032" w:type="dxa"/>
            <w:tcBorders>
              <w:top w:val="single" w:color="auto" w:sz="4" w:space="0"/>
            </w:tcBorders>
          </w:tcPr>
          <w:p w:rsidRPr="00157A4C" w:rsidR="00F70617" w:rsidP="00F70617" w:rsidRDefault="00F70617" w14:paraId="4543BC94" w14:textId="77777777">
            <w:pPr>
              <w:pStyle w:val="Tabellentext"/>
              <w:keepNext w:val="0"/>
            </w:pPr>
            <w:r>
              <w:t>1.6.9</w:t>
            </w:r>
          </w:p>
        </w:tc>
        <w:tc>
          <w:tcPr>
            <w:tcW w:w="1406" w:type="dxa"/>
            <w:tcBorders>
              <w:top w:val="single" w:color="auto" w:sz="4" w:space="0"/>
            </w:tcBorders>
          </w:tcPr>
          <w:p w:rsidRPr="009241C1" w:rsidR="00F70617" w:rsidP="00F70617" w:rsidRDefault="00F70617" w14:paraId="52A65A33" w14:textId="77777777">
            <w:pPr>
              <w:pStyle w:val="Tabellentext"/>
              <w:keepNext w:val="0"/>
            </w:pPr>
            <w:r>
              <w:t>24.11.2016</w:t>
            </w:r>
          </w:p>
        </w:tc>
        <w:tc>
          <w:tcPr>
            <w:tcW w:w="1418" w:type="dxa"/>
            <w:tcBorders>
              <w:top w:val="single" w:color="auto" w:sz="4" w:space="0"/>
            </w:tcBorders>
          </w:tcPr>
          <w:p w:rsidR="00F70617" w:rsidP="00F70617" w:rsidRDefault="00F70617" w14:paraId="52DF2799" w14:textId="77777777">
            <w:pPr>
              <w:pStyle w:val="Tabellentext"/>
              <w:keepNext w:val="0"/>
            </w:pPr>
            <w:r>
              <w:t>M. Bachmann</w:t>
            </w:r>
          </w:p>
        </w:tc>
        <w:tc>
          <w:tcPr>
            <w:tcW w:w="992" w:type="dxa"/>
            <w:tcBorders>
              <w:top w:val="single" w:color="auto" w:sz="4" w:space="0"/>
            </w:tcBorders>
          </w:tcPr>
          <w:p w:rsidR="00F70617" w:rsidP="00F70617" w:rsidRDefault="00F70617" w14:paraId="55FF06F3" w14:textId="5A563D94">
            <w:pPr>
              <w:pStyle w:val="Tabellentext"/>
              <w:keepNext w:val="0"/>
            </w:pPr>
            <w:r>
              <w:fldChar w:fldCharType="begin"/>
            </w:r>
            <w:r>
              <w:instrText xml:space="preserve"> REF _Ref467745676 \r \h  \* MERGEFORMAT </w:instrText>
            </w:r>
            <w:r>
              <w:fldChar w:fldCharType="separate"/>
            </w:r>
            <w:r w:rsidR="000D3A2D">
              <w:t>4.5.1.1</w:t>
            </w:r>
            <w:r>
              <w:fldChar w:fldCharType="end"/>
            </w:r>
          </w:p>
          <w:p w:rsidR="00F70617" w:rsidP="00F70617" w:rsidRDefault="00F70617" w14:paraId="33BA8779" w14:textId="77777777">
            <w:pPr>
              <w:pStyle w:val="Tabellentext"/>
              <w:keepNext w:val="0"/>
            </w:pPr>
          </w:p>
        </w:tc>
        <w:tc>
          <w:tcPr>
            <w:tcW w:w="4678" w:type="dxa"/>
            <w:tcBorders>
              <w:top w:val="single" w:color="auto" w:sz="4" w:space="0"/>
            </w:tcBorders>
          </w:tcPr>
          <w:p w:rsidRPr="00787560" w:rsidR="00F70617" w:rsidP="00F70617" w:rsidRDefault="00F70617" w14:paraId="15EBF5B7" w14:textId="77777777">
            <w:pPr>
              <w:pStyle w:val="Tabellentext"/>
              <w:keepNext w:val="0"/>
            </w:pPr>
            <w:r>
              <w:t>ID350 Upload function for multiple search</w:t>
            </w:r>
          </w:p>
          <w:p w:rsidR="00F70617" w:rsidP="00F70617" w:rsidRDefault="00F70617" w14:paraId="183E2F45" w14:textId="77777777">
            <w:pPr>
              <w:pStyle w:val="Tabellentext"/>
              <w:keepNext w:val="0"/>
            </w:pPr>
            <w:r>
              <w:t>FKT-GUI-330 to FKT-GUI-333</w:t>
            </w:r>
          </w:p>
        </w:tc>
      </w:tr>
      <w:tr w:rsidRPr="00DD0171" w:rsidR="00F70617" w:rsidTr="00C77480" w14:paraId="17F63479" w14:textId="77777777">
        <w:tc>
          <w:tcPr>
            <w:tcW w:w="1032" w:type="dxa"/>
            <w:tcBorders>
              <w:top w:val="single" w:color="auto" w:sz="4" w:space="0"/>
            </w:tcBorders>
          </w:tcPr>
          <w:p w:rsidRPr="00181A16" w:rsidR="00F70617" w:rsidP="00F70617" w:rsidRDefault="00F70617" w14:paraId="63454F5A" w14:textId="77777777">
            <w:pPr>
              <w:pStyle w:val="Tabellentext"/>
              <w:keepNext w:val="0"/>
            </w:pPr>
            <w:r>
              <w:t>1.6.8</w:t>
            </w:r>
          </w:p>
        </w:tc>
        <w:tc>
          <w:tcPr>
            <w:tcW w:w="1406" w:type="dxa"/>
            <w:tcBorders>
              <w:top w:val="single" w:color="auto" w:sz="4" w:space="0"/>
            </w:tcBorders>
          </w:tcPr>
          <w:p w:rsidRPr="009241C1" w:rsidR="00F70617" w:rsidP="00F70617" w:rsidRDefault="00F70617" w14:paraId="75021F1C" w14:textId="77777777">
            <w:pPr>
              <w:pStyle w:val="Tabellentext"/>
              <w:keepNext w:val="0"/>
            </w:pPr>
          </w:p>
        </w:tc>
        <w:tc>
          <w:tcPr>
            <w:tcW w:w="1418" w:type="dxa"/>
            <w:tcBorders>
              <w:top w:val="single" w:color="auto" w:sz="4" w:space="0"/>
            </w:tcBorders>
          </w:tcPr>
          <w:p w:rsidR="00F70617" w:rsidP="00F70617" w:rsidRDefault="00F70617" w14:paraId="6D707931" w14:textId="77777777">
            <w:pPr>
              <w:pStyle w:val="Tabellentext"/>
              <w:keepNext w:val="0"/>
            </w:pPr>
            <w:r>
              <w:t>T. Soder</w:t>
            </w:r>
          </w:p>
        </w:tc>
        <w:tc>
          <w:tcPr>
            <w:tcW w:w="992" w:type="dxa"/>
            <w:tcBorders>
              <w:top w:val="single" w:color="auto" w:sz="4" w:space="0"/>
            </w:tcBorders>
          </w:tcPr>
          <w:p w:rsidR="00F70617" w:rsidP="00F70617" w:rsidRDefault="00F70617" w14:paraId="0EE64F1B" w14:textId="4558DF79">
            <w:pPr>
              <w:pStyle w:val="Tabellentext"/>
              <w:keepNext w:val="0"/>
            </w:pPr>
            <w:r>
              <w:fldChar w:fldCharType="begin"/>
            </w:r>
            <w:r>
              <w:instrText xml:space="preserve"> REF _Ref395168759 \r \h  \* MERGEFORMAT </w:instrText>
            </w:r>
            <w:r>
              <w:fldChar w:fldCharType="separate"/>
            </w:r>
            <w:r w:rsidR="000D3A2D">
              <w:t>4.13</w:t>
            </w:r>
            <w:r>
              <w:fldChar w:fldCharType="end"/>
            </w:r>
          </w:p>
        </w:tc>
        <w:tc>
          <w:tcPr>
            <w:tcW w:w="4678" w:type="dxa"/>
            <w:tcBorders>
              <w:top w:val="single" w:color="auto" w:sz="4" w:space="0"/>
            </w:tcBorders>
          </w:tcPr>
          <w:p w:rsidR="00F70617" w:rsidP="00F70617" w:rsidRDefault="00F70617" w14:paraId="34756D7D" w14:textId="77777777">
            <w:pPr>
              <w:pStyle w:val="Tabellentext"/>
              <w:keepNext w:val="0"/>
            </w:pPr>
            <w:r>
              <w:t>Display trademark specific license text</w:t>
            </w:r>
          </w:p>
        </w:tc>
      </w:tr>
      <w:tr w:rsidRPr="00DD0171" w:rsidR="00F70617" w:rsidTr="00C77480" w14:paraId="19CF1555" w14:textId="77777777">
        <w:tc>
          <w:tcPr>
            <w:tcW w:w="1032" w:type="dxa"/>
            <w:tcBorders>
              <w:top w:val="single" w:color="auto" w:sz="4" w:space="0"/>
            </w:tcBorders>
          </w:tcPr>
          <w:p w:rsidRPr="00181A16" w:rsidR="00F70617" w:rsidP="00F70617" w:rsidRDefault="00F70617" w14:paraId="5B47B430" w14:textId="77777777">
            <w:pPr>
              <w:pStyle w:val="Tabellentext"/>
              <w:keepNext w:val="0"/>
            </w:pPr>
            <w:r>
              <w:t>1.6.7</w:t>
            </w:r>
          </w:p>
        </w:tc>
        <w:tc>
          <w:tcPr>
            <w:tcW w:w="1406" w:type="dxa"/>
            <w:tcBorders>
              <w:top w:val="single" w:color="auto" w:sz="4" w:space="0"/>
            </w:tcBorders>
          </w:tcPr>
          <w:p w:rsidRPr="009241C1" w:rsidR="00F70617" w:rsidP="00F70617" w:rsidRDefault="00F70617" w14:paraId="68D8720C" w14:textId="77777777">
            <w:pPr>
              <w:pStyle w:val="Tabellentext"/>
              <w:keepNext w:val="0"/>
            </w:pPr>
          </w:p>
        </w:tc>
        <w:tc>
          <w:tcPr>
            <w:tcW w:w="1418" w:type="dxa"/>
            <w:tcBorders>
              <w:top w:val="single" w:color="auto" w:sz="4" w:space="0"/>
            </w:tcBorders>
          </w:tcPr>
          <w:p w:rsidR="00F70617" w:rsidP="00F70617" w:rsidRDefault="00F70617" w14:paraId="529C23AE" w14:textId="77777777">
            <w:pPr>
              <w:pStyle w:val="Tabellentext"/>
              <w:keepNext w:val="0"/>
            </w:pPr>
            <w:r>
              <w:t>A. Krist</w:t>
            </w:r>
            <w:r>
              <w:br/>
            </w:r>
          </w:p>
          <w:p w:rsidR="00F70617" w:rsidP="00F70617" w:rsidRDefault="00F70617" w14:paraId="4B11A493" w14:textId="77777777">
            <w:pPr>
              <w:pStyle w:val="Tabellentext"/>
              <w:keepNext w:val="0"/>
            </w:pPr>
            <w:r>
              <w:t>T. Soder</w:t>
            </w:r>
          </w:p>
        </w:tc>
        <w:tc>
          <w:tcPr>
            <w:tcW w:w="992" w:type="dxa"/>
            <w:tcBorders>
              <w:top w:val="single" w:color="auto" w:sz="4" w:space="0"/>
            </w:tcBorders>
          </w:tcPr>
          <w:p w:rsidR="00F70617" w:rsidP="00F70617" w:rsidRDefault="00F70617" w14:paraId="7EE3777C" w14:textId="7E74D126">
            <w:pPr>
              <w:pStyle w:val="Tabellentext"/>
              <w:keepNext w:val="0"/>
            </w:pPr>
            <w:r>
              <w:fldChar w:fldCharType="begin"/>
            </w:r>
            <w:r>
              <w:instrText xml:space="preserve"> REF _Ref387995473 \r \h  \* MERGEFORMAT </w:instrText>
            </w:r>
            <w:r>
              <w:fldChar w:fldCharType="separate"/>
            </w:r>
            <w:r w:rsidR="000D3A2D">
              <w:t>4.7</w:t>
            </w:r>
            <w:r>
              <w:fldChar w:fldCharType="end"/>
            </w:r>
            <w:r>
              <w:br/>
            </w:r>
          </w:p>
          <w:p w:rsidR="00F70617" w:rsidP="00F70617" w:rsidRDefault="00F70617" w14:paraId="776BD950" w14:textId="77777777">
            <w:pPr>
              <w:pStyle w:val="Tabellentext"/>
              <w:keepNext w:val="0"/>
            </w:pPr>
          </w:p>
        </w:tc>
        <w:tc>
          <w:tcPr>
            <w:tcW w:w="4678" w:type="dxa"/>
            <w:tcBorders>
              <w:top w:val="single" w:color="auto" w:sz="4" w:space="0"/>
            </w:tcBorders>
          </w:tcPr>
          <w:p w:rsidRPr="002D2AA2" w:rsidR="00F70617" w:rsidP="00F70617" w:rsidRDefault="00F70617" w14:paraId="7F7CC945" w14:textId="77777777">
            <w:pPr>
              <w:pStyle w:val="Tabellentext"/>
              <w:keepNext w:val="0"/>
            </w:pPr>
            <w:r>
              <w:t>Manual exclusion of rejected parts FKT-GUI-329 and FKT-GUI-189</w:t>
            </w:r>
          </w:p>
          <w:p w:rsidR="00F70617" w:rsidP="00F70617" w:rsidRDefault="00F70617" w14:paraId="71425BF7" w14:textId="77777777">
            <w:pPr>
              <w:pStyle w:val="Tabellentext"/>
              <w:keepNext w:val="0"/>
            </w:pPr>
            <w:r>
              <w:t>No manual adding of parts with zero stock FKT-GUI-192</w:t>
            </w:r>
          </w:p>
        </w:tc>
      </w:tr>
      <w:tr w:rsidRPr="00DD0171" w:rsidR="00F70617" w:rsidTr="00C77480" w14:paraId="6597596F" w14:textId="77777777">
        <w:tc>
          <w:tcPr>
            <w:tcW w:w="1032" w:type="dxa"/>
            <w:tcBorders>
              <w:top w:val="single" w:color="auto" w:sz="4" w:space="0"/>
            </w:tcBorders>
          </w:tcPr>
          <w:p w:rsidR="00F70617" w:rsidP="00F70617" w:rsidRDefault="00F70617" w14:paraId="3872286F" w14:textId="77777777">
            <w:pPr>
              <w:pStyle w:val="Tabellentext"/>
              <w:keepNext w:val="0"/>
            </w:pPr>
            <w:r>
              <w:t>1.6.6</w:t>
            </w:r>
          </w:p>
        </w:tc>
        <w:tc>
          <w:tcPr>
            <w:tcW w:w="1406" w:type="dxa"/>
            <w:tcBorders>
              <w:top w:val="single" w:color="auto" w:sz="4" w:space="0"/>
            </w:tcBorders>
          </w:tcPr>
          <w:p w:rsidRPr="009241C1" w:rsidR="00F70617" w:rsidP="00F70617" w:rsidRDefault="00F70617" w14:paraId="0E85F9E7" w14:textId="77777777">
            <w:pPr>
              <w:pStyle w:val="Tabellentext"/>
              <w:keepNext w:val="0"/>
            </w:pPr>
          </w:p>
        </w:tc>
        <w:tc>
          <w:tcPr>
            <w:tcW w:w="1418" w:type="dxa"/>
            <w:tcBorders>
              <w:top w:val="single" w:color="auto" w:sz="4" w:space="0"/>
            </w:tcBorders>
          </w:tcPr>
          <w:p w:rsidR="00F70617" w:rsidP="00F70617" w:rsidRDefault="00F70617" w14:paraId="44D0C2A6" w14:textId="77777777">
            <w:pPr>
              <w:pStyle w:val="Tabellentext"/>
              <w:keepNext w:val="0"/>
            </w:pPr>
            <w:r>
              <w:t>T. Soder</w:t>
            </w:r>
          </w:p>
        </w:tc>
        <w:tc>
          <w:tcPr>
            <w:tcW w:w="992" w:type="dxa"/>
            <w:tcBorders>
              <w:top w:val="single" w:color="auto" w:sz="4" w:space="0"/>
            </w:tcBorders>
          </w:tcPr>
          <w:p w:rsidR="00F70617" w:rsidP="00F70617" w:rsidRDefault="00F70617" w14:paraId="17C828D5" w14:textId="6DC4A1CC">
            <w:pPr>
              <w:pStyle w:val="Tabellentext"/>
              <w:keepNext w:val="0"/>
            </w:pPr>
            <w:r>
              <w:fldChar w:fldCharType="begin"/>
            </w:r>
            <w:r>
              <w:instrText xml:space="preserve"> REF _Ref385236334 \r \h  \* MERGEFORMAT </w:instrText>
            </w:r>
            <w:r>
              <w:fldChar w:fldCharType="separate"/>
            </w:r>
            <w:r w:rsidR="000D3A2D">
              <w:t>1.1.12</w:t>
            </w:r>
            <w:r>
              <w:fldChar w:fldCharType="end"/>
            </w:r>
            <w:r>
              <w:br/>
            </w:r>
            <w:r>
              <w:fldChar w:fldCharType="begin"/>
            </w:r>
            <w:r>
              <w:instrText xml:space="preserve"> REF _Ref385506973 \r \h  \* MERGEFORMAT </w:instrText>
            </w:r>
            <w:r>
              <w:fldChar w:fldCharType="separate"/>
            </w:r>
            <w:r w:rsidR="000D3A2D">
              <w:t>3.3</w:t>
            </w:r>
            <w:r>
              <w:fldChar w:fldCharType="end"/>
            </w:r>
            <w:r>
              <w:br/>
            </w:r>
            <w:r>
              <w:fldChar w:fldCharType="begin"/>
            </w:r>
            <w:r>
              <w:instrText xml:space="preserve"> REF _Ref252356202 \r \h  \* MERGEFORMAT </w:instrText>
            </w:r>
            <w:r>
              <w:fldChar w:fldCharType="separate"/>
            </w:r>
            <w:r w:rsidR="000D3A2D">
              <w:t>4.4.2</w:t>
            </w:r>
            <w:r>
              <w:fldChar w:fldCharType="end"/>
            </w:r>
          </w:p>
        </w:tc>
        <w:tc>
          <w:tcPr>
            <w:tcW w:w="4678" w:type="dxa"/>
            <w:tcBorders>
              <w:top w:val="single" w:color="auto" w:sz="4" w:space="0"/>
            </w:tcBorders>
          </w:tcPr>
          <w:p w:rsidRPr="00DD0171" w:rsidR="00F70617" w:rsidP="00F70617" w:rsidRDefault="00F70617" w14:paraId="74D334A3" w14:textId="77777777">
            <w:pPr>
              <w:pStyle w:val="Tabellentext"/>
              <w:keepNext w:val="0"/>
            </w:pPr>
            <w:r>
              <w:t>Manual exclusion of rejected parts</w:t>
            </w:r>
          </w:p>
        </w:tc>
      </w:tr>
      <w:tr w:rsidRPr="00DD0171" w:rsidR="00F70617" w:rsidTr="00C77480" w14:paraId="23696271" w14:textId="77777777">
        <w:tc>
          <w:tcPr>
            <w:tcW w:w="1032" w:type="dxa"/>
            <w:tcBorders>
              <w:top w:val="single" w:color="auto" w:sz="4" w:space="0"/>
            </w:tcBorders>
          </w:tcPr>
          <w:p w:rsidRPr="008C73C9" w:rsidR="00F70617" w:rsidP="00F70617" w:rsidRDefault="00F70617" w14:paraId="7A4ED9DA" w14:textId="77777777">
            <w:pPr>
              <w:pStyle w:val="Tabellentext"/>
              <w:keepNext w:val="0"/>
            </w:pPr>
            <w:r>
              <w:t>1.6.5</w:t>
            </w:r>
          </w:p>
        </w:tc>
        <w:tc>
          <w:tcPr>
            <w:tcW w:w="1406" w:type="dxa"/>
            <w:tcBorders>
              <w:top w:val="single" w:color="auto" w:sz="4" w:space="0"/>
            </w:tcBorders>
          </w:tcPr>
          <w:p w:rsidRPr="009241C1" w:rsidR="00F70617" w:rsidP="00F70617" w:rsidRDefault="00F70617" w14:paraId="3E087AEE" w14:textId="77777777">
            <w:pPr>
              <w:pStyle w:val="Tabellentext"/>
              <w:keepNext w:val="0"/>
            </w:pPr>
          </w:p>
        </w:tc>
        <w:tc>
          <w:tcPr>
            <w:tcW w:w="1418" w:type="dxa"/>
            <w:tcBorders>
              <w:top w:val="single" w:color="auto" w:sz="4" w:space="0"/>
            </w:tcBorders>
          </w:tcPr>
          <w:p w:rsidR="00F70617" w:rsidP="00F70617" w:rsidRDefault="00F70617" w14:paraId="6660C451" w14:textId="77777777">
            <w:pPr>
              <w:pStyle w:val="Tabellentext"/>
              <w:keepNext w:val="0"/>
            </w:pPr>
            <w:r>
              <w:t>T. Soder</w:t>
            </w:r>
          </w:p>
        </w:tc>
        <w:tc>
          <w:tcPr>
            <w:tcW w:w="992" w:type="dxa"/>
            <w:tcBorders>
              <w:top w:val="single" w:color="auto" w:sz="4" w:space="0"/>
            </w:tcBorders>
          </w:tcPr>
          <w:p w:rsidR="00F70617" w:rsidP="00F70617" w:rsidRDefault="00F70617" w14:paraId="295838AF" w14:textId="67D8C443">
            <w:pPr>
              <w:pStyle w:val="Tabellentext"/>
              <w:keepNext w:val="0"/>
            </w:pPr>
            <w:r>
              <w:fldChar w:fldCharType="begin"/>
            </w:r>
            <w:r>
              <w:instrText xml:space="preserve"> REF _Ref385236334 \r \h  \* MERGEFORMAT </w:instrText>
            </w:r>
            <w:r>
              <w:fldChar w:fldCharType="separate"/>
            </w:r>
            <w:r w:rsidR="000D3A2D">
              <w:t>1.1.12</w:t>
            </w:r>
            <w:r>
              <w:fldChar w:fldCharType="end"/>
            </w:r>
          </w:p>
        </w:tc>
        <w:tc>
          <w:tcPr>
            <w:tcW w:w="4678" w:type="dxa"/>
            <w:tcBorders>
              <w:top w:val="single" w:color="auto" w:sz="4" w:space="0"/>
            </w:tcBorders>
          </w:tcPr>
          <w:p w:rsidRPr="00DD0171" w:rsidR="00F70617" w:rsidP="00F70617" w:rsidRDefault="00F70617" w14:paraId="38836293" w14:textId="77777777">
            <w:pPr>
              <w:pStyle w:val="Tabellentext"/>
              <w:keepNext w:val="0"/>
            </w:pPr>
            <w:r>
              <w:t>Manual exclusion of rejected parts</w:t>
            </w:r>
          </w:p>
        </w:tc>
      </w:tr>
      <w:tr w:rsidRPr="00DD0171" w:rsidR="00F70617" w:rsidTr="00C77480" w14:paraId="20A3FE2D" w14:textId="77777777">
        <w:tc>
          <w:tcPr>
            <w:tcW w:w="1032" w:type="dxa"/>
            <w:tcBorders>
              <w:top w:val="single" w:color="auto" w:sz="4" w:space="0"/>
            </w:tcBorders>
          </w:tcPr>
          <w:p w:rsidR="00F70617" w:rsidP="00F70617" w:rsidRDefault="00F70617" w14:paraId="1CF25601" w14:textId="77777777">
            <w:pPr>
              <w:pStyle w:val="Tabellentext"/>
              <w:keepNext w:val="0"/>
            </w:pPr>
            <w:r>
              <w:t>1.6.4</w:t>
            </w:r>
          </w:p>
        </w:tc>
        <w:tc>
          <w:tcPr>
            <w:tcW w:w="1406" w:type="dxa"/>
            <w:tcBorders>
              <w:top w:val="single" w:color="auto" w:sz="4" w:space="0"/>
            </w:tcBorders>
          </w:tcPr>
          <w:p w:rsidRPr="009241C1" w:rsidR="00F70617" w:rsidP="00F70617" w:rsidRDefault="00F70617" w14:paraId="17DA2CBF" w14:textId="77777777">
            <w:pPr>
              <w:pStyle w:val="Tabellentext"/>
              <w:keepNext w:val="0"/>
            </w:pPr>
          </w:p>
        </w:tc>
        <w:tc>
          <w:tcPr>
            <w:tcW w:w="1418" w:type="dxa"/>
            <w:tcBorders>
              <w:top w:val="single" w:color="auto" w:sz="4" w:space="0"/>
            </w:tcBorders>
          </w:tcPr>
          <w:p w:rsidR="00F70617" w:rsidP="00F70617" w:rsidRDefault="00F70617" w14:paraId="27F360B2" w14:textId="77777777">
            <w:pPr>
              <w:pStyle w:val="Tabellentext"/>
              <w:keepNext w:val="0"/>
            </w:pPr>
            <w:r>
              <w:t>T. Soder</w:t>
            </w:r>
          </w:p>
        </w:tc>
        <w:tc>
          <w:tcPr>
            <w:tcW w:w="992" w:type="dxa"/>
            <w:tcBorders>
              <w:top w:val="single" w:color="auto" w:sz="4" w:space="0"/>
            </w:tcBorders>
          </w:tcPr>
          <w:p w:rsidR="00F70617" w:rsidP="00F70617" w:rsidRDefault="00F70617" w14:paraId="3ED1672E" w14:textId="29FC6207">
            <w:pPr>
              <w:pStyle w:val="Tabellentext"/>
              <w:keepNext w:val="0"/>
            </w:pPr>
            <w:r>
              <w:fldChar w:fldCharType="begin"/>
            </w:r>
            <w:r>
              <w:instrText xml:space="preserve"> REF _Ref255552257 \r \h  \* MERGEFORMAT </w:instrText>
            </w:r>
            <w:r>
              <w:fldChar w:fldCharType="separate"/>
            </w:r>
            <w:r w:rsidR="000D3A2D">
              <w:t>7.11</w:t>
            </w:r>
            <w:r>
              <w:fldChar w:fldCharType="end"/>
            </w:r>
          </w:p>
        </w:tc>
        <w:tc>
          <w:tcPr>
            <w:tcW w:w="4678" w:type="dxa"/>
            <w:tcBorders>
              <w:top w:val="single" w:color="auto" w:sz="4" w:space="0"/>
            </w:tcBorders>
          </w:tcPr>
          <w:p w:rsidRPr="00DD0171" w:rsidR="00F70617" w:rsidP="00F70617" w:rsidRDefault="00F70617" w14:paraId="02701360" w14:textId="77777777">
            <w:pPr>
              <w:pStyle w:val="Tabellentext"/>
              <w:keepNext w:val="0"/>
            </w:pPr>
            <w:r>
              <w:t>Training environment</w:t>
            </w:r>
          </w:p>
        </w:tc>
      </w:tr>
      <w:tr w:rsidRPr="00DD0171" w:rsidR="00F70617" w:rsidTr="00C77480" w14:paraId="2E386E04" w14:textId="77777777">
        <w:tc>
          <w:tcPr>
            <w:tcW w:w="1032" w:type="dxa"/>
            <w:tcBorders>
              <w:top w:val="single" w:color="auto" w:sz="4" w:space="0"/>
            </w:tcBorders>
          </w:tcPr>
          <w:p w:rsidR="00F70617" w:rsidP="00F70617" w:rsidRDefault="00F70617" w14:paraId="4E5AD5F2" w14:textId="77777777">
            <w:pPr>
              <w:pStyle w:val="Tabellentext"/>
              <w:keepNext w:val="0"/>
            </w:pPr>
            <w:r>
              <w:t>1.6.3</w:t>
            </w:r>
          </w:p>
        </w:tc>
        <w:tc>
          <w:tcPr>
            <w:tcW w:w="1406" w:type="dxa"/>
            <w:tcBorders>
              <w:top w:val="single" w:color="auto" w:sz="4" w:space="0"/>
            </w:tcBorders>
          </w:tcPr>
          <w:p w:rsidRPr="009241C1" w:rsidR="00F70617" w:rsidP="00F70617" w:rsidRDefault="00F70617" w14:paraId="0DCE8E57" w14:textId="77777777">
            <w:pPr>
              <w:pStyle w:val="Tabellentext"/>
              <w:keepNext w:val="0"/>
            </w:pPr>
          </w:p>
        </w:tc>
        <w:tc>
          <w:tcPr>
            <w:tcW w:w="1418" w:type="dxa"/>
            <w:tcBorders>
              <w:top w:val="single" w:color="auto" w:sz="4" w:space="0"/>
            </w:tcBorders>
          </w:tcPr>
          <w:p w:rsidR="00F70617" w:rsidP="00F70617" w:rsidRDefault="00F70617" w14:paraId="483768E3" w14:textId="77777777">
            <w:pPr>
              <w:pStyle w:val="Tabellentext"/>
              <w:keepNext w:val="0"/>
            </w:pPr>
            <w:r>
              <w:t>T. Soder</w:t>
            </w:r>
          </w:p>
        </w:tc>
        <w:tc>
          <w:tcPr>
            <w:tcW w:w="992" w:type="dxa"/>
            <w:tcBorders>
              <w:top w:val="single" w:color="auto" w:sz="4" w:space="0"/>
            </w:tcBorders>
          </w:tcPr>
          <w:p w:rsidR="00F70617" w:rsidP="00F70617" w:rsidRDefault="00F70617" w14:paraId="10BF98AC" w14:textId="63E1310C">
            <w:pPr>
              <w:pStyle w:val="Tabellentext"/>
              <w:keepNext w:val="0"/>
            </w:pPr>
            <w:r>
              <w:fldChar w:fldCharType="begin"/>
            </w:r>
            <w:r>
              <w:instrText xml:space="preserve"> REF _Ref255552257 \r \h  \* MERGEFORMAT </w:instrText>
            </w:r>
            <w:r>
              <w:fldChar w:fldCharType="separate"/>
            </w:r>
            <w:r w:rsidR="000D3A2D">
              <w:t>7.11</w:t>
            </w:r>
            <w:r>
              <w:fldChar w:fldCharType="end"/>
            </w:r>
          </w:p>
        </w:tc>
        <w:tc>
          <w:tcPr>
            <w:tcW w:w="4678" w:type="dxa"/>
            <w:tcBorders>
              <w:top w:val="single" w:color="auto" w:sz="4" w:space="0"/>
            </w:tcBorders>
          </w:tcPr>
          <w:p w:rsidRPr="00DD0171" w:rsidR="00F70617" w:rsidP="00F70617" w:rsidRDefault="00F70617" w14:paraId="2150A78C" w14:textId="77777777">
            <w:pPr>
              <w:pStyle w:val="Tabellentext"/>
              <w:keepNext w:val="0"/>
            </w:pPr>
            <w:r>
              <w:t>Training environment</w:t>
            </w:r>
          </w:p>
        </w:tc>
      </w:tr>
      <w:tr w:rsidRPr="00DD0171" w:rsidR="00F70617" w:rsidTr="00C77480" w14:paraId="1BF9AC26" w14:textId="77777777">
        <w:tc>
          <w:tcPr>
            <w:tcW w:w="1032" w:type="dxa"/>
            <w:tcBorders>
              <w:top w:val="single" w:color="auto" w:sz="4" w:space="0"/>
            </w:tcBorders>
          </w:tcPr>
          <w:p w:rsidR="00F70617" w:rsidP="00F70617" w:rsidRDefault="00F70617" w14:paraId="45E16638" w14:textId="77777777">
            <w:pPr>
              <w:pStyle w:val="Tabellentext"/>
              <w:keepNext w:val="0"/>
            </w:pPr>
            <w:r>
              <w:t>1.6.2</w:t>
            </w:r>
          </w:p>
        </w:tc>
        <w:tc>
          <w:tcPr>
            <w:tcW w:w="1406" w:type="dxa"/>
            <w:tcBorders>
              <w:top w:val="single" w:color="auto" w:sz="4" w:space="0"/>
            </w:tcBorders>
          </w:tcPr>
          <w:p w:rsidRPr="009241C1" w:rsidR="00F70617" w:rsidP="00F70617" w:rsidRDefault="00F70617" w14:paraId="731B5938" w14:textId="77777777">
            <w:pPr>
              <w:pStyle w:val="Tabellentext"/>
              <w:keepNext w:val="0"/>
            </w:pPr>
          </w:p>
        </w:tc>
        <w:tc>
          <w:tcPr>
            <w:tcW w:w="1418" w:type="dxa"/>
            <w:tcBorders>
              <w:top w:val="single" w:color="auto" w:sz="4" w:space="0"/>
            </w:tcBorders>
          </w:tcPr>
          <w:p w:rsidR="00F70617" w:rsidP="00F70617" w:rsidRDefault="00F70617" w14:paraId="7B3AA23D" w14:textId="77777777">
            <w:pPr>
              <w:pStyle w:val="Tabellentext"/>
              <w:keepNext w:val="0"/>
            </w:pPr>
            <w:r>
              <w:t>T. Soder</w:t>
            </w:r>
          </w:p>
        </w:tc>
        <w:tc>
          <w:tcPr>
            <w:tcW w:w="992" w:type="dxa"/>
            <w:tcBorders>
              <w:top w:val="single" w:color="auto" w:sz="4" w:space="0"/>
            </w:tcBorders>
          </w:tcPr>
          <w:p w:rsidR="00F70617" w:rsidP="00F70617" w:rsidRDefault="00F70617" w14:paraId="136F09C1" w14:textId="5D42C0EF">
            <w:pPr>
              <w:pStyle w:val="Tabellentext"/>
              <w:keepNext w:val="0"/>
            </w:pPr>
            <w:r>
              <w:fldChar w:fldCharType="begin"/>
            </w:r>
            <w:r>
              <w:instrText xml:space="preserve"> REF _Ref255552257 \r \h  \* MERGEFORMAT </w:instrText>
            </w:r>
            <w:r>
              <w:fldChar w:fldCharType="separate"/>
            </w:r>
            <w:r w:rsidR="000D3A2D">
              <w:t>7.11</w:t>
            </w:r>
            <w:r>
              <w:fldChar w:fldCharType="end"/>
            </w:r>
          </w:p>
        </w:tc>
        <w:tc>
          <w:tcPr>
            <w:tcW w:w="4678" w:type="dxa"/>
            <w:tcBorders>
              <w:top w:val="single" w:color="auto" w:sz="4" w:space="0"/>
            </w:tcBorders>
          </w:tcPr>
          <w:p w:rsidRPr="00DD0171" w:rsidR="00F70617" w:rsidP="00F70617" w:rsidRDefault="00F70617" w14:paraId="25D5F3E0" w14:textId="77777777">
            <w:pPr>
              <w:pStyle w:val="Tabellentext"/>
              <w:keepNext w:val="0"/>
            </w:pPr>
            <w:r>
              <w:t>Training environment</w:t>
            </w:r>
          </w:p>
        </w:tc>
      </w:tr>
      <w:tr w:rsidRPr="00DD0171" w:rsidR="00F70617" w:rsidTr="00C77480" w14:paraId="4104531B" w14:textId="77777777">
        <w:tc>
          <w:tcPr>
            <w:tcW w:w="1032" w:type="dxa"/>
            <w:tcBorders>
              <w:top w:val="single" w:color="auto" w:sz="4" w:space="0"/>
            </w:tcBorders>
          </w:tcPr>
          <w:p w:rsidR="00F70617" w:rsidP="00F70617" w:rsidRDefault="00F70617" w14:paraId="544DE420" w14:textId="77777777">
            <w:pPr>
              <w:pStyle w:val="Tabellentext"/>
              <w:keepNext w:val="0"/>
            </w:pPr>
            <w:r>
              <w:t>1.6.1</w:t>
            </w:r>
          </w:p>
        </w:tc>
        <w:tc>
          <w:tcPr>
            <w:tcW w:w="1406" w:type="dxa"/>
            <w:tcBorders>
              <w:top w:val="single" w:color="auto" w:sz="4" w:space="0"/>
            </w:tcBorders>
          </w:tcPr>
          <w:p w:rsidRPr="009241C1" w:rsidR="00F70617" w:rsidP="00F70617" w:rsidRDefault="00F70617" w14:paraId="4B3593EA" w14:textId="77777777">
            <w:pPr>
              <w:pStyle w:val="Tabellentext"/>
              <w:keepNext w:val="0"/>
            </w:pPr>
          </w:p>
        </w:tc>
        <w:tc>
          <w:tcPr>
            <w:tcW w:w="1418" w:type="dxa"/>
            <w:tcBorders>
              <w:top w:val="single" w:color="auto" w:sz="4" w:space="0"/>
            </w:tcBorders>
          </w:tcPr>
          <w:p w:rsidR="00F70617" w:rsidP="00F70617" w:rsidRDefault="00F70617" w14:paraId="61784E40" w14:textId="77777777">
            <w:pPr>
              <w:pStyle w:val="Tabellentext"/>
              <w:keepNext w:val="0"/>
            </w:pPr>
            <w:r>
              <w:t>T. Soder</w:t>
            </w:r>
          </w:p>
        </w:tc>
        <w:tc>
          <w:tcPr>
            <w:tcW w:w="992" w:type="dxa"/>
            <w:tcBorders>
              <w:top w:val="single" w:color="auto" w:sz="4" w:space="0"/>
            </w:tcBorders>
          </w:tcPr>
          <w:p w:rsidR="00F70617" w:rsidP="00F70617" w:rsidRDefault="00F70617" w14:paraId="5F5EC9B6" w14:textId="75D15215">
            <w:pPr>
              <w:pStyle w:val="Tabellentext"/>
              <w:keepNext w:val="0"/>
            </w:pPr>
            <w:r>
              <w:fldChar w:fldCharType="begin"/>
            </w:r>
            <w:r>
              <w:instrText xml:space="preserve"> REF _Ref305675591 \r \h  \* MERGEFORMAT </w:instrText>
            </w:r>
            <w:r>
              <w:fldChar w:fldCharType="separate"/>
            </w:r>
            <w:r w:rsidR="000D3A2D">
              <w:t>7.10</w:t>
            </w:r>
            <w:r>
              <w:fldChar w:fldCharType="end"/>
            </w:r>
          </w:p>
        </w:tc>
        <w:tc>
          <w:tcPr>
            <w:tcW w:w="4678" w:type="dxa"/>
            <w:tcBorders>
              <w:top w:val="single" w:color="auto" w:sz="4" w:space="0"/>
            </w:tcBorders>
          </w:tcPr>
          <w:p w:rsidRPr="00DD0171" w:rsidR="00F70617" w:rsidP="00F70617" w:rsidRDefault="00F70617" w14:paraId="526D2A80" w14:textId="77777777">
            <w:pPr>
              <w:pStyle w:val="Tabellentext"/>
              <w:keepNext w:val="0"/>
            </w:pPr>
            <w:r>
              <w:t>Optimization renumbering</w:t>
            </w:r>
          </w:p>
        </w:tc>
      </w:tr>
      <w:tr w:rsidRPr="00DD0171" w:rsidR="00F70617" w:rsidTr="00C77480" w14:paraId="742AF37B" w14:textId="77777777">
        <w:tc>
          <w:tcPr>
            <w:tcW w:w="1032" w:type="dxa"/>
            <w:tcBorders>
              <w:top w:val="single" w:color="auto" w:sz="4" w:space="0"/>
            </w:tcBorders>
          </w:tcPr>
          <w:p w:rsidR="00F70617" w:rsidP="00F70617" w:rsidRDefault="00F70617" w14:paraId="5DF50E25" w14:textId="77777777">
            <w:pPr>
              <w:pStyle w:val="Tabellentext"/>
              <w:keepNext w:val="0"/>
            </w:pPr>
            <w:r>
              <w:t>1.6.0</w:t>
            </w:r>
          </w:p>
        </w:tc>
        <w:tc>
          <w:tcPr>
            <w:tcW w:w="1406" w:type="dxa"/>
            <w:tcBorders>
              <w:top w:val="single" w:color="auto" w:sz="4" w:space="0"/>
            </w:tcBorders>
          </w:tcPr>
          <w:p w:rsidRPr="009241C1" w:rsidR="00F70617" w:rsidP="00F70617" w:rsidRDefault="00F70617" w14:paraId="1D2C8B64" w14:textId="77777777">
            <w:pPr>
              <w:pStyle w:val="Tabellentext"/>
              <w:keepNext w:val="0"/>
            </w:pPr>
          </w:p>
        </w:tc>
        <w:tc>
          <w:tcPr>
            <w:tcW w:w="1418" w:type="dxa"/>
            <w:tcBorders>
              <w:top w:val="single" w:color="auto" w:sz="4" w:space="0"/>
            </w:tcBorders>
          </w:tcPr>
          <w:p w:rsidR="00F70617" w:rsidP="00F70617" w:rsidRDefault="00F70617" w14:paraId="50EC4F06" w14:textId="77777777">
            <w:pPr>
              <w:pStyle w:val="Tabellentext"/>
              <w:keepNext w:val="0"/>
            </w:pPr>
            <w:r>
              <w:t>T. Soder</w:t>
            </w:r>
          </w:p>
        </w:tc>
        <w:tc>
          <w:tcPr>
            <w:tcW w:w="992" w:type="dxa"/>
            <w:tcBorders>
              <w:top w:val="single" w:color="auto" w:sz="4" w:space="0"/>
            </w:tcBorders>
          </w:tcPr>
          <w:p w:rsidR="00F70617" w:rsidP="00F70617" w:rsidRDefault="00F70617" w14:paraId="14A06EE7" w14:textId="5D4C39B1">
            <w:pPr>
              <w:pStyle w:val="Tabellentext"/>
              <w:keepNext w:val="0"/>
            </w:pPr>
            <w:r>
              <w:fldChar w:fldCharType="begin"/>
            </w:r>
            <w:r>
              <w:instrText xml:space="preserve"> REF _Ref343504439 \r \h  \* MERGEFORMAT </w:instrText>
            </w:r>
            <w:r>
              <w:fldChar w:fldCharType="separate"/>
            </w:r>
            <w:r w:rsidR="000D3A2D">
              <w:t>4.4.1</w:t>
            </w:r>
            <w:r>
              <w:fldChar w:fldCharType="end"/>
            </w:r>
            <w:r>
              <w:br/>
            </w:r>
            <w:r>
              <w:fldChar w:fldCharType="begin"/>
            </w:r>
            <w:r>
              <w:instrText xml:space="preserve"> REF _Ref262808673 \r \h  \* MERGEFORMAT </w:instrText>
            </w:r>
            <w:r>
              <w:fldChar w:fldCharType="separate"/>
            </w:r>
            <w:r w:rsidR="000D3A2D">
              <w:t>4.4.1.1</w:t>
            </w:r>
            <w:r>
              <w:fldChar w:fldCharType="end"/>
            </w:r>
            <w:r>
              <w:br/>
            </w:r>
            <w:r>
              <w:fldChar w:fldCharType="begin"/>
            </w:r>
            <w:r>
              <w:instrText xml:space="preserve"> REF _Ref252366206 \r \h  \* MERGEFORMAT </w:instrText>
            </w:r>
            <w:r>
              <w:fldChar w:fldCharType="separate"/>
            </w:r>
            <w:r w:rsidR="000D3A2D">
              <w:t>4.4.1.2</w:t>
            </w:r>
            <w:r>
              <w:fldChar w:fldCharType="end"/>
            </w:r>
          </w:p>
          <w:p w:rsidR="00F70617" w:rsidP="00F70617" w:rsidRDefault="00F70617" w14:paraId="69CB3F99" w14:textId="5E379BA1">
            <w:pPr>
              <w:pStyle w:val="Tabellentext"/>
              <w:keepNext w:val="0"/>
            </w:pPr>
            <w:r>
              <w:fldChar w:fldCharType="begin"/>
            </w:r>
            <w:r>
              <w:instrText xml:space="preserve"> REF _Ref343505818 \r \h  \* MERGEFORMAT </w:instrText>
            </w:r>
            <w:r>
              <w:fldChar w:fldCharType="separate"/>
            </w:r>
            <w:r w:rsidR="000D3A2D">
              <w:t>7.6</w:t>
            </w:r>
            <w:r>
              <w:fldChar w:fldCharType="end"/>
            </w:r>
          </w:p>
        </w:tc>
        <w:tc>
          <w:tcPr>
            <w:tcW w:w="4678" w:type="dxa"/>
            <w:tcBorders>
              <w:top w:val="single" w:color="auto" w:sz="4" w:space="0"/>
            </w:tcBorders>
          </w:tcPr>
          <w:p w:rsidR="00F70617" w:rsidP="00F70617" w:rsidRDefault="00F70617" w14:paraId="3553CCD0" w14:textId="77777777">
            <w:pPr>
              <w:pStyle w:val="Tabellentext"/>
              <w:keepNext w:val="0"/>
            </w:pPr>
            <w:r>
              <w:t xml:space="preserve">Display of preferred or problematic business partners in the order overview: </w:t>
            </w:r>
            <w:r>
              <w:br/>
            </w:r>
            <w:r>
              <w:t>FKT-GUI-328</w:t>
            </w:r>
          </w:p>
          <w:p w:rsidRPr="00DD0171" w:rsidR="00F70617" w:rsidP="00F70617" w:rsidRDefault="00F70617" w14:paraId="6AE5278B" w14:textId="77777777">
            <w:pPr>
              <w:pStyle w:val="Tabellentext"/>
              <w:keepNext w:val="0"/>
            </w:pPr>
            <w:r>
              <w:t>Archive table for statistics</w:t>
            </w:r>
          </w:p>
        </w:tc>
      </w:tr>
      <w:tr w:rsidRPr="00DD0171" w:rsidR="00F70617" w:rsidTr="00C77480" w14:paraId="1830EEEC" w14:textId="77777777">
        <w:tc>
          <w:tcPr>
            <w:tcW w:w="1032" w:type="dxa"/>
            <w:tcBorders>
              <w:top w:val="single" w:color="auto" w:sz="4" w:space="0"/>
            </w:tcBorders>
          </w:tcPr>
          <w:p w:rsidRPr="00025E81" w:rsidR="00F70617" w:rsidP="00F70617" w:rsidRDefault="00F70617" w14:paraId="2ECBBCC8" w14:textId="77777777">
            <w:pPr>
              <w:pStyle w:val="Tabellentext"/>
              <w:keepNext w:val="0"/>
            </w:pPr>
            <w:r>
              <w:t>1.5.8</w:t>
            </w:r>
          </w:p>
        </w:tc>
        <w:tc>
          <w:tcPr>
            <w:tcW w:w="1406" w:type="dxa"/>
            <w:tcBorders>
              <w:top w:val="single" w:color="auto" w:sz="4" w:space="0"/>
            </w:tcBorders>
          </w:tcPr>
          <w:p w:rsidRPr="009241C1" w:rsidR="00F70617" w:rsidP="00F70617" w:rsidRDefault="00F70617" w14:paraId="59160B50" w14:textId="77777777">
            <w:pPr>
              <w:pStyle w:val="Tabellentext"/>
              <w:keepNext w:val="0"/>
            </w:pPr>
          </w:p>
        </w:tc>
        <w:tc>
          <w:tcPr>
            <w:tcW w:w="1418" w:type="dxa"/>
            <w:tcBorders>
              <w:top w:val="single" w:color="auto" w:sz="4" w:space="0"/>
            </w:tcBorders>
          </w:tcPr>
          <w:p w:rsidR="00F70617" w:rsidP="00F70617" w:rsidRDefault="00F70617" w14:paraId="3DBCE0EB" w14:textId="77777777">
            <w:pPr>
              <w:pStyle w:val="Tabellentext"/>
              <w:keepNext w:val="0"/>
            </w:pPr>
            <w:r>
              <w:t>T. Soder</w:t>
            </w:r>
          </w:p>
        </w:tc>
        <w:tc>
          <w:tcPr>
            <w:tcW w:w="992" w:type="dxa"/>
            <w:tcBorders>
              <w:top w:val="single" w:color="auto" w:sz="4" w:space="0"/>
            </w:tcBorders>
          </w:tcPr>
          <w:p w:rsidR="00F70617" w:rsidP="00F70617" w:rsidRDefault="00F70617" w14:paraId="120D5D95" w14:textId="21F25F39">
            <w:pPr>
              <w:pStyle w:val="Tabellentext"/>
              <w:keepNext w:val="0"/>
            </w:pPr>
            <w:r>
              <w:fldChar w:fldCharType="begin"/>
            </w:r>
            <w:r>
              <w:instrText xml:space="preserve"> REF _Ref316892918 \r \h  \* MERGEFORMAT </w:instrText>
            </w:r>
            <w:r>
              <w:fldChar w:fldCharType="separate"/>
            </w:r>
            <w:r w:rsidR="000D3A2D">
              <w:t>7.2</w:t>
            </w:r>
            <w:r>
              <w:fldChar w:fldCharType="end"/>
            </w:r>
          </w:p>
        </w:tc>
        <w:tc>
          <w:tcPr>
            <w:tcW w:w="4678" w:type="dxa"/>
            <w:tcBorders>
              <w:top w:val="single" w:color="auto" w:sz="4" w:space="0"/>
            </w:tcBorders>
          </w:tcPr>
          <w:p w:rsidRPr="00DD0171" w:rsidR="00F70617" w:rsidP="00F70617" w:rsidRDefault="00F70617" w14:paraId="25CBD82D" w14:textId="77777777">
            <w:pPr>
              <w:pStyle w:val="Tabellentext"/>
              <w:keepNext w:val="0"/>
            </w:pPr>
            <w:r>
              <w:t>Automatic deletion of foreign parts suspended</w:t>
            </w:r>
          </w:p>
        </w:tc>
      </w:tr>
      <w:tr w:rsidRPr="00DD0171" w:rsidR="00F70617" w:rsidTr="00C77480" w14:paraId="7890E0CE" w14:textId="77777777">
        <w:tc>
          <w:tcPr>
            <w:tcW w:w="1032" w:type="dxa"/>
            <w:tcBorders>
              <w:top w:val="single" w:color="auto" w:sz="4" w:space="0"/>
            </w:tcBorders>
          </w:tcPr>
          <w:p w:rsidR="00F70617" w:rsidP="00F70617" w:rsidRDefault="00F70617" w14:paraId="284A8C88" w14:textId="77777777">
            <w:pPr>
              <w:pStyle w:val="Tabellentext"/>
              <w:keepNext w:val="0"/>
            </w:pPr>
            <w:r>
              <w:t>1.5.7</w:t>
            </w:r>
          </w:p>
        </w:tc>
        <w:tc>
          <w:tcPr>
            <w:tcW w:w="1406" w:type="dxa"/>
            <w:tcBorders>
              <w:top w:val="single" w:color="auto" w:sz="4" w:space="0"/>
            </w:tcBorders>
          </w:tcPr>
          <w:p w:rsidRPr="009241C1" w:rsidR="00F70617" w:rsidP="00F70617" w:rsidRDefault="00F70617" w14:paraId="4EFE0B1B" w14:textId="77777777">
            <w:pPr>
              <w:pStyle w:val="Tabellentext"/>
              <w:keepNext w:val="0"/>
            </w:pPr>
          </w:p>
        </w:tc>
        <w:tc>
          <w:tcPr>
            <w:tcW w:w="1418" w:type="dxa"/>
            <w:tcBorders>
              <w:top w:val="single" w:color="auto" w:sz="4" w:space="0"/>
            </w:tcBorders>
          </w:tcPr>
          <w:p w:rsidR="00F70617" w:rsidP="00F70617" w:rsidRDefault="00F70617" w14:paraId="02FCF283" w14:textId="77777777">
            <w:pPr>
              <w:pStyle w:val="Tabellentext"/>
              <w:keepNext w:val="0"/>
            </w:pPr>
            <w:r>
              <w:t>T. Soder</w:t>
            </w:r>
          </w:p>
        </w:tc>
        <w:tc>
          <w:tcPr>
            <w:tcW w:w="992" w:type="dxa"/>
            <w:tcBorders>
              <w:top w:val="single" w:color="auto" w:sz="4" w:space="0"/>
            </w:tcBorders>
          </w:tcPr>
          <w:p w:rsidR="00F70617" w:rsidP="00F70617" w:rsidRDefault="00F70617" w14:paraId="3CF04E0D" w14:textId="13A82024">
            <w:pPr>
              <w:pStyle w:val="Tabellentext"/>
              <w:keepNext w:val="0"/>
            </w:pPr>
            <w:r>
              <w:fldChar w:fldCharType="begin"/>
            </w:r>
            <w:r>
              <w:instrText xml:space="preserve"> REF _Ref252356202 \r \h  \* MERGEFORMAT </w:instrText>
            </w:r>
            <w:r>
              <w:fldChar w:fldCharType="separate"/>
            </w:r>
            <w:r w:rsidR="000D3A2D">
              <w:t>4.4.2</w:t>
            </w:r>
            <w:r>
              <w:fldChar w:fldCharType="end"/>
            </w:r>
            <w:r>
              <w:br/>
            </w:r>
          </w:p>
          <w:p w:rsidR="00F70617" w:rsidP="00F70617" w:rsidRDefault="00F70617" w14:paraId="69EF26FC" w14:textId="549610FE">
            <w:pPr>
              <w:pStyle w:val="Tabellentext"/>
              <w:keepNext w:val="0"/>
            </w:pPr>
            <w:r>
              <w:fldChar w:fldCharType="begin"/>
            </w:r>
            <w:r>
              <w:instrText xml:space="preserve"> REF _Ref331489735 \r \h  \* MERGEFORMAT </w:instrText>
            </w:r>
            <w:r>
              <w:fldChar w:fldCharType="separate"/>
            </w:r>
            <w:r w:rsidR="000D3A2D">
              <w:t>7.1.4</w:t>
            </w:r>
            <w:r>
              <w:fldChar w:fldCharType="end"/>
            </w:r>
            <w:r>
              <w:br/>
            </w:r>
            <w:r>
              <w:fldChar w:fldCharType="begin"/>
            </w:r>
            <w:r>
              <w:instrText xml:space="preserve"> REF _Ref316892918 \r \h  \* MERGEFORMAT </w:instrText>
            </w:r>
            <w:r>
              <w:fldChar w:fldCharType="separate"/>
            </w:r>
            <w:r w:rsidR="000D3A2D">
              <w:t>7.2</w:t>
            </w:r>
            <w:r>
              <w:fldChar w:fldCharType="end"/>
            </w:r>
          </w:p>
        </w:tc>
        <w:tc>
          <w:tcPr>
            <w:tcW w:w="4678" w:type="dxa"/>
            <w:tcBorders>
              <w:top w:val="single" w:color="auto" w:sz="4" w:space="0"/>
            </w:tcBorders>
          </w:tcPr>
          <w:p w:rsidR="00F70617" w:rsidP="00F70617" w:rsidRDefault="00F70617" w14:paraId="16B76F5C" w14:textId="77777777">
            <w:pPr>
              <w:pStyle w:val="Tabellentext"/>
              <w:keepNext w:val="0"/>
            </w:pPr>
            <w:r>
              <w:t>Notice to buyers of rejected or reduced items: FKT-GUI-327</w:t>
            </w:r>
          </w:p>
          <w:p w:rsidRPr="00DD0171" w:rsidR="00F70617" w:rsidP="00F70617" w:rsidRDefault="00F70617" w14:paraId="1637DFC9" w14:textId="77777777">
            <w:pPr>
              <w:pStyle w:val="Tabellentext"/>
              <w:keepNext w:val="0"/>
            </w:pPr>
            <w:r>
              <w:t>Mail dispatch, FKT-BATCH-19 Automatic deletion</w:t>
            </w:r>
          </w:p>
        </w:tc>
      </w:tr>
      <w:tr w:rsidRPr="00DD0171" w:rsidR="00F70617" w:rsidTr="00C77480" w14:paraId="76667DDE" w14:textId="77777777">
        <w:tc>
          <w:tcPr>
            <w:tcW w:w="1032" w:type="dxa"/>
            <w:tcBorders>
              <w:top w:val="single" w:color="auto" w:sz="4" w:space="0"/>
            </w:tcBorders>
          </w:tcPr>
          <w:p w:rsidR="00F70617" w:rsidP="00F70617" w:rsidRDefault="00F70617" w14:paraId="690D4747" w14:textId="77777777">
            <w:pPr>
              <w:pStyle w:val="Tabellentext"/>
              <w:keepNext w:val="0"/>
            </w:pPr>
            <w:r>
              <w:t>1.5.6</w:t>
            </w:r>
          </w:p>
        </w:tc>
        <w:tc>
          <w:tcPr>
            <w:tcW w:w="1406" w:type="dxa"/>
            <w:tcBorders>
              <w:top w:val="single" w:color="auto" w:sz="4" w:space="0"/>
            </w:tcBorders>
          </w:tcPr>
          <w:p w:rsidRPr="009241C1" w:rsidR="00F70617" w:rsidP="00F70617" w:rsidRDefault="00F70617" w14:paraId="3D746627" w14:textId="77777777">
            <w:pPr>
              <w:pStyle w:val="Tabellentext"/>
              <w:keepNext w:val="0"/>
            </w:pPr>
          </w:p>
        </w:tc>
        <w:tc>
          <w:tcPr>
            <w:tcW w:w="1418" w:type="dxa"/>
            <w:tcBorders>
              <w:top w:val="single" w:color="auto" w:sz="4" w:space="0"/>
            </w:tcBorders>
          </w:tcPr>
          <w:p w:rsidR="00F70617" w:rsidP="00F70617" w:rsidRDefault="00F70617" w14:paraId="357FCD92" w14:textId="77777777">
            <w:pPr>
              <w:pStyle w:val="Tabellentext"/>
              <w:keepNext w:val="0"/>
            </w:pPr>
            <w:r>
              <w:t>T. Soder</w:t>
            </w:r>
          </w:p>
        </w:tc>
        <w:tc>
          <w:tcPr>
            <w:tcW w:w="992" w:type="dxa"/>
            <w:tcBorders>
              <w:top w:val="single" w:color="auto" w:sz="4" w:space="0"/>
            </w:tcBorders>
          </w:tcPr>
          <w:p w:rsidR="00F70617" w:rsidP="00F70617" w:rsidRDefault="00F70617" w14:paraId="02FE26FF" w14:textId="2E14460A">
            <w:pPr>
              <w:pStyle w:val="Tabellentext"/>
              <w:keepNext w:val="0"/>
            </w:pPr>
            <w:r>
              <w:fldChar w:fldCharType="begin"/>
            </w:r>
            <w:r>
              <w:instrText xml:space="preserve"> REF _Ref318810987 \r \h  \* MERGEFORMAT </w:instrText>
            </w:r>
            <w:r>
              <w:fldChar w:fldCharType="separate"/>
            </w:r>
            <w:r w:rsidR="000D3A2D">
              <w:t>4.14.2</w:t>
            </w:r>
            <w:r>
              <w:fldChar w:fldCharType="end"/>
            </w:r>
          </w:p>
          <w:p w:rsidR="00F70617" w:rsidP="00F70617" w:rsidRDefault="00F70617" w14:paraId="6B2AA6A7" w14:textId="6B44B6C1">
            <w:pPr>
              <w:pStyle w:val="Tabellentext"/>
              <w:keepNext w:val="0"/>
            </w:pPr>
            <w:r>
              <w:fldChar w:fldCharType="begin"/>
            </w:r>
            <w:r>
              <w:instrText xml:space="preserve"> REF _Ref316892918 \r \h  \* MERGEFORMAT </w:instrText>
            </w:r>
            <w:r>
              <w:fldChar w:fldCharType="separate"/>
            </w:r>
            <w:r w:rsidR="000D3A2D">
              <w:t>7.2</w:t>
            </w:r>
            <w:r>
              <w:fldChar w:fldCharType="end"/>
            </w:r>
          </w:p>
          <w:p w:rsidR="00F70617" w:rsidP="00F70617" w:rsidRDefault="00F70617" w14:paraId="5E484057" w14:textId="6D6DB109">
            <w:pPr>
              <w:pStyle w:val="Tabellentext"/>
              <w:keepNext w:val="0"/>
            </w:pPr>
            <w:r>
              <w:fldChar w:fldCharType="begin"/>
            </w:r>
            <w:r>
              <w:instrText xml:space="preserve"> REF _Ref318806262 \r \h  \* MERGEFORMAT </w:instrText>
            </w:r>
            <w:r>
              <w:fldChar w:fldCharType="separate"/>
            </w:r>
            <w:r w:rsidR="000D3A2D">
              <w:t>7.5</w:t>
            </w:r>
            <w:r>
              <w:fldChar w:fldCharType="end"/>
            </w:r>
          </w:p>
          <w:p w:rsidR="00F70617" w:rsidP="00F70617" w:rsidRDefault="00F70617" w14:paraId="14D93B20" w14:textId="045B78AC">
            <w:pPr>
              <w:pStyle w:val="Tabellentext"/>
              <w:keepNext w:val="0"/>
            </w:pPr>
            <w:r>
              <w:fldChar w:fldCharType="begin"/>
            </w:r>
            <w:r>
              <w:instrText xml:space="preserve"> REF _Ref252356202 \r \h  \* MERGEFORMAT </w:instrText>
            </w:r>
            <w:r>
              <w:fldChar w:fldCharType="separate"/>
            </w:r>
            <w:r w:rsidR="000D3A2D">
              <w:t>4.4.2</w:t>
            </w:r>
            <w:r>
              <w:fldChar w:fldCharType="end"/>
            </w:r>
          </w:p>
        </w:tc>
        <w:tc>
          <w:tcPr>
            <w:tcW w:w="4678" w:type="dxa"/>
            <w:tcBorders>
              <w:top w:val="single" w:color="auto" w:sz="4" w:space="0"/>
            </w:tcBorders>
          </w:tcPr>
          <w:p w:rsidR="00F70617" w:rsidP="00F70617" w:rsidRDefault="00F70617" w14:paraId="6CBDF537" w14:textId="77777777">
            <w:pPr>
              <w:pStyle w:val="Tabellentext"/>
              <w:keepNext w:val="0"/>
            </w:pPr>
            <w:r>
              <w:t>Supplements</w:t>
            </w:r>
          </w:p>
          <w:p w:rsidR="00F70617" w:rsidP="00F70617" w:rsidRDefault="00F70617" w14:paraId="4E7540D5" w14:textId="77777777">
            <w:pPr>
              <w:pStyle w:val="Tabellentext"/>
              <w:keepNext w:val="0"/>
            </w:pPr>
            <w:r>
              <w:t>Supplements</w:t>
            </w:r>
          </w:p>
          <w:p w:rsidR="00F70617" w:rsidP="00F70617" w:rsidRDefault="00F70617" w14:paraId="0344FCFB" w14:textId="77777777">
            <w:pPr>
              <w:pStyle w:val="Tabellentext"/>
              <w:keepNext w:val="0"/>
            </w:pPr>
            <w:r>
              <w:t>Supplements</w:t>
            </w:r>
          </w:p>
          <w:p w:rsidRPr="00DD0171" w:rsidR="00F70617" w:rsidP="00F70617" w:rsidRDefault="00F70617" w14:paraId="08A9D53F" w14:textId="77777777">
            <w:pPr>
              <w:pStyle w:val="Tabellentext"/>
              <w:keepNext w:val="0"/>
            </w:pPr>
            <w:r>
              <w:t>FKT-GUI-321, FKT-GUI-326, Table 22</w:t>
            </w:r>
          </w:p>
        </w:tc>
      </w:tr>
      <w:tr w:rsidRPr="009241C1" w:rsidR="00F70617" w:rsidTr="00C77480" w14:paraId="425FB189" w14:textId="77777777">
        <w:tc>
          <w:tcPr>
            <w:tcW w:w="1032" w:type="dxa"/>
            <w:tcBorders>
              <w:top w:val="single" w:color="auto" w:sz="4" w:space="0"/>
            </w:tcBorders>
          </w:tcPr>
          <w:p w:rsidR="00F70617" w:rsidP="00F70617" w:rsidRDefault="00F70617" w14:paraId="54F7B662" w14:textId="77777777">
            <w:pPr>
              <w:pStyle w:val="Tabellentext"/>
              <w:keepNext w:val="0"/>
            </w:pPr>
            <w:r>
              <w:t>1.5.5</w:t>
            </w:r>
          </w:p>
        </w:tc>
        <w:tc>
          <w:tcPr>
            <w:tcW w:w="1406" w:type="dxa"/>
            <w:tcBorders>
              <w:top w:val="single" w:color="auto" w:sz="4" w:space="0"/>
            </w:tcBorders>
          </w:tcPr>
          <w:p w:rsidRPr="009241C1" w:rsidR="00F70617" w:rsidP="00F70617" w:rsidRDefault="00F70617" w14:paraId="3E1CAB30" w14:textId="77777777">
            <w:pPr>
              <w:pStyle w:val="Tabellentext"/>
              <w:keepNext w:val="0"/>
            </w:pPr>
          </w:p>
        </w:tc>
        <w:tc>
          <w:tcPr>
            <w:tcW w:w="1418" w:type="dxa"/>
            <w:tcBorders>
              <w:top w:val="single" w:color="auto" w:sz="4" w:space="0"/>
            </w:tcBorders>
          </w:tcPr>
          <w:p w:rsidR="00F70617" w:rsidP="00F70617" w:rsidRDefault="00F70617" w14:paraId="6CE02541" w14:textId="77777777">
            <w:pPr>
              <w:pStyle w:val="Tabellentext"/>
              <w:keepNext w:val="0"/>
            </w:pPr>
            <w:r>
              <w:t>T. Soder</w:t>
            </w:r>
          </w:p>
        </w:tc>
        <w:tc>
          <w:tcPr>
            <w:tcW w:w="992" w:type="dxa"/>
            <w:tcBorders>
              <w:top w:val="single" w:color="auto" w:sz="4" w:space="0"/>
            </w:tcBorders>
          </w:tcPr>
          <w:p w:rsidR="00F70617" w:rsidP="00F70617" w:rsidRDefault="00F70617" w14:paraId="6E022021" w14:textId="2BA463DB">
            <w:pPr>
              <w:pStyle w:val="Tabellentext"/>
              <w:keepNext w:val="0"/>
            </w:pPr>
            <w:r>
              <w:fldChar w:fldCharType="begin"/>
            </w:r>
            <w:r>
              <w:instrText xml:space="preserve"> REF _Ref274745487 \r \h  \* MERGEFORMAT </w:instrText>
            </w:r>
            <w:r>
              <w:fldChar w:fldCharType="separate"/>
            </w:r>
            <w:r w:rsidR="000D3A2D">
              <w:t>1.1.2</w:t>
            </w:r>
            <w:r>
              <w:fldChar w:fldCharType="end"/>
            </w:r>
          </w:p>
          <w:p w:rsidR="00F70617" w:rsidP="00F70617" w:rsidRDefault="00F70617" w14:paraId="62977305" w14:textId="15E11D41">
            <w:pPr>
              <w:pStyle w:val="Tabellentext"/>
              <w:keepNext w:val="0"/>
            </w:pPr>
            <w:r>
              <w:fldChar w:fldCharType="begin"/>
            </w:r>
            <w:r>
              <w:instrText xml:space="preserve"> REF _Ref316892592 \r \h  \* MERGEFORMAT </w:instrText>
            </w:r>
            <w:r>
              <w:fldChar w:fldCharType="separate"/>
            </w:r>
            <w:r w:rsidR="000D3A2D">
              <w:t>4.4</w:t>
            </w:r>
            <w:r>
              <w:fldChar w:fldCharType="end"/>
            </w:r>
            <w:r>
              <w:br/>
            </w:r>
            <w:r>
              <w:fldChar w:fldCharType="begin"/>
            </w:r>
            <w:r>
              <w:instrText xml:space="preserve"> REF _Ref252356202 \r \h  \* MERGEFORMAT </w:instrText>
            </w:r>
            <w:r>
              <w:fldChar w:fldCharType="separate"/>
            </w:r>
            <w:r w:rsidR="000D3A2D">
              <w:t>4.4.2</w:t>
            </w:r>
            <w:r>
              <w:fldChar w:fldCharType="end"/>
            </w:r>
          </w:p>
          <w:p w:rsidR="00F70617" w:rsidP="00F70617" w:rsidRDefault="00F70617" w14:paraId="67246958" w14:textId="4BF4E135">
            <w:pPr>
              <w:pStyle w:val="Tabellentext"/>
              <w:keepNext w:val="0"/>
            </w:pPr>
            <w:r>
              <w:fldChar w:fldCharType="begin"/>
            </w:r>
            <w:r>
              <w:instrText xml:space="preserve"> REF _Ref316893005 \r \h  \* MERGEFORMAT </w:instrText>
            </w:r>
            <w:r>
              <w:fldChar w:fldCharType="separate"/>
            </w:r>
            <w:r w:rsidR="000D3A2D">
              <w:t>4.4</w:t>
            </w:r>
            <w:r>
              <w:fldChar w:fldCharType="end"/>
            </w:r>
            <w:r>
              <w:br/>
            </w:r>
            <w:r>
              <w:br/>
            </w:r>
          </w:p>
          <w:p w:rsidR="00F70617" w:rsidP="00F70617" w:rsidRDefault="00F70617" w14:paraId="7AEA4FB3" w14:textId="47F9C470">
            <w:pPr>
              <w:pStyle w:val="Tabellentext"/>
              <w:keepNext w:val="0"/>
            </w:pPr>
            <w:r>
              <w:fldChar w:fldCharType="begin"/>
            </w:r>
            <w:r>
              <w:instrText xml:space="preserve"> REF _Ref316892895 \r \h  \* MERGEFORMAT </w:instrText>
            </w:r>
            <w:r>
              <w:fldChar w:fldCharType="separate"/>
            </w:r>
            <w:r w:rsidR="000D3A2D">
              <w:t>7</w:t>
            </w:r>
            <w:r>
              <w:fldChar w:fldCharType="end"/>
            </w:r>
            <w:r>
              <w:br w:type="textWrapping" w:clear="all"/>
            </w:r>
            <w:r>
              <w:fldChar w:fldCharType="begin"/>
            </w:r>
            <w:r>
              <w:instrText xml:space="preserve"> REF _Ref316892918 \r \h  \* MERGEFORMAT </w:instrText>
            </w:r>
            <w:r>
              <w:fldChar w:fldCharType="separate"/>
            </w:r>
            <w:r w:rsidR="000D3A2D">
              <w:t>7.2</w:t>
            </w:r>
            <w:r>
              <w:fldChar w:fldCharType="end"/>
            </w:r>
            <w:r>
              <w:br/>
            </w:r>
          </w:p>
          <w:p w:rsidR="00F70617" w:rsidP="00F70617" w:rsidRDefault="00F70617" w14:paraId="0A00741A" w14:textId="3247E791">
            <w:pPr>
              <w:pStyle w:val="Tabellentext"/>
              <w:keepNext w:val="0"/>
            </w:pPr>
            <w:r>
              <w:lastRenderedPageBreak/>
              <w:fldChar w:fldCharType="begin"/>
            </w:r>
            <w:r>
              <w:instrText xml:space="preserve"> REF _Ref327868309 \r \h  \* MERGEFORMAT </w:instrText>
            </w:r>
            <w:r>
              <w:fldChar w:fldCharType="separate"/>
            </w:r>
            <w:r w:rsidR="000D3A2D">
              <w:t>1.1.11</w:t>
            </w:r>
            <w:r>
              <w:fldChar w:fldCharType="end"/>
            </w:r>
            <w:r>
              <w:br/>
            </w:r>
            <w:r>
              <w:fldChar w:fldCharType="begin"/>
            </w:r>
            <w:r>
              <w:instrText xml:space="preserve"> REF _Ref327800822 \r \h  \* MERGEFORMAT </w:instrText>
            </w:r>
            <w:r>
              <w:fldChar w:fldCharType="separate"/>
            </w:r>
            <w:r w:rsidR="000D3A2D">
              <w:t>3.3.6</w:t>
            </w:r>
            <w:r>
              <w:fldChar w:fldCharType="end"/>
            </w:r>
            <w:r>
              <w:br/>
            </w:r>
            <w:r>
              <w:fldChar w:fldCharType="begin"/>
            </w:r>
            <w:r>
              <w:instrText xml:space="preserve"> REF _Ref327802416 \r \h  \* MERGEFORMAT </w:instrText>
            </w:r>
            <w:r>
              <w:fldChar w:fldCharType="separate"/>
            </w:r>
            <w:r w:rsidR="000D3A2D">
              <w:t>0</w:t>
            </w:r>
            <w:r>
              <w:fldChar w:fldCharType="end"/>
            </w:r>
            <w:r>
              <w:br/>
            </w:r>
            <w:r>
              <w:fldChar w:fldCharType="begin"/>
            </w:r>
            <w:r>
              <w:instrText xml:space="preserve"> REF _Ref262808673 \r \h  \* MERGEFORMAT </w:instrText>
            </w:r>
            <w:r>
              <w:fldChar w:fldCharType="separate"/>
            </w:r>
            <w:r w:rsidR="000D3A2D">
              <w:t>4.4.1.1</w:t>
            </w:r>
            <w:r>
              <w:fldChar w:fldCharType="end"/>
            </w:r>
            <w:r>
              <w:br/>
            </w:r>
            <w:r>
              <w:fldChar w:fldCharType="begin"/>
            </w:r>
            <w:r>
              <w:instrText xml:space="preserve"> REF _Ref252366206 \r \h  \* MERGEFORMAT </w:instrText>
            </w:r>
            <w:r>
              <w:fldChar w:fldCharType="separate"/>
            </w:r>
            <w:r w:rsidR="000D3A2D">
              <w:t>4.4.1.2</w:t>
            </w:r>
            <w:r>
              <w:fldChar w:fldCharType="end"/>
            </w:r>
            <w:r>
              <w:br/>
            </w:r>
            <w:r>
              <w:fldChar w:fldCharType="begin"/>
            </w:r>
            <w:r>
              <w:instrText xml:space="preserve"> REF _Ref327868308 \r \h  \* MERGEFORMAT </w:instrText>
            </w:r>
            <w:r>
              <w:fldChar w:fldCharType="separate"/>
            </w:r>
            <w:r w:rsidR="000D3A2D">
              <w:t>4.4.1.3</w:t>
            </w:r>
            <w:r>
              <w:fldChar w:fldCharType="end"/>
            </w:r>
            <w:r>
              <w:br/>
            </w:r>
            <w:r>
              <w:fldChar w:fldCharType="begin"/>
            </w:r>
            <w:r>
              <w:instrText xml:space="preserve"> REF _Ref252356202 \r \h  \* MERGEFORMAT </w:instrText>
            </w:r>
            <w:r>
              <w:fldChar w:fldCharType="separate"/>
            </w:r>
            <w:r w:rsidR="000D3A2D">
              <w:t>4.4.2</w:t>
            </w:r>
            <w:r>
              <w:fldChar w:fldCharType="end"/>
            </w:r>
            <w:r>
              <w:br/>
            </w:r>
            <w:r>
              <w:fldChar w:fldCharType="begin"/>
            </w:r>
            <w:r>
              <w:instrText xml:space="preserve"> REF _Ref328036972 \r \h  \* MERGEFORMAT </w:instrText>
            </w:r>
            <w:r>
              <w:fldChar w:fldCharType="separate"/>
            </w:r>
            <w:r w:rsidR="000D3A2D">
              <w:t>4.10.1</w:t>
            </w:r>
            <w:r>
              <w:fldChar w:fldCharType="end"/>
            </w:r>
            <w:r>
              <w:br/>
            </w:r>
            <w:r>
              <w:fldChar w:fldCharType="begin"/>
            </w:r>
            <w:r>
              <w:instrText xml:space="preserve"> REF _Ref327779967 \r \h  \* MERGEFORMAT </w:instrText>
            </w:r>
            <w:r>
              <w:fldChar w:fldCharType="separate"/>
            </w:r>
            <w:r w:rsidR="000D3A2D">
              <w:t>8.2</w:t>
            </w:r>
            <w:r>
              <w:fldChar w:fldCharType="end"/>
            </w:r>
            <w:r>
              <w:br/>
            </w:r>
            <w:r>
              <w:fldChar w:fldCharType="begin"/>
            </w:r>
            <w:r>
              <w:instrText xml:space="preserve"> REF _Ref327801964 \r \h  \* MERGEFORMAT </w:instrText>
            </w:r>
            <w:r>
              <w:fldChar w:fldCharType="separate"/>
            </w:r>
            <w:r w:rsidR="000D3A2D">
              <w:t>9.2</w:t>
            </w:r>
            <w:r>
              <w:fldChar w:fldCharType="end"/>
            </w:r>
          </w:p>
        </w:tc>
        <w:tc>
          <w:tcPr>
            <w:tcW w:w="4678" w:type="dxa"/>
            <w:tcBorders>
              <w:top w:val="single" w:color="auto" w:sz="4" w:space="0"/>
            </w:tcBorders>
          </w:tcPr>
          <w:p w:rsidR="00F70617" w:rsidP="00F70617" w:rsidRDefault="00F70617" w14:paraId="4E72B67A" w14:textId="77777777">
            <w:pPr>
              <w:pStyle w:val="Tabellentext"/>
              <w:keepNext w:val="0"/>
            </w:pPr>
            <w:r>
              <w:lastRenderedPageBreak/>
              <w:t>DRT parts detection (FKT-SORT-2)</w:t>
            </w:r>
          </w:p>
          <w:p w:rsidR="00F70617" w:rsidP="00F70617" w:rsidRDefault="00F70617" w14:paraId="21CF4688" w14:textId="77777777">
            <w:pPr>
              <w:pStyle w:val="Tabellentext"/>
              <w:keepNext w:val="0"/>
            </w:pPr>
            <w:r>
              <w:t>Job overview - mark the last opened job (FKT-GUI-43, FKT-GUI-99)</w:t>
            </w:r>
          </w:p>
          <w:p w:rsidR="00F70617" w:rsidP="00F70617" w:rsidRDefault="00F70617" w14:paraId="27D18B93" w14:textId="77777777">
            <w:pPr>
              <w:pStyle w:val="Tabellentext"/>
              <w:keepNext w:val="0"/>
            </w:pPr>
            <w:r>
              <w:t>Order overview - new filter "Search part number" (FKT-GUI-46, FKT-GUI-314,</w:t>
            </w:r>
            <w:r>
              <w:br w:type="textWrapping" w:clear="all"/>
            </w:r>
            <w:r>
              <w:t xml:space="preserve"> FKT-GUI-315)</w:t>
            </w:r>
          </w:p>
          <w:p w:rsidR="00F70617" w:rsidP="00F70617" w:rsidRDefault="00F70617" w14:paraId="2CE45AC6" w14:textId="77777777">
            <w:pPr>
              <w:pStyle w:val="Tabellentext"/>
              <w:keepNext w:val="0"/>
            </w:pPr>
            <w:r>
              <w:t>Automatic deletion of unauthorized TNR from the STOX assortment (FKT-BATCH-17 - FKT-BATCH-18)</w:t>
            </w:r>
          </w:p>
          <w:p w:rsidR="00F70617" w:rsidP="00F70617" w:rsidRDefault="00F70617" w14:paraId="4F7B25A3" w14:textId="77777777">
            <w:pPr>
              <w:pStyle w:val="Tabellentext"/>
              <w:keepNext w:val="0"/>
            </w:pPr>
            <w:r>
              <w:t>UPS interface via MBVD partner store FKT-GUI-95, FKT-GUI-96, FKT-GUI-101, FKT-GUI-322, FKT-GUI-323, FKT-GUI-324, FKT-GUI-325</w:t>
            </w:r>
          </w:p>
        </w:tc>
      </w:tr>
      <w:tr w:rsidRPr="009241C1" w:rsidR="00F70617" w:rsidTr="00C77480" w14:paraId="0E09B278" w14:textId="77777777">
        <w:tc>
          <w:tcPr>
            <w:tcW w:w="1032" w:type="dxa"/>
            <w:tcBorders>
              <w:top w:val="single" w:color="auto" w:sz="4" w:space="0"/>
            </w:tcBorders>
          </w:tcPr>
          <w:p w:rsidRPr="006B5CF0" w:rsidR="00F70617" w:rsidP="00F70617" w:rsidRDefault="00F70617" w14:paraId="6C2AAE02" w14:textId="77777777">
            <w:pPr>
              <w:pStyle w:val="Tabellentext"/>
              <w:keepNext w:val="0"/>
            </w:pPr>
            <w:r>
              <w:t>1.5.4</w:t>
            </w:r>
          </w:p>
        </w:tc>
        <w:tc>
          <w:tcPr>
            <w:tcW w:w="1406" w:type="dxa"/>
            <w:tcBorders>
              <w:top w:val="single" w:color="auto" w:sz="4" w:space="0"/>
            </w:tcBorders>
          </w:tcPr>
          <w:p w:rsidRPr="009241C1" w:rsidR="00F70617" w:rsidP="00F70617" w:rsidRDefault="00F70617" w14:paraId="3C626961" w14:textId="77777777">
            <w:pPr>
              <w:pStyle w:val="Tabellentext"/>
              <w:keepNext w:val="0"/>
            </w:pPr>
          </w:p>
        </w:tc>
        <w:tc>
          <w:tcPr>
            <w:tcW w:w="1418" w:type="dxa"/>
            <w:tcBorders>
              <w:top w:val="single" w:color="auto" w:sz="4" w:space="0"/>
            </w:tcBorders>
          </w:tcPr>
          <w:p w:rsidR="00F70617" w:rsidP="00F70617" w:rsidRDefault="00F70617" w14:paraId="26718262" w14:textId="77777777">
            <w:pPr>
              <w:pStyle w:val="Tabellentext"/>
              <w:keepNext w:val="0"/>
            </w:pPr>
            <w:proofErr w:type="spellStart"/>
            <w:r>
              <w:t>S.Scheel</w:t>
            </w:r>
            <w:proofErr w:type="spellEnd"/>
          </w:p>
        </w:tc>
        <w:tc>
          <w:tcPr>
            <w:tcW w:w="992" w:type="dxa"/>
            <w:tcBorders>
              <w:top w:val="single" w:color="auto" w:sz="4" w:space="0"/>
            </w:tcBorders>
          </w:tcPr>
          <w:p w:rsidR="00F70617" w:rsidP="00F70617" w:rsidRDefault="00F70617" w14:paraId="6BA3C2C4" w14:textId="59DE9933">
            <w:pPr>
              <w:pStyle w:val="Tabellentext"/>
              <w:keepNext w:val="0"/>
            </w:pPr>
            <w:r>
              <w:fldChar w:fldCharType="begin"/>
            </w:r>
            <w:r>
              <w:instrText xml:space="preserve"> REF _Ref316892592 \r \h  \* MERGEFORMAT </w:instrText>
            </w:r>
            <w:r>
              <w:fldChar w:fldCharType="separate"/>
            </w:r>
            <w:r w:rsidR="000D3A2D">
              <w:t>4.4</w:t>
            </w:r>
            <w:r>
              <w:fldChar w:fldCharType="end"/>
            </w:r>
            <w:r>
              <w:br w:type="textWrapping" w:clear="all"/>
            </w:r>
            <w:r>
              <w:fldChar w:fldCharType="begin"/>
            </w:r>
            <w:r>
              <w:instrText xml:space="preserve"> REF _Ref252356202 \r \h  \* MERGEFORMAT </w:instrText>
            </w:r>
            <w:r>
              <w:fldChar w:fldCharType="separate"/>
            </w:r>
            <w:r w:rsidR="000D3A2D">
              <w:t>4.4.2</w:t>
            </w:r>
            <w:r>
              <w:fldChar w:fldCharType="end"/>
            </w:r>
          </w:p>
          <w:p w:rsidR="00F70617" w:rsidP="00F70617" w:rsidRDefault="00F70617" w14:paraId="0473B8E4" w14:textId="5D15EA68">
            <w:pPr>
              <w:pStyle w:val="Tabellentext"/>
              <w:keepNext w:val="0"/>
            </w:pPr>
            <w:r>
              <w:fldChar w:fldCharType="begin"/>
            </w:r>
            <w:r>
              <w:instrText xml:space="preserve"> REF _Ref316892895 \r \h  \* MERGEFORMAT </w:instrText>
            </w:r>
            <w:r>
              <w:fldChar w:fldCharType="separate"/>
            </w:r>
            <w:r w:rsidR="000D3A2D">
              <w:t>7</w:t>
            </w:r>
            <w:r>
              <w:fldChar w:fldCharType="end"/>
            </w:r>
            <w:r>
              <w:br w:type="textWrapping" w:clear="all"/>
            </w:r>
            <w:r>
              <w:fldChar w:fldCharType="begin"/>
            </w:r>
            <w:r>
              <w:instrText xml:space="preserve"> REF _Ref316892918 \r \h  \* MERGEFORMAT </w:instrText>
            </w:r>
            <w:r>
              <w:fldChar w:fldCharType="separate"/>
            </w:r>
            <w:r w:rsidR="000D3A2D">
              <w:t>7.2</w:t>
            </w:r>
            <w:r>
              <w:fldChar w:fldCharType="end"/>
            </w:r>
            <w:r>
              <w:br w:type="textWrapping" w:clear="all"/>
            </w:r>
          </w:p>
          <w:p w:rsidR="00F70617" w:rsidP="00F70617" w:rsidRDefault="00F70617" w14:paraId="6688B4A7" w14:textId="0A144DF8">
            <w:pPr>
              <w:pStyle w:val="Tabellentext"/>
              <w:keepNext w:val="0"/>
            </w:pPr>
            <w:r>
              <w:fldChar w:fldCharType="begin"/>
            </w:r>
            <w:r>
              <w:instrText xml:space="preserve"> REF _Ref316893005 \r \h  \* MERGEFORMAT </w:instrText>
            </w:r>
            <w:r>
              <w:fldChar w:fldCharType="separate"/>
            </w:r>
            <w:r w:rsidR="000D3A2D">
              <w:t>4.4</w:t>
            </w:r>
            <w:r>
              <w:fldChar w:fldCharType="end"/>
            </w:r>
            <w:r>
              <w:br w:type="textWrapping" w:clear="all"/>
            </w:r>
            <w:r>
              <w:br w:type="textWrapping" w:clear="all"/>
            </w:r>
          </w:p>
          <w:p w:rsidR="00F70617" w:rsidP="00F70617" w:rsidRDefault="00F70617" w14:paraId="258762DB" w14:textId="447D5599">
            <w:pPr>
              <w:pStyle w:val="Tabellentext"/>
              <w:keepNext w:val="0"/>
            </w:pPr>
            <w:r>
              <w:fldChar w:fldCharType="begin"/>
            </w:r>
            <w:r>
              <w:instrText xml:space="preserve"> REF _Ref316893382 \r \h  \* MERGEFORMAT </w:instrText>
            </w:r>
            <w:r>
              <w:fldChar w:fldCharType="separate"/>
            </w:r>
            <w:r w:rsidR="000D3A2D">
              <w:t>0</w:t>
            </w:r>
            <w:r>
              <w:fldChar w:fldCharType="end"/>
            </w:r>
            <w:r>
              <w:br w:type="textWrapping" w:clear="all"/>
            </w:r>
            <w:r>
              <w:fldChar w:fldCharType="begin"/>
            </w:r>
            <w:r>
              <w:instrText xml:space="preserve"> REF _Ref316893550 \r \h  \* MERGEFORMAT </w:instrText>
            </w:r>
            <w:r>
              <w:fldChar w:fldCharType="separate"/>
            </w:r>
            <w:r w:rsidR="000D3A2D">
              <w:t>4.10.1</w:t>
            </w:r>
            <w:r>
              <w:fldChar w:fldCharType="end"/>
            </w:r>
            <w:r>
              <w:br w:type="textWrapping" w:clear="all"/>
            </w:r>
            <w:r>
              <w:br w:type="textWrapping" w:clear="all"/>
            </w:r>
            <w:r>
              <w:fldChar w:fldCharType="begin"/>
            </w:r>
            <w:r>
              <w:instrText xml:space="preserve"> REF _Ref316893660 \r \h  \* MERGEFORMAT </w:instrText>
            </w:r>
            <w:r>
              <w:fldChar w:fldCharType="separate"/>
            </w:r>
            <w:r w:rsidR="000D3A2D">
              <w:t>7</w:t>
            </w:r>
            <w:r>
              <w:fldChar w:fldCharType="end"/>
            </w:r>
            <w:r>
              <w:br w:type="textWrapping" w:clear="all"/>
            </w:r>
            <w:r>
              <w:fldChar w:fldCharType="begin"/>
            </w:r>
            <w:r>
              <w:instrText xml:space="preserve"> REF _Ref316893670 \r \h  \* MERGEFORMAT </w:instrText>
            </w:r>
            <w:r>
              <w:fldChar w:fldCharType="separate"/>
            </w:r>
            <w:r w:rsidR="000D3A2D">
              <w:t>7.7</w:t>
            </w:r>
            <w:r>
              <w:fldChar w:fldCharType="end"/>
            </w:r>
            <w:r>
              <w:br w:type="textWrapping" w:clear="all"/>
            </w:r>
            <w:r>
              <w:fldChar w:fldCharType="begin"/>
            </w:r>
            <w:r>
              <w:instrText xml:space="preserve"> REF _Ref305675591 \r \h  \* MERGEFORMAT </w:instrText>
            </w:r>
            <w:r>
              <w:fldChar w:fldCharType="separate"/>
            </w:r>
            <w:r w:rsidR="000D3A2D">
              <w:t>7.10</w:t>
            </w:r>
            <w:r>
              <w:fldChar w:fldCharType="end"/>
            </w:r>
            <w:r>
              <w:br w:type="textWrapping" w:clear="all"/>
            </w:r>
            <w:r>
              <w:br w:type="textWrapping" w:clear="all"/>
            </w:r>
            <w:r>
              <w:fldChar w:fldCharType="begin"/>
            </w:r>
            <w:r>
              <w:instrText xml:space="preserve"> REF _Ref318806262 \r \h  \* MERGEFORMAT </w:instrText>
            </w:r>
            <w:r>
              <w:fldChar w:fldCharType="separate"/>
            </w:r>
            <w:r w:rsidR="000D3A2D">
              <w:t>7.5</w:t>
            </w:r>
            <w:r>
              <w:fldChar w:fldCharType="end"/>
            </w:r>
            <w:r>
              <w:br w:type="textWrapping" w:clear="all"/>
            </w:r>
            <w:r>
              <w:fldChar w:fldCharType="begin"/>
            </w:r>
            <w:r>
              <w:instrText xml:space="preserve"> REF _Ref318810987 \r \h  \* MERGEFORMAT </w:instrText>
            </w:r>
            <w:r>
              <w:fldChar w:fldCharType="separate"/>
            </w:r>
            <w:r w:rsidR="000D3A2D">
              <w:t>4.14.2</w:t>
            </w:r>
            <w:r>
              <w:fldChar w:fldCharType="end"/>
            </w:r>
          </w:p>
        </w:tc>
        <w:tc>
          <w:tcPr>
            <w:tcW w:w="4678" w:type="dxa"/>
            <w:tcBorders>
              <w:top w:val="single" w:color="auto" w:sz="4" w:space="0"/>
            </w:tcBorders>
          </w:tcPr>
          <w:p w:rsidR="00F70617" w:rsidP="00F70617" w:rsidRDefault="00F70617" w14:paraId="55E82C85" w14:textId="77777777">
            <w:pPr>
              <w:pStyle w:val="Tabellentext"/>
              <w:keepNext w:val="0"/>
            </w:pPr>
            <w:r>
              <w:t>Job overview - mark the last opened job (FKT-GUI-43, FKT-GUI-99)</w:t>
            </w:r>
          </w:p>
          <w:p w:rsidR="00F70617" w:rsidP="00F70617" w:rsidRDefault="00F70617" w14:paraId="4700D6AA" w14:textId="77777777">
            <w:pPr>
              <w:pStyle w:val="Tabellentext"/>
              <w:keepNext w:val="0"/>
            </w:pPr>
            <w:r>
              <w:t>Automatic deletion of unauthorized TNR from the STOX assortment (FKT-BATCH-17 - FKT-BATCH-18)</w:t>
            </w:r>
          </w:p>
          <w:p w:rsidR="00F70617" w:rsidP="00F70617" w:rsidRDefault="00F70617" w14:paraId="06380443" w14:textId="77777777">
            <w:pPr>
              <w:pStyle w:val="Tabellentext"/>
              <w:keepNext w:val="0"/>
            </w:pPr>
            <w:r>
              <w:t>Order overview - new filter "Search part number" (FKT-GUI-46, FKT-GUI-314,</w:t>
            </w:r>
            <w:r>
              <w:br w:type="textWrapping" w:clear="all"/>
            </w:r>
            <w:r>
              <w:t xml:space="preserve"> FKT-GUI-315)</w:t>
            </w:r>
          </w:p>
          <w:p w:rsidR="00F70617" w:rsidP="00F70617" w:rsidRDefault="00F70617" w14:paraId="2E084346" w14:textId="77777777">
            <w:pPr>
              <w:pStyle w:val="Tabellentext"/>
              <w:keepNext w:val="0"/>
            </w:pPr>
            <w:r>
              <w:t>Different billing address</w:t>
            </w:r>
            <w:r>
              <w:br w:type="textWrapping" w:clear="all"/>
            </w:r>
            <w:r>
              <w:t>(FKT-GUI-235, FKT-GUI-237, FKT-GUI-238, FKT-GUI-316)</w:t>
            </w:r>
            <w:r>
              <w:br w:type="textWrapping" w:clear="all"/>
            </w:r>
            <w:r>
              <w:br w:type="textWrapping" w:clear="all"/>
            </w:r>
            <w:r>
              <w:t>(FKT-BATCH-12)</w:t>
            </w:r>
            <w:r>
              <w:br w:type="textWrapping" w:clear="all"/>
            </w:r>
            <w:r>
              <w:t>(FKT-UMNMR-04)</w:t>
            </w:r>
            <w:r>
              <w:br w:type="textWrapping" w:clear="all"/>
            </w:r>
            <w:r>
              <w:br w:type="textWrapping" w:clear="all"/>
            </w:r>
            <w:r>
              <w:t>Order Summary - Ensuring Final Processing of Orders (FKT-BATCH-8, FKT-GUI-317 - FKT-GUI-320)</w:t>
            </w:r>
          </w:p>
        </w:tc>
      </w:tr>
      <w:tr w:rsidRPr="009241C1" w:rsidR="00F70617" w:rsidTr="00C77480" w14:paraId="327ADA80" w14:textId="77777777">
        <w:tc>
          <w:tcPr>
            <w:tcW w:w="1032" w:type="dxa"/>
            <w:tcBorders>
              <w:top w:val="single" w:color="auto" w:sz="4" w:space="0"/>
            </w:tcBorders>
          </w:tcPr>
          <w:p w:rsidRPr="009241C1" w:rsidR="00F70617" w:rsidP="00F70617" w:rsidRDefault="00F70617" w14:paraId="2510577F" w14:textId="77777777">
            <w:pPr>
              <w:pStyle w:val="Tabellentext"/>
              <w:keepNext w:val="0"/>
            </w:pPr>
            <w:r>
              <w:t>1.5.3</w:t>
            </w:r>
          </w:p>
        </w:tc>
        <w:tc>
          <w:tcPr>
            <w:tcW w:w="1406" w:type="dxa"/>
            <w:tcBorders>
              <w:top w:val="single" w:color="auto" w:sz="4" w:space="0"/>
            </w:tcBorders>
          </w:tcPr>
          <w:p w:rsidRPr="009241C1" w:rsidR="00F70617" w:rsidP="00F70617" w:rsidRDefault="00F70617" w14:paraId="7EF97BEC" w14:textId="77777777">
            <w:pPr>
              <w:pStyle w:val="Tabellentext"/>
              <w:keepNext w:val="0"/>
            </w:pPr>
          </w:p>
        </w:tc>
        <w:tc>
          <w:tcPr>
            <w:tcW w:w="1418" w:type="dxa"/>
            <w:tcBorders>
              <w:top w:val="single" w:color="auto" w:sz="4" w:space="0"/>
            </w:tcBorders>
          </w:tcPr>
          <w:p w:rsidRPr="009241C1" w:rsidR="00F70617" w:rsidP="00F70617" w:rsidRDefault="00F70617" w14:paraId="4414164E" w14:textId="77777777">
            <w:pPr>
              <w:pStyle w:val="Tabellentext"/>
              <w:keepNext w:val="0"/>
            </w:pPr>
            <w:proofErr w:type="spellStart"/>
            <w:r>
              <w:t>S.Scheel</w:t>
            </w:r>
            <w:proofErr w:type="spellEnd"/>
          </w:p>
        </w:tc>
        <w:tc>
          <w:tcPr>
            <w:tcW w:w="992" w:type="dxa"/>
            <w:tcBorders>
              <w:top w:val="single" w:color="auto" w:sz="4" w:space="0"/>
            </w:tcBorders>
          </w:tcPr>
          <w:p w:rsidR="00F70617" w:rsidP="00F70617" w:rsidRDefault="00F70617" w14:paraId="51A874B1" w14:textId="7D67E494">
            <w:pPr>
              <w:pStyle w:val="Tabellentext"/>
              <w:keepNext w:val="0"/>
            </w:pPr>
            <w:r>
              <w:fldChar w:fldCharType="begin"/>
            </w:r>
            <w:r>
              <w:instrText xml:space="preserve"> REF _Ref312315039 \r \h  \* MERGEFORMAT </w:instrText>
            </w:r>
            <w:r>
              <w:fldChar w:fldCharType="separate"/>
            </w:r>
            <w:r w:rsidR="000D3A2D">
              <w:t>4.5.2.1</w:t>
            </w:r>
            <w:r>
              <w:fldChar w:fldCharType="end"/>
            </w:r>
          </w:p>
          <w:p w:rsidR="00F70617" w:rsidP="00F70617" w:rsidRDefault="00F70617" w14:paraId="469199A5" w14:textId="756ADA64">
            <w:pPr>
              <w:pStyle w:val="Tabellentext"/>
              <w:keepNext w:val="0"/>
            </w:pPr>
            <w:r>
              <w:fldChar w:fldCharType="begin"/>
            </w:r>
            <w:r>
              <w:instrText xml:space="preserve"> REF _Ref312315119 \r \h  \* MERGEFORMAT </w:instrText>
            </w:r>
            <w:r>
              <w:fldChar w:fldCharType="separate"/>
            </w:r>
            <w:r w:rsidR="000D3A2D">
              <w:t>4.5.2.2</w:t>
            </w:r>
            <w:r>
              <w:fldChar w:fldCharType="end"/>
            </w:r>
          </w:p>
          <w:p w:rsidRPr="009241C1" w:rsidR="00F70617" w:rsidP="00F70617" w:rsidRDefault="00F70617" w14:paraId="5AC025A2" w14:textId="77777777">
            <w:pPr>
              <w:pStyle w:val="Tabellentext"/>
              <w:keepNext w:val="0"/>
            </w:pPr>
          </w:p>
        </w:tc>
        <w:tc>
          <w:tcPr>
            <w:tcW w:w="4678" w:type="dxa"/>
            <w:tcBorders>
              <w:top w:val="single" w:color="auto" w:sz="4" w:space="0"/>
            </w:tcBorders>
          </w:tcPr>
          <w:p w:rsidRPr="009241C1" w:rsidR="00F70617" w:rsidP="00F70617" w:rsidRDefault="00F70617" w14:paraId="187097C3" w14:textId="77777777">
            <w:pPr>
              <w:pStyle w:val="Tabellentext"/>
              <w:keepNext w:val="0"/>
            </w:pPr>
            <w:r>
              <w:t>Additional column Advantage in STOX parts search</w:t>
            </w:r>
          </w:p>
        </w:tc>
      </w:tr>
      <w:tr w:rsidRPr="009241C1" w:rsidR="00F70617" w:rsidTr="00C77480" w14:paraId="099776B3" w14:textId="77777777">
        <w:tc>
          <w:tcPr>
            <w:tcW w:w="1032" w:type="dxa"/>
            <w:tcBorders>
              <w:top w:val="single" w:color="auto" w:sz="4" w:space="0"/>
            </w:tcBorders>
          </w:tcPr>
          <w:p w:rsidRPr="009241C1" w:rsidR="00F70617" w:rsidP="00F70617" w:rsidRDefault="00F70617" w14:paraId="2E1D1EFE" w14:textId="77777777">
            <w:pPr>
              <w:pStyle w:val="Tabellentext"/>
              <w:keepNext w:val="0"/>
            </w:pPr>
            <w:r>
              <w:t>1.5.2</w:t>
            </w:r>
          </w:p>
        </w:tc>
        <w:tc>
          <w:tcPr>
            <w:tcW w:w="1406" w:type="dxa"/>
            <w:tcBorders>
              <w:top w:val="single" w:color="auto" w:sz="4" w:space="0"/>
            </w:tcBorders>
          </w:tcPr>
          <w:p w:rsidRPr="009241C1" w:rsidR="00F70617" w:rsidP="00F70617" w:rsidRDefault="00F70617" w14:paraId="2E3ABC7C" w14:textId="77777777">
            <w:pPr>
              <w:pStyle w:val="Tabellentext"/>
              <w:keepNext w:val="0"/>
            </w:pPr>
          </w:p>
        </w:tc>
        <w:tc>
          <w:tcPr>
            <w:tcW w:w="1418" w:type="dxa"/>
            <w:tcBorders>
              <w:top w:val="single" w:color="auto" w:sz="4" w:space="0"/>
            </w:tcBorders>
          </w:tcPr>
          <w:p w:rsidRPr="009241C1" w:rsidR="00F70617" w:rsidP="00F70617" w:rsidRDefault="00F70617" w14:paraId="1E5D9C18" w14:textId="77777777">
            <w:pPr>
              <w:pStyle w:val="Tabellentext"/>
              <w:keepNext w:val="0"/>
            </w:pPr>
            <w:proofErr w:type="spellStart"/>
            <w:r>
              <w:t>T.Soder</w:t>
            </w:r>
            <w:proofErr w:type="spellEnd"/>
          </w:p>
        </w:tc>
        <w:tc>
          <w:tcPr>
            <w:tcW w:w="992" w:type="dxa"/>
            <w:tcBorders>
              <w:top w:val="single" w:color="auto" w:sz="4" w:space="0"/>
            </w:tcBorders>
          </w:tcPr>
          <w:p w:rsidRPr="009241C1" w:rsidR="00F70617" w:rsidP="00F70617" w:rsidRDefault="00F70617" w14:paraId="0839FD4B" w14:textId="526EAD0D">
            <w:pPr>
              <w:pStyle w:val="Tabellentext"/>
              <w:keepNext w:val="0"/>
            </w:pPr>
            <w:r>
              <w:fldChar w:fldCharType="begin"/>
            </w:r>
            <w:r>
              <w:instrText xml:space="preserve"> REF _Ref274745487 \r \h  \* MERGEFORMAT </w:instrText>
            </w:r>
            <w:r>
              <w:fldChar w:fldCharType="separate"/>
            </w:r>
            <w:r w:rsidR="000D3A2D">
              <w:t>1.1.2</w:t>
            </w:r>
            <w:r>
              <w:fldChar w:fldCharType="end"/>
            </w:r>
          </w:p>
        </w:tc>
        <w:tc>
          <w:tcPr>
            <w:tcW w:w="4678" w:type="dxa"/>
            <w:tcBorders>
              <w:top w:val="single" w:color="auto" w:sz="4" w:space="0"/>
            </w:tcBorders>
          </w:tcPr>
          <w:p w:rsidRPr="009241C1" w:rsidR="00F70617" w:rsidP="00F70617" w:rsidRDefault="00F70617" w14:paraId="33B6DF0B" w14:textId="77777777">
            <w:pPr>
              <w:pStyle w:val="Tabellentext"/>
              <w:keepNext w:val="0"/>
            </w:pPr>
            <w:r>
              <w:t xml:space="preserve">Exclusion of dangerous goods parts: </w:t>
            </w:r>
            <w:r>
              <w:br/>
            </w:r>
            <w:r>
              <w:t>FKT-SORT-1 and FKT-SORT-2</w:t>
            </w:r>
          </w:p>
        </w:tc>
      </w:tr>
      <w:tr w:rsidRPr="009241C1" w:rsidR="00F70617" w:rsidTr="00C77480" w14:paraId="53F9161F" w14:textId="77777777">
        <w:tc>
          <w:tcPr>
            <w:tcW w:w="1032" w:type="dxa"/>
            <w:tcBorders>
              <w:top w:val="single" w:color="auto" w:sz="4" w:space="0"/>
            </w:tcBorders>
          </w:tcPr>
          <w:p w:rsidRPr="009241C1" w:rsidR="00F70617" w:rsidP="00F70617" w:rsidRDefault="00F70617" w14:paraId="12B1725E" w14:textId="77777777">
            <w:pPr>
              <w:pStyle w:val="Tabellentext"/>
              <w:keepNext w:val="0"/>
            </w:pPr>
            <w:r>
              <w:t>1.5.1</w:t>
            </w:r>
          </w:p>
        </w:tc>
        <w:tc>
          <w:tcPr>
            <w:tcW w:w="1406" w:type="dxa"/>
            <w:tcBorders>
              <w:top w:val="single" w:color="auto" w:sz="4" w:space="0"/>
            </w:tcBorders>
          </w:tcPr>
          <w:p w:rsidRPr="009241C1" w:rsidR="00F70617" w:rsidP="00F70617" w:rsidRDefault="00F70617" w14:paraId="3C7D429C" w14:textId="77777777">
            <w:pPr>
              <w:pStyle w:val="Tabellentext"/>
              <w:keepNext w:val="0"/>
            </w:pPr>
          </w:p>
        </w:tc>
        <w:tc>
          <w:tcPr>
            <w:tcW w:w="1418" w:type="dxa"/>
            <w:tcBorders>
              <w:top w:val="single" w:color="auto" w:sz="4" w:space="0"/>
            </w:tcBorders>
          </w:tcPr>
          <w:p w:rsidRPr="009241C1" w:rsidR="00F70617" w:rsidP="00F70617" w:rsidRDefault="00F70617" w14:paraId="2C7138EF" w14:textId="77777777">
            <w:pPr>
              <w:pStyle w:val="Tabellentext"/>
              <w:keepNext w:val="0"/>
            </w:pPr>
            <w:proofErr w:type="spellStart"/>
            <w:r>
              <w:t>T.Soder</w:t>
            </w:r>
            <w:proofErr w:type="spellEnd"/>
          </w:p>
        </w:tc>
        <w:tc>
          <w:tcPr>
            <w:tcW w:w="992" w:type="dxa"/>
            <w:tcBorders>
              <w:top w:val="single" w:color="auto" w:sz="4" w:space="0"/>
            </w:tcBorders>
          </w:tcPr>
          <w:p w:rsidRPr="009241C1" w:rsidR="00F70617" w:rsidP="00F70617" w:rsidRDefault="00F70617" w14:paraId="0EA1EFA3" w14:textId="24076FE0">
            <w:pPr>
              <w:pStyle w:val="Tabellentext"/>
              <w:keepNext w:val="0"/>
            </w:pPr>
            <w:r>
              <w:fldChar w:fldCharType="begin"/>
            </w:r>
            <w:r>
              <w:instrText xml:space="preserve"> REF _Ref274745487 \r \h  \* MERGEFORMAT </w:instrText>
            </w:r>
            <w:r>
              <w:fldChar w:fldCharType="separate"/>
            </w:r>
            <w:r w:rsidR="000D3A2D">
              <w:t>1.1.2</w:t>
            </w:r>
            <w:r>
              <w:fldChar w:fldCharType="end"/>
            </w:r>
          </w:p>
        </w:tc>
        <w:tc>
          <w:tcPr>
            <w:tcW w:w="4678" w:type="dxa"/>
            <w:tcBorders>
              <w:top w:val="single" w:color="auto" w:sz="4" w:space="0"/>
            </w:tcBorders>
          </w:tcPr>
          <w:p w:rsidRPr="009241C1" w:rsidR="00F70617" w:rsidP="00F70617" w:rsidRDefault="00F70617" w14:paraId="7572E647" w14:textId="77777777">
            <w:pPr>
              <w:pStyle w:val="Tabellentext"/>
              <w:keepNext w:val="0"/>
            </w:pPr>
            <w:r>
              <w:t>Updating the STOX assortment when the parameter settings are changed: FKT-SORT-9</w:t>
            </w:r>
          </w:p>
        </w:tc>
      </w:tr>
      <w:tr w:rsidRPr="009241C1" w:rsidR="00F70617" w:rsidTr="00C77480" w14:paraId="77A73754" w14:textId="77777777">
        <w:tc>
          <w:tcPr>
            <w:tcW w:w="1032" w:type="dxa"/>
            <w:tcBorders>
              <w:top w:val="single" w:color="auto" w:sz="4" w:space="0"/>
            </w:tcBorders>
          </w:tcPr>
          <w:p w:rsidRPr="009241C1" w:rsidR="00F70617" w:rsidP="00F70617" w:rsidRDefault="00F70617" w14:paraId="15D2857F" w14:textId="77777777">
            <w:pPr>
              <w:pStyle w:val="Tabellentext"/>
              <w:keepNext w:val="0"/>
            </w:pPr>
            <w:r>
              <w:t>1.5.0</w:t>
            </w:r>
          </w:p>
        </w:tc>
        <w:tc>
          <w:tcPr>
            <w:tcW w:w="1406" w:type="dxa"/>
            <w:tcBorders>
              <w:top w:val="single" w:color="auto" w:sz="4" w:space="0"/>
            </w:tcBorders>
          </w:tcPr>
          <w:p w:rsidRPr="009241C1" w:rsidR="00F70617" w:rsidP="00F70617" w:rsidRDefault="00F70617" w14:paraId="485811A2" w14:textId="77777777">
            <w:pPr>
              <w:pStyle w:val="Tabellentext"/>
              <w:keepNext w:val="0"/>
            </w:pPr>
          </w:p>
        </w:tc>
        <w:tc>
          <w:tcPr>
            <w:tcW w:w="1418" w:type="dxa"/>
            <w:tcBorders>
              <w:top w:val="single" w:color="auto" w:sz="4" w:space="0"/>
            </w:tcBorders>
          </w:tcPr>
          <w:p w:rsidRPr="009241C1" w:rsidR="00F70617" w:rsidP="00F70617" w:rsidRDefault="00F70617" w14:paraId="75A94C0A" w14:textId="77777777">
            <w:pPr>
              <w:pStyle w:val="Tabellentext"/>
              <w:keepNext w:val="0"/>
            </w:pPr>
            <w:proofErr w:type="spellStart"/>
            <w:r>
              <w:t>T.Soder</w:t>
            </w:r>
            <w:proofErr w:type="spellEnd"/>
          </w:p>
        </w:tc>
        <w:tc>
          <w:tcPr>
            <w:tcW w:w="992" w:type="dxa"/>
            <w:tcBorders>
              <w:top w:val="single" w:color="auto" w:sz="4" w:space="0"/>
            </w:tcBorders>
          </w:tcPr>
          <w:p w:rsidRPr="009241C1" w:rsidR="00F70617" w:rsidP="00F70617" w:rsidRDefault="00F70617" w14:paraId="7AD713D1" w14:textId="2A03363F">
            <w:pPr>
              <w:pStyle w:val="Tabellentext"/>
              <w:keepNext w:val="0"/>
            </w:pPr>
            <w:r>
              <w:br/>
            </w:r>
            <w:r>
              <w:br/>
            </w:r>
            <w:r>
              <w:fldChar w:fldCharType="begin"/>
            </w:r>
            <w:r>
              <w:instrText xml:space="preserve"> REF _Ref274745487 \r \h  \* MERGEFORMAT </w:instrText>
            </w:r>
            <w:r>
              <w:fldChar w:fldCharType="separate"/>
            </w:r>
            <w:r w:rsidR="000D3A2D">
              <w:t>1.1.2</w:t>
            </w:r>
            <w:r>
              <w:fldChar w:fldCharType="end"/>
            </w:r>
            <w:r>
              <w:br/>
            </w:r>
            <w:r>
              <w:fldChar w:fldCharType="begin"/>
            </w:r>
            <w:r>
              <w:instrText xml:space="preserve"> REF _Ref305582515 \r \h  \* MERGEFORMAT </w:instrText>
            </w:r>
            <w:r>
              <w:fldChar w:fldCharType="separate"/>
            </w:r>
            <w:r w:rsidR="000D3A2D">
              <w:t>0</w:t>
            </w:r>
            <w:r>
              <w:fldChar w:fldCharType="end"/>
            </w:r>
            <w:r>
              <w:br/>
            </w:r>
            <w:r>
              <w:fldChar w:fldCharType="begin"/>
            </w:r>
            <w:r>
              <w:instrText xml:space="preserve"> REF _Ref305585153 \r \h  \* MERGEFORMAT </w:instrText>
            </w:r>
            <w:r>
              <w:fldChar w:fldCharType="separate"/>
            </w:r>
            <w:r w:rsidR="000D3A2D">
              <w:t>4.10.3.1</w:t>
            </w:r>
            <w:r>
              <w:fldChar w:fldCharType="end"/>
            </w:r>
            <w:r>
              <w:br/>
            </w:r>
            <w:r>
              <w:fldChar w:fldCharType="begin"/>
            </w:r>
            <w:r>
              <w:instrText xml:space="preserve"> REF _Ref305586522 \r \h  \* MERGEFORMAT </w:instrText>
            </w:r>
            <w:r>
              <w:fldChar w:fldCharType="separate"/>
            </w:r>
            <w:r w:rsidR="000D3A2D">
              <w:t>7.1.1</w:t>
            </w:r>
            <w:r>
              <w:fldChar w:fldCharType="end"/>
            </w:r>
            <w:r>
              <w:br/>
            </w:r>
            <w:r>
              <w:fldChar w:fldCharType="begin"/>
            </w:r>
            <w:r>
              <w:instrText xml:space="preserve"> REF _Ref305586524 \r \h  \* MERGEFORMAT </w:instrText>
            </w:r>
            <w:r>
              <w:fldChar w:fldCharType="separate"/>
            </w:r>
            <w:r w:rsidR="000D3A2D">
              <w:t>7.1.2</w:t>
            </w:r>
            <w:r>
              <w:fldChar w:fldCharType="end"/>
            </w:r>
          </w:p>
          <w:p w:rsidRPr="009241C1" w:rsidR="00F70617" w:rsidP="00F70617" w:rsidRDefault="00F70617" w14:paraId="28202041" w14:textId="77777777">
            <w:pPr>
              <w:pStyle w:val="Tabellentext"/>
              <w:keepNext w:val="0"/>
            </w:pPr>
          </w:p>
          <w:p w:rsidRPr="009241C1" w:rsidR="00F70617" w:rsidP="00F70617" w:rsidRDefault="00F70617" w14:paraId="738223AB" w14:textId="61CA10FB">
            <w:pPr>
              <w:pStyle w:val="Tabellentext"/>
              <w:keepNext w:val="0"/>
            </w:pPr>
            <w:r>
              <w:fldChar w:fldCharType="begin"/>
            </w:r>
            <w:r>
              <w:instrText xml:space="preserve"> REF _Ref304970008 \n \h  \* MERGEFORMAT </w:instrText>
            </w:r>
            <w:r>
              <w:fldChar w:fldCharType="separate"/>
            </w:r>
            <w:r w:rsidR="000D3A2D">
              <w:t>1.1.1</w:t>
            </w:r>
            <w:r>
              <w:fldChar w:fldCharType="end"/>
            </w:r>
          </w:p>
          <w:p w:rsidRPr="009241C1" w:rsidR="00F70617" w:rsidP="00F70617" w:rsidRDefault="00F70617" w14:paraId="629F50F4" w14:textId="34515C86">
            <w:pPr>
              <w:pStyle w:val="Tabellentext"/>
              <w:keepNext w:val="0"/>
            </w:pPr>
            <w:r>
              <w:br/>
            </w:r>
            <w:r>
              <w:fldChar w:fldCharType="begin"/>
            </w:r>
            <w:r>
              <w:instrText xml:space="preserve"> REF _Ref274745487 \n \h  \* MERGEFORMAT </w:instrText>
            </w:r>
            <w:r>
              <w:fldChar w:fldCharType="separate"/>
            </w:r>
            <w:r w:rsidR="000D3A2D">
              <w:t>1.1.2</w:t>
            </w:r>
            <w:r>
              <w:fldChar w:fldCharType="end"/>
            </w:r>
            <w:r>
              <w:br/>
            </w:r>
            <w:r>
              <w:fldChar w:fldCharType="begin"/>
            </w:r>
            <w:r>
              <w:instrText xml:space="preserve"> REF _Ref304971545 \n \h  \* MERGEFORMAT </w:instrText>
            </w:r>
            <w:r>
              <w:fldChar w:fldCharType="separate"/>
            </w:r>
            <w:r w:rsidR="000D3A2D">
              <w:t>7.2</w:t>
            </w:r>
            <w:r>
              <w:fldChar w:fldCharType="end"/>
            </w:r>
          </w:p>
          <w:p w:rsidRPr="009241C1" w:rsidR="00F70617" w:rsidP="00F70617" w:rsidRDefault="00F70617" w14:paraId="14F187F8" w14:textId="77777777">
            <w:pPr>
              <w:pStyle w:val="Tabellentext"/>
              <w:keepNext w:val="0"/>
            </w:pPr>
          </w:p>
          <w:p w:rsidRPr="009241C1" w:rsidR="00F70617" w:rsidP="00F70617" w:rsidRDefault="00F70617" w14:paraId="10F9FB14" w14:textId="230488CF">
            <w:pPr>
              <w:pStyle w:val="Tabellentext"/>
              <w:keepNext w:val="0"/>
            </w:pPr>
            <w:r>
              <w:fldChar w:fldCharType="begin"/>
            </w:r>
            <w:r>
              <w:instrText xml:space="preserve"> REF _Ref305675591 \r \h  \* MERGEFORMAT </w:instrText>
            </w:r>
            <w:r>
              <w:fldChar w:fldCharType="separate"/>
            </w:r>
            <w:r w:rsidR="000D3A2D">
              <w:t>7.10</w:t>
            </w:r>
            <w:r>
              <w:fldChar w:fldCharType="end"/>
            </w:r>
          </w:p>
        </w:tc>
        <w:tc>
          <w:tcPr>
            <w:tcW w:w="4678" w:type="dxa"/>
            <w:tcBorders>
              <w:top w:val="single" w:color="auto" w:sz="4" w:space="0"/>
            </w:tcBorders>
          </w:tcPr>
          <w:p w:rsidRPr="009241C1" w:rsidR="00F70617" w:rsidP="00F70617" w:rsidRDefault="00F70617" w14:paraId="6121FAC4" w14:textId="77777777">
            <w:pPr>
              <w:pStyle w:val="Tabellentext"/>
              <w:keepNext w:val="0"/>
            </w:pPr>
            <w:r>
              <w:t>Updating the STOX assortment when the parameter settings are changed:</w:t>
            </w:r>
            <w:r>
              <w:br/>
            </w:r>
            <w:r>
              <w:t>FKT-SORT-10 New database fields FKT-GUI-266 Prioritization</w:t>
            </w:r>
            <w:r>
              <w:br/>
            </w:r>
          </w:p>
          <w:p w:rsidRPr="009241C1" w:rsidR="00F70617" w:rsidP="00F70617" w:rsidRDefault="00F70617" w14:paraId="6F9E1C7F" w14:textId="77777777">
            <w:pPr>
              <w:pStyle w:val="Tabellentext"/>
              <w:keepNext w:val="0"/>
            </w:pPr>
          </w:p>
          <w:p w:rsidRPr="009241C1" w:rsidR="00F70617" w:rsidP="00F70617" w:rsidRDefault="00F70617" w14:paraId="1FB8388A" w14:textId="77777777">
            <w:pPr>
              <w:pStyle w:val="Tabellentext"/>
              <w:keepNext w:val="0"/>
            </w:pPr>
            <w:r>
              <w:t>Process change on deactivation</w:t>
            </w:r>
          </w:p>
          <w:p w:rsidRPr="009241C1" w:rsidR="00F70617" w:rsidP="00F70617" w:rsidRDefault="00F70617" w14:paraId="795DB81B" w14:textId="77777777">
            <w:pPr>
              <w:pStyle w:val="Tabellentext"/>
              <w:keepNext w:val="0"/>
            </w:pPr>
            <w:r>
              <w:br/>
            </w:r>
            <w:r>
              <w:t>Delete part number from STOX at goods receipt.</w:t>
            </w:r>
          </w:p>
          <w:p w:rsidRPr="009241C1" w:rsidR="00F70617" w:rsidP="00F70617" w:rsidRDefault="00F70617" w14:paraId="1B6CE9EF" w14:textId="77777777">
            <w:pPr>
              <w:pStyle w:val="Tabellentext"/>
              <w:keepNext w:val="0"/>
            </w:pPr>
          </w:p>
          <w:p w:rsidRPr="009241C1" w:rsidR="00F70617" w:rsidP="00F70617" w:rsidRDefault="00F70617" w14:paraId="3C572EB2" w14:textId="77777777">
            <w:pPr>
              <w:pStyle w:val="Tabellentext"/>
              <w:keepNext w:val="0"/>
            </w:pPr>
            <w:r>
              <w:t>Renumbering</w:t>
            </w:r>
          </w:p>
        </w:tc>
      </w:tr>
      <w:tr w:rsidRPr="009241C1" w:rsidR="00F70617" w:rsidTr="00C77480" w14:paraId="515ECD8E" w14:textId="77777777">
        <w:tc>
          <w:tcPr>
            <w:tcW w:w="1032" w:type="dxa"/>
            <w:tcBorders>
              <w:top w:val="single" w:color="auto" w:sz="4" w:space="0"/>
            </w:tcBorders>
          </w:tcPr>
          <w:p w:rsidRPr="009241C1" w:rsidR="00F70617" w:rsidP="00F70617" w:rsidRDefault="00F70617" w14:paraId="65029B75" w14:textId="77777777">
            <w:pPr>
              <w:pStyle w:val="Tabellentext"/>
              <w:keepNext w:val="0"/>
            </w:pPr>
            <w:r>
              <w:t>1.4.2</w:t>
            </w:r>
          </w:p>
        </w:tc>
        <w:tc>
          <w:tcPr>
            <w:tcW w:w="1406" w:type="dxa"/>
            <w:tcBorders>
              <w:top w:val="single" w:color="auto" w:sz="4" w:space="0"/>
            </w:tcBorders>
          </w:tcPr>
          <w:p w:rsidRPr="009241C1" w:rsidR="00F70617" w:rsidP="00F70617" w:rsidRDefault="00F70617" w14:paraId="3012C0C8" w14:textId="77777777">
            <w:pPr>
              <w:pStyle w:val="Tabellentext"/>
              <w:keepNext w:val="0"/>
            </w:pPr>
          </w:p>
        </w:tc>
        <w:tc>
          <w:tcPr>
            <w:tcW w:w="1418" w:type="dxa"/>
            <w:tcBorders>
              <w:top w:val="single" w:color="auto" w:sz="4" w:space="0"/>
            </w:tcBorders>
          </w:tcPr>
          <w:p w:rsidRPr="009241C1" w:rsidR="00F70617" w:rsidP="00F70617" w:rsidRDefault="00F70617" w14:paraId="5A7A7400" w14:textId="77777777">
            <w:pPr>
              <w:pStyle w:val="Tabellentext"/>
              <w:keepNext w:val="0"/>
            </w:pPr>
            <w:proofErr w:type="spellStart"/>
            <w:r>
              <w:t>T.Soder</w:t>
            </w:r>
            <w:proofErr w:type="spellEnd"/>
          </w:p>
        </w:tc>
        <w:tc>
          <w:tcPr>
            <w:tcW w:w="992" w:type="dxa"/>
            <w:tcBorders>
              <w:top w:val="single" w:color="auto" w:sz="4" w:space="0"/>
            </w:tcBorders>
          </w:tcPr>
          <w:p w:rsidRPr="009241C1" w:rsidR="00F70617" w:rsidP="00F70617" w:rsidRDefault="00F70617" w14:paraId="26C0F872" w14:textId="472CD8A3">
            <w:pPr>
              <w:pStyle w:val="Tabellentext"/>
              <w:keepNext w:val="0"/>
            </w:pPr>
            <w:r>
              <w:fldChar w:fldCharType="begin"/>
            </w:r>
            <w:r>
              <w:instrText xml:space="preserve"> REF _Ref255549946 \r \h  \* MERGEFORMAT </w:instrText>
            </w:r>
            <w:r>
              <w:fldChar w:fldCharType="separate"/>
            </w:r>
            <w:r w:rsidR="000D3A2D">
              <w:t>3.1</w:t>
            </w:r>
            <w:r>
              <w:fldChar w:fldCharType="end"/>
            </w:r>
            <w:r>
              <w:br/>
            </w:r>
            <w:r>
              <w:fldChar w:fldCharType="begin"/>
            </w:r>
            <w:r>
              <w:instrText xml:space="preserve"> REF _Ref294079764 \r \h  \* MERGEFORMAT </w:instrText>
            </w:r>
            <w:r>
              <w:fldChar w:fldCharType="separate"/>
            </w:r>
            <w:r w:rsidR="000D3A2D">
              <w:t>0</w:t>
            </w:r>
            <w:r>
              <w:fldChar w:fldCharType="end"/>
            </w:r>
            <w:r>
              <w:br/>
            </w:r>
            <w:r>
              <w:fldChar w:fldCharType="begin"/>
            </w:r>
            <w:r>
              <w:instrText xml:space="preserve"> REF _Ref294079765 \r \h  \* MERGEFORMAT </w:instrText>
            </w:r>
            <w:r>
              <w:fldChar w:fldCharType="separate"/>
            </w:r>
            <w:r w:rsidR="000D3A2D">
              <w:t>0</w:t>
            </w:r>
            <w:r>
              <w:fldChar w:fldCharType="end"/>
            </w:r>
            <w:r>
              <w:br/>
            </w:r>
            <w:r>
              <w:fldChar w:fldCharType="begin"/>
            </w:r>
            <w:r>
              <w:instrText xml:space="preserve"> REF _Ref294079766 \r \h  \* MERGEFORMAT </w:instrText>
            </w:r>
            <w:r>
              <w:fldChar w:fldCharType="separate"/>
            </w:r>
            <w:r w:rsidR="000D3A2D">
              <w:t>0</w:t>
            </w:r>
            <w:r>
              <w:fldChar w:fldCharType="end"/>
            </w:r>
          </w:p>
        </w:tc>
        <w:tc>
          <w:tcPr>
            <w:tcW w:w="4678" w:type="dxa"/>
            <w:tcBorders>
              <w:top w:val="single" w:color="auto" w:sz="4" w:space="0"/>
            </w:tcBorders>
          </w:tcPr>
          <w:p w:rsidRPr="009241C1" w:rsidR="00F70617" w:rsidP="00F70617" w:rsidRDefault="00F70617" w14:paraId="5407FC16" w14:textId="77777777">
            <w:pPr>
              <w:pStyle w:val="Tabellentext"/>
              <w:keepNext w:val="0"/>
            </w:pPr>
            <w:r>
              <w:t>Description Database updates shopping cart per operation and user</w:t>
            </w:r>
          </w:p>
        </w:tc>
      </w:tr>
      <w:tr w:rsidRPr="009241C1" w:rsidR="00F70617" w:rsidTr="00C77480" w14:paraId="54F57494" w14:textId="77777777">
        <w:tc>
          <w:tcPr>
            <w:tcW w:w="1032" w:type="dxa"/>
            <w:tcBorders>
              <w:top w:val="single" w:color="auto" w:sz="4" w:space="0"/>
            </w:tcBorders>
          </w:tcPr>
          <w:p w:rsidRPr="009241C1" w:rsidR="00F70617" w:rsidP="00F70617" w:rsidRDefault="00F70617" w14:paraId="3D009A33" w14:textId="77777777">
            <w:pPr>
              <w:pStyle w:val="Tabellentext"/>
              <w:keepNext w:val="0"/>
            </w:pPr>
            <w:r>
              <w:lastRenderedPageBreak/>
              <w:t>1.4.1</w:t>
            </w:r>
          </w:p>
        </w:tc>
        <w:tc>
          <w:tcPr>
            <w:tcW w:w="1406" w:type="dxa"/>
            <w:tcBorders>
              <w:top w:val="single" w:color="auto" w:sz="4" w:space="0"/>
            </w:tcBorders>
          </w:tcPr>
          <w:p w:rsidRPr="009241C1" w:rsidR="00F70617" w:rsidP="00F70617" w:rsidRDefault="00F70617" w14:paraId="5B2879A8" w14:textId="77777777">
            <w:pPr>
              <w:pStyle w:val="Tabellentext"/>
              <w:keepNext w:val="0"/>
            </w:pPr>
          </w:p>
        </w:tc>
        <w:tc>
          <w:tcPr>
            <w:tcW w:w="1418" w:type="dxa"/>
            <w:tcBorders>
              <w:top w:val="single" w:color="auto" w:sz="4" w:space="0"/>
            </w:tcBorders>
          </w:tcPr>
          <w:p w:rsidRPr="009241C1" w:rsidR="00F70617" w:rsidP="00F70617" w:rsidRDefault="00F70617" w14:paraId="3AD007C9" w14:textId="77777777">
            <w:pPr>
              <w:pStyle w:val="Tabellentext"/>
              <w:keepNext w:val="0"/>
            </w:pPr>
            <w:proofErr w:type="spellStart"/>
            <w:r>
              <w:t>T.Soder</w:t>
            </w:r>
            <w:proofErr w:type="spellEnd"/>
          </w:p>
        </w:tc>
        <w:tc>
          <w:tcPr>
            <w:tcW w:w="992" w:type="dxa"/>
            <w:tcBorders>
              <w:top w:val="single" w:color="auto" w:sz="4" w:space="0"/>
            </w:tcBorders>
          </w:tcPr>
          <w:p w:rsidRPr="009241C1" w:rsidR="00F70617" w:rsidP="00F70617" w:rsidRDefault="00F70617" w14:paraId="59C7771F" w14:textId="63F22565">
            <w:pPr>
              <w:pStyle w:val="Tabellentext"/>
              <w:keepNext w:val="0"/>
            </w:pPr>
            <w:r>
              <w:fldChar w:fldCharType="begin"/>
            </w:r>
            <w:r>
              <w:instrText xml:space="preserve"> REF _Ref274745487 \r \h  \* MERGEFORMAT </w:instrText>
            </w:r>
            <w:r>
              <w:fldChar w:fldCharType="separate"/>
            </w:r>
            <w:r w:rsidR="000D3A2D">
              <w:t>1.1.2</w:t>
            </w:r>
            <w:r>
              <w:fldChar w:fldCharType="end"/>
            </w:r>
            <w:r>
              <w:br/>
            </w:r>
            <w:r>
              <w:fldChar w:fldCharType="begin"/>
            </w:r>
            <w:r>
              <w:instrText xml:space="preserve"> REF _Ref256521394 \r \h  \* MERGEFORMAT </w:instrText>
            </w:r>
            <w:r>
              <w:fldChar w:fldCharType="separate"/>
            </w:r>
            <w:r w:rsidR="000D3A2D">
              <w:t>1.1.8</w:t>
            </w:r>
            <w:r>
              <w:fldChar w:fldCharType="end"/>
            </w:r>
            <w:r>
              <w:br/>
            </w:r>
            <w:r>
              <w:fldChar w:fldCharType="begin"/>
            </w:r>
            <w:r>
              <w:instrText xml:space="preserve"> REF _Ref289435417 \r \h  \* MERGEFORMAT </w:instrText>
            </w:r>
            <w:r>
              <w:fldChar w:fldCharType="separate"/>
            </w:r>
            <w:r w:rsidR="000D3A2D">
              <w:t>7.1.4</w:t>
            </w:r>
            <w:r>
              <w:fldChar w:fldCharType="end"/>
            </w:r>
            <w:r>
              <w:br/>
            </w:r>
            <w:r>
              <w:fldChar w:fldCharType="begin"/>
            </w:r>
            <w:r>
              <w:instrText xml:space="preserve"> REF _Ref292362515 \r \h  \* MERGEFORMAT </w:instrText>
            </w:r>
            <w:r>
              <w:fldChar w:fldCharType="separate"/>
            </w:r>
            <w:r w:rsidR="000D3A2D">
              <w:t>1.1.6</w:t>
            </w:r>
            <w:r>
              <w:fldChar w:fldCharType="end"/>
            </w:r>
          </w:p>
          <w:p w:rsidRPr="009241C1" w:rsidR="00F70617" w:rsidP="00F70617" w:rsidRDefault="00F70617" w14:paraId="5431B694" w14:textId="1C85E34B">
            <w:pPr>
              <w:pStyle w:val="Tabellentext"/>
              <w:keepNext w:val="0"/>
            </w:pPr>
            <w:r>
              <w:br/>
            </w:r>
            <w:r>
              <w:fldChar w:fldCharType="begin"/>
            </w:r>
            <w:r>
              <w:instrText xml:space="preserve"> REF _Ref274745487 \r \h  \* MERGEFORMAT </w:instrText>
            </w:r>
            <w:r>
              <w:fldChar w:fldCharType="separate"/>
            </w:r>
            <w:r w:rsidR="000D3A2D">
              <w:t>1.1.2</w:t>
            </w:r>
            <w:r>
              <w:fldChar w:fldCharType="end"/>
            </w:r>
            <w:r>
              <w:br/>
            </w:r>
            <w:r>
              <w:fldChar w:fldCharType="begin"/>
            </w:r>
            <w:r>
              <w:instrText xml:space="preserve"> REF _Ref292362548 \r \h  \* MERGEFORMAT </w:instrText>
            </w:r>
            <w:r>
              <w:fldChar w:fldCharType="separate"/>
            </w:r>
            <w:r w:rsidR="000D3A2D">
              <w:t>3.3.3</w:t>
            </w:r>
            <w:r>
              <w:fldChar w:fldCharType="end"/>
            </w:r>
            <w:r>
              <w:br/>
            </w:r>
            <w:r>
              <w:fldChar w:fldCharType="begin"/>
            </w:r>
            <w:r>
              <w:instrText xml:space="preserve"> REF _Ref292362553 \r \h  \* MERGEFORMAT </w:instrText>
            </w:r>
            <w:r>
              <w:fldChar w:fldCharType="separate"/>
            </w:r>
            <w:r w:rsidR="000D3A2D">
              <w:t>0</w:t>
            </w:r>
            <w:r>
              <w:fldChar w:fldCharType="end"/>
            </w:r>
            <w:r>
              <w:br/>
            </w:r>
            <w:r>
              <w:fldChar w:fldCharType="begin"/>
            </w:r>
            <w:r>
              <w:instrText xml:space="preserve"> REF _Ref292362563 \r \h  \* MERGEFORMAT </w:instrText>
            </w:r>
            <w:r>
              <w:fldChar w:fldCharType="separate"/>
            </w:r>
            <w:r w:rsidR="000D3A2D">
              <w:t>4.7</w:t>
            </w:r>
            <w:r>
              <w:fldChar w:fldCharType="end"/>
            </w:r>
            <w:r>
              <w:br/>
            </w:r>
            <w:r>
              <w:fldChar w:fldCharType="begin"/>
            </w:r>
            <w:r>
              <w:instrText xml:space="preserve"> REF _Ref292362570 \r \h  \* MERGEFORMAT </w:instrText>
            </w:r>
            <w:r>
              <w:fldChar w:fldCharType="separate"/>
            </w:r>
            <w:r w:rsidR="000D3A2D">
              <w:t>0</w:t>
            </w:r>
            <w:r>
              <w:fldChar w:fldCharType="end"/>
            </w:r>
            <w:r>
              <w:br/>
            </w:r>
            <w:r>
              <w:fldChar w:fldCharType="begin"/>
            </w:r>
            <w:r>
              <w:instrText xml:space="preserve"> REF _Ref292362573 \r \h  \* MERGEFORMAT </w:instrText>
            </w:r>
            <w:r>
              <w:fldChar w:fldCharType="separate"/>
            </w:r>
            <w:r w:rsidR="000D3A2D">
              <w:t>4.10.3.1</w:t>
            </w:r>
            <w:r>
              <w:fldChar w:fldCharType="end"/>
            </w:r>
            <w:r>
              <w:br/>
            </w:r>
            <w:r>
              <w:fldChar w:fldCharType="begin"/>
            </w:r>
            <w:r>
              <w:instrText xml:space="preserve"> REF _Ref292362576 \r \h  \* MERGEFORMAT </w:instrText>
            </w:r>
            <w:r>
              <w:fldChar w:fldCharType="separate"/>
            </w:r>
            <w:r w:rsidR="000D3A2D">
              <w:t>0</w:t>
            </w:r>
            <w:r>
              <w:fldChar w:fldCharType="end"/>
            </w:r>
            <w:r>
              <w:br/>
            </w:r>
            <w:r>
              <w:fldChar w:fldCharType="begin"/>
            </w:r>
            <w:r>
              <w:instrText xml:space="preserve"> REF _Ref254614979 \r \h  \* MERGEFORMAT </w:instrText>
            </w:r>
            <w:r>
              <w:fldChar w:fldCharType="separate"/>
            </w:r>
            <w:r w:rsidR="000D3A2D">
              <w:t>4.11.1</w:t>
            </w:r>
            <w:r>
              <w:fldChar w:fldCharType="end"/>
            </w:r>
          </w:p>
        </w:tc>
        <w:tc>
          <w:tcPr>
            <w:tcW w:w="4678" w:type="dxa"/>
            <w:tcBorders>
              <w:top w:val="single" w:color="auto" w:sz="4" w:space="0"/>
            </w:tcBorders>
          </w:tcPr>
          <w:p w:rsidRPr="009241C1" w:rsidR="00F70617" w:rsidP="00F70617" w:rsidRDefault="00F70617" w14:paraId="12362F33" w14:textId="77777777">
            <w:pPr>
              <w:pStyle w:val="Tabellentext"/>
              <w:keepNext w:val="0"/>
            </w:pPr>
            <w:r>
              <w:t>Exclusion of DRT parts No display of stocks of inactive plants Mail dispatch information added parts Distance display without GPS Information</w:t>
            </w:r>
          </w:p>
          <w:p w:rsidRPr="009241C1" w:rsidR="00F70617" w:rsidP="00F70617" w:rsidRDefault="00F70617" w14:paraId="43BD6C6D" w14:textId="77777777">
            <w:pPr>
              <w:pStyle w:val="Tabellentext"/>
              <w:keepNext w:val="0"/>
            </w:pPr>
            <w:r>
              <w:br/>
            </w:r>
            <w:r>
              <w:t>Individual assignment of discount rates</w:t>
            </w:r>
          </w:p>
        </w:tc>
      </w:tr>
      <w:tr w:rsidRPr="009241C1" w:rsidR="00F70617" w:rsidTr="00C77480" w14:paraId="7BB1F635" w14:textId="77777777">
        <w:tc>
          <w:tcPr>
            <w:tcW w:w="1032" w:type="dxa"/>
            <w:tcBorders>
              <w:top w:val="single" w:color="auto" w:sz="4" w:space="0"/>
            </w:tcBorders>
          </w:tcPr>
          <w:p w:rsidRPr="009241C1" w:rsidR="00F70617" w:rsidP="00F70617" w:rsidRDefault="00F70617" w14:paraId="67862994" w14:textId="77777777">
            <w:pPr>
              <w:pStyle w:val="Tabellentext"/>
              <w:keepNext w:val="0"/>
            </w:pPr>
            <w:r>
              <w:t>1.4</w:t>
            </w:r>
          </w:p>
        </w:tc>
        <w:tc>
          <w:tcPr>
            <w:tcW w:w="1406" w:type="dxa"/>
            <w:tcBorders>
              <w:top w:val="single" w:color="auto" w:sz="4" w:space="0"/>
            </w:tcBorders>
          </w:tcPr>
          <w:p w:rsidRPr="009241C1" w:rsidR="00F70617" w:rsidP="00F70617" w:rsidRDefault="00F70617" w14:paraId="20F60E79" w14:textId="77777777">
            <w:pPr>
              <w:pStyle w:val="Tabellentext"/>
              <w:keepNext w:val="0"/>
            </w:pPr>
          </w:p>
        </w:tc>
        <w:tc>
          <w:tcPr>
            <w:tcW w:w="1418" w:type="dxa"/>
            <w:tcBorders>
              <w:top w:val="single" w:color="auto" w:sz="4" w:space="0"/>
            </w:tcBorders>
          </w:tcPr>
          <w:p w:rsidRPr="009241C1" w:rsidR="00F70617" w:rsidP="00F70617" w:rsidRDefault="00F70617" w14:paraId="1A960D87" w14:textId="77777777">
            <w:pPr>
              <w:pStyle w:val="Tabellentext"/>
              <w:keepNext w:val="0"/>
            </w:pPr>
            <w:proofErr w:type="spellStart"/>
            <w:r>
              <w:t>J.Schmidt</w:t>
            </w:r>
            <w:proofErr w:type="spellEnd"/>
          </w:p>
        </w:tc>
        <w:tc>
          <w:tcPr>
            <w:tcW w:w="992" w:type="dxa"/>
            <w:tcBorders>
              <w:top w:val="single" w:color="auto" w:sz="4" w:space="0"/>
            </w:tcBorders>
          </w:tcPr>
          <w:p w:rsidRPr="009241C1" w:rsidR="00F70617" w:rsidP="00F70617" w:rsidRDefault="00F70617" w14:paraId="0991B828" w14:textId="1B001814">
            <w:pPr>
              <w:pStyle w:val="Tabellentext"/>
              <w:keepNext w:val="0"/>
            </w:pPr>
            <w:r>
              <w:fldChar w:fldCharType="begin"/>
            </w:r>
            <w:r>
              <w:instrText xml:space="preserve"> REF _Ref274745487 \r \h  \* MERGEFORMAT </w:instrText>
            </w:r>
            <w:r>
              <w:fldChar w:fldCharType="separate"/>
            </w:r>
            <w:r w:rsidR="000D3A2D">
              <w:t>1.1.2</w:t>
            </w:r>
            <w:r>
              <w:fldChar w:fldCharType="end"/>
            </w:r>
          </w:p>
        </w:tc>
        <w:tc>
          <w:tcPr>
            <w:tcW w:w="4678" w:type="dxa"/>
            <w:tcBorders>
              <w:top w:val="single" w:color="auto" w:sz="4" w:space="0"/>
            </w:tcBorders>
          </w:tcPr>
          <w:p w:rsidRPr="009241C1" w:rsidR="00F70617" w:rsidP="00F70617" w:rsidRDefault="00F70617" w14:paraId="36528E47" w14:textId="77777777">
            <w:pPr>
              <w:pStyle w:val="Tabellentext"/>
              <w:keepNext w:val="0"/>
            </w:pPr>
            <w:r>
              <w:t>No acceptance test in the DIMS-RF</w:t>
            </w:r>
          </w:p>
          <w:p w:rsidRPr="009241C1" w:rsidR="00F70617" w:rsidP="00F70617" w:rsidRDefault="00F70617" w14:paraId="18291908" w14:textId="77777777">
            <w:pPr>
              <w:pStyle w:val="Tabellentext"/>
              <w:keepNext w:val="0"/>
            </w:pPr>
          </w:p>
        </w:tc>
      </w:tr>
      <w:tr w:rsidRPr="009241C1" w:rsidR="00F70617" w:rsidTr="00C77480" w14:paraId="6BB391BA" w14:textId="77777777">
        <w:tc>
          <w:tcPr>
            <w:tcW w:w="1032" w:type="dxa"/>
            <w:tcBorders>
              <w:top w:val="single" w:color="auto" w:sz="4" w:space="0"/>
            </w:tcBorders>
          </w:tcPr>
          <w:p w:rsidRPr="009241C1" w:rsidR="00F70617" w:rsidP="00F70617" w:rsidRDefault="00F70617" w14:paraId="753F5932" w14:textId="77777777">
            <w:pPr>
              <w:pStyle w:val="Tabellentext"/>
              <w:keepNext w:val="0"/>
            </w:pPr>
            <w:r>
              <w:t>1.3.2.1</w:t>
            </w:r>
          </w:p>
        </w:tc>
        <w:tc>
          <w:tcPr>
            <w:tcW w:w="1406" w:type="dxa"/>
            <w:tcBorders>
              <w:top w:val="single" w:color="auto" w:sz="4" w:space="0"/>
            </w:tcBorders>
          </w:tcPr>
          <w:p w:rsidRPr="009241C1" w:rsidR="00F70617" w:rsidP="00F70617" w:rsidRDefault="00F70617" w14:paraId="1A4DBC71" w14:textId="77777777">
            <w:pPr>
              <w:pStyle w:val="Tabellentext"/>
              <w:keepNext w:val="0"/>
            </w:pPr>
            <w:r>
              <w:t>Externally enabled.</w:t>
            </w:r>
          </w:p>
        </w:tc>
        <w:tc>
          <w:tcPr>
            <w:tcW w:w="1418" w:type="dxa"/>
            <w:tcBorders>
              <w:top w:val="single" w:color="auto" w:sz="4" w:space="0"/>
            </w:tcBorders>
          </w:tcPr>
          <w:p w:rsidRPr="009241C1" w:rsidR="00F70617" w:rsidP="00F70617" w:rsidRDefault="00F70617" w14:paraId="3342F678" w14:textId="77777777">
            <w:pPr>
              <w:pStyle w:val="Tabellentext"/>
              <w:keepNext w:val="0"/>
            </w:pPr>
            <w:proofErr w:type="spellStart"/>
            <w:r>
              <w:t>J.Schmidt</w:t>
            </w:r>
            <w:proofErr w:type="spellEnd"/>
          </w:p>
        </w:tc>
        <w:tc>
          <w:tcPr>
            <w:tcW w:w="992" w:type="dxa"/>
            <w:tcBorders>
              <w:top w:val="single" w:color="auto" w:sz="4" w:space="0"/>
            </w:tcBorders>
          </w:tcPr>
          <w:p w:rsidRPr="009241C1" w:rsidR="00F70617" w:rsidP="00F70617" w:rsidRDefault="00F70617" w14:paraId="2AF63502" w14:textId="77777777">
            <w:pPr>
              <w:pStyle w:val="Tabellentext"/>
              <w:keepNext w:val="0"/>
            </w:pPr>
            <w:r>
              <w:t>-</w:t>
            </w:r>
          </w:p>
        </w:tc>
        <w:tc>
          <w:tcPr>
            <w:tcW w:w="4678" w:type="dxa"/>
            <w:tcBorders>
              <w:top w:val="single" w:color="auto" w:sz="4" w:space="0"/>
            </w:tcBorders>
          </w:tcPr>
          <w:p w:rsidRPr="009241C1" w:rsidR="00F70617" w:rsidP="00F70617" w:rsidRDefault="00F70617" w14:paraId="425C5848" w14:textId="77777777">
            <w:pPr>
              <w:pStyle w:val="Tabellentext"/>
              <w:keepNext w:val="0"/>
            </w:pPr>
            <w:r>
              <w:t>Status set to externally released (version R34.1.3.1)</w:t>
            </w:r>
          </w:p>
        </w:tc>
      </w:tr>
      <w:tr w:rsidRPr="009241C1" w:rsidR="00F70617" w:rsidTr="00C77480" w14:paraId="105262C5" w14:textId="77777777">
        <w:tc>
          <w:tcPr>
            <w:tcW w:w="1032" w:type="dxa"/>
            <w:tcBorders>
              <w:top w:val="single" w:color="auto" w:sz="4" w:space="0"/>
            </w:tcBorders>
          </w:tcPr>
          <w:p w:rsidRPr="009241C1" w:rsidR="00F70617" w:rsidP="00F70617" w:rsidRDefault="00F70617" w14:paraId="62EA8906" w14:textId="77777777">
            <w:pPr>
              <w:pStyle w:val="Tabellentext"/>
              <w:keepNext w:val="0"/>
            </w:pPr>
            <w:r>
              <w:t>1.3.2</w:t>
            </w:r>
          </w:p>
        </w:tc>
        <w:tc>
          <w:tcPr>
            <w:tcW w:w="1406" w:type="dxa"/>
            <w:tcBorders>
              <w:top w:val="single" w:color="auto" w:sz="4" w:space="0"/>
            </w:tcBorders>
          </w:tcPr>
          <w:p w:rsidRPr="009241C1" w:rsidR="00F70617" w:rsidP="00F70617" w:rsidRDefault="00F70617" w14:paraId="5A97A024" w14:textId="77777777">
            <w:pPr>
              <w:pStyle w:val="Tabellentext"/>
              <w:keepNext w:val="0"/>
            </w:pPr>
            <w:r>
              <w:t>Internally enabled.</w:t>
            </w:r>
          </w:p>
        </w:tc>
        <w:tc>
          <w:tcPr>
            <w:tcW w:w="1418" w:type="dxa"/>
            <w:tcBorders>
              <w:top w:val="single" w:color="auto" w:sz="4" w:space="0"/>
            </w:tcBorders>
          </w:tcPr>
          <w:p w:rsidRPr="009241C1" w:rsidR="00F70617" w:rsidP="00F70617" w:rsidRDefault="00F70617" w14:paraId="05E773AD" w14:textId="77777777">
            <w:pPr>
              <w:pStyle w:val="Tabellentext"/>
              <w:keepNext w:val="0"/>
            </w:pPr>
            <w:proofErr w:type="spellStart"/>
            <w:r>
              <w:t>J.Schmidt</w:t>
            </w:r>
            <w:proofErr w:type="spellEnd"/>
          </w:p>
          <w:p w:rsidRPr="009241C1" w:rsidR="00F70617" w:rsidP="00F70617" w:rsidRDefault="00F70617" w14:paraId="1B4D6B39" w14:textId="77777777">
            <w:pPr>
              <w:pStyle w:val="Tabellentext"/>
              <w:keepNext w:val="0"/>
            </w:pPr>
            <w:proofErr w:type="spellStart"/>
            <w:r>
              <w:t>T.Soder</w:t>
            </w:r>
            <w:proofErr w:type="spellEnd"/>
          </w:p>
        </w:tc>
        <w:tc>
          <w:tcPr>
            <w:tcW w:w="992" w:type="dxa"/>
            <w:tcBorders>
              <w:top w:val="single" w:color="auto" w:sz="4" w:space="0"/>
            </w:tcBorders>
          </w:tcPr>
          <w:p w:rsidRPr="009241C1" w:rsidR="00F70617" w:rsidP="00F70617" w:rsidRDefault="00F70617" w14:paraId="0417261A" w14:textId="5A91C2C6">
            <w:pPr>
              <w:pStyle w:val="Tabellentext"/>
              <w:keepNext w:val="0"/>
            </w:pPr>
            <w:r>
              <w:fldChar w:fldCharType="begin"/>
            </w:r>
            <w:r>
              <w:instrText xml:space="preserve"> REF _Ref274637994 \r \h  \* MERGEFORMAT </w:instrText>
            </w:r>
            <w:r>
              <w:fldChar w:fldCharType="separate"/>
            </w:r>
            <w:r w:rsidR="000D3A2D">
              <w:t>1.1</w:t>
            </w:r>
            <w:r>
              <w:fldChar w:fldCharType="end"/>
            </w:r>
            <w:r>
              <w:br/>
            </w:r>
            <w:r>
              <w:fldChar w:fldCharType="begin"/>
            </w:r>
            <w:r>
              <w:instrText xml:space="preserve"> REF _Ref274745487 \r \h  \* MERGEFORMAT </w:instrText>
            </w:r>
            <w:r>
              <w:fldChar w:fldCharType="separate"/>
            </w:r>
            <w:r w:rsidR="000D3A2D">
              <w:t>1.1.2</w:t>
            </w:r>
            <w:r>
              <w:fldChar w:fldCharType="end"/>
            </w:r>
            <w:r>
              <w:br/>
            </w:r>
            <w:r>
              <w:fldChar w:fldCharType="begin"/>
            </w:r>
            <w:r>
              <w:instrText xml:space="preserve"> REF _Ref274638002 \r \h  \* MERGEFORMAT </w:instrText>
            </w:r>
            <w:r>
              <w:fldChar w:fldCharType="separate"/>
            </w:r>
            <w:r w:rsidR="000D3A2D">
              <w:t>4</w:t>
            </w:r>
            <w:r>
              <w:fldChar w:fldCharType="end"/>
            </w:r>
            <w:r>
              <w:br/>
            </w:r>
            <w:r>
              <w:fldChar w:fldCharType="begin"/>
            </w:r>
            <w:r>
              <w:instrText xml:space="preserve"> REF _Ref274638016 \r \h  \* MERGEFORMAT </w:instrText>
            </w:r>
            <w:r>
              <w:fldChar w:fldCharType="separate"/>
            </w:r>
            <w:r w:rsidR="000D3A2D">
              <w:t>5.2</w:t>
            </w:r>
            <w:r>
              <w:fldChar w:fldCharType="end"/>
            </w:r>
            <w:r>
              <w:br/>
            </w:r>
            <w:r>
              <w:fldChar w:fldCharType="begin"/>
            </w:r>
            <w:r>
              <w:instrText xml:space="preserve"> REF _Ref264898012 \r \h  \* MERGEFORMAT </w:instrText>
            </w:r>
            <w:r>
              <w:fldChar w:fldCharType="separate"/>
            </w:r>
            <w:r w:rsidR="000D3A2D">
              <w:t>6.2.2</w:t>
            </w:r>
            <w:r>
              <w:fldChar w:fldCharType="end"/>
            </w:r>
          </w:p>
        </w:tc>
        <w:tc>
          <w:tcPr>
            <w:tcW w:w="4678" w:type="dxa"/>
            <w:tcBorders>
              <w:top w:val="single" w:color="auto" w:sz="4" w:space="0"/>
            </w:tcBorders>
          </w:tcPr>
          <w:p w:rsidRPr="009241C1" w:rsidR="00F70617" w:rsidP="00F70617" w:rsidRDefault="00F70617" w14:paraId="071D765C" w14:textId="77777777">
            <w:pPr>
              <w:pStyle w:val="Tabellentext"/>
              <w:keepNext w:val="0"/>
            </w:pPr>
            <w:r>
              <w:t>Adjustments/additions to the items adjusted in the pre-test/ TIC test.</w:t>
            </w:r>
          </w:p>
        </w:tc>
      </w:tr>
      <w:tr w:rsidRPr="009241C1" w:rsidR="00F70617" w:rsidTr="00C77480" w14:paraId="3078D967" w14:textId="77777777">
        <w:tc>
          <w:tcPr>
            <w:tcW w:w="1032" w:type="dxa"/>
            <w:tcBorders>
              <w:top w:val="single" w:color="auto" w:sz="4" w:space="0"/>
            </w:tcBorders>
          </w:tcPr>
          <w:p w:rsidRPr="009241C1" w:rsidR="00F70617" w:rsidP="00F70617" w:rsidRDefault="00F70617" w14:paraId="43A3CDA6" w14:textId="77777777">
            <w:pPr>
              <w:pStyle w:val="Tabellentext"/>
              <w:keepNext w:val="0"/>
            </w:pPr>
            <w:r>
              <w:t>1.3.1</w:t>
            </w:r>
          </w:p>
        </w:tc>
        <w:tc>
          <w:tcPr>
            <w:tcW w:w="1406" w:type="dxa"/>
            <w:tcBorders>
              <w:top w:val="single" w:color="auto" w:sz="4" w:space="0"/>
            </w:tcBorders>
          </w:tcPr>
          <w:p w:rsidRPr="009241C1" w:rsidR="00F70617" w:rsidP="00F70617" w:rsidRDefault="00F70617" w14:paraId="7E1527FA" w14:textId="77777777">
            <w:pPr>
              <w:pStyle w:val="Tabellentext"/>
              <w:keepNext w:val="0"/>
            </w:pPr>
            <w:r>
              <w:t>final</w:t>
            </w:r>
          </w:p>
        </w:tc>
        <w:tc>
          <w:tcPr>
            <w:tcW w:w="1418" w:type="dxa"/>
            <w:tcBorders>
              <w:top w:val="single" w:color="auto" w:sz="4" w:space="0"/>
            </w:tcBorders>
          </w:tcPr>
          <w:p w:rsidRPr="009241C1" w:rsidR="00F70617" w:rsidP="00F70617" w:rsidRDefault="00F70617" w14:paraId="0CAB9763" w14:textId="77777777">
            <w:pPr>
              <w:pStyle w:val="Tabellentext"/>
              <w:keepNext w:val="0"/>
            </w:pPr>
            <w:proofErr w:type="spellStart"/>
            <w:r>
              <w:t>J.Schmidt</w:t>
            </w:r>
            <w:proofErr w:type="spellEnd"/>
          </w:p>
          <w:p w:rsidRPr="009241C1" w:rsidR="00F70617" w:rsidP="00F70617" w:rsidRDefault="00F70617" w14:paraId="2DDB644B" w14:textId="77777777">
            <w:pPr>
              <w:pStyle w:val="Tabellentext"/>
              <w:keepNext w:val="0"/>
            </w:pPr>
            <w:proofErr w:type="spellStart"/>
            <w:r>
              <w:t>T.Soder</w:t>
            </w:r>
            <w:proofErr w:type="spellEnd"/>
          </w:p>
        </w:tc>
        <w:tc>
          <w:tcPr>
            <w:tcW w:w="992" w:type="dxa"/>
            <w:tcBorders>
              <w:top w:val="single" w:color="auto" w:sz="4" w:space="0"/>
            </w:tcBorders>
          </w:tcPr>
          <w:p w:rsidRPr="009241C1" w:rsidR="00F70617" w:rsidP="00F70617" w:rsidRDefault="00F70617" w14:paraId="54A354FB" w14:textId="1E4D55C7">
            <w:pPr>
              <w:pStyle w:val="Tabellentext"/>
              <w:keepNext w:val="0"/>
            </w:pPr>
            <w:r>
              <w:fldChar w:fldCharType="begin"/>
            </w:r>
            <w:r>
              <w:instrText xml:space="preserve"> REF _Ref256521394 \r \h  \* MERGEFORMAT </w:instrText>
            </w:r>
            <w:r>
              <w:fldChar w:fldCharType="separate"/>
            </w:r>
            <w:r w:rsidR="000D3A2D">
              <w:t>1.1.8</w:t>
            </w:r>
            <w:r>
              <w:fldChar w:fldCharType="end"/>
            </w:r>
            <w:r>
              <w:br/>
            </w:r>
            <w:r>
              <w:fldChar w:fldCharType="begin"/>
            </w:r>
            <w:r>
              <w:instrText xml:space="preserve"> REF _Ref252356202 \r \h  \* MERGEFORMAT </w:instrText>
            </w:r>
            <w:r>
              <w:fldChar w:fldCharType="separate"/>
            </w:r>
            <w:r w:rsidR="000D3A2D">
              <w:t>4.4.2</w:t>
            </w:r>
            <w:r>
              <w:fldChar w:fldCharType="end"/>
            </w:r>
            <w:r>
              <w:br/>
            </w:r>
            <w:r>
              <w:fldChar w:fldCharType="begin"/>
            </w:r>
            <w:r>
              <w:instrText xml:space="preserve"> REF _Ref265828152 \r \h  \* MERGEFORMAT </w:instrText>
            </w:r>
            <w:r>
              <w:fldChar w:fldCharType="separate"/>
            </w:r>
            <w:r w:rsidR="000D3A2D">
              <w:t>0</w:t>
            </w:r>
            <w:r>
              <w:fldChar w:fldCharType="end"/>
            </w:r>
            <w:r>
              <w:br/>
            </w:r>
            <w:r>
              <w:fldChar w:fldCharType="begin"/>
            </w:r>
            <w:r>
              <w:instrText xml:space="preserve"> REF _Ref258914730 \r \h  \* MERGEFORMAT </w:instrText>
            </w:r>
            <w:r>
              <w:fldChar w:fldCharType="separate"/>
            </w:r>
            <w:r w:rsidR="000D3A2D">
              <w:t>4.8</w:t>
            </w:r>
            <w:r>
              <w:fldChar w:fldCharType="end"/>
            </w:r>
            <w:r>
              <w:br/>
            </w:r>
            <w:r>
              <w:fldChar w:fldCharType="begin"/>
            </w:r>
            <w:r>
              <w:instrText xml:space="preserve"> REF _Ref265828107 \r \h  \* MERGEFORMAT </w:instrText>
            </w:r>
            <w:r>
              <w:fldChar w:fldCharType="separate"/>
            </w:r>
            <w:r w:rsidR="000D3A2D">
              <w:t>4.11.4</w:t>
            </w:r>
            <w:r>
              <w:fldChar w:fldCharType="end"/>
            </w:r>
            <w:r>
              <w:br/>
            </w:r>
            <w:r>
              <w:fldChar w:fldCharType="begin"/>
            </w:r>
            <w:r>
              <w:instrText xml:space="preserve"> REF _Ref264898012 \r \h  \* MERGEFORMAT </w:instrText>
            </w:r>
            <w:r>
              <w:fldChar w:fldCharType="separate"/>
            </w:r>
            <w:r w:rsidR="000D3A2D">
              <w:t>6.2.2</w:t>
            </w:r>
            <w:r>
              <w:fldChar w:fldCharType="end"/>
            </w:r>
            <w:r>
              <w:br/>
            </w:r>
            <w:r>
              <w:t>all</w:t>
            </w:r>
          </w:p>
        </w:tc>
        <w:tc>
          <w:tcPr>
            <w:tcW w:w="4678" w:type="dxa"/>
            <w:tcBorders>
              <w:top w:val="single" w:color="auto" w:sz="4" w:space="0"/>
            </w:tcBorders>
          </w:tcPr>
          <w:p w:rsidRPr="009241C1" w:rsidR="00F70617" w:rsidP="00F70617" w:rsidRDefault="00F70617" w14:paraId="190002D1" w14:textId="77777777">
            <w:pPr>
              <w:pStyle w:val="Tabellentext"/>
              <w:keepNext w:val="0"/>
            </w:pPr>
            <w:r>
              <w:t>Description Suppliers Optimization Editing in order details Panel Details on operation data added Operation list search added Rights matrix updated Uniform naming STOX note</w:t>
            </w:r>
          </w:p>
        </w:tc>
      </w:tr>
      <w:tr w:rsidRPr="009241C1" w:rsidR="00F70617" w:rsidTr="00C77480" w14:paraId="5CC4DEE6" w14:textId="77777777">
        <w:tc>
          <w:tcPr>
            <w:tcW w:w="1032" w:type="dxa"/>
            <w:tcBorders>
              <w:top w:val="single" w:color="auto" w:sz="4" w:space="0"/>
            </w:tcBorders>
          </w:tcPr>
          <w:p w:rsidRPr="009241C1" w:rsidR="00F70617" w:rsidP="00F70617" w:rsidRDefault="00F70617" w14:paraId="27391737" w14:textId="77777777">
            <w:pPr>
              <w:pStyle w:val="Tabellentext"/>
              <w:keepNext w:val="0"/>
            </w:pPr>
            <w:r>
              <w:t>1.3</w:t>
            </w:r>
          </w:p>
        </w:tc>
        <w:tc>
          <w:tcPr>
            <w:tcW w:w="1406" w:type="dxa"/>
            <w:tcBorders>
              <w:top w:val="single" w:color="auto" w:sz="4" w:space="0"/>
            </w:tcBorders>
          </w:tcPr>
          <w:p w:rsidRPr="009241C1" w:rsidR="00F70617" w:rsidP="00F70617" w:rsidRDefault="00F70617" w14:paraId="543C67CE" w14:textId="77777777">
            <w:pPr>
              <w:pStyle w:val="Tabellentext"/>
              <w:keepNext w:val="0"/>
            </w:pPr>
            <w:r>
              <w:t>final</w:t>
            </w:r>
          </w:p>
        </w:tc>
        <w:tc>
          <w:tcPr>
            <w:tcW w:w="1418" w:type="dxa"/>
            <w:tcBorders>
              <w:top w:val="single" w:color="auto" w:sz="4" w:space="0"/>
            </w:tcBorders>
          </w:tcPr>
          <w:p w:rsidRPr="009241C1" w:rsidR="00F70617" w:rsidP="00F70617" w:rsidRDefault="00F70617" w14:paraId="2C6726F9" w14:textId="77777777">
            <w:pPr>
              <w:pStyle w:val="Tabellentext"/>
              <w:keepNext w:val="0"/>
            </w:pPr>
            <w:r>
              <w:t>J. Schmidt T. Soder</w:t>
            </w:r>
          </w:p>
        </w:tc>
        <w:tc>
          <w:tcPr>
            <w:tcW w:w="992" w:type="dxa"/>
            <w:tcBorders>
              <w:top w:val="single" w:color="auto" w:sz="4" w:space="0"/>
            </w:tcBorders>
          </w:tcPr>
          <w:p w:rsidRPr="009241C1" w:rsidR="00F70617" w:rsidP="00F70617" w:rsidRDefault="00F70617" w14:paraId="0C4EEFD5" w14:textId="60E472D4">
            <w:pPr>
              <w:pStyle w:val="Tabellentext"/>
              <w:keepNext w:val="0"/>
            </w:pPr>
            <w:r>
              <w:fldChar w:fldCharType="begin"/>
            </w:r>
            <w:r>
              <w:instrText xml:space="preserve"> REF _Ref262804006 \r \h  \* MERGEFORMAT </w:instrText>
            </w:r>
            <w:r>
              <w:fldChar w:fldCharType="separate"/>
            </w:r>
            <w:r w:rsidR="000D3A2D">
              <w:t>4.4</w:t>
            </w:r>
            <w:r>
              <w:fldChar w:fldCharType="end"/>
            </w:r>
            <w:r>
              <w:br/>
            </w:r>
            <w:r>
              <w:fldChar w:fldCharType="begin"/>
            </w:r>
            <w:r>
              <w:instrText xml:space="preserve"> REF _Ref262804534 \r \h  \* MERGEFORMAT </w:instrText>
            </w:r>
            <w:r>
              <w:fldChar w:fldCharType="separate"/>
            </w:r>
            <w:r w:rsidR="000D3A2D">
              <w:t>2.2</w:t>
            </w:r>
            <w:r>
              <w:fldChar w:fldCharType="end"/>
            </w:r>
            <w:r>
              <w:t xml:space="preserve">, </w:t>
            </w:r>
            <w:r>
              <w:fldChar w:fldCharType="begin"/>
            </w:r>
            <w:r>
              <w:instrText xml:space="preserve"> REF _Ref252352530 \r \h  \* MERGEFORMAT </w:instrText>
            </w:r>
            <w:r>
              <w:fldChar w:fldCharType="separate"/>
            </w:r>
            <w:r w:rsidR="000D3A2D">
              <w:t>4.1.2</w:t>
            </w:r>
            <w:r>
              <w:fldChar w:fldCharType="end"/>
            </w:r>
            <w:r>
              <w:t xml:space="preserve">, </w:t>
            </w:r>
            <w:r>
              <w:fldChar w:fldCharType="begin"/>
            </w:r>
            <w:r>
              <w:instrText xml:space="preserve"> REF _Ref262808673 \r \h  \* MERGEFORMAT </w:instrText>
            </w:r>
            <w:r>
              <w:fldChar w:fldCharType="separate"/>
            </w:r>
            <w:r w:rsidR="000D3A2D">
              <w:t>4.4.1.1</w:t>
            </w:r>
            <w:r>
              <w:fldChar w:fldCharType="end"/>
            </w:r>
            <w:r>
              <w:t xml:space="preserve">, </w:t>
            </w:r>
            <w:r>
              <w:fldChar w:fldCharType="begin"/>
            </w:r>
            <w:r>
              <w:instrText xml:space="preserve"> REF _Ref252356202 \r \h  \* MERGEFORMAT </w:instrText>
            </w:r>
            <w:r>
              <w:fldChar w:fldCharType="separate"/>
            </w:r>
            <w:r w:rsidR="000D3A2D">
              <w:t>4.4.2</w:t>
            </w:r>
            <w:r>
              <w:fldChar w:fldCharType="end"/>
            </w:r>
            <w:r>
              <w:t xml:space="preserve">, </w:t>
            </w:r>
            <w:r>
              <w:fldChar w:fldCharType="begin"/>
            </w:r>
            <w:r>
              <w:instrText xml:space="preserve"> REF _Ref262808650 \r \h  \* MERGEFORMAT </w:instrText>
            </w:r>
            <w:r>
              <w:fldChar w:fldCharType="separate"/>
            </w:r>
            <w:r w:rsidR="000D3A2D">
              <w:t>0</w:t>
            </w:r>
            <w:r>
              <w:fldChar w:fldCharType="end"/>
            </w:r>
            <w:r>
              <w:t xml:space="preserve">, </w:t>
            </w:r>
            <w:r>
              <w:fldChar w:fldCharType="begin"/>
            </w:r>
            <w:r>
              <w:instrText xml:space="preserve"> REF _Ref262804876 \r \h  \* MERGEFORMAT </w:instrText>
            </w:r>
            <w:r>
              <w:fldChar w:fldCharType="separate"/>
            </w:r>
            <w:r w:rsidR="000D3A2D">
              <w:t>4.5.2</w:t>
            </w:r>
            <w:r>
              <w:fldChar w:fldCharType="end"/>
            </w:r>
          </w:p>
        </w:tc>
        <w:tc>
          <w:tcPr>
            <w:tcW w:w="4678" w:type="dxa"/>
            <w:tcBorders>
              <w:top w:val="single" w:color="auto" w:sz="4" w:space="0"/>
            </w:tcBorders>
          </w:tcPr>
          <w:p w:rsidRPr="009241C1" w:rsidR="00F70617" w:rsidP="00F70617" w:rsidRDefault="00F70617" w14:paraId="4B537BE5" w14:textId="77777777">
            <w:pPr>
              <w:pStyle w:val="Tabellentext"/>
              <w:keepNext w:val="0"/>
            </w:pPr>
            <w:r>
              <w:t>Admin controller has read-only rights for orders various descriptions and authorization for "add to shopping cart" added Definition for naming part number in national language consistent throughout</w:t>
            </w:r>
          </w:p>
        </w:tc>
      </w:tr>
      <w:tr w:rsidRPr="009241C1" w:rsidR="00F70617" w:rsidTr="00C77480" w14:paraId="5232BC0E" w14:textId="77777777">
        <w:tc>
          <w:tcPr>
            <w:tcW w:w="1032" w:type="dxa"/>
            <w:tcBorders>
              <w:top w:val="single" w:color="auto" w:sz="4" w:space="0"/>
            </w:tcBorders>
          </w:tcPr>
          <w:p w:rsidRPr="009241C1" w:rsidR="00F70617" w:rsidP="00F70617" w:rsidRDefault="00F70617" w14:paraId="07A80E2D" w14:textId="77777777">
            <w:pPr>
              <w:pStyle w:val="Tabellentext"/>
              <w:keepNext w:val="0"/>
            </w:pPr>
            <w:r>
              <w:t>1.2</w:t>
            </w:r>
          </w:p>
        </w:tc>
        <w:tc>
          <w:tcPr>
            <w:tcW w:w="1406" w:type="dxa"/>
            <w:tcBorders>
              <w:top w:val="single" w:color="auto" w:sz="4" w:space="0"/>
            </w:tcBorders>
          </w:tcPr>
          <w:p w:rsidRPr="009241C1" w:rsidR="00F70617" w:rsidP="00F70617" w:rsidRDefault="00F70617" w14:paraId="5534880C" w14:textId="77777777">
            <w:pPr>
              <w:pStyle w:val="Tabellentext"/>
              <w:keepNext w:val="0"/>
            </w:pPr>
            <w:r>
              <w:t>final</w:t>
            </w:r>
          </w:p>
        </w:tc>
        <w:tc>
          <w:tcPr>
            <w:tcW w:w="1418" w:type="dxa"/>
            <w:tcBorders>
              <w:top w:val="single" w:color="auto" w:sz="4" w:space="0"/>
            </w:tcBorders>
          </w:tcPr>
          <w:p w:rsidRPr="009241C1" w:rsidR="00F70617" w:rsidP="00F70617" w:rsidRDefault="00F70617" w14:paraId="5B541AEF" w14:textId="77777777">
            <w:pPr>
              <w:pStyle w:val="Tabellentext"/>
              <w:keepNext w:val="0"/>
            </w:pPr>
            <w:r>
              <w:t>J. Schmidt T. Soder</w:t>
            </w:r>
          </w:p>
        </w:tc>
        <w:tc>
          <w:tcPr>
            <w:tcW w:w="992" w:type="dxa"/>
            <w:tcBorders>
              <w:top w:val="single" w:color="auto" w:sz="4" w:space="0"/>
            </w:tcBorders>
          </w:tcPr>
          <w:p w:rsidRPr="009241C1" w:rsidR="00F70617" w:rsidP="00F70617" w:rsidRDefault="00F70617" w14:paraId="449A3637" w14:textId="77777777">
            <w:pPr>
              <w:pStyle w:val="Tabellentext"/>
              <w:keepNext w:val="0"/>
            </w:pPr>
          </w:p>
        </w:tc>
        <w:tc>
          <w:tcPr>
            <w:tcW w:w="4678" w:type="dxa"/>
            <w:tcBorders>
              <w:top w:val="single" w:color="auto" w:sz="4" w:space="0"/>
            </w:tcBorders>
          </w:tcPr>
          <w:p w:rsidRPr="009241C1" w:rsidR="00F70617" w:rsidP="00F70617" w:rsidRDefault="00F70617" w14:paraId="6B1EAB54" w14:textId="77777777">
            <w:pPr>
              <w:pStyle w:val="Tabellentext"/>
              <w:keepNext w:val="0"/>
            </w:pPr>
            <w:r>
              <w:t>Additions / changes for stage 1 (during realization)</w:t>
            </w:r>
          </w:p>
          <w:p w:rsidRPr="009241C1" w:rsidR="00F70617" w:rsidP="00F70617" w:rsidRDefault="00F70617" w14:paraId="129F9D12" w14:textId="77777777">
            <w:pPr>
              <w:pStyle w:val="Tabellentext"/>
              <w:keepNext w:val="0"/>
              <w:numPr>
                <w:ilvl w:val="0"/>
                <w:numId w:val="23"/>
              </w:numPr>
            </w:pPr>
            <w:r>
              <w:t>Data model</w:t>
            </w:r>
          </w:p>
          <w:p w:rsidRPr="009241C1" w:rsidR="00F70617" w:rsidP="00F70617" w:rsidRDefault="00F70617" w14:paraId="10597038" w14:textId="77777777">
            <w:pPr>
              <w:pStyle w:val="Tabellentext"/>
              <w:keepNext w:val="0"/>
              <w:numPr>
                <w:ilvl w:val="0"/>
                <w:numId w:val="23"/>
              </w:numPr>
            </w:pPr>
            <w:r>
              <w:t>Display contact person</w:t>
            </w:r>
          </w:p>
        </w:tc>
      </w:tr>
      <w:tr w:rsidRPr="009241C1" w:rsidR="00F70617" w:rsidTr="00C77480" w14:paraId="0FC9BD66" w14:textId="77777777">
        <w:tc>
          <w:tcPr>
            <w:tcW w:w="1032" w:type="dxa"/>
            <w:tcBorders>
              <w:top w:val="single" w:color="auto" w:sz="4" w:space="0"/>
            </w:tcBorders>
          </w:tcPr>
          <w:p w:rsidRPr="009241C1" w:rsidR="00F70617" w:rsidP="00F70617" w:rsidRDefault="00F70617" w14:paraId="7F654943" w14:textId="77777777">
            <w:pPr>
              <w:pStyle w:val="Tabellentext"/>
              <w:keepNext w:val="0"/>
            </w:pPr>
            <w:r>
              <w:t>1.1</w:t>
            </w:r>
          </w:p>
        </w:tc>
        <w:tc>
          <w:tcPr>
            <w:tcW w:w="1406" w:type="dxa"/>
            <w:tcBorders>
              <w:top w:val="single" w:color="auto" w:sz="4" w:space="0"/>
            </w:tcBorders>
          </w:tcPr>
          <w:p w:rsidRPr="009241C1" w:rsidR="00F70617" w:rsidP="00F70617" w:rsidRDefault="00F70617" w14:paraId="6BB889EC" w14:textId="77777777">
            <w:pPr>
              <w:pStyle w:val="Tabellentext"/>
              <w:keepNext w:val="0"/>
            </w:pPr>
            <w:r>
              <w:t>final</w:t>
            </w:r>
          </w:p>
        </w:tc>
        <w:tc>
          <w:tcPr>
            <w:tcW w:w="1418" w:type="dxa"/>
            <w:tcBorders>
              <w:top w:val="single" w:color="auto" w:sz="4" w:space="0"/>
            </w:tcBorders>
          </w:tcPr>
          <w:p w:rsidRPr="009241C1" w:rsidR="00F70617" w:rsidP="00F70617" w:rsidRDefault="00F70617" w14:paraId="219002DF" w14:textId="77777777">
            <w:pPr>
              <w:pStyle w:val="Tabellentext"/>
              <w:keepNext w:val="0"/>
            </w:pPr>
            <w:r>
              <w:t>J. Schmidt T. Soder</w:t>
            </w:r>
          </w:p>
        </w:tc>
        <w:tc>
          <w:tcPr>
            <w:tcW w:w="992" w:type="dxa"/>
            <w:tcBorders>
              <w:top w:val="single" w:color="auto" w:sz="4" w:space="0"/>
            </w:tcBorders>
          </w:tcPr>
          <w:p w:rsidRPr="009241C1" w:rsidR="00F70617" w:rsidP="00F70617" w:rsidRDefault="00F70617" w14:paraId="2CCADA4A" w14:textId="77777777">
            <w:pPr>
              <w:pStyle w:val="Tabellentext"/>
              <w:keepNext w:val="0"/>
            </w:pPr>
          </w:p>
        </w:tc>
        <w:tc>
          <w:tcPr>
            <w:tcW w:w="4678" w:type="dxa"/>
            <w:tcBorders>
              <w:top w:val="single" w:color="auto" w:sz="4" w:space="0"/>
            </w:tcBorders>
          </w:tcPr>
          <w:p w:rsidRPr="009241C1" w:rsidR="00F70617" w:rsidP="00F70617" w:rsidRDefault="00F70617" w14:paraId="7D2501FA" w14:textId="77777777">
            <w:pPr>
              <w:pStyle w:val="Tabellentext"/>
              <w:keepNext w:val="0"/>
            </w:pPr>
            <w:r>
              <w:t>Revision according to comments Daimler AG</w:t>
            </w:r>
          </w:p>
        </w:tc>
      </w:tr>
      <w:tr w:rsidRPr="009241C1" w:rsidR="00F70617" w:rsidTr="00C77480" w14:paraId="261D9B22" w14:textId="77777777">
        <w:tc>
          <w:tcPr>
            <w:tcW w:w="1032" w:type="dxa"/>
            <w:tcBorders>
              <w:top w:val="single" w:color="auto" w:sz="4" w:space="0"/>
            </w:tcBorders>
          </w:tcPr>
          <w:p w:rsidRPr="009241C1" w:rsidR="00F70617" w:rsidP="00F70617" w:rsidRDefault="00F70617" w14:paraId="4973A2FC" w14:textId="77777777">
            <w:pPr>
              <w:pStyle w:val="Tabellentext"/>
              <w:keepNext w:val="0"/>
            </w:pPr>
            <w:r>
              <w:t>1.0</w:t>
            </w:r>
          </w:p>
        </w:tc>
        <w:tc>
          <w:tcPr>
            <w:tcW w:w="1406" w:type="dxa"/>
            <w:tcBorders>
              <w:top w:val="single" w:color="auto" w:sz="4" w:space="0"/>
            </w:tcBorders>
          </w:tcPr>
          <w:p w:rsidRPr="009241C1" w:rsidR="00F70617" w:rsidP="00F70617" w:rsidRDefault="00F70617" w14:paraId="74406879" w14:textId="77777777">
            <w:pPr>
              <w:pStyle w:val="Tabellentext"/>
              <w:keepNext w:val="0"/>
            </w:pPr>
            <w:r>
              <w:t>final</w:t>
            </w:r>
          </w:p>
        </w:tc>
        <w:tc>
          <w:tcPr>
            <w:tcW w:w="1418" w:type="dxa"/>
            <w:tcBorders>
              <w:top w:val="single" w:color="auto" w:sz="4" w:space="0"/>
            </w:tcBorders>
          </w:tcPr>
          <w:p w:rsidRPr="009241C1" w:rsidR="00F70617" w:rsidP="00F70617" w:rsidRDefault="00F70617" w14:paraId="65F4DC5F" w14:textId="77777777">
            <w:pPr>
              <w:pStyle w:val="Tabellentext"/>
              <w:keepNext w:val="0"/>
            </w:pPr>
            <w:r>
              <w:t>J. Schmidt T. Soder</w:t>
            </w:r>
          </w:p>
        </w:tc>
        <w:tc>
          <w:tcPr>
            <w:tcW w:w="992" w:type="dxa"/>
            <w:tcBorders>
              <w:top w:val="single" w:color="auto" w:sz="4" w:space="0"/>
            </w:tcBorders>
          </w:tcPr>
          <w:p w:rsidRPr="009241C1" w:rsidR="00F70617" w:rsidP="00F70617" w:rsidRDefault="00F70617" w14:paraId="7DB7106F" w14:textId="77777777">
            <w:pPr>
              <w:pStyle w:val="Tabellentext"/>
              <w:keepNext w:val="0"/>
            </w:pPr>
          </w:p>
        </w:tc>
        <w:tc>
          <w:tcPr>
            <w:tcW w:w="4678" w:type="dxa"/>
            <w:tcBorders>
              <w:top w:val="single" w:color="auto" w:sz="4" w:space="0"/>
            </w:tcBorders>
          </w:tcPr>
          <w:p w:rsidRPr="009241C1" w:rsidR="00F70617" w:rsidP="00F70617" w:rsidRDefault="00F70617" w14:paraId="72FE700D" w14:textId="77777777">
            <w:pPr>
              <w:pStyle w:val="Tabellentext"/>
              <w:keepNext w:val="0"/>
            </w:pPr>
            <w:r>
              <w:t>Revision according to comments Daimler AG</w:t>
            </w:r>
          </w:p>
        </w:tc>
      </w:tr>
      <w:tr w:rsidRPr="009241C1" w:rsidR="00F70617" w:rsidTr="00C77480" w14:paraId="4231B43C" w14:textId="77777777">
        <w:tc>
          <w:tcPr>
            <w:tcW w:w="1032" w:type="dxa"/>
            <w:tcBorders>
              <w:top w:val="single" w:color="auto" w:sz="4" w:space="0"/>
            </w:tcBorders>
          </w:tcPr>
          <w:p w:rsidRPr="009241C1" w:rsidR="00F70617" w:rsidP="00F70617" w:rsidRDefault="00F70617" w14:paraId="58D53D4B" w14:textId="77777777">
            <w:pPr>
              <w:pStyle w:val="Tabellentext"/>
              <w:keepNext w:val="0"/>
            </w:pPr>
            <w:r>
              <w:t>0.9</w:t>
            </w:r>
          </w:p>
        </w:tc>
        <w:tc>
          <w:tcPr>
            <w:tcW w:w="1406" w:type="dxa"/>
            <w:tcBorders>
              <w:top w:val="single" w:color="auto" w:sz="4" w:space="0"/>
            </w:tcBorders>
          </w:tcPr>
          <w:p w:rsidRPr="009241C1" w:rsidR="00F70617" w:rsidP="00F70617" w:rsidRDefault="00F70617" w14:paraId="079D4D34" w14:textId="77777777">
            <w:pPr>
              <w:pStyle w:val="Tabellentext"/>
              <w:keepNext w:val="0"/>
            </w:pPr>
            <w:r>
              <w:t>in advance</w:t>
            </w:r>
          </w:p>
        </w:tc>
        <w:tc>
          <w:tcPr>
            <w:tcW w:w="1418" w:type="dxa"/>
            <w:tcBorders>
              <w:top w:val="single" w:color="auto" w:sz="4" w:space="0"/>
            </w:tcBorders>
          </w:tcPr>
          <w:p w:rsidRPr="009241C1" w:rsidR="00F70617" w:rsidP="00F70617" w:rsidRDefault="00F70617" w14:paraId="38A76708" w14:textId="77777777">
            <w:pPr>
              <w:pStyle w:val="Tabellentext"/>
              <w:keepNext w:val="0"/>
            </w:pPr>
            <w:r>
              <w:t>J. Schmidt T. Soder</w:t>
            </w:r>
          </w:p>
        </w:tc>
        <w:tc>
          <w:tcPr>
            <w:tcW w:w="992" w:type="dxa"/>
            <w:tcBorders>
              <w:top w:val="single" w:color="auto" w:sz="4" w:space="0"/>
            </w:tcBorders>
          </w:tcPr>
          <w:p w:rsidRPr="009241C1" w:rsidR="00F70617" w:rsidP="00F70617" w:rsidRDefault="00F70617" w14:paraId="09287F04" w14:textId="77777777">
            <w:pPr>
              <w:pStyle w:val="Tabellentext"/>
              <w:keepNext w:val="0"/>
            </w:pPr>
          </w:p>
        </w:tc>
        <w:tc>
          <w:tcPr>
            <w:tcW w:w="4678" w:type="dxa"/>
            <w:tcBorders>
              <w:top w:val="single" w:color="auto" w:sz="4" w:space="0"/>
            </w:tcBorders>
          </w:tcPr>
          <w:p w:rsidRPr="009241C1" w:rsidR="00F70617" w:rsidP="00F70617" w:rsidRDefault="00F70617" w14:paraId="719D7F83" w14:textId="77777777">
            <w:pPr>
              <w:pStyle w:val="Tabellentext"/>
              <w:keepNext w:val="0"/>
            </w:pPr>
            <w:r>
              <w:t>Revision according to comments Daimler AG</w:t>
            </w:r>
          </w:p>
        </w:tc>
      </w:tr>
      <w:tr w:rsidRPr="009241C1" w:rsidR="00F70617" w:rsidTr="00C77480" w14:paraId="63EDD3BF" w14:textId="77777777">
        <w:tc>
          <w:tcPr>
            <w:tcW w:w="1032" w:type="dxa"/>
            <w:tcBorders>
              <w:top w:val="single" w:color="auto" w:sz="4" w:space="0"/>
            </w:tcBorders>
          </w:tcPr>
          <w:p w:rsidRPr="009241C1" w:rsidR="00F70617" w:rsidP="00F70617" w:rsidRDefault="00F70617" w14:paraId="07DC2E27" w14:textId="77777777">
            <w:pPr>
              <w:pStyle w:val="Tabellentext"/>
              <w:keepNext w:val="0"/>
            </w:pPr>
            <w:r>
              <w:t>0.8</w:t>
            </w:r>
          </w:p>
        </w:tc>
        <w:tc>
          <w:tcPr>
            <w:tcW w:w="1406" w:type="dxa"/>
            <w:tcBorders>
              <w:top w:val="single" w:color="auto" w:sz="4" w:space="0"/>
            </w:tcBorders>
          </w:tcPr>
          <w:p w:rsidRPr="009241C1" w:rsidR="00F70617" w:rsidP="00F70617" w:rsidRDefault="00F70617" w14:paraId="24E3452B" w14:textId="77777777">
            <w:pPr>
              <w:pStyle w:val="Tabellentext"/>
              <w:keepNext w:val="0"/>
            </w:pPr>
            <w:r>
              <w:t>in advance</w:t>
            </w:r>
          </w:p>
        </w:tc>
        <w:tc>
          <w:tcPr>
            <w:tcW w:w="1418" w:type="dxa"/>
            <w:tcBorders>
              <w:top w:val="single" w:color="auto" w:sz="4" w:space="0"/>
            </w:tcBorders>
          </w:tcPr>
          <w:p w:rsidRPr="009241C1" w:rsidR="00F70617" w:rsidP="00F70617" w:rsidRDefault="00F70617" w14:paraId="3DE14289" w14:textId="77777777">
            <w:pPr>
              <w:pStyle w:val="Tabellentext"/>
              <w:keepNext w:val="0"/>
            </w:pPr>
            <w:r>
              <w:t>J. Schmidt T. Soder</w:t>
            </w:r>
          </w:p>
        </w:tc>
        <w:tc>
          <w:tcPr>
            <w:tcW w:w="992" w:type="dxa"/>
            <w:tcBorders>
              <w:top w:val="single" w:color="auto" w:sz="4" w:space="0"/>
            </w:tcBorders>
          </w:tcPr>
          <w:p w:rsidRPr="009241C1" w:rsidR="00F70617" w:rsidP="00F70617" w:rsidRDefault="00F70617" w14:paraId="05C2594A" w14:textId="77777777">
            <w:pPr>
              <w:pStyle w:val="Tabellentext"/>
              <w:keepNext w:val="0"/>
            </w:pPr>
          </w:p>
        </w:tc>
        <w:tc>
          <w:tcPr>
            <w:tcW w:w="4678" w:type="dxa"/>
            <w:tcBorders>
              <w:top w:val="single" w:color="auto" w:sz="4" w:space="0"/>
            </w:tcBorders>
          </w:tcPr>
          <w:p w:rsidRPr="009241C1" w:rsidR="00F70617" w:rsidP="00F70617" w:rsidRDefault="00F70617" w14:paraId="0BE8255B" w14:textId="77777777">
            <w:pPr>
              <w:pStyle w:val="Tabellentext"/>
              <w:keepNext w:val="0"/>
            </w:pPr>
            <w:r>
              <w:t xml:space="preserve">Authorizations, print functionality, GUI, Batch &amp; Functional </w:t>
            </w:r>
            <w:proofErr w:type="spellStart"/>
            <w:r>
              <w:t>Anf</w:t>
            </w:r>
            <w:proofErr w:type="spellEnd"/>
            <w:r>
              <w:t>.</w:t>
            </w:r>
          </w:p>
        </w:tc>
      </w:tr>
      <w:tr w:rsidRPr="009241C1" w:rsidR="00F70617" w:rsidTr="00C77480" w14:paraId="548E2DCD" w14:textId="77777777">
        <w:tc>
          <w:tcPr>
            <w:tcW w:w="1032" w:type="dxa"/>
            <w:tcBorders>
              <w:top w:val="single" w:color="auto" w:sz="4" w:space="0"/>
            </w:tcBorders>
          </w:tcPr>
          <w:p w:rsidRPr="009241C1" w:rsidR="00F70617" w:rsidP="00F70617" w:rsidRDefault="00F70617" w14:paraId="35E12F5D" w14:textId="77777777">
            <w:pPr>
              <w:pStyle w:val="Tabellentext"/>
              <w:keepNext w:val="0"/>
            </w:pPr>
            <w:r>
              <w:t>0.6</w:t>
            </w:r>
          </w:p>
        </w:tc>
        <w:tc>
          <w:tcPr>
            <w:tcW w:w="1406" w:type="dxa"/>
            <w:tcBorders>
              <w:top w:val="single" w:color="auto" w:sz="4" w:space="0"/>
            </w:tcBorders>
          </w:tcPr>
          <w:p w:rsidRPr="009241C1" w:rsidR="00F70617" w:rsidP="00F70617" w:rsidRDefault="00F70617" w14:paraId="1AE2C89F" w14:textId="77777777">
            <w:pPr>
              <w:pStyle w:val="Tabellentext"/>
              <w:keepNext w:val="0"/>
            </w:pPr>
            <w:r>
              <w:t>in advance</w:t>
            </w:r>
          </w:p>
        </w:tc>
        <w:tc>
          <w:tcPr>
            <w:tcW w:w="1418" w:type="dxa"/>
            <w:tcBorders>
              <w:top w:val="single" w:color="auto" w:sz="4" w:space="0"/>
            </w:tcBorders>
          </w:tcPr>
          <w:p w:rsidRPr="009241C1" w:rsidR="00F70617" w:rsidP="00F70617" w:rsidRDefault="00F70617" w14:paraId="09373A55" w14:textId="77777777">
            <w:pPr>
              <w:pStyle w:val="Tabellentext"/>
              <w:keepNext w:val="0"/>
            </w:pPr>
            <w:r>
              <w:t>J. Schmidt T. Soder</w:t>
            </w:r>
          </w:p>
        </w:tc>
        <w:tc>
          <w:tcPr>
            <w:tcW w:w="992" w:type="dxa"/>
            <w:tcBorders>
              <w:top w:val="single" w:color="auto" w:sz="4" w:space="0"/>
            </w:tcBorders>
          </w:tcPr>
          <w:p w:rsidRPr="009241C1" w:rsidR="00F70617" w:rsidP="00F70617" w:rsidRDefault="00F70617" w14:paraId="26C575B2" w14:textId="77777777">
            <w:pPr>
              <w:pStyle w:val="Tabellentext"/>
              <w:keepNext w:val="0"/>
            </w:pPr>
          </w:p>
        </w:tc>
        <w:tc>
          <w:tcPr>
            <w:tcW w:w="4678" w:type="dxa"/>
            <w:tcBorders>
              <w:top w:val="single" w:color="auto" w:sz="4" w:space="0"/>
            </w:tcBorders>
          </w:tcPr>
          <w:p w:rsidRPr="009241C1" w:rsidR="00F70617" w:rsidP="00F70617" w:rsidRDefault="00F70617" w14:paraId="0040E497" w14:textId="77777777">
            <w:pPr>
              <w:pStyle w:val="Tabellentext"/>
              <w:keepNext w:val="0"/>
            </w:pPr>
            <w:r>
              <w:t>New creation</w:t>
            </w:r>
          </w:p>
        </w:tc>
      </w:tr>
    </w:tbl>
    <w:p w:rsidRPr="009241C1" w:rsidR="00F30557" w:rsidRDefault="00F6459B" w14:paraId="5FB83904" w14:textId="77777777">
      <w:pPr>
        <w:pStyle w:val="IndexHeadingContinue"/>
        <w:rPr>
          <w:color w:val="auto"/>
        </w:rPr>
      </w:pPr>
      <w:bookmarkStart w:name="_Toc203286938" w:id="803"/>
      <w:bookmarkStart w:name="_Toc221680581" w:id="804"/>
      <w:bookmarkStart w:name="_Toc255289975" w:id="805"/>
      <w:r>
        <w:br w:type="page"/>
      </w:r>
      <w:r>
        <w:rPr>
          <w:color w:val="auto"/>
        </w:rPr>
        <w:lastRenderedPageBreak/>
        <w:t>Distribution list</w:t>
      </w:r>
      <w:bookmarkEnd w:id="803"/>
      <w:bookmarkEnd w:id="804"/>
      <w:bookmarkEnd w:id="805"/>
    </w:p>
    <w:tbl>
      <w:tblPr>
        <w:tblW w:w="0" w:type="auto"/>
        <w:tblBorders>
          <w:top w:val="single" w:color="E20074" w:sz="18" w:space="0"/>
          <w:insideH w:val="single" w:color="auto" w:sz="4" w:space="0"/>
          <w:insideV w:val="single" w:color="auto" w:sz="4" w:space="0"/>
        </w:tblBorders>
        <w:tblLayout w:type="fixed"/>
        <w:tblLook w:val="01E0" w:firstRow="1" w:lastRow="1" w:firstColumn="1" w:lastColumn="1" w:noHBand="0" w:noVBand="0"/>
      </w:tblPr>
      <w:tblGrid>
        <w:gridCol w:w="2576"/>
        <w:gridCol w:w="6314"/>
      </w:tblGrid>
      <w:tr w:rsidRPr="009241C1" w:rsidR="00F30557" w:rsidTr="00095E46" w14:paraId="044DC695" w14:textId="77777777">
        <w:trPr>
          <w:tblHeader/>
        </w:trPr>
        <w:tc>
          <w:tcPr>
            <w:tcW w:w="2576" w:type="dxa"/>
            <w:tcBorders>
              <w:top w:val="single" w:color="E20074" w:sz="18" w:space="0"/>
              <w:bottom w:val="single" w:color="auto" w:sz="4" w:space="0"/>
            </w:tcBorders>
            <w:shd w:val="clear" w:color="auto" w:fill="E0E0E0"/>
          </w:tcPr>
          <w:p w:rsidRPr="009241C1" w:rsidR="00F30557" w:rsidRDefault="002914EB" w14:paraId="39703362" w14:textId="77777777">
            <w:pPr>
              <w:pStyle w:val="TableHeading"/>
              <w:rPr>
                <w:rStyle w:val="Fett"/>
              </w:rPr>
            </w:pPr>
            <w:r>
              <w:rPr>
                <w:rStyle w:val="Fett"/>
              </w:rPr>
              <w:t>Name</w:t>
            </w:r>
          </w:p>
        </w:tc>
        <w:tc>
          <w:tcPr>
            <w:tcW w:w="6314" w:type="dxa"/>
            <w:tcBorders>
              <w:top w:val="single" w:color="E20074" w:sz="18" w:space="0"/>
              <w:bottom w:val="single" w:color="auto" w:sz="4" w:space="0"/>
            </w:tcBorders>
            <w:shd w:val="clear" w:color="auto" w:fill="E0E0E0"/>
          </w:tcPr>
          <w:p w:rsidRPr="009241C1" w:rsidR="00F30557" w:rsidRDefault="008428F3" w14:paraId="207003C8" w14:textId="77777777">
            <w:pPr>
              <w:pStyle w:val="TableHeading"/>
              <w:rPr>
                <w:rStyle w:val="Fett"/>
              </w:rPr>
            </w:pPr>
            <w:r>
              <w:rPr>
                <w:rStyle w:val="Fett"/>
              </w:rPr>
              <w:t>Function / Company</w:t>
            </w:r>
          </w:p>
        </w:tc>
      </w:tr>
      <w:tr w:rsidRPr="009241C1" w:rsidR="00F30557" w:rsidTr="00095E46" w14:paraId="30E10498" w14:textId="77777777">
        <w:trPr>
          <w:tblHeader/>
        </w:trPr>
        <w:tc>
          <w:tcPr>
            <w:tcW w:w="2576" w:type="dxa"/>
            <w:tcBorders>
              <w:top w:val="single" w:color="auto" w:sz="4" w:space="0"/>
            </w:tcBorders>
          </w:tcPr>
          <w:p w:rsidRPr="009241C1" w:rsidR="00F30557" w:rsidRDefault="00D043C4" w14:paraId="36C7FB13" w14:textId="77777777">
            <w:pPr>
              <w:pStyle w:val="TableText"/>
            </w:pPr>
            <w:r>
              <w:t>Frank Beck</w:t>
            </w:r>
          </w:p>
        </w:tc>
        <w:tc>
          <w:tcPr>
            <w:tcW w:w="6314" w:type="dxa"/>
            <w:tcBorders>
              <w:top w:val="single" w:color="auto" w:sz="4" w:space="0"/>
            </w:tcBorders>
          </w:tcPr>
          <w:p w:rsidRPr="009241C1" w:rsidR="00F30557" w:rsidRDefault="00D043C4" w14:paraId="30F7E38A" w14:textId="77777777">
            <w:pPr>
              <w:pStyle w:val="TableText"/>
            </w:pPr>
            <w:r>
              <w:t>Daimler AG</w:t>
            </w:r>
          </w:p>
        </w:tc>
      </w:tr>
      <w:tr w:rsidRPr="009241C1" w:rsidR="00F30557" w:rsidTr="00095E46" w14:paraId="5C5B3DAB" w14:textId="77777777">
        <w:trPr>
          <w:tblHeader/>
        </w:trPr>
        <w:tc>
          <w:tcPr>
            <w:tcW w:w="2576" w:type="dxa"/>
          </w:tcPr>
          <w:p w:rsidRPr="009241C1" w:rsidR="00F30557" w:rsidRDefault="00D043C4" w14:paraId="4379FE6E" w14:textId="77777777">
            <w:pPr>
              <w:pStyle w:val="TableText"/>
            </w:pPr>
            <w:r>
              <w:t>Thorsten Nau</w:t>
            </w:r>
          </w:p>
        </w:tc>
        <w:tc>
          <w:tcPr>
            <w:tcW w:w="6314" w:type="dxa"/>
          </w:tcPr>
          <w:p w:rsidRPr="009241C1" w:rsidR="00F30557" w:rsidRDefault="00D043C4" w14:paraId="3A22992E" w14:textId="77777777">
            <w:pPr>
              <w:pStyle w:val="TableText"/>
            </w:pPr>
            <w:r>
              <w:t>Daimler AG</w:t>
            </w:r>
          </w:p>
        </w:tc>
      </w:tr>
      <w:tr w:rsidRPr="009241C1" w:rsidR="00D043C4" w:rsidTr="00E41B04" w14:paraId="33678A26" w14:textId="77777777">
        <w:trPr>
          <w:tblHeader/>
        </w:trPr>
        <w:tc>
          <w:tcPr>
            <w:tcW w:w="2576" w:type="dxa"/>
          </w:tcPr>
          <w:p w:rsidRPr="009241C1" w:rsidR="00D043C4" w:rsidP="00E41B04" w:rsidRDefault="00FF0392" w14:paraId="3359BFA9" w14:textId="38FDF048">
            <w:pPr>
              <w:pStyle w:val="TableText"/>
            </w:pPr>
            <w:r>
              <w:t>Sven Laubenstein</w:t>
            </w:r>
          </w:p>
        </w:tc>
        <w:tc>
          <w:tcPr>
            <w:tcW w:w="6314" w:type="dxa"/>
          </w:tcPr>
          <w:p w:rsidRPr="009241C1" w:rsidR="00D043C4" w:rsidP="00E41B04" w:rsidRDefault="00D043C4" w14:paraId="151A7783" w14:textId="77777777">
            <w:pPr>
              <w:pStyle w:val="TableText"/>
            </w:pPr>
            <w:r>
              <w:t>T-Systems International GmbH</w:t>
            </w:r>
          </w:p>
        </w:tc>
      </w:tr>
      <w:tr w:rsidRPr="009241C1" w:rsidR="00D043C4" w:rsidTr="00E41B04" w14:paraId="453693EA" w14:textId="77777777">
        <w:trPr>
          <w:tblHeader/>
        </w:trPr>
        <w:tc>
          <w:tcPr>
            <w:tcW w:w="2576" w:type="dxa"/>
          </w:tcPr>
          <w:p w:rsidRPr="009241C1" w:rsidR="00D043C4" w:rsidP="00E41B04" w:rsidRDefault="00D043C4" w14:paraId="262B9811" w14:textId="77777777">
            <w:pPr>
              <w:pStyle w:val="TableText"/>
            </w:pPr>
            <w:r>
              <w:t>Tobias Soder</w:t>
            </w:r>
          </w:p>
        </w:tc>
        <w:tc>
          <w:tcPr>
            <w:tcW w:w="6314" w:type="dxa"/>
          </w:tcPr>
          <w:p w:rsidRPr="009241C1" w:rsidR="00D043C4" w:rsidP="00E41B04" w:rsidRDefault="00D043C4" w14:paraId="717589DB" w14:textId="77777777">
            <w:pPr>
              <w:pStyle w:val="TableText"/>
            </w:pPr>
            <w:r>
              <w:t>T-Systems International GmbH</w:t>
            </w:r>
          </w:p>
        </w:tc>
      </w:tr>
    </w:tbl>
    <w:p w:rsidRPr="009241C1" w:rsidR="00F30557" w:rsidRDefault="008428F3" w14:paraId="59D54D80" w14:textId="77777777">
      <w:pPr>
        <w:pStyle w:val="IndexHeadingContinue"/>
        <w:rPr>
          <w:color w:val="auto"/>
        </w:rPr>
      </w:pPr>
      <w:bookmarkStart w:name="_Toc203286939" w:id="806"/>
      <w:bookmarkStart w:name="_Toc221680582" w:id="807"/>
      <w:bookmarkStart w:name="_Toc255289976" w:id="808"/>
      <w:r>
        <w:rPr>
          <w:color w:val="auto"/>
        </w:rPr>
        <w:t>Authorization</w:t>
      </w:r>
      <w:bookmarkEnd w:id="806"/>
      <w:bookmarkEnd w:id="807"/>
      <w:bookmarkEnd w:id="808"/>
    </w:p>
    <w:tbl>
      <w:tblPr>
        <w:tblW w:w="8890" w:type="dxa"/>
        <w:tblBorders>
          <w:top w:val="single" w:color="E20074" w:sz="18" w:space="0"/>
          <w:insideH w:val="single" w:color="auto" w:sz="4" w:space="0"/>
          <w:insideV w:val="single" w:color="auto" w:sz="4" w:space="0"/>
        </w:tblBorders>
        <w:tblLayout w:type="fixed"/>
        <w:tblLook w:val="01E0" w:firstRow="1" w:lastRow="1" w:firstColumn="1" w:lastColumn="1" w:noHBand="0" w:noVBand="0"/>
      </w:tblPr>
      <w:tblGrid>
        <w:gridCol w:w="1468"/>
        <w:gridCol w:w="3025"/>
        <w:gridCol w:w="1565"/>
        <w:gridCol w:w="2832"/>
      </w:tblGrid>
      <w:tr w:rsidRPr="009241C1" w:rsidR="00AD108F" w:rsidTr="00095E46" w14:paraId="21DA3115" w14:textId="77777777">
        <w:trPr>
          <w:tblHeader/>
        </w:trPr>
        <w:tc>
          <w:tcPr>
            <w:tcW w:w="4493" w:type="dxa"/>
            <w:gridSpan w:val="2"/>
            <w:tcBorders>
              <w:top w:val="single" w:color="E20074" w:sz="18" w:space="0"/>
              <w:bottom w:val="single" w:color="auto" w:sz="4" w:space="0"/>
            </w:tcBorders>
            <w:shd w:val="clear" w:color="auto" w:fill="E0E0E0"/>
          </w:tcPr>
          <w:p w:rsidRPr="009241C1" w:rsidR="00AD108F" w:rsidP="00B022C4" w:rsidRDefault="00AD108F" w14:paraId="670B0B01" w14:textId="77777777">
            <w:pPr>
              <w:pStyle w:val="Tabellenkopf"/>
              <w:rPr>
                <w:rStyle w:val="Fett"/>
              </w:rPr>
            </w:pPr>
            <w:r>
              <w:rPr>
                <w:rStyle w:val="Fett"/>
              </w:rPr>
              <w:t>Client</w:t>
            </w:r>
          </w:p>
        </w:tc>
        <w:tc>
          <w:tcPr>
            <w:tcW w:w="4397" w:type="dxa"/>
            <w:gridSpan w:val="2"/>
            <w:tcBorders>
              <w:top w:val="single" w:color="E20074" w:sz="18" w:space="0"/>
              <w:bottom w:val="single" w:color="auto" w:sz="4" w:space="0"/>
            </w:tcBorders>
            <w:shd w:val="clear" w:color="auto" w:fill="E0E0E0"/>
          </w:tcPr>
          <w:p w:rsidRPr="009241C1" w:rsidR="00AD108F" w:rsidP="00B022C4" w:rsidRDefault="00AD108F" w14:paraId="2DB20799" w14:textId="77777777">
            <w:pPr>
              <w:pStyle w:val="Tabellenkopf"/>
              <w:rPr>
                <w:rStyle w:val="Fett"/>
              </w:rPr>
            </w:pPr>
            <w:r>
              <w:rPr>
                <w:rStyle w:val="Fett"/>
              </w:rPr>
              <w:t>Contractor</w:t>
            </w:r>
          </w:p>
        </w:tc>
      </w:tr>
      <w:tr w:rsidRPr="009241C1" w:rsidR="00AD108F" w:rsidTr="00095E46" w14:paraId="20A75CA1" w14:textId="77777777">
        <w:trPr>
          <w:tblHeader/>
        </w:trPr>
        <w:tc>
          <w:tcPr>
            <w:tcW w:w="1468" w:type="dxa"/>
            <w:tcBorders>
              <w:top w:val="single" w:color="auto" w:sz="4" w:space="0"/>
            </w:tcBorders>
          </w:tcPr>
          <w:p w:rsidRPr="009241C1" w:rsidR="00AD108F" w:rsidP="00B022C4" w:rsidRDefault="00AD108F" w14:paraId="4A99A475" w14:textId="77777777">
            <w:pPr>
              <w:pStyle w:val="Tabellentext"/>
            </w:pPr>
            <w:r>
              <w:t>Name:</w:t>
            </w:r>
          </w:p>
        </w:tc>
        <w:tc>
          <w:tcPr>
            <w:tcW w:w="3025" w:type="dxa"/>
            <w:tcBorders>
              <w:top w:val="single" w:color="auto" w:sz="4" w:space="0"/>
            </w:tcBorders>
          </w:tcPr>
          <w:p w:rsidRPr="009241C1" w:rsidR="00AD108F" w:rsidP="00B022C4" w:rsidRDefault="00AD108F" w14:paraId="0346EE54" w14:textId="77777777">
            <w:pPr>
              <w:pStyle w:val="Tabellentext"/>
            </w:pPr>
          </w:p>
        </w:tc>
        <w:tc>
          <w:tcPr>
            <w:tcW w:w="1565" w:type="dxa"/>
            <w:tcBorders>
              <w:top w:val="single" w:color="auto" w:sz="4" w:space="0"/>
            </w:tcBorders>
          </w:tcPr>
          <w:p w:rsidRPr="009241C1" w:rsidR="00AD108F" w:rsidP="00B022C4" w:rsidRDefault="00AD108F" w14:paraId="5331CD7A" w14:textId="77777777">
            <w:pPr>
              <w:pStyle w:val="Tabellentext"/>
            </w:pPr>
            <w:r>
              <w:t>Name:</w:t>
            </w:r>
          </w:p>
        </w:tc>
        <w:tc>
          <w:tcPr>
            <w:tcW w:w="2832" w:type="dxa"/>
            <w:tcBorders>
              <w:top w:val="single" w:color="auto" w:sz="4" w:space="0"/>
            </w:tcBorders>
          </w:tcPr>
          <w:p w:rsidRPr="009241C1" w:rsidR="00AD108F" w:rsidP="00B022C4" w:rsidRDefault="00AD108F" w14:paraId="38A4ADAB" w14:textId="77777777">
            <w:pPr>
              <w:pStyle w:val="Tabellentext"/>
            </w:pPr>
          </w:p>
        </w:tc>
      </w:tr>
      <w:tr w:rsidRPr="009241C1" w:rsidR="00AD108F" w:rsidTr="00095E46" w14:paraId="4DEC21AD" w14:textId="77777777">
        <w:trPr>
          <w:tblHeader/>
        </w:trPr>
        <w:tc>
          <w:tcPr>
            <w:tcW w:w="1468" w:type="dxa"/>
          </w:tcPr>
          <w:p w:rsidRPr="009241C1" w:rsidR="00AD108F" w:rsidP="00B022C4" w:rsidRDefault="00AD108F" w14:paraId="4F99485B" w14:textId="77777777">
            <w:pPr>
              <w:pStyle w:val="Tabellentext"/>
            </w:pPr>
            <w:r>
              <w:t>Function:</w:t>
            </w:r>
          </w:p>
        </w:tc>
        <w:tc>
          <w:tcPr>
            <w:tcW w:w="3025" w:type="dxa"/>
          </w:tcPr>
          <w:p w:rsidRPr="009241C1" w:rsidR="00AD108F" w:rsidP="00B022C4" w:rsidRDefault="00AD108F" w14:paraId="4679A9EB" w14:textId="77777777">
            <w:pPr>
              <w:pStyle w:val="Tabellentext"/>
            </w:pPr>
          </w:p>
        </w:tc>
        <w:tc>
          <w:tcPr>
            <w:tcW w:w="1565" w:type="dxa"/>
          </w:tcPr>
          <w:p w:rsidRPr="009241C1" w:rsidR="00AD108F" w:rsidP="00B022C4" w:rsidRDefault="00AD108F" w14:paraId="44787490" w14:textId="77777777">
            <w:pPr>
              <w:pStyle w:val="Tabellentext"/>
            </w:pPr>
            <w:r>
              <w:t>Function:</w:t>
            </w:r>
          </w:p>
        </w:tc>
        <w:tc>
          <w:tcPr>
            <w:tcW w:w="2832" w:type="dxa"/>
          </w:tcPr>
          <w:p w:rsidRPr="009241C1" w:rsidR="00AD108F" w:rsidP="00B022C4" w:rsidRDefault="00AD108F" w14:paraId="5C1C8A22" w14:textId="77777777">
            <w:pPr>
              <w:pStyle w:val="Tabellentext"/>
            </w:pPr>
          </w:p>
        </w:tc>
      </w:tr>
      <w:tr w:rsidRPr="009241C1" w:rsidR="00AD108F" w:rsidTr="00095E46" w14:paraId="603A176B" w14:textId="77777777">
        <w:trPr>
          <w:tblHeader/>
        </w:trPr>
        <w:tc>
          <w:tcPr>
            <w:tcW w:w="1468" w:type="dxa"/>
          </w:tcPr>
          <w:p w:rsidRPr="009241C1" w:rsidR="00AD108F" w:rsidP="00B022C4" w:rsidRDefault="00AD108F" w14:paraId="76D4D631" w14:textId="77777777">
            <w:pPr>
              <w:pStyle w:val="Tabellentext"/>
            </w:pPr>
            <w:r>
              <w:t>Date:</w:t>
            </w:r>
          </w:p>
        </w:tc>
        <w:tc>
          <w:tcPr>
            <w:tcW w:w="3025" w:type="dxa"/>
          </w:tcPr>
          <w:p w:rsidRPr="009241C1" w:rsidR="00AD108F" w:rsidP="00B022C4" w:rsidRDefault="00AD108F" w14:paraId="5E2A08AA" w14:textId="77777777">
            <w:pPr>
              <w:pStyle w:val="Tabellentext"/>
            </w:pPr>
          </w:p>
        </w:tc>
        <w:tc>
          <w:tcPr>
            <w:tcW w:w="1565" w:type="dxa"/>
          </w:tcPr>
          <w:p w:rsidRPr="009241C1" w:rsidR="00AD108F" w:rsidP="00B022C4" w:rsidRDefault="00AD108F" w14:paraId="0D9B4D22" w14:textId="77777777">
            <w:pPr>
              <w:pStyle w:val="Tabellentext"/>
            </w:pPr>
            <w:r>
              <w:t>Date:</w:t>
            </w:r>
          </w:p>
        </w:tc>
        <w:tc>
          <w:tcPr>
            <w:tcW w:w="2832" w:type="dxa"/>
          </w:tcPr>
          <w:p w:rsidRPr="009241C1" w:rsidR="00AD108F" w:rsidP="00B022C4" w:rsidRDefault="00AD108F" w14:paraId="19EACFFF" w14:textId="77777777">
            <w:pPr>
              <w:pStyle w:val="Tabellentext"/>
            </w:pPr>
          </w:p>
        </w:tc>
      </w:tr>
      <w:tr w:rsidRPr="00A007A7" w:rsidR="00AD108F" w:rsidTr="00095E46" w14:paraId="48E4580A" w14:textId="77777777">
        <w:trPr>
          <w:trHeight w:val="487"/>
          <w:tblHeader/>
        </w:trPr>
        <w:tc>
          <w:tcPr>
            <w:tcW w:w="1468" w:type="dxa"/>
          </w:tcPr>
          <w:p w:rsidRPr="009241C1" w:rsidR="00AD108F" w:rsidP="00B022C4" w:rsidRDefault="00AD108F" w14:paraId="2FA13D09" w14:textId="77777777">
            <w:pPr>
              <w:pStyle w:val="Tabellentext"/>
            </w:pPr>
            <w:r>
              <w:t>Signature:</w:t>
            </w:r>
          </w:p>
        </w:tc>
        <w:tc>
          <w:tcPr>
            <w:tcW w:w="3025" w:type="dxa"/>
          </w:tcPr>
          <w:p w:rsidRPr="009241C1" w:rsidR="00AD108F" w:rsidP="00B022C4" w:rsidRDefault="00AD108F" w14:paraId="57AF61F4" w14:textId="77777777">
            <w:pPr>
              <w:pStyle w:val="Tabellentext"/>
            </w:pPr>
          </w:p>
        </w:tc>
        <w:tc>
          <w:tcPr>
            <w:tcW w:w="1565" w:type="dxa"/>
          </w:tcPr>
          <w:p w:rsidRPr="00A007A7" w:rsidR="00AD108F" w:rsidP="00B022C4" w:rsidRDefault="00AD108F" w14:paraId="7E4DA5C1" w14:textId="77777777">
            <w:pPr>
              <w:pStyle w:val="Tabellentext"/>
            </w:pPr>
            <w:r>
              <w:t>Signature:</w:t>
            </w:r>
          </w:p>
        </w:tc>
        <w:tc>
          <w:tcPr>
            <w:tcW w:w="2832" w:type="dxa"/>
          </w:tcPr>
          <w:p w:rsidRPr="00A007A7" w:rsidR="00AD108F" w:rsidP="00B022C4" w:rsidRDefault="00AD108F" w14:paraId="03DCCE55" w14:textId="77777777">
            <w:pPr>
              <w:pStyle w:val="Tabellentext"/>
            </w:pPr>
          </w:p>
        </w:tc>
      </w:tr>
    </w:tbl>
    <w:p w:rsidRPr="00A007A7" w:rsidR="00D51947" w:rsidP="006D036D" w:rsidRDefault="00D51947" w14:paraId="7B124435" w14:textId="2E14DC02">
      <w:pPr>
        <w:pStyle w:val="Textkrper"/>
      </w:pPr>
    </w:p>
    <w:sectPr w:rsidRPr="00A007A7" w:rsidR="00D51947" w:rsidSect="00157A4C">
      <w:pgSz w:w="11900" w:h="16840" w:orient="portrait" w:code="9"/>
      <w:pgMar w:top="1134" w:right="1134" w:bottom="1134" w:left="1418" w:header="595" w:footer="414" w:gutter="0"/>
      <w:cols w:space="708"/>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368B5" w:rsidRDefault="00A368B5" w14:paraId="21E251B5" w14:textId="77777777">
      <w:r>
        <w:separator/>
      </w:r>
    </w:p>
  </w:endnote>
  <w:endnote w:type="continuationSeparator" w:id="0">
    <w:p w:rsidR="00A368B5" w:rsidRDefault="00A368B5" w14:paraId="05463C1B"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ele-GroteskHal">
    <w:panose1 w:val="00000000000000000000"/>
    <w:charset w:val="00"/>
    <w:family w:val="auto"/>
    <w:pitch w:val="variable"/>
    <w:sig w:usb0="A00002AF" w:usb1="1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ele-GroteskNor">
    <w:panose1 w:val="00000000000000000000"/>
    <w:charset w:val="00"/>
    <w:family w:val="auto"/>
    <w:pitch w:val="variable"/>
    <w:sig w:usb0="A00002AF" w:usb1="1000204B" w:usb2="00000000" w:usb3="00000000" w:csb0="00000097" w:csb1="00000000"/>
  </w:font>
  <w:font w:name="Tele-GroteskFet">
    <w:panose1 w:val="00000000000000000000"/>
    <w:charset w:val="00"/>
    <w:family w:val="auto"/>
    <w:pitch w:val="variable"/>
    <w:sig w:usb0="A00002AF" w:usb1="1000204B" w:usb2="00000000" w:usb3="00000000" w:csb0="000000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rpoS">
    <w:panose1 w:val="00000000000000000000"/>
    <w:charset w:val="00"/>
    <w:family w:val="auto"/>
    <w:pitch w:val="variable"/>
    <w:sig w:usb0="A00001AF" w:usb1="100078FB" w:usb2="00000000" w:usb3="00000000" w:csb0="00000093"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Shell Dlg 2">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D75B8F" w:rsidRDefault="00D75B8F" w14:paraId="3CF77E5A" w14:textId="77777777">
    <w:pPr>
      <w:pStyle w:val="Fuzeile"/>
    </w:pPr>
    <w:r>
      <w:rPr>
        <w:noProof/>
      </w:rPr>
      <w:drawing>
        <wp:anchor distT="0" distB="0" distL="114300" distR="114300" simplePos="0" relativeHeight="251659264" behindDoc="1" locked="0" layoutInCell="1" allowOverlap="1" wp14:anchorId="3C494148" wp14:editId="615A2BDD">
          <wp:simplePos x="0" y="0"/>
          <wp:positionH relativeFrom="page">
            <wp:posOffset>377825</wp:posOffset>
          </wp:positionH>
          <wp:positionV relativeFrom="page">
            <wp:posOffset>9648825</wp:posOffset>
          </wp:positionV>
          <wp:extent cx="6801485" cy="659765"/>
          <wp:effectExtent l="19050" t="0" r="0" b="0"/>
          <wp:wrapNone/>
          <wp:docPr id="120" name="Bild 2" descr="T_Label_3C_re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_Label_3C_re_M"/>
                  <pic:cNvPicPr>
                    <a:picLocks noChangeAspect="1" noChangeArrowheads="1"/>
                  </pic:cNvPicPr>
                </pic:nvPicPr>
                <pic:blipFill>
                  <a:blip r:embed="rId1"/>
                  <a:srcRect/>
                  <a:stretch>
                    <a:fillRect/>
                  </a:stretch>
                </pic:blipFill>
                <pic:spPr bwMode="auto">
                  <a:xfrm>
                    <a:off x="0" y="0"/>
                    <a:ext cx="6801485" cy="65976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28" w:type="dxa"/>
        <w:right w:w="28" w:type="dxa"/>
      </w:tblCellMar>
      <w:tblLook w:val="01E0" w:firstRow="1" w:lastRow="1" w:firstColumn="1" w:lastColumn="1" w:noHBand="0" w:noVBand="0"/>
    </w:tblPr>
    <w:tblGrid>
      <w:gridCol w:w="1188"/>
      <w:gridCol w:w="3221"/>
      <w:gridCol w:w="919"/>
      <w:gridCol w:w="1762"/>
      <w:gridCol w:w="1624"/>
      <w:gridCol w:w="1146"/>
    </w:tblGrid>
    <w:tr w:rsidRPr="00095E46" w:rsidR="00D75B8F" w:rsidTr="00761CD6" w14:paraId="09881481" w14:textId="77777777">
      <w:trPr>
        <w:cantSplit/>
        <w:trHeight w:val="160"/>
      </w:trPr>
      <w:tc>
        <w:tcPr>
          <w:tcW w:w="604" w:type="pct"/>
          <w:shd w:val="clear" w:color="auto" w:fill="auto"/>
          <w:noWrap/>
          <w:vAlign w:val="bottom"/>
        </w:tcPr>
        <w:p w:rsidRPr="00432863" w:rsidR="00D75B8F" w:rsidP="00095E46" w:rsidRDefault="00D75B8F" w14:paraId="3B13025A" w14:textId="33DDC7BE">
          <w:pPr>
            <w:pStyle w:val="Fuzeile"/>
            <w:tabs>
              <w:tab w:val="clear" w:pos="4536"/>
            </w:tabs>
            <w:jc w:val="right"/>
          </w:pPr>
          <w:r>
            <w:t>Filename:</w:t>
          </w:r>
        </w:p>
      </w:tc>
      <w:tc>
        <w:tcPr>
          <w:tcW w:w="1635" w:type="pct"/>
          <w:shd w:val="clear" w:color="auto" w:fill="auto"/>
          <w:noWrap/>
          <w:vAlign w:val="bottom"/>
        </w:tcPr>
        <w:p w:rsidRPr="00432863" w:rsidR="00D75B8F" w:rsidP="00095E46" w:rsidRDefault="00D75B8F" w14:paraId="634E0213" w14:textId="552E18A5">
          <w:pPr>
            <w:pStyle w:val="Fuzeile"/>
            <w:tabs>
              <w:tab w:val="clear" w:pos="4536"/>
            </w:tabs>
          </w:pPr>
          <w:r>
            <w:fldChar w:fldCharType="begin"/>
          </w:r>
          <w:r>
            <w:instrText xml:space="preserve"> FILENAME   \* MERGEFORMAT </w:instrText>
          </w:r>
          <w:r>
            <w:fldChar w:fldCharType="separate"/>
          </w:r>
          <w:proofErr w:type="spellStart"/>
          <w:r w:rsidR="000D3A2D">
            <w:t>Spezifikation</w:t>
          </w:r>
          <w:proofErr w:type="spellEnd"/>
          <w:r w:rsidR="000D3A2D">
            <w:t xml:space="preserve"> STOX.docx</w:t>
          </w:r>
          <w:r>
            <w:fldChar w:fldCharType="end"/>
          </w:r>
        </w:p>
      </w:tc>
      <w:tc>
        <w:tcPr>
          <w:tcW w:w="459" w:type="pct"/>
          <w:shd w:val="clear" w:color="auto" w:fill="auto"/>
          <w:noWrap/>
          <w:vAlign w:val="bottom"/>
        </w:tcPr>
        <w:p w:rsidRPr="00095E46" w:rsidR="00D75B8F" w:rsidP="00761CD6" w:rsidRDefault="00D75B8F" w14:paraId="42B26DDE" w14:textId="77777777">
          <w:pPr>
            <w:pStyle w:val="Fuzeile"/>
            <w:tabs>
              <w:tab w:val="clear" w:pos="4536"/>
            </w:tabs>
            <w:jc w:val="right"/>
            <w:rPr>
              <w:szCs w:val="18"/>
            </w:rPr>
          </w:pPr>
          <w:r>
            <w:t>Status from:</w:t>
          </w:r>
        </w:p>
      </w:tc>
      <w:tc>
        <w:tcPr>
          <w:tcW w:w="895" w:type="pct"/>
          <w:shd w:val="clear" w:color="auto" w:fill="auto"/>
          <w:noWrap/>
          <w:vAlign w:val="bottom"/>
        </w:tcPr>
        <w:p w:rsidRPr="00432863" w:rsidR="00D75B8F" w:rsidP="00095E46" w:rsidRDefault="0030205C" w14:paraId="522DA4C1" w14:textId="5E3E15CC">
          <w:pPr>
            <w:pStyle w:val="Fuzeile"/>
            <w:tabs>
              <w:tab w:val="clear" w:pos="4536"/>
            </w:tabs>
          </w:pPr>
          <w:r>
            <w:fldChar w:fldCharType="begin"/>
          </w:r>
          <w:r>
            <w:instrText> DOCPROPERTY  "Status Date"  \* MERGEFORMAT </w:instrText>
          </w:r>
          <w:r>
            <w:fldChar w:fldCharType="separate"/>
          </w:r>
          <w:r w:rsidR="000D3A2D">
            <w:t>23.12.2021</w:t>
          </w:r>
          <w:r>
            <w:fldChar w:fldCharType="end"/>
          </w:r>
        </w:p>
      </w:tc>
      <w:tc>
        <w:tcPr>
          <w:tcW w:w="825" w:type="pct"/>
          <w:shd w:val="clear" w:color="auto" w:fill="auto"/>
          <w:noWrap/>
          <w:vAlign w:val="bottom"/>
        </w:tcPr>
        <w:p w:rsidRPr="00432863" w:rsidR="00D75B8F" w:rsidP="00761CD6" w:rsidRDefault="00D75B8F" w14:paraId="3C16686A" w14:textId="77777777">
          <w:pPr>
            <w:pStyle w:val="Fuzeile"/>
            <w:rPr>
              <w:vanish/>
            </w:rPr>
          </w:pPr>
        </w:p>
      </w:tc>
      <w:tc>
        <w:tcPr>
          <w:tcW w:w="582" w:type="pct"/>
          <w:vMerge w:val="restart"/>
          <w:shd w:val="clear" w:color="auto" w:fill="auto"/>
          <w:vAlign w:val="bottom"/>
        </w:tcPr>
        <w:p w:rsidRPr="00095E46" w:rsidR="00D75B8F" w:rsidP="00095E46" w:rsidRDefault="00D75B8F" w14:paraId="42B07E5A" w14:textId="77777777">
          <w:pPr>
            <w:pStyle w:val="Fuzeile"/>
            <w:jc w:val="right"/>
            <w:rPr>
              <w:rStyle w:val="Seitenzahl"/>
              <w:i/>
              <w:iCs/>
            </w:rPr>
          </w:pPr>
        </w:p>
        <w:p w:rsidRPr="00095E46" w:rsidR="00D75B8F" w:rsidP="00095E46" w:rsidRDefault="00D75B8F" w14:paraId="07EC265B" w14:textId="77777777">
          <w:pPr>
            <w:pStyle w:val="Fuzeile"/>
            <w:jc w:val="right"/>
            <w:rPr>
              <w:rStyle w:val="Seitenzahl"/>
              <w:i/>
              <w:iCs/>
            </w:rPr>
          </w:pPr>
          <w:r w:rsidRPr="00095E46">
            <w:rPr>
              <w:rStyle w:val="Seitenzahl"/>
              <w:i/>
            </w:rPr>
            <w:fldChar w:fldCharType="begin"/>
          </w:r>
          <w:r w:rsidRPr="00095E46">
            <w:rPr>
              <w:rStyle w:val="Seitenzahl"/>
              <w:i/>
            </w:rPr>
            <w:instrText xml:space="preserve"> PAGE  \* Arabic  \* MERGEFORMAT </w:instrText>
          </w:r>
          <w:r w:rsidRPr="00095E46">
            <w:rPr>
              <w:rStyle w:val="Seitenzahl"/>
              <w:i/>
            </w:rPr>
            <w:fldChar w:fldCharType="separate"/>
          </w:r>
          <w:r w:rsidR="00897AE8">
            <w:rPr>
              <w:rStyle w:val="Seitenzahl"/>
              <w:i/>
            </w:rPr>
            <w:t>3</w:t>
          </w:r>
          <w:r w:rsidRPr="00095E46">
            <w:rPr>
              <w:rStyle w:val="Seitenzahl"/>
              <w:i/>
            </w:rPr>
            <w:fldChar w:fldCharType="end"/>
          </w:r>
          <w:r>
            <w:rPr>
              <w:rStyle w:val="Seitenzahl"/>
              <w:i/>
            </w:rPr>
            <w:t>/</w:t>
          </w:r>
          <w:r w:rsidRPr="00095E46">
            <w:rPr>
              <w:rStyle w:val="Seitenzahl"/>
              <w:i/>
            </w:rPr>
            <w:fldChar w:fldCharType="begin"/>
          </w:r>
          <w:r w:rsidRPr="00095E46">
            <w:rPr>
              <w:rStyle w:val="Seitenzahl"/>
              <w:i/>
            </w:rPr>
            <w:instrText xml:space="preserve"> NUMPAGES  \# "0" \* Arabic  \* MERGEFORMAT </w:instrText>
          </w:r>
          <w:r w:rsidRPr="00095E46">
            <w:rPr>
              <w:rStyle w:val="Seitenzahl"/>
              <w:i/>
            </w:rPr>
            <w:fldChar w:fldCharType="separate"/>
          </w:r>
          <w:r w:rsidR="00897AE8">
            <w:rPr>
              <w:rStyle w:val="Seitenzahl"/>
              <w:i/>
            </w:rPr>
            <w:t>231</w:t>
          </w:r>
          <w:r w:rsidRPr="00095E46">
            <w:rPr>
              <w:rStyle w:val="Seitenzahl"/>
              <w:i/>
            </w:rPr>
            <w:fldChar w:fldCharType="end"/>
          </w:r>
        </w:p>
      </w:tc>
    </w:tr>
    <w:tr w:rsidRPr="00095E46" w:rsidR="00D75B8F" w:rsidTr="00761CD6" w14:paraId="1BC6E61A" w14:textId="77777777">
      <w:trPr>
        <w:cantSplit/>
        <w:trHeight w:val="160"/>
      </w:trPr>
      <w:tc>
        <w:tcPr>
          <w:tcW w:w="604" w:type="pct"/>
          <w:shd w:val="clear" w:color="auto" w:fill="auto"/>
          <w:noWrap/>
          <w:vAlign w:val="bottom"/>
        </w:tcPr>
        <w:p w:rsidRPr="00095E46" w:rsidR="00D75B8F" w:rsidP="00095E46" w:rsidRDefault="00D75B8F" w14:paraId="4487491E" w14:textId="77777777">
          <w:pPr>
            <w:pStyle w:val="Fuzeile"/>
            <w:tabs>
              <w:tab w:val="clear" w:pos="4536"/>
            </w:tabs>
            <w:jc w:val="right"/>
            <w:rPr>
              <w:szCs w:val="18"/>
            </w:rPr>
          </w:pPr>
          <w:r>
            <w:t>Authors:</w:t>
          </w:r>
        </w:p>
      </w:tc>
      <w:tc>
        <w:tcPr>
          <w:tcW w:w="1635" w:type="pct"/>
          <w:shd w:val="clear" w:color="auto" w:fill="auto"/>
          <w:noWrap/>
          <w:vAlign w:val="bottom"/>
        </w:tcPr>
        <w:p w:rsidRPr="00095E46" w:rsidR="00D75B8F" w:rsidP="00095E46" w:rsidRDefault="00D75B8F" w14:paraId="150CDCD7" w14:textId="6F82451F">
          <w:pPr>
            <w:pStyle w:val="Fuzeile"/>
            <w:tabs>
              <w:tab w:val="clear" w:pos="4536"/>
            </w:tabs>
          </w:pPr>
          <w:r>
            <w:fldChar w:fldCharType="begin"/>
          </w:r>
          <w:r>
            <w:instrText> DOCPROPERTY  Author  \* MERGEFORMAT </w:instrText>
          </w:r>
          <w:r>
            <w:fldChar w:fldCharType="separate"/>
          </w:r>
          <w:r w:rsidR="000D3A2D">
            <w:t>Tobias Soder, Jessica Hatz</w:t>
          </w:r>
          <w:r>
            <w:fldChar w:fldCharType="end"/>
          </w:r>
        </w:p>
      </w:tc>
      <w:tc>
        <w:tcPr>
          <w:tcW w:w="459" w:type="pct"/>
          <w:shd w:val="clear" w:color="auto" w:fill="auto"/>
          <w:noWrap/>
          <w:vAlign w:val="bottom"/>
        </w:tcPr>
        <w:p w:rsidRPr="00095E46" w:rsidR="00D75B8F" w:rsidP="00095E46" w:rsidRDefault="00D75B8F" w14:paraId="2980EEE3" w14:textId="77777777">
          <w:pPr>
            <w:pStyle w:val="Fuzeile"/>
            <w:tabs>
              <w:tab w:val="clear" w:pos="4536"/>
            </w:tabs>
            <w:jc w:val="right"/>
            <w:rPr>
              <w:szCs w:val="18"/>
            </w:rPr>
          </w:pPr>
          <w:r>
            <w:t>Version:</w:t>
          </w:r>
        </w:p>
      </w:tc>
      <w:tc>
        <w:tcPr>
          <w:tcW w:w="895" w:type="pct"/>
          <w:shd w:val="clear" w:color="auto" w:fill="auto"/>
          <w:noWrap/>
          <w:vAlign w:val="bottom"/>
        </w:tcPr>
        <w:p w:rsidRPr="00095E46" w:rsidR="00D75B8F" w:rsidP="00095E46" w:rsidRDefault="00D75B8F" w14:paraId="52593894" w14:textId="42EE742F">
          <w:pPr>
            <w:pStyle w:val="Fuzeile"/>
            <w:tabs>
              <w:tab w:val="clear" w:pos="4536"/>
            </w:tabs>
            <w:rPr>
              <w:szCs w:val="18"/>
            </w:rPr>
          </w:pPr>
          <w:r>
            <w:fldChar w:fldCharType="begin"/>
          </w:r>
          <w:r>
            <w:instrText> DOCPROPERTY  "Version Number"  \* MERGEFORMAT </w:instrText>
          </w:r>
          <w:r>
            <w:fldChar w:fldCharType="separate"/>
          </w:r>
          <w:r w:rsidR="000D3A2D">
            <w:t>1.14</w:t>
          </w:r>
          <w:r>
            <w:fldChar w:fldCharType="end"/>
          </w:r>
        </w:p>
      </w:tc>
      <w:tc>
        <w:tcPr>
          <w:tcW w:w="825" w:type="pct"/>
          <w:shd w:val="clear" w:color="auto" w:fill="auto"/>
          <w:noWrap/>
          <w:vAlign w:val="bottom"/>
        </w:tcPr>
        <w:p w:rsidRPr="00DD0BC8" w:rsidR="00D75B8F" w:rsidP="00142A43" w:rsidRDefault="00D75B8F" w14:paraId="43DC75DC" w14:textId="77777777">
          <w:pPr>
            <w:pStyle w:val="Fuzeile"/>
          </w:pPr>
        </w:p>
      </w:tc>
      <w:tc>
        <w:tcPr>
          <w:tcW w:w="582" w:type="pct"/>
          <w:vMerge/>
          <w:shd w:val="clear" w:color="auto" w:fill="auto"/>
          <w:vAlign w:val="bottom"/>
        </w:tcPr>
        <w:p w:rsidRPr="00095E46" w:rsidR="00D75B8F" w:rsidRDefault="00D75B8F" w14:paraId="7BA24891" w14:textId="77777777">
          <w:pPr>
            <w:pStyle w:val="Fuzeile"/>
            <w:rPr>
              <w:i/>
              <w:iCs/>
              <w:vanish/>
            </w:rPr>
          </w:pPr>
        </w:p>
      </w:tc>
    </w:tr>
    <w:tr w:rsidRPr="00095E46" w:rsidR="00D75B8F" w:rsidTr="00761CD6" w14:paraId="0C8FC4DE" w14:textId="77777777">
      <w:trPr>
        <w:cantSplit/>
        <w:trHeight w:val="160"/>
      </w:trPr>
      <w:tc>
        <w:tcPr>
          <w:tcW w:w="604" w:type="pct"/>
          <w:shd w:val="clear" w:color="auto" w:fill="auto"/>
          <w:noWrap/>
          <w:vAlign w:val="bottom"/>
        </w:tcPr>
        <w:p w:rsidRPr="00095E46" w:rsidR="00D75B8F" w:rsidP="00761CD6" w:rsidRDefault="00D75B8F" w14:paraId="38763E00" w14:textId="77777777">
          <w:pPr>
            <w:pStyle w:val="Fuzeile"/>
            <w:tabs>
              <w:tab w:val="clear" w:pos="4536"/>
            </w:tabs>
            <w:jc w:val="center"/>
            <w:rPr>
              <w:i/>
              <w:iCs/>
              <w:szCs w:val="18"/>
            </w:rPr>
          </w:pPr>
        </w:p>
      </w:tc>
      <w:tc>
        <w:tcPr>
          <w:tcW w:w="1635" w:type="pct"/>
          <w:shd w:val="clear" w:color="auto" w:fill="auto"/>
          <w:noWrap/>
          <w:vAlign w:val="bottom"/>
        </w:tcPr>
        <w:p w:rsidRPr="00095E46" w:rsidR="00D75B8F" w:rsidP="00095E46" w:rsidRDefault="00D75B8F" w14:paraId="2B355593" w14:textId="77777777">
          <w:pPr>
            <w:pStyle w:val="Fuzeile"/>
            <w:tabs>
              <w:tab w:val="clear" w:pos="4536"/>
            </w:tabs>
            <w:rPr>
              <w:i/>
              <w:iCs/>
              <w:szCs w:val="18"/>
            </w:rPr>
          </w:pPr>
        </w:p>
      </w:tc>
      <w:tc>
        <w:tcPr>
          <w:tcW w:w="459" w:type="pct"/>
          <w:shd w:val="clear" w:color="auto" w:fill="auto"/>
          <w:noWrap/>
          <w:vAlign w:val="bottom"/>
        </w:tcPr>
        <w:p w:rsidRPr="00095E46" w:rsidR="00D75B8F" w:rsidP="00095E46" w:rsidRDefault="00D75B8F" w14:paraId="3820BE7F" w14:textId="77777777">
          <w:pPr>
            <w:pStyle w:val="Fuzeile"/>
            <w:tabs>
              <w:tab w:val="clear" w:pos="4536"/>
            </w:tabs>
            <w:jc w:val="right"/>
            <w:rPr>
              <w:i/>
              <w:iCs/>
              <w:szCs w:val="18"/>
            </w:rPr>
          </w:pPr>
          <w:r>
            <w:rPr>
              <w:i/>
            </w:rPr>
            <w:t>Status:</w:t>
          </w:r>
        </w:p>
      </w:tc>
      <w:tc>
        <w:tcPr>
          <w:tcW w:w="895" w:type="pct"/>
          <w:shd w:val="clear" w:color="auto" w:fill="auto"/>
          <w:noWrap/>
          <w:vAlign w:val="bottom"/>
        </w:tcPr>
        <w:p w:rsidRPr="00095E46" w:rsidR="00D75B8F" w:rsidP="00095E46" w:rsidRDefault="00D75B8F" w14:paraId="5B38DCA9" w14:textId="09ABCFDB">
          <w:pPr>
            <w:pStyle w:val="Fuzeile"/>
            <w:tabs>
              <w:tab w:val="clear" w:pos="4536"/>
            </w:tabs>
            <w:rPr>
              <w:i/>
              <w:iCs/>
            </w:rPr>
          </w:pPr>
          <w:r>
            <w:rPr>
              <w:i/>
            </w:rPr>
            <w:fldChar w:fldCharType="begin"/>
          </w:r>
          <w:r>
            <w:rPr>
              <w:i/>
            </w:rPr>
            <w:instrText xml:space="preserve"> DOCPROPERTY  Status  \* MERGEFORMAT </w:instrText>
          </w:r>
          <w:r>
            <w:rPr>
              <w:i/>
            </w:rPr>
            <w:fldChar w:fldCharType="separate"/>
          </w:r>
          <w:r w:rsidR="000D3A2D">
            <w:rPr>
              <w:i/>
            </w:rPr>
            <w:t>Final</w:t>
          </w:r>
          <w:r>
            <w:rPr>
              <w:i/>
            </w:rPr>
            <w:fldChar w:fldCharType="end"/>
          </w:r>
        </w:p>
      </w:tc>
      <w:tc>
        <w:tcPr>
          <w:tcW w:w="825" w:type="pct"/>
          <w:shd w:val="clear" w:color="auto" w:fill="auto"/>
          <w:noWrap/>
          <w:vAlign w:val="bottom"/>
        </w:tcPr>
        <w:p w:rsidRPr="00095E46" w:rsidR="00D75B8F" w:rsidP="00142A43" w:rsidRDefault="00D75B8F" w14:paraId="2F762706" w14:textId="77777777">
          <w:pPr>
            <w:pStyle w:val="Fuzeile"/>
            <w:rPr>
              <w:i/>
              <w:iCs/>
              <w:szCs w:val="18"/>
            </w:rPr>
          </w:pPr>
        </w:p>
      </w:tc>
      <w:tc>
        <w:tcPr>
          <w:tcW w:w="582" w:type="pct"/>
          <w:vMerge/>
          <w:shd w:val="clear" w:color="auto" w:fill="auto"/>
          <w:vAlign w:val="bottom"/>
        </w:tcPr>
        <w:p w:rsidRPr="00095E46" w:rsidR="00D75B8F" w:rsidRDefault="00D75B8F" w14:paraId="62C3CCAC" w14:textId="77777777">
          <w:pPr>
            <w:pStyle w:val="Fuzeile"/>
            <w:rPr>
              <w:i/>
              <w:iCs/>
              <w:vanish/>
              <w:szCs w:val="18"/>
            </w:rPr>
          </w:pPr>
        </w:p>
      </w:tc>
    </w:tr>
  </w:tbl>
  <w:p w:rsidRPr="009F742E" w:rsidR="00D75B8F" w:rsidP="009F742E" w:rsidRDefault="00D75B8F" w14:paraId="02803F16" w14:textId="77777777">
    <w:pPr>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93" w:type="dxa"/>
      <w:tblLayout w:type="fixed"/>
      <w:tblCellMar>
        <w:left w:w="28" w:type="dxa"/>
        <w:right w:w="28" w:type="dxa"/>
      </w:tblCellMar>
      <w:tblLook w:val="01E0" w:firstRow="1" w:lastRow="1" w:firstColumn="1" w:lastColumn="1" w:noHBand="0" w:noVBand="0"/>
    </w:tblPr>
    <w:tblGrid>
      <w:gridCol w:w="964"/>
      <w:gridCol w:w="2991"/>
      <w:gridCol w:w="955"/>
      <w:gridCol w:w="2328"/>
      <w:gridCol w:w="207"/>
      <w:gridCol w:w="1648"/>
    </w:tblGrid>
    <w:tr w:rsidRPr="00095E46" w:rsidR="00D75B8F" w:rsidTr="00945043" w14:paraId="6EABB871" w14:textId="77777777">
      <w:trPr>
        <w:cantSplit/>
        <w:trHeight w:val="160"/>
      </w:trPr>
      <w:tc>
        <w:tcPr>
          <w:tcW w:w="964" w:type="dxa"/>
          <w:shd w:val="clear" w:color="auto" w:fill="auto"/>
          <w:noWrap/>
        </w:tcPr>
        <w:p w:rsidRPr="00432863" w:rsidR="00D75B8F" w:rsidP="00CA168A" w:rsidRDefault="00D75B8F" w14:paraId="74817856" w14:textId="77777777">
          <w:pPr>
            <w:pStyle w:val="Fuzeile"/>
            <w:tabs>
              <w:tab w:val="clear" w:pos="4536"/>
            </w:tabs>
          </w:pPr>
          <w:r>
            <w:t>Filename:</w:t>
          </w:r>
        </w:p>
      </w:tc>
      <w:tc>
        <w:tcPr>
          <w:tcW w:w="2991" w:type="dxa"/>
          <w:shd w:val="clear" w:color="auto" w:fill="auto"/>
          <w:noWrap/>
        </w:tcPr>
        <w:p w:rsidRPr="00432863" w:rsidR="00D75B8F" w:rsidP="00CA168A" w:rsidRDefault="00D75B8F" w14:paraId="25F27285" w14:textId="1EB1B010">
          <w:pPr>
            <w:pStyle w:val="Fuzeile"/>
            <w:tabs>
              <w:tab w:val="clear" w:pos="4536"/>
            </w:tabs>
          </w:pPr>
          <w:r>
            <w:fldChar w:fldCharType="begin"/>
          </w:r>
          <w:r>
            <w:instrText xml:space="preserve"> FILENAME   \* MERGEFORMAT </w:instrText>
          </w:r>
          <w:r>
            <w:fldChar w:fldCharType="separate"/>
          </w:r>
          <w:proofErr w:type="spellStart"/>
          <w:r w:rsidR="000D3A2D">
            <w:t>Spezifikation</w:t>
          </w:r>
          <w:proofErr w:type="spellEnd"/>
          <w:r w:rsidR="000D3A2D">
            <w:t xml:space="preserve"> STOX.docx</w:t>
          </w:r>
          <w:r>
            <w:fldChar w:fldCharType="end"/>
          </w:r>
        </w:p>
      </w:tc>
      <w:tc>
        <w:tcPr>
          <w:tcW w:w="955" w:type="dxa"/>
          <w:shd w:val="clear" w:color="auto" w:fill="auto"/>
          <w:noWrap/>
        </w:tcPr>
        <w:p w:rsidRPr="00095E46" w:rsidR="00D75B8F" w:rsidP="00CA168A" w:rsidRDefault="00D75B8F" w14:paraId="6120299D" w14:textId="77777777">
          <w:pPr>
            <w:pStyle w:val="Fuzeile"/>
            <w:tabs>
              <w:tab w:val="clear" w:pos="4536"/>
            </w:tabs>
            <w:rPr>
              <w:szCs w:val="18"/>
            </w:rPr>
          </w:pPr>
          <w:r>
            <w:t>Status from:</w:t>
          </w:r>
        </w:p>
      </w:tc>
      <w:tc>
        <w:tcPr>
          <w:tcW w:w="2328" w:type="dxa"/>
          <w:shd w:val="clear" w:color="auto" w:fill="auto"/>
          <w:noWrap/>
        </w:tcPr>
        <w:p w:rsidRPr="00432863" w:rsidR="00D75B8F" w:rsidP="00CA168A" w:rsidRDefault="0030205C" w14:paraId="29E948F3" w14:textId="477D9961">
          <w:pPr>
            <w:pStyle w:val="Fuzeile"/>
            <w:tabs>
              <w:tab w:val="clear" w:pos="4536"/>
            </w:tabs>
          </w:pPr>
          <w:r>
            <w:fldChar w:fldCharType="begin"/>
          </w:r>
          <w:r>
            <w:instrText> DOCPROPERTY  "Status Date"  \* MERGEFORMAT </w:instrText>
          </w:r>
          <w:r>
            <w:fldChar w:fldCharType="separate"/>
          </w:r>
          <w:r w:rsidR="000D3A2D">
            <w:t>23.12.2021</w:t>
          </w:r>
          <w:r>
            <w:fldChar w:fldCharType="end"/>
          </w:r>
        </w:p>
      </w:tc>
      <w:tc>
        <w:tcPr>
          <w:tcW w:w="207" w:type="dxa"/>
          <w:shd w:val="clear" w:color="auto" w:fill="auto"/>
          <w:noWrap/>
        </w:tcPr>
        <w:p w:rsidRPr="00432863" w:rsidR="00D75B8F" w:rsidP="00CA168A" w:rsidRDefault="00D75B8F" w14:paraId="75A04EBE" w14:textId="77777777">
          <w:pPr>
            <w:pStyle w:val="Fuzeile"/>
            <w:rPr>
              <w:vanish/>
            </w:rPr>
          </w:pPr>
        </w:p>
      </w:tc>
      <w:tc>
        <w:tcPr>
          <w:tcW w:w="1648" w:type="dxa"/>
          <w:vMerge w:val="restart"/>
          <w:shd w:val="clear" w:color="auto" w:fill="auto"/>
        </w:tcPr>
        <w:p w:rsidRPr="00095E46" w:rsidR="00D75B8F" w:rsidP="00CA168A" w:rsidRDefault="00D75B8F" w14:paraId="21F9BF45" w14:textId="77777777">
          <w:pPr>
            <w:pStyle w:val="Fuzeile"/>
            <w:rPr>
              <w:rStyle w:val="Seitenzahl"/>
              <w:i/>
              <w:iCs/>
            </w:rPr>
          </w:pPr>
        </w:p>
        <w:p w:rsidRPr="00095E46" w:rsidR="00D75B8F" w:rsidP="00CA168A" w:rsidRDefault="00D75B8F" w14:paraId="052B7171" w14:textId="77777777">
          <w:pPr>
            <w:pStyle w:val="Fuzeile"/>
            <w:rPr>
              <w:rStyle w:val="Seitenzahl"/>
              <w:i/>
              <w:iCs/>
            </w:rPr>
          </w:pPr>
          <w:r w:rsidRPr="00095E46">
            <w:rPr>
              <w:rStyle w:val="Seitenzahl"/>
              <w:i/>
            </w:rPr>
            <w:fldChar w:fldCharType="begin"/>
          </w:r>
          <w:r w:rsidRPr="00095E46">
            <w:rPr>
              <w:rStyle w:val="Seitenzahl"/>
              <w:i/>
            </w:rPr>
            <w:instrText xml:space="preserve"> PAGE  \* Arabic  \* MERGEFORMAT </w:instrText>
          </w:r>
          <w:r w:rsidRPr="00095E46">
            <w:rPr>
              <w:rStyle w:val="Seitenzahl"/>
              <w:i/>
            </w:rPr>
            <w:fldChar w:fldCharType="separate"/>
          </w:r>
          <w:r w:rsidR="00897AE8">
            <w:rPr>
              <w:rStyle w:val="Seitenzahl"/>
              <w:i/>
            </w:rPr>
            <w:t>49</w:t>
          </w:r>
          <w:r w:rsidRPr="00095E46">
            <w:rPr>
              <w:rStyle w:val="Seitenzahl"/>
              <w:i/>
            </w:rPr>
            <w:fldChar w:fldCharType="end"/>
          </w:r>
          <w:r>
            <w:rPr>
              <w:rStyle w:val="Seitenzahl"/>
              <w:i/>
            </w:rPr>
            <w:t>/</w:t>
          </w:r>
          <w:r w:rsidRPr="00095E46">
            <w:rPr>
              <w:rStyle w:val="Seitenzahl"/>
              <w:i/>
            </w:rPr>
            <w:fldChar w:fldCharType="begin"/>
          </w:r>
          <w:r w:rsidRPr="00095E46">
            <w:rPr>
              <w:rStyle w:val="Seitenzahl"/>
              <w:i/>
            </w:rPr>
            <w:instrText xml:space="preserve"> NUMPAGES  \# "0" \* Arabic  \* MERGEFORMAT </w:instrText>
          </w:r>
          <w:r w:rsidRPr="00095E46">
            <w:rPr>
              <w:rStyle w:val="Seitenzahl"/>
              <w:i/>
            </w:rPr>
            <w:fldChar w:fldCharType="separate"/>
          </w:r>
          <w:r w:rsidR="00897AE8">
            <w:rPr>
              <w:rStyle w:val="Seitenzahl"/>
              <w:i/>
            </w:rPr>
            <w:t>231</w:t>
          </w:r>
          <w:r w:rsidRPr="00095E46">
            <w:rPr>
              <w:rStyle w:val="Seitenzahl"/>
              <w:i/>
            </w:rPr>
            <w:fldChar w:fldCharType="end"/>
          </w:r>
        </w:p>
      </w:tc>
    </w:tr>
    <w:tr w:rsidRPr="00095E46" w:rsidR="00D75B8F" w:rsidTr="00945043" w14:paraId="7865A0F9" w14:textId="77777777">
      <w:trPr>
        <w:cantSplit/>
        <w:trHeight w:val="160"/>
      </w:trPr>
      <w:tc>
        <w:tcPr>
          <w:tcW w:w="964" w:type="dxa"/>
          <w:shd w:val="clear" w:color="auto" w:fill="auto"/>
          <w:noWrap/>
        </w:tcPr>
        <w:p w:rsidRPr="00095E46" w:rsidR="00D75B8F" w:rsidP="00CA168A" w:rsidRDefault="00D75B8F" w14:paraId="4CCFB053" w14:textId="77777777">
          <w:pPr>
            <w:pStyle w:val="Fuzeile"/>
            <w:tabs>
              <w:tab w:val="clear" w:pos="4536"/>
            </w:tabs>
            <w:rPr>
              <w:szCs w:val="18"/>
            </w:rPr>
          </w:pPr>
          <w:r>
            <w:t>Authors:</w:t>
          </w:r>
        </w:p>
      </w:tc>
      <w:tc>
        <w:tcPr>
          <w:tcW w:w="2991" w:type="dxa"/>
          <w:shd w:val="clear" w:color="auto" w:fill="auto"/>
          <w:noWrap/>
        </w:tcPr>
        <w:p w:rsidRPr="00095E46" w:rsidR="00D75B8F" w:rsidP="00CA168A" w:rsidRDefault="00D75B8F" w14:paraId="56AC41EF" w14:textId="089A19AE">
          <w:pPr>
            <w:pStyle w:val="Fuzeile"/>
            <w:tabs>
              <w:tab w:val="clear" w:pos="4536"/>
            </w:tabs>
          </w:pPr>
          <w:r>
            <w:fldChar w:fldCharType="begin"/>
          </w:r>
          <w:r>
            <w:instrText> DOCPROPERTY  Author  \* MERGEFORMAT </w:instrText>
          </w:r>
          <w:r>
            <w:fldChar w:fldCharType="separate"/>
          </w:r>
          <w:r w:rsidR="000D3A2D">
            <w:t>Tobias Soder, Jessica Hatz</w:t>
          </w:r>
          <w:r>
            <w:fldChar w:fldCharType="end"/>
          </w:r>
          <w:r>
            <w:t xml:space="preserve">           </w:t>
          </w:r>
        </w:p>
      </w:tc>
      <w:tc>
        <w:tcPr>
          <w:tcW w:w="955" w:type="dxa"/>
          <w:shd w:val="clear" w:color="auto" w:fill="auto"/>
          <w:noWrap/>
        </w:tcPr>
        <w:p w:rsidRPr="00095E46" w:rsidR="00D75B8F" w:rsidP="00CA168A" w:rsidRDefault="00D75B8F" w14:paraId="296A493D" w14:textId="77777777">
          <w:pPr>
            <w:pStyle w:val="Fuzeile"/>
            <w:tabs>
              <w:tab w:val="clear" w:pos="4536"/>
            </w:tabs>
            <w:rPr>
              <w:szCs w:val="18"/>
            </w:rPr>
          </w:pPr>
          <w:r>
            <w:t>Version:</w:t>
          </w:r>
        </w:p>
      </w:tc>
      <w:tc>
        <w:tcPr>
          <w:tcW w:w="2328" w:type="dxa"/>
          <w:shd w:val="clear" w:color="auto" w:fill="auto"/>
          <w:noWrap/>
        </w:tcPr>
        <w:p w:rsidRPr="00095E46" w:rsidR="00D75B8F" w:rsidP="00CA168A" w:rsidRDefault="00D75B8F" w14:paraId="6D8873B6" w14:textId="67DFABEA">
          <w:pPr>
            <w:pStyle w:val="Fuzeile"/>
            <w:tabs>
              <w:tab w:val="clear" w:pos="4536"/>
            </w:tabs>
            <w:rPr>
              <w:szCs w:val="18"/>
            </w:rPr>
          </w:pPr>
          <w:r>
            <w:fldChar w:fldCharType="begin"/>
          </w:r>
          <w:r>
            <w:instrText> DOCPROPERTY  "Version Number"  \* MERGEFORMAT </w:instrText>
          </w:r>
          <w:r>
            <w:fldChar w:fldCharType="separate"/>
          </w:r>
          <w:r w:rsidR="000D3A2D">
            <w:t>1.14</w:t>
          </w:r>
          <w:r>
            <w:fldChar w:fldCharType="end"/>
          </w:r>
        </w:p>
      </w:tc>
      <w:tc>
        <w:tcPr>
          <w:tcW w:w="207" w:type="dxa"/>
          <w:shd w:val="clear" w:color="auto" w:fill="auto"/>
          <w:noWrap/>
        </w:tcPr>
        <w:p w:rsidRPr="00DD0BC8" w:rsidR="00D75B8F" w:rsidP="00CA168A" w:rsidRDefault="00D75B8F" w14:paraId="26CC030E" w14:textId="77777777">
          <w:pPr>
            <w:pStyle w:val="Fuzeile"/>
          </w:pPr>
        </w:p>
      </w:tc>
      <w:tc>
        <w:tcPr>
          <w:tcW w:w="1648" w:type="dxa"/>
          <w:vMerge/>
          <w:shd w:val="clear" w:color="auto" w:fill="auto"/>
        </w:tcPr>
        <w:p w:rsidRPr="00095E46" w:rsidR="00D75B8F" w:rsidP="00CA168A" w:rsidRDefault="00D75B8F" w14:paraId="7B9E0653" w14:textId="77777777">
          <w:pPr>
            <w:pStyle w:val="Fuzeile"/>
            <w:rPr>
              <w:i/>
              <w:iCs/>
              <w:vanish/>
            </w:rPr>
          </w:pPr>
        </w:p>
      </w:tc>
    </w:tr>
    <w:tr w:rsidRPr="00095E46" w:rsidR="00D75B8F" w:rsidTr="00945043" w14:paraId="5EF97EC3" w14:textId="77777777">
      <w:trPr>
        <w:cantSplit/>
        <w:trHeight w:val="160"/>
      </w:trPr>
      <w:tc>
        <w:tcPr>
          <w:tcW w:w="964" w:type="dxa"/>
          <w:shd w:val="clear" w:color="auto" w:fill="auto"/>
          <w:noWrap/>
        </w:tcPr>
        <w:p w:rsidRPr="00095E46" w:rsidR="00D75B8F" w:rsidP="00CA168A" w:rsidRDefault="00D75B8F" w14:paraId="6DDD765A" w14:textId="77777777">
          <w:pPr>
            <w:pStyle w:val="Fuzeile"/>
            <w:tabs>
              <w:tab w:val="clear" w:pos="4536"/>
            </w:tabs>
            <w:rPr>
              <w:i/>
              <w:iCs/>
              <w:szCs w:val="18"/>
            </w:rPr>
          </w:pPr>
        </w:p>
      </w:tc>
      <w:tc>
        <w:tcPr>
          <w:tcW w:w="2991" w:type="dxa"/>
          <w:shd w:val="clear" w:color="auto" w:fill="auto"/>
          <w:noWrap/>
        </w:tcPr>
        <w:p w:rsidRPr="00095E46" w:rsidR="00D75B8F" w:rsidP="00CA168A" w:rsidRDefault="00D75B8F" w14:paraId="64124B50" w14:textId="77777777">
          <w:pPr>
            <w:pStyle w:val="Fuzeile"/>
            <w:tabs>
              <w:tab w:val="clear" w:pos="4536"/>
            </w:tabs>
            <w:rPr>
              <w:i/>
              <w:iCs/>
              <w:szCs w:val="18"/>
            </w:rPr>
          </w:pPr>
        </w:p>
      </w:tc>
      <w:tc>
        <w:tcPr>
          <w:tcW w:w="955" w:type="dxa"/>
          <w:shd w:val="clear" w:color="auto" w:fill="auto"/>
          <w:noWrap/>
        </w:tcPr>
        <w:p w:rsidRPr="00095E46" w:rsidR="00D75B8F" w:rsidP="00CA168A" w:rsidRDefault="00D75B8F" w14:paraId="2CE01634" w14:textId="77777777">
          <w:pPr>
            <w:pStyle w:val="Fuzeile"/>
            <w:tabs>
              <w:tab w:val="clear" w:pos="4536"/>
            </w:tabs>
            <w:rPr>
              <w:i/>
              <w:iCs/>
              <w:szCs w:val="18"/>
            </w:rPr>
          </w:pPr>
          <w:r>
            <w:rPr>
              <w:i/>
            </w:rPr>
            <w:t>Status:</w:t>
          </w:r>
        </w:p>
      </w:tc>
      <w:tc>
        <w:tcPr>
          <w:tcW w:w="2328" w:type="dxa"/>
          <w:shd w:val="clear" w:color="auto" w:fill="auto"/>
          <w:noWrap/>
        </w:tcPr>
        <w:p w:rsidRPr="00095E46" w:rsidR="00D75B8F" w:rsidP="00CA168A" w:rsidRDefault="00D75B8F" w14:paraId="2BC09013" w14:textId="61C8267B">
          <w:pPr>
            <w:pStyle w:val="Fuzeile"/>
            <w:tabs>
              <w:tab w:val="clear" w:pos="4536"/>
            </w:tabs>
            <w:rPr>
              <w:i/>
              <w:iCs/>
            </w:rPr>
          </w:pPr>
          <w:r>
            <w:rPr>
              <w:i/>
            </w:rPr>
            <w:fldChar w:fldCharType="begin"/>
          </w:r>
          <w:r>
            <w:rPr>
              <w:i/>
            </w:rPr>
            <w:instrText xml:space="preserve"> DOCPROPERTY  Status  \* MERGEFORMAT </w:instrText>
          </w:r>
          <w:r>
            <w:rPr>
              <w:i/>
            </w:rPr>
            <w:fldChar w:fldCharType="separate"/>
          </w:r>
          <w:r w:rsidR="000D3A2D">
            <w:rPr>
              <w:i/>
            </w:rPr>
            <w:t>Final</w:t>
          </w:r>
          <w:r>
            <w:rPr>
              <w:i/>
            </w:rPr>
            <w:fldChar w:fldCharType="end"/>
          </w:r>
        </w:p>
      </w:tc>
      <w:tc>
        <w:tcPr>
          <w:tcW w:w="207" w:type="dxa"/>
          <w:shd w:val="clear" w:color="auto" w:fill="auto"/>
          <w:noWrap/>
        </w:tcPr>
        <w:p w:rsidRPr="00095E46" w:rsidR="00D75B8F" w:rsidP="00CA168A" w:rsidRDefault="00D75B8F" w14:paraId="1563F1CF" w14:textId="77777777">
          <w:pPr>
            <w:pStyle w:val="Fuzeile"/>
            <w:rPr>
              <w:i/>
              <w:iCs/>
              <w:szCs w:val="18"/>
            </w:rPr>
          </w:pPr>
        </w:p>
      </w:tc>
      <w:tc>
        <w:tcPr>
          <w:tcW w:w="1648" w:type="dxa"/>
          <w:vMerge/>
          <w:shd w:val="clear" w:color="auto" w:fill="auto"/>
        </w:tcPr>
        <w:p w:rsidRPr="00095E46" w:rsidR="00D75B8F" w:rsidP="00CA168A" w:rsidRDefault="00D75B8F" w14:paraId="364061ED" w14:textId="77777777">
          <w:pPr>
            <w:pStyle w:val="Fuzeile"/>
            <w:rPr>
              <w:i/>
              <w:iCs/>
              <w:vanish/>
              <w:szCs w:val="18"/>
            </w:rPr>
          </w:pPr>
        </w:p>
      </w:tc>
    </w:tr>
  </w:tbl>
  <w:p w:rsidRPr="009F742E" w:rsidR="00D75B8F" w:rsidP="009F742E" w:rsidRDefault="00D75B8F" w14:paraId="2480EB7D" w14:textId="77777777">
    <w:pP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368B5" w:rsidRDefault="00A368B5" w14:paraId="2CB2D837" w14:textId="77777777">
      <w:r>
        <w:separator/>
      </w:r>
    </w:p>
  </w:footnote>
  <w:footnote w:type="continuationSeparator" w:id="0">
    <w:p w:rsidR="00A368B5" w:rsidRDefault="00A368B5" w14:paraId="59186B84" w14:textId="77777777">
      <w:r>
        <w:continuationSeparator/>
      </w:r>
    </w:p>
  </w:footnote>
  <w:footnote w:id="1">
    <w:p w:rsidRPr="00033218" w:rsidR="00D75B8F" w:rsidRDefault="00D75B8F" w14:paraId="5B51ACC7" w14:textId="2ABFCFFB">
      <w:pPr>
        <w:pStyle w:val="Funotentext"/>
      </w:pPr>
      <w:r>
        <w:rPr>
          <w:rStyle w:val="Funotenzeichen"/>
        </w:rPr>
        <w:footnoteRef/>
      </w:r>
      <w:r>
        <w:t xml:space="preserve"> However, a user still enabled for STOX in LBPS can still use STOX, i.e. start GUI and order parts via DeadStock if necessary. Here, the DAG must ensure that all users in the LBPS for deactivated operation are also deleted.</w:t>
      </w:r>
    </w:p>
  </w:footnote>
  <w:footnote w:id="2">
    <w:p w:rsidR="00D75B8F" w:rsidRDefault="00D75B8F" w14:paraId="5FEEF811" w14:textId="7BF09EE0">
      <w:pPr>
        <w:pStyle w:val="Funotentext"/>
      </w:pPr>
      <w:r>
        <w:rPr>
          <w:rStyle w:val="Funotenzeichen"/>
        </w:rPr>
        <w:footnoteRef/>
      </w:r>
      <w:r>
        <w:t xml:space="preserve"> The ESB or EBF identification is done via the flags KZ_ESB or KZ_EBF in the local part master. When the flags are reset by the feedback, the corresponding date is set in the KZ_ESB_RESET_DATE or KZ_EBF_RESET_DATE field. This approach gives the retailer 4 months to return the parts after the RF proposal is made. Only then will the parts automatically be included in the DeadStock assortment (unless the part remains excluded due to other criteria).</w:t>
      </w:r>
    </w:p>
  </w:footnote>
  <w:footnote w:id="3">
    <w:p w:rsidR="00F70617" w:rsidP="00F70617" w:rsidRDefault="00F70617" w14:paraId="22DFA9C8" w14:textId="261216CC">
      <w:pPr>
        <w:pStyle w:val="Funotentext"/>
      </w:pPr>
      <w:r>
        <w:rPr>
          <w:rStyle w:val="Funotenzeichen"/>
          <w:highlight w:val="cyan"/>
        </w:rPr>
        <w:footnoteRef/>
      </w:r>
      <w:r>
        <w:rPr>
          <w:highlight w:val="cyan"/>
        </w:rPr>
        <w:t xml:space="preserve"> In this check by the RF process, no changes or deletions are made to the "Date last automatic LBES" as in the standard RF process (e.g. when the max. RF proposals are reached in part or for parts with export control)</w:t>
      </w:r>
    </w:p>
  </w:footnote>
  <w:footnote w:id="4">
    <w:p w:rsidR="00D75B8F" w:rsidRDefault="00D75B8F" w14:paraId="675E32EB" w14:textId="5CE482EB">
      <w:pPr>
        <w:pStyle w:val="Funotentext"/>
      </w:pPr>
      <w:r>
        <w:rPr>
          <w:rStyle w:val="Funotenzeichen"/>
        </w:rPr>
        <w:footnoteRef/>
      </w:r>
      <w:r>
        <w:t xml:space="preserve"> Justification: If there is a goods receipt for a part number, then it can be assumed that it is a common or becoming common part and the dealer does not want to offer it via DeadStock.</w:t>
      </w:r>
    </w:p>
  </w:footnote>
  <w:footnote w:id="5">
    <w:p w:rsidRPr="00033218" w:rsidR="00D75B8F" w:rsidP="00234020" w:rsidRDefault="00D75B8F" w14:paraId="23D45F67" w14:textId="77777777">
      <w:pPr>
        <w:pStyle w:val="Funotentext"/>
      </w:pPr>
      <w:r>
        <w:rPr>
          <w:rStyle w:val="Funotenzeichen"/>
        </w:rPr>
        <w:footnoteRef/>
      </w:r>
      <w:r>
        <w:t xml:space="preserve"> The only restriction is the length of a label, which cannot be arbitrarily long, e.g. for labels.</w:t>
      </w:r>
    </w:p>
  </w:footnote>
  <w:footnote w:id="6">
    <w:p w:rsidRPr="00033218" w:rsidR="00D75B8F" w:rsidRDefault="00D75B8F" w14:paraId="255CB9D4" w14:textId="77777777">
      <w:pPr>
        <w:pStyle w:val="Funotentext"/>
      </w:pPr>
      <w:r>
        <w:rPr>
          <w:rStyle w:val="Funotenzeichen"/>
        </w:rPr>
        <w:footnoteRef/>
      </w:r>
      <w:r>
        <w:t xml:space="preserve"> Daimler AG can use a test version before 1. TIC insert name the elements that should still be provided with a tooltip.</w:t>
      </w:r>
    </w:p>
  </w:footnote>
  <w:footnote w:id="7">
    <w:p w:rsidRPr="00033218" w:rsidR="00D75B8F" w:rsidP="00234020" w:rsidRDefault="00D75B8F" w14:paraId="7151B176" w14:textId="77777777">
      <w:pPr>
        <w:pStyle w:val="Funotentext"/>
      </w:pPr>
      <w:r>
        <w:rPr>
          <w:rStyle w:val="Funotenzeichen"/>
        </w:rPr>
        <w:footnoteRef/>
      </w:r>
      <w:r>
        <w:t xml:space="preserve"> There is no suitable symbol for individual functions. In this case the button will be labeled with a text.</w:t>
      </w:r>
    </w:p>
  </w:footnote>
  <w:footnote w:id="8">
    <w:p w:rsidRPr="00033218" w:rsidR="00D75B8F" w:rsidP="00234020" w:rsidRDefault="00D75B8F" w14:paraId="6611E597" w14:textId="77777777">
      <w:pPr>
        <w:pStyle w:val="Funotentext"/>
      </w:pPr>
      <w:r>
        <w:rPr>
          <w:rStyle w:val="Funotenzeichen"/>
        </w:rPr>
        <w:footnoteRef/>
      </w:r>
      <w:r>
        <w:t xml:space="preserve"> Concrete function of the button in the respective context</w:t>
      </w:r>
    </w:p>
  </w:footnote>
  <w:footnote w:id="9">
    <w:p w:rsidRPr="00033218" w:rsidR="00D75B8F" w:rsidP="00234020" w:rsidRDefault="00D75B8F" w14:paraId="57A1B715" w14:textId="77777777">
      <w:pPr>
        <w:pStyle w:val="Funotentext"/>
      </w:pPr>
      <w:r>
        <w:rPr>
          <w:rStyle w:val="Funotenzeichen"/>
        </w:rPr>
        <w:footnoteRef/>
      </w:r>
      <w:r>
        <w:t xml:space="preserve"> Defined via the input fields </w:t>
      </w:r>
      <w:r>
        <w:rPr>
          <w:i/>
        </w:rPr>
        <w:t>Country</w:t>
      </w:r>
      <w:r>
        <w:t xml:space="preserve"> and </w:t>
      </w:r>
      <w:r>
        <w:rPr>
          <w:i/>
        </w:rPr>
        <w:t>Operation</w:t>
      </w:r>
      <w:r>
        <w:t>.</w:t>
      </w:r>
    </w:p>
  </w:footnote>
  <w:footnote w:id="10">
    <w:p w:rsidRPr="00033218" w:rsidR="00D75B8F" w:rsidP="00234020" w:rsidRDefault="00D75B8F" w14:paraId="71F989AD" w14:textId="77777777">
      <w:pPr>
        <w:pStyle w:val="Funotentext"/>
      </w:pPr>
      <w:r>
        <w:rPr>
          <w:rStyle w:val="Funotenzeichen"/>
        </w:rPr>
        <w:footnoteRef/>
      </w:r>
      <w:r>
        <w:t xml:space="preserve"> usually Adobe Reader</w:t>
      </w:r>
    </w:p>
  </w:footnote>
  <w:footnote w:id="11">
    <w:p w:rsidRPr="00033218" w:rsidR="00D75B8F" w:rsidP="00234020" w:rsidRDefault="00D75B8F" w14:paraId="0D23A504" w14:textId="77777777">
      <w:pPr>
        <w:pStyle w:val="Funotentext"/>
      </w:pPr>
      <w:r>
        <w:rPr>
          <w:rStyle w:val="Funotenzeichen"/>
        </w:rPr>
        <w:footnoteRef/>
      </w:r>
      <w:r>
        <w:t xml:space="preserve"> Adjustable in the Settings panel (Default: Default storage directory of the user)</w:t>
      </w:r>
    </w:p>
  </w:footnote>
  <w:footnote w:id="12">
    <w:p w:rsidRPr="00033218" w:rsidR="00D75B8F" w:rsidRDefault="00D75B8F" w14:paraId="2B7E44F9" w14:textId="66D9AE9A">
      <w:pPr>
        <w:pStyle w:val="Funotentext"/>
      </w:pPr>
      <w:r>
        <w:rPr>
          <w:rStyle w:val="Funotenzeichen"/>
        </w:rPr>
        <w:footnoteRef/>
      </w:r>
      <w:r>
        <w:t xml:space="preserve"> Maintained via administration mask (</w:t>
      </w:r>
      <w:r>
        <w:fldChar w:fldCharType="begin"/>
      </w:r>
      <w:r>
        <w:instrText xml:space="preserve"> REF _Ref274559388 \r \h  \* MERGEFORMAT </w:instrText>
      </w:r>
      <w:r>
        <w:fldChar w:fldCharType="separate"/>
      </w:r>
      <w:r w:rsidR="000D3A2D">
        <w:t>0</w:t>
      </w:r>
      <w:r>
        <w:fldChar w:fldCharType="end"/>
      </w:r>
      <w:r>
        <w:t>)</w:t>
      </w:r>
    </w:p>
  </w:footnote>
  <w:footnote w:id="13">
    <w:p w:rsidRPr="00033218" w:rsidR="00D75B8F" w:rsidP="007A67C1" w:rsidRDefault="00D75B8F" w14:paraId="2628D8FA" w14:textId="77777777">
      <w:pPr>
        <w:pStyle w:val="Funotentext"/>
      </w:pPr>
      <w:r>
        <w:rPr>
          <w:rStyle w:val="Funotenzeichen"/>
        </w:rPr>
        <w:footnoteRef/>
      </w:r>
      <w:r>
        <w:t xml:space="preserve"> Received unprocessed orders where the registered merchant acts as a seller.</w:t>
      </w:r>
    </w:p>
  </w:footnote>
  <w:footnote w:id="14">
    <w:p w:rsidRPr="00033218" w:rsidR="00D75B8F" w:rsidP="00234020" w:rsidRDefault="00D75B8F" w14:paraId="0818C478" w14:textId="77777777">
      <w:pPr>
        <w:pStyle w:val="Funotentext"/>
      </w:pPr>
      <w:r>
        <w:rPr>
          <w:rStyle w:val="Funotenzeichen"/>
        </w:rPr>
        <w:footnoteRef/>
      </w:r>
      <w:r>
        <w:t xml:space="preserve"> If a selection criterion is not specified, it is not selected or empty.</w:t>
      </w:r>
    </w:p>
  </w:footnote>
  <w:footnote w:id="15">
    <w:p w:rsidR="00D75B8F" w:rsidRDefault="00D75B8F" w14:paraId="3935D44F" w14:textId="77777777">
      <w:pPr>
        <w:pStyle w:val="Funotentext"/>
      </w:pPr>
      <w:r>
        <w:rPr>
          <w:rStyle w:val="Funotenzeichen"/>
        </w:rPr>
        <w:footnoteRef/>
      </w:r>
      <w:r>
        <w:t xml:space="preserve"> If site A deposits site B as a problematic business partner and then saves this, then site B will be marked as such in the "Buy" and "Sell" subpanels at site A (provided there is an order from site B). This marking but also the deletion of a marking applies to both new and existing orders.</w:t>
      </w:r>
    </w:p>
  </w:footnote>
  <w:footnote w:id="16">
    <w:p w:rsidRPr="00033218" w:rsidR="00D75B8F" w:rsidP="00234020" w:rsidRDefault="00D75B8F" w14:paraId="611EB4B0" w14:textId="77777777">
      <w:pPr>
        <w:pStyle w:val="Funotentext"/>
      </w:pPr>
      <w:r>
        <w:rPr>
          <w:rStyle w:val="Funotenzeichen"/>
        </w:rPr>
        <w:footnoteRef/>
      </w:r>
      <w:r>
        <w:t xml:space="preserve"> Which correspond to the filter criteria at the last loading.</w:t>
      </w:r>
    </w:p>
  </w:footnote>
  <w:footnote w:id="17">
    <w:p w:rsidRPr="00033218" w:rsidR="00D75B8F" w:rsidP="00234020" w:rsidRDefault="00D75B8F" w14:paraId="7206A38B" w14:textId="77777777">
      <w:pPr>
        <w:pStyle w:val="Funotentext"/>
      </w:pPr>
      <w:r>
        <w:rPr>
          <w:rStyle w:val="Funotenzeichen"/>
        </w:rPr>
        <w:footnoteRef/>
      </w:r>
      <w:r>
        <w:t xml:space="preserve"> Defined by the input in the filter criteria </w:t>
      </w:r>
      <w:r>
        <w:rPr>
          <w:i/>
        </w:rPr>
        <w:t>company number</w:t>
      </w:r>
      <w:r>
        <w:t xml:space="preserve"> + </w:t>
      </w:r>
      <w:r>
        <w:rPr>
          <w:i/>
        </w:rPr>
        <w:t>country</w:t>
      </w:r>
    </w:p>
  </w:footnote>
  <w:footnote w:id="18">
    <w:p w:rsidRPr="00C50A59" w:rsidR="00D75B8F" w:rsidP="00234020" w:rsidRDefault="00D75B8F" w14:paraId="03BD0303" w14:textId="77777777">
      <w:pPr>
        <w:pStyle w:val="Funotentext"/>
      </w:pPr>
      <w:r>
        <w:rPr>
          <w:rStyle w:val="Funotenzeichen"/>
        </w:rPr>
        <w:footnoteRef/>
      </w:r>
      <w:r>
        <w:t xml:space="preserve"> Unless the value does not exist in the database (e.g. shipping date of an open order)</w:t>
      </w:r>
    </w:p>
  </w:footnote>
  <w:footnote w:id="19">
    <w:p w:rsidR="00D75B8F" w:rsidRDefault="00D75B8F" w14:paraId="1CA64582" w14:textId="3CA1D610">
      <w:pPr>
        <w:pStyle w:val="Funotentext"/>
      </w:pPr>
      <w:r>
        <w:rPr>
          <w:rStyle w:val="Funotenzeichen"/>
        </w:rPr>
        <w:footnoteRef/>
      </w:r>
      <w:r>
        <w:t xml:space="preserve"> Information marked with * is displayed in the D2D process (buyer and seller view) only after a potential seller has accepted and saved the D2D delivery request. Information marked with X is displayed as soon as available.</w:t>
      </w:r>
    </w:p>
  </w:footnote>
  <w:footnote w:id="20">
    <w:p w:rsidRPr="00033218" w:rsidR="00D75B8F" w:rsidP="008B6566" w:rsidRDefault="00D75B8F" w14:paraId="052932C8" w14:textId="77777777">
      <w:pPr>
        <w:pStyle w:val="Funotentext"/>
      </w:pPr>
      <w:r>
        <w:rPr>
          <w:rStyle w:val="Funotenzeichen"/>
        </w:rPr>
        <w:footnoteRef/>
      </w:r>
      <w:r>
        <w:t xml:space="preserve"> Which correspond to the filter criteria at the last loading.</w:t>
      </w:r>
    </w:p>
  </w:footnote>
  <w:footnote w:id="21">
    <w:p w:rsidRPr="00DA4E3C" w:rsidR="00D75B8F" w:rsidP="00234020" w:rsidRDefault="00D75B8F" w14:paraId="188DC7F9" w14:textId="77777777">
      <w:pPr>
        <w:pStyle w:val="Funotentext"/>
      </w:pPr>
      <w:r>
        <w:rPr>
          <w:rStyle w:val="Funotenzeichen"/>
        </w:rPr>
        <w:footnoteRef/>
      </w:r>
      <w:r>
        <w:t xml:space="preserve"> Unless the value does not exist in the database (e.g. shipping date of an open order)</w:t>
      </w:r>
    </w:p>
  </w:footnote>
  <w:footnote w:id="22">
    <w:p w:rsidR="00D75B8F" w:rsidRDefault="00D75B8F" w14:paraId="6954AFE9" w14:textId="15F0506E">
      <w:pPr>
        <w:pStyle w:val="Funotentext"/>
      </w:pPr>
      <w:r>
        <w:rPr>
          <w:rStyle w:val="Funotenzeichen"/>
        </w:rPr>
        <w:footnoteRef/>
      </w:r>
      <w:r>
        <w:t xml:space="preserve"> Information marked with * is displayed in the D2D process (buyer and seller view) only after a potential seller has accepted and saved the D2D delivery request. Information marked with X is displayed as soon as available.</w:t>
      </w:r>
    </w:p>
  </w:footnote>
  <w:footnote w:id="23">
    <w:p w:rsidR="00D75B8F" w:rsidRDefault="00D75B8F" w14:paraId="2ACD84D0" w14:textId="36920321">
      <w:pPr>
        <w:pStyle w:val="Funotentext"/>
      </w:pPr>
      <w:r>
        <w:rPr>
          <w:rStyle w:val="Funotenzeichen"/>
        </w:rPr>
        <w:footnoteRef/>
      </w:r>
      <w:r>
        <w:t xml:space="preserve"> As of version 1.8.3, it is currently not possible for Brazilian dealers to jump to SO, since the customer numbers DIMS (6 digits) do not match the customer numbers SO (8 digits). When jumping to SO, customer numbers are left-justified 6-digit padded with zeros (e.g. KNR 123 </w:t>
      </w:r>
      <w:r>
        <w:rPr>
          <w:rFonts w:ascii="Wingdings" w:hAnsi="Wingdings" w:eastAsia="Wingdings" w:cs="Wingdings"/>
        </w:rPr>
        <w:t>à</w:t>
      </w:r>
      <w:r>
        <w:t xml:space="preserve"> 000123.</w:t>
      </w:r>
    </w:p>
  </w:footnote>
  <w:footnote w:id="24">
    <w:p w:rsidRPr="00033218" w:rsidR="00D75B8F" w:rsidP="00234020" w:rsidRDefault="00D75B8F" w14:paraId="123D6078" w14:textId="4FD46356">
      <w:pPr>
        <w:pStyle w:val="Funotentext"/>
      </w:pPr>
      <w:r>
        <w:rPr>
          <w:rStyle w:val="Funotenzeichen"/>
        </w:rPr>
        <w:footnoteRef/>
      </w:r>
      <w:r>
        <w:t xml:space="preserve"> Both incoming and outgoing orders that meet the selection criteria.</w:t>
      </w:r>
    </w:p>
  </w:footnote>
  <w:footnote w:id="25">
    <w:p w:rsidRPr="00033218" w:rsidR="00D75B8F" w:rsidP="00234020" w:rsidRDefault="00D75B8F" w14:paraId="57AA9A3C" w14:textId="77777777">
      <w:pPr>
        <w:pStyle w:val="Funotentext"/>
      </w:pPr>
      <w:r>
        <w:rPr>
          <w:rStyle w:val="Funotenzeichen"/>
        </w:rPr>
        <w:footnoteRef/>
      </w:r>
      <w:r>
        <w:t xml:space="preserve"> Archived orders that match the selection criteria.</w:t>
      </w:r>
    </w:p>
  </w:footnote>
  <w:footnote w:id="26">
    <w:p w:rsidRPr="00033218" w:rsidR="00D75B8F" w:rsidP="00234020" w:rsidRDefault="00D75B8F" w14:paraId="46EBC3F1" w14:textId="77777777">
      <w:pPr>
        <w:pStyle w:val="Funotentext"/>
      </w:pPr>
      <w:r>
        <w:rPr>
          <w:rStyle w:val="Funotenzeichen"/>
        </w:rPr>
        <w:footnoteRef/>
      </w:r>
      <w:r>
        <w:t xml:space="preserve"> Unless the value does not exist in the database (e.g. shipping date of an open order)</w:t>
      </w:r>
    </w:p>
  </w:footnote>
  <w:footnote w:id="27">
    <w:p w:rsidR="00D75B8F" w:rsidRDefault="00D75B8F" w14:paraId="1D07CF99" w14:textId="34D46A39">
      <w:pPr>
        <w:pStyle w:val="Funotentext"/>
      </w:pPr>
      <w:r>
        <w:rPr>
          <w:rStyle w:val="Funotenzeichen"/>
        </w:rPr>
        <w:footnoteRef/>
      </w:r>
      <w:r>
        <w:t xml:space="preserve"> Information marked with * is displayed in the D2D process (buyer and seller view) only after a potential seller has accepted and saved the D2D delivery request. Information marked with X is displayed as soon as available.</w:t>
      </w:r>
    </w:p>
  </w:footnote>
  <w:footnote w:id="28">
    <w:p w:rsidRPr="00033218" w:rsidR="00D75B8F" w:rsidRDefault="00D75B8F" w14:paraId="5DC8CDB7" w14:textId="77777777">
      <w:pPr>
        <w:pStyle w:val="Funotentext"/>
      </w:pPr>
      <w:r>
        <w:rPr>
          <w:rStyle w:val="Funotenzeichen"/>
        </w:rPr>
        <w:footnoteRef/>
      </w:r>
      <w:r>
        <w:t xml:space="preserve"> Depending on the mode and status of the job</w:t>
      </w:r>
    </w:p>
  </w:footnote>
  <w:footnote w:id="29">
    <w:p w:rsidRPr="00033218" w:rsidR="00D75B8F" w:rsidP="00234020" w:rsidRDefault="00D75B8F" w14:paraId="7B88C529" w14:textId="0B33B2F6">
      <w:pPr>
        <w:pStyle w:val="Funotentext"/>
      </w:pPr>
      <w:r>
        <w:rPr>
          <w:rStyle w:val="Funotenzeichen"/>
        </w:rPr>
        <w:footnoteRef/>
      </w:r>
      <w:r>
        <w:t xml:space="preserve"> As soon as the seller opens the order, the status of the order in the DeadStock process changes from </w:t>
      </w:r>
      <w:r>
        <w:rPr>
          <w:i/>
        </w:rPr>
        <w:t>new</w:t>
      </w:r>
      <w:r>
        <w:t xml:space="preserve"> to </w:t>
      </w:r>
      <w:r>
        <w:rPr>
          <w:i/>
        </w:rPr>
        <w:t>in process</w:t>
      </w:r>
    </w:p>
  </w:footnote>
  <w:footnote w:id="30">
    <w:p w:rsidRPr="00DA4E3C" w:rsidR="00D75B8F" w:rsidRDefault="00D75B8F" w14:paraId="4900B460" w14:textId="77777777">
      <w:pPr>
        <w:pStyle w:val="Funotentext"/>
      </w:pPr>
      <w:r>
        <w:rPr>
          <w:rStyle w:val="Funotenzeichen"/>
        </w:rPr>
        <w:footnoteRef/>
      </w:r>
      <w:r>
        <w:t xml:space="preserve"> Completed = cancelled, rejected or received</w:t>
      </w:r>
    </w:p>
  </w:footnote>
  <w:footnote w:id="31">
    <w:p w:rsidRPr="00DA4E3C" w:rsidR="00D75B8F" w:rsidP="00DA565B" w:rsidRDefault="00D75B8F" w14:paraId="515CA289" w14:textId="1600734D">
      <w:pPr>
        <w:pStyle w:val="Funotentext"/>
      </w:pPr>
      <w:r>
        <w:rPr>
          <w:rStyle w:val="Funotenzeichen"/>
        </w:rPr>
        <w:footnoteRef/>
      </w:r>
      <w:r>
        <w:t xml:space="preserve"> As soon as the seller opens the order, the status of the order changes from </w:t>
      </w:r>
      <w:r>
        <w:rPr>
          <w:i/>
        </w:rPr>
        <w:t>new</w:t>
      </w:r>
      <w:r>
        <w:t xml:space="preserve"> to </w:t>
      </w:r>
      <w:r>
        <w:rPr>
          <w:i/>
        </w:rPr>
        <w:t>in process in</w:t>
      </w:r>
      <w:r>
        <w:t xml:space="preserve">the DeadStock process. In the D2D process, the status </w:t>
      </w:r>
      <w:r>
        <w:rPr>
          <w:i/>
        </w:rPr>
        <w:t xml:space="preserve">new </w:t>
      </w:r>
      <w:r>
        <w:t>of the D2D order remains until the seller accepts or rejects the D2D order or the D2D order expires ("Expired" status).</w:t>
      </w:r>
    </w:p>
  </w:footnote>
  <w:footnote w:id="32">
    <w:p w:rsidRPr="00033218" w:rsidR="00D75B8F" w:rsidP="00DA565B" w:rsidRDefault="00D75B8F" w14:paraId="69D433D0" w14:textId="54E1A96C">
      <w:pPr>
        <w:pStyle w:val="Funotentext"/>
      </w:pPr>
      <w:r>
        <w:rPr>
          <w:rStyle w:val="Funotenzeichen"/>
        </w:rPr>
        <w:footnoteRef/>
      </w:r>
      <w:r>
        <w:t xml:space="preserve"> Completed = canceled, rejected, expired or received</w:t>
      </w:r>
    </w:p>
  </w:footnote>
  <w:footnote w:id="33">
    <w:p w:rsidRPr="00033218" w:rsidR="00D75B8F" w:rsidP="009C6F43" w:rsidRDefault="00D75B8F" w14:paraId="6CB732B5" w14:textId="77777777">
      <w:pPr>
        <w:pStyle w:val="Funotentext"/>
      </w:pPr>
      <w:r>
        <w:rPr>
          <w:rStyle w:val="Funotenzeichen"/>
        </w:rPr>
        <w:footnoteRef/>
      </w:r>
      <w:r>
        <w:t xml:space="preserve"> As soon as the seller opens the order, the status of the order in the DeadStock process changes from </w:t>
      </w:r>
      <w:r>
        <w:rPr>
          <w:i/>
        </w:rPr>
        <w:t>new</w:t>
      </w:r>
      <w:r>
        <w:t xml:space="preserve"> to </w:t>
      </w:r>
      <w:r>
        <w:rPr>
          <w:i/>
        </w:rPr>
        <w:t>in process</w:t>
      </w:r>
    </w:p>
  </w:footnote>
  <w:footnote w:id="34">
    <w:p w:rsidRPr="00DA4E3C" w:rsidR="00D75B8F" w:rsidP="009C6F43" w:rsidRDefault="00D75B8F" w14:paraId="0DE85FD5" w14:textId="77777777">
      <w:pPr>
        <w:pStyle w:val="Funotentext"/>
      </w:pPr>
      <w:r>
        <w:rPr>
          <w:rStyle w:val="Funotenzeichen"/>
        </w:rPr>
        <w:footnoteRef/>
      </w:r>
      <w:r>
        <w:t xml:space="preserve"> Completed = cancelled, rejected or received</w:t>
      </w:r>
    </w:p>
  </w:footnote>
  <w:footnote w:id="35">
    <w:p w:rsidRPr="00DA4E3C" w:rsidR="00D75B8F" w:rsidP="009C6F43" w:rsidRDefault="00D75B8F" w14:paraId="1217F70E" w14:textId="740F207D">
      <w:pPr>
        <w:pStyle w:val="Funotentext"/>
      </w:pPr>
      <w:r>
        <w:rPr>
          <w:rStyle w:val="Funotenzeichen"/>
        </w:rPr>
        <w:footnoteRef/>
      </w:r>
      <w:r>
        <w:t xml:space="preserve"> As soon as the seller opens the order, the status of the order changes from </w:t>
      </w:r>
      <w:r>
        <w:rPr>
          <w:i/>
        </w:rPr>
        <w:t>new</w:t>
      </w:r>
      <w:r>
        <w:t xml:space="preserve"> to </w:t>
      </w:r>
      <w:r>
        <w:rPr>
          <w:i/>
        </w:rPr>
        <w:t>in process in</w:t>
      </w:r>
      <w:r>
        <w:t xml:space="preserve">the DeadStock process. In the D2D process, the status </w:t>
      </w:r>
      <w:r>
        <w:rPr>
          <w:i/>
        </w:rPr>
        <w:t xml:space="preserve">new </w:t>
      </w:r>
      <w:r>
        <w:t>of the D2D order remains until the seller accepts or rejects the D2D order or the D2D order expires ("Expired" status).</w:t>
      </w:r>
    </w:p>
  </w:footnote>
  <w:footnote w:id="36">
    <w:p w:rsidRPr="003F6392" w:rsidR="00D75B8F" w:rsidP="009C6F43" w:rsidRDefault="00D75B8F" w14:paraId="1D1D4938" w14:textId="2DE3EA59">
      <w:pPr>
        <w:pStyle w:val="Funotentext"/>
      </w:pPr>
      <w:r>
        <w:rPr>
          <w:rStyle w:val="Funotenzeichen"/>
        </w:rPr>
        <w:footnoteRef/>
      </w:r>
      <w:r>
        <w:t xml:space="preserve"> Completed = canceled, rejected, expired or received</w:t>
      </w:r>
    </w:p>
  </w:footnote>
  <w:footnote w:id="37">
    <w:p w:rsidR="00D75B8F" w:rsidRDefault="00D75B8F" w14:paraId="6CBF1891" w14:textId="14B5A126">
      <w:pPr>
        <w:pStyle w:val="Funotentext"/>
      </w:pPr>
      <w:r>
        <w:rPr>
          <w:rStyle w:val="Funotenzeichen"/>
        </w:rPr>
        <w:footnoteRef/>
      </w:r>
      <w:r>
        <w:t xml:space="preserve"> Information marked with * is displayed in the D2D process (buyer and seller view) only after a potential seller has accepted and saved the D2D delivery request. Information marked with X is displayed as soon as available. Information marked with "-" is never displayed.</w:t>
      </w:r>
    </w:p>
  </w:footnote>
  <w:footnote w:id="38">
    <w:p w:rsidRPr="007D2EAB" w:rsidR="00D75B8F" w:rsidRDefault="00D75B8F" w14:paraId="3B1491BB" w14:textId="77777777">
      <w:pPr>
        <w:pStyle w:val="Funotentext"/>
      </w:pPr>
      <w:r>
        <w:rPr>
          <w:rStyle w:val="Funotenzeichen"/>
        </w:rPr>
        <w:footnoteRef/>
      </w:r>
      <w:r>
        <w:t xml:space="preserve"> The fields Total weight and Total price STOX are detached from the table and displayed as separate text fields below the table (decision FB, TS and JS on 16.04.2010)</w:t>
      </w:r>
    </w:p>
  </w:footnote>
  <w:footnote w:id="39">
    <w:p w:rsidR="00D75B8F" w:rsidRDefault="00D75B8F" w14:paraId="7C3E4BD7" w14:textId="4AF79BDC">
      <w:pPr>
        <w:pStyle w:val="Funotentext"/>
      </w:pPr>
      <w:r>
        <w:rPr>
          <w:rStyle w:val="Funotenzeichen"/>
        </w:rPr>
        <w:footnoteRef/>
      </w:r>
      <w:r>
        <w:t xml:space="preserve"> Information marked with * is displayed in the D2D process (buyer and seller view) only after a potential seller has accepted and saved the D2D delivery request. Information marked with X is displayed as soon as available. Information marked with "-" is never displayed.</w:t>
      </w:r>
    </w:p>
  </w:footnote>
  <w:footnote w:id="40">
    <w:p w:rsidRPr="00033218" w:rsidR="00D75B8F" w:rsidP="00234020" w:rsidRDefault="00D75B8F" w14:paraId="1F277805" w14:textId="77777777">
      <w:pPr>
        <w:pStyle w:val="Funotentext"/>
      </w:pPr>
      <w:r>
        <w:rPr>
          <w:rStyle w:val="Funotenzeichen"/>
        </w:rPr>
        <w:footnoteRef/>
      </w:r>
      <w:r>
        <w:t xml:space="preserve"> Cancelled, received or rejected</w:t>
      </w:r>
    </w:p>
  </w:footnote>
  <w:footnote w:id="41">
    <w:p w:rsidRPr="00033218" w:rsidR="00D75B8F" w:rsidRDefault="00D75B8F" w14:paraId="48341D6D" w14:textId="77777777">
      <w:pPr>
        <w:pStyle w:val="Funotentext"/>
      </w:pPr>
      <w:r>
        <w:rPr>
          <w:rStyle w:val="Funotenzeichen"/>
        </w:rPr>
        <w:footnoteRef/>
      </w:r>
      <w:r>
        <w:t xml:space="preserve"> In the message, the user should be made aware that this will save any unsaved changes (e.g. quantity changes).</w:t>
      </w:r>
    </w:p>
  </w:footnote>
  <w:footnote w:id="42">
    <w:p w:rsidRPr="00033218" w:rsidR="00D75B8F" w:rsidRDefault="00D75B8F" w14:paraId="1259AEA0" w14:textId="77777777">
      <w:pPr>
        <w:pStyle w:val="Funotentext"/>
      </w:pPr>
      <w:r>
        <w:rPr>
          <w:rStyle w:val="Funotenzeichen"/>
        </w:rPr>
        <w:footnoteRef/>
      </w:r>
      <w:r>
        <w:t xml:space="preserve"> If the user confirms the popup dialog with YES and all preconditions (e.g. status) are met!</w:t>
      </w:r>
    </w:p>
  </w:footnote>
  <w:footnote w:id="43">
    <w:p w:rsidR="00D75B8F" w:rsidRDefault="00D75B8F" w14:paraId="158CE34E" w14:textId="77777777">
      <w:pPr>
        <w:pStyle w:val="Funotentext"/>
      </w:pPr>
      <w:r>
        <w:rPr>
          <w:rStyle w:val="Funotenzeichen"/>
        </w:rPr>
        <w:footnoteRef/>
      </w:r>
      <w:r>
        <w:t xml:space="preserve"> The shipment will take place regardless of whether the seller subsequently increases the delivery quantity again or not.</w:t>
      </w:r>
    </w:p>
  </w:footnote>
  <w:footnote w:id="44">
    <w:p w:rsidRPr="00033218" w:rsidR="00D75B8F" w:rsidP="00234020" w:rsidRDefault="00D75B8F" w14:paraId="58F8DD22" w14:textId="5BDA4026">
      <w:pPr>
        <w:pStyle w:val="Funotentext"/>
      </w:pPr>
      <w:r>
        <w:rPr>
          <w:rStyle w:val="Funotenzeichen"/>
        </w:rPr>
        <w:footnoteRef/>
      </w:r>
      <w:r>
        <w:t xml:space="preserve"> The search for part numbers with wildcard can only be performed as a single part search without alternatives.</w:t>
      </w:r>
    </w:p>
  </w:footnote>
  <w:footnote w:id="45">
    <w:p w:rsidRPr="00033218" w:rsidR="00D75B8F" w:rsidP="00234020" w:rsidRDefault="00D75B8F" w14:paraId="5E484B39" w14:textId="77777777">
      <w:pPr>
        <w:pStyle w:val="Funotentext"/>
      </w:pPr>
      <w:r>
        <w:rPr>
          <w:rStyle w:val="Funotenzeichen"/>
        </w:rPr>
        <w:footnoteRef/>
      </w:r>
      <w:r>
        <w:t xml:space="preserve"> Multiple input via popup</w:t>
      </w:r>
    </w:p>
  </w:footnote>
  <w:footnote w:id="46">
    <w:p w:rsidR="00D75B8F" w:rsidRDefault="00D75B8F" w14:paraId="167ABCCD" w14:textId="77777777">
      <w:pPr>
        <w:pStyle w:val="Funotentext"/>
      </w:pPr>
      <w:r>
        <w:rPr>
          <w:rStyle w:val="Funotenzeichen"/>
        </w:rPr>
        <w:footnoteRef/>
      </w:r>
      <w:r>
        <w:t xml:space="preserve"> The possibility of importing open office formats was examined and, in consultation with the department, a decision was made against implementation due to the increased implementation effort (additional commercial libraries would be necessary for the import)</w:t>
      </w:r>
    </w:p>
  </w:footnote>
  <w:footnote w:id="47">
    <w:p w:rsidR="00D75B8F" w:rsidRDefault="00D75B8F" w14:paraId="60C61CF3" w14:textId="727274EC">
      <w:pPr>
        <w:pStyle w:val="Funotentext"/>
      </w:pPr>
      <w:r>
        <w:rPr>
          <w:rStyle w:val="Funotenzeichen"/>
        </w:rPr>
        <w:footnoteRef/>
      </w:r>
      <w:r>
        <w:t xml:space="preserve"> At the state of version 1.8.1 EastHub is not yet known. Therefore not in scope for the time being.</w:t>
      </w:r>
    </w:p>
  </w:footnote>
  <w:footnote w:id="48">
    <w:p w:rsidR="00D75B8F" w:rsidP="00F1359A" w:rsidRDefault="00D75B8F" w14:paraId="08CC549C" w14:textId="1EF305C3">
      <w:pPr>
        <w:pStyle w:val="Funotentext"/>
      </w:pPr>
      <w:r>
        <w:rPr>
          <w:rStyle w:val="Funotenzeichen"/>
        </w:rPr>
        <w:footnoteRef/>
      </w:r>
      <w:r>
        <w:t xml:space="preserve"> As of version 1.8.3, it is currently not possible for Brazilian dealers to jump to SO, since the customer numbers DIMS (6 digits) do not match the customer numbers SO (8 digits). When jumping to SO, customer numbers are left-justified 6-digit padded with zeros (e.g. KNR 123 </w:t>
      </w:r>
      <w:r>
        <w:rPr>
          <w:rFonts w:ascii="Wingdings" w:hAnsi="Wingdings" w:eastAsia="Wingdings" w:cs="Wingdings"/>
        </w:rPr>
        <w:t>à</w:t>
      </w:r>
      <w:r>
        <w:t xml:space="preserve"> 000123.</w:t>
      </w:r>
    </w:p>
  </w:footnote>
  <w:footnote w:id="49">
    <w:p w:rsidRPr="00033218" w:rsidR="00D75B8F" w:rsidP="00497A63" w:rsidRDefault="00D75B8F" w14:paraId="7DA9B7F2" w14:textId="1E70A782">
      <w:pPr>
        <w:pStyle w:val="Funotentext"/>
      </w:pPr>
      <w:r>
        <w:rPr>
          <w:rStyle w:val="Funotenzeichen"/>
        </w:rPr>
        <w:footnoteRef/>
      </w:r>
      <w:r>
        <w:t xml:space="preserve"> Email address from the </w:t>
      </w:r>
      <w:r>
        <w:rPr>
          <w:highlight w:val="magenta"/>
        </w:rPr>
        <w:t>"Contact person for STOX" area ("Operational data" panel, "Contact person" subpanel)</w:t>
      </w:r>
    </w:p>
  </w:footnote>
  <w:footnote w:id="50">
    <w:p w:rsidRPr="00033218" w:rsidR="00D75B8F" w:rsidRDefault="00D75B8F" w14:paraId="7302B6F2" w14:textId="2FF3E20C">
      <w:pPr>
        <w:pStyle w:val="Funotentext"/>
      </w:pPr>
      <w:r>
        <w:rPr>
          <w:rStyle w:val="Funotenzeichen"/>
        </w:rPr>
        <w:footnoteRef/>
      </w:r>
      <w:r>
        <w:t xml:space="preserve"> The shipping note is saved </w:t>
      </w:r>
      <w:r>
        <w:rPr>
          <w:highlight w:val="magenta"/>
        </w:rPr>
        <w:t>when parts are added</w:t>
      </w:r>
      <w:r>
        <w:t xml:space="preserve"> to the </w:t>
      </w:r>
      <w:r>
        <w:rPr>
          <w:highlight w:val="magenta"/>
        </w:rPr>
        <w:t>shopping cart</w:t>
      </w:r>
      <w:r>
        <w:t xml:space="preserve"> for a seller and is not updated afterwards.</w:t>
      </w:r>
    </w:p>
  </w:footnote>
  <w:footnote w:id="51">
    <w:p w:rsidRPr="00033218" w:rsidR="00D75B8F" w:rsidP="00234020" w:rsidRDefault="00D75B8F" w14:paraId="4A3161D1" w14:textId="77777777">
      <w:pPr>
        <w:pStyle w:val="Funotentext"/>
      </w:pPr>
      <w:r>
        <w:rPr>
          <w:rStyle w:val="Funotenzeichen"/>
        </w:rPr>
        <w:footnoteRef/>
      </w:r>
      <w:r>
        <w:t xml:space="preserve"> The user settings (file storage...) may be edited by every user.</w:t>
      </w:r>
    </w:p>
  </w:footnote>
  <w:footnote w:id="52">
    <w:p w:rsidRPr="00033218" w:rsidR="00D75B8F" w:rsidRDefault="00D75B8F" w14:paraId="63826B29" w14:textId="77777777">
      <w:pPr>
        <w:pStyle w:val="Funotentext"/>
      </w:pPr>
      <w:r>
        <w:rPr>
          <w:rStyle w:val="Funotenzeichen"/>
        </w:rPr>
        <w:footnoteRef/>
      </w:r>
      <w:r>
        <w:t xml:space="preserve"> The "preferred" and "problematic suppliers" site lists may also be edited by users in the Retailer role.</w:t>
      </w:r>
    </w:p>
  </w:footnote>
  <w:footnote w:id="53">
    <w:p w:rsidRPr="00033218" w:rsidR="00D75B8F" w:rsidP="00234020" w:rsidRDefault="00D75B8F" w14:paraId="1D55F4BD" w14:textId="77777777">
      <w:pPr>
        <w:pStyle w:val="Funotentext"/>
      </w:pPr>
      <w:r>
        <w:rPr>
          <w:rStyle w:val="Funotenzeichen"/>
        </w:rPr>
        <w:footnoteRef/>
      </w:r>
      <w:r>
        <w:t xml:space="preserve"> The Retaileradmin is only allowed to edit the part scope criteria. The RG matrix may only be changed by the admin.</w:t>
      </w:r>
    </w:p>
  </w:footnote>
  <w:footnote w:id="54">
    <w:p w:rsidRPr="00033218" w:rsidR="00D75B8F" w:rsidP="00234020" w:rsidRDefault="00D75B8F" w14:paraId="059ABF45" w14:textId="77777777">
      <w:pPr>
        <w:pStyle w:val="Funotentext"/>
      </w:pPr>
      <w:r>
        <w:rPr>
          <w:rStyle w:val="Funotenzeichen"/>
        </w:rPr>
        <w:footnoteRef/>
      </w:r>
      <w:r>
        <w:t xml:space="preserve"> Defined per store in the Settings - Administration panel</w:t>
      </w:r>
    </w:p>
  </w:footnote>
  <w:footnote w:id="55">
    <w:p w:rsidRPr="00033218" w:rsidR="00D75B8F" w:rsidP="00234020" w:rsidRDefault="00D75B8F" w14:paraId="1CA86DEB" w14:textId="77777777">
      <w:pPr>
        <w:pStyle w:val="Funotentext"/>
      </w:pPr>
      <w:r>
        <w:rPr>
          <w:rStyle w:val="Funotenzeichen"/>
        </w:rPr>
        <w:footnoteRef/>
      </w:r>
      <w:r>
        <w:t xml:space="preserve"> Defined per store in the Settings - Administration panel</w:t>
      </w:r>
    </w:p>
  </w:footnote>
  <w:footnote w:id="56">
    <w:p w:rsidRPr="00033218" w:rsidR="00D75B8F" w:rsidRDefault="00D75B8F" w14:paraId="048D9E86" w14:textId="77777777">
      <w:pPr>
        <w:pStyle w:val="Funotentext"/>
      </w:pPr>
      <w:r>
        <w:rPr>
          <w:rStyle w:val="Funotenzeichen"/>
        </w:rPr>
        <w:footnoteRef/>
      </w:r>
      <w:r>
        <w:t xml:space="preserve"> Decided on meeting 12.04.2010 in Karlsruhe</w:t>
      </w:r>
    </w:p>
  </w:footnote>
  <w:footnote w:id="57">
    <w:p w:rsidR="00D75B8F" w:rsidRDefault="00D75B8F" w14:paraId="500A2C3C" w14:textId="45E22755">
      <w:pPr>
        <w:pStyle w:val="Funotentext"/>
      </w:pPr>
      <w:r>
        <w:rPr>
          <w:rStyle w:val="Funotenzeichen"/>
        </w:rPr>
        <w:footnoteRef/>
      </w:r>
      <w:r>
        <w:t xml:space="preserve"> Or the national currency of the respective market (in UK e.g. Pound)</w:t>
      </w:r>
    </w:p>
  </w:footnote>
  <w:footnote w:id="58">
    <w:p w:rsidRPr="00033218" w:rsidR="00D75B8F" w:rsidRDefault="00D75B8F" w14:paraId="48073F77" w14:textId="77777777">
      <w:pPr>
        <w:pStyle w:val="Funotentext"/>
      </w:pPr>
      <w:r>
        <w:rPr>
          <w:rStyle w:val="Funotenzeichen"/>
        </w:rPr>
        <w:footnoteRef/>
      </w:r>
      <w:r>
        <w:t xml:space="preserve"> Prerequisite: The other unlocking and activation process is completed.</w:t>
      </w:r>
    </w:p>
  </w:footnote>
  <w:footnote w:id="59">
    <w:p w:rsidRPr="00033218" w:rsidR="00D75B8F" w:rsidRDefault="00D75B8F" w14:paraId="591A8854" w14:textId="77777777">
      <w:pPr>
        <w:pStyle w:val="Funotentext"/>
      </w:pPr>
      <w:r>
        <w:rPr>
          <w:rStyle w:val="Funotenzeichen"/>
        </w:rPr>
        <w:footnoteRef/>
      </w:r>
      <w:r>
        <w:t xml:space="preserve"> Reset of UserProperties by T-Systems after import of the new license text.</w:t>
      </w:r>
    </w:p>
  </w:footnote>
  <w:footnote w:id="60">
    <w:p w:rsidRPr="00331D17" w:rsidR="00D75B8F" w:rsidRDefault="00D75B8F" w14:paraId="69ECDF05" w14:textId="77777777">
      <w:pPr>
        <w:pStyle w:val="Funotentext"/>
      </w:pPr>
      <w:r>
        <w:rPr>
          <w:rStyle w:val="Funotenzeichen"/>
        </w:rPr>
        <w:footnoteRef/>
      </w:r>
      <w:r>
        <w:t xml:space="preserve"> If the user does not process the order, the message is displayed every 10 minutes. OK according to the meeting in Karlsruhe on 12.04.2010.</w:t>
      </w:r>
    </w:p>
  </w:footnote>
  <w:footnote w:id="61">
    <w:p w:rsidRPr="00E17B3F" w:rsidR="00D75B8F" w:rsidP="00E17B3F" w:rsidRDefault="00D75B8F" w14:paraId="3F34C139" w14:textId="77777777">
      <w:pPr>
        <w:pStyle w:val="NurText"/>
        <w:rPr>
          <w:rFonts w:ascii="Arial" w:hAnsi="Arial" w:eastAsia="SimSun"/>
          <w:sz w:val="18"/>
          <w:szCs w:val="20"/>
        </w:rPr>
      </w:pPr>
      <w:r>
        <w:rPr>
          <w:rStyle w:val="Funotenzeichen"/>
        </w:rPr>
        <w:footnoteRef/>
      </w:r>
      <w:r>
        <w:t xml:space="preserve"> </w:t>
      </w:r>
      <w:r>
        <w:rPr>
          <w:rFonts w:ascii="Arial" w:hAnsi="Arial"/>
          <w:sz w:val="18"/>
        </w:rPr>
        <w:t>If the user does not process the order(s) and transfers it to the "sent" or "rejected" status, the message is displayed every 30 minutes.</w:t>
      </w:r>
    </w:p>
  </w:footnote>
  <w:footnote w:id="62">
    <w:p w:rsidRPr="00033218" w:rsidR="00D75B8F" w:rsidRDefault="00D75B8F" w14:paraId="65E56B97" w14:textId="77777777">
      <w:pPr>
        <w:pStyle w:val="Funotentext"/>
      </w:pPr>
      <w:r>
        <w:rPr>
          <w:rStyle w:val="Funotenzeichen"/>
        </w:rPr>
        <w:footnoteRef/>
      </w:r>
      <w:r>
        <w:t xml:space="preserve"> Language that the user has currently set in LOGBUS.</w:t>
      </w:r>
    </w:p>
  </w:footnote>
  <w:footnote w:id="63">
    <w:p w:rsidR="00D75B8F" w:rsidRDefault="00D75B8F" w14:paraId="2D5D6F6D" w14:textId="77777777">
      <w:pPr>
        <w:pStyle w:val="Funotentext"/>
      </w:pPr>
      <w:r>
        <w:rPr>
          <w:rStyle w:val="Funotenzeichen"/>
        </w:rPr>
        <w:footnoteRef/>
      </w:r>
      <w:r>
        <w:t xml:space="preserve"> Determination via the view V_MAILING_LIST, selection on the module name 'STOX_ASSORTMENT' and the country code of the merchant. See also DV concept R34-PL422 Infomail check open orders.</w:t>
      </w:r>
    </w:p>
  </w:footnote>
  <w:footnote w:id="64">
    <w:p w:rsidR="00D75B8F" w:rsidP="00E257F5" w:rsidRDefault="00D75B8F" w14:paraId="4FD69471" w14:textId="77777777">
      <w:pPr>
        <w:pStyle w:val="Funotentext"/>
      </w:pPr>
      <w:r>
        <w:rPr>
          <w:rStyle w:val="Funotenzeichen"/>
        </w:rPr>
        <w:footnoteRef/>
      </w:r>
      <w:r>
        <w:t xml:space="preserve"> Before the introduction of the D2D process, the reservation was not resolved online, but only during the next batch run. However, since the buyer has no possibility to reverse the cancellation after saving, this can also be done "immediately" with the saving online.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D75B8F" w:rsidRDefault="00D75B8F" w14:paraId="71223FD4" w14:textId="5BC96674">
    <w:pPr>
      <w:pStyle w:val="Kopfzeile"/>
    </w:pPr>
    <w:r>
      <w:rPr>
        <w:noProof/>
      </w:rPr>
      <w:drawing>
        <wp:anchor distT="0" distB="0" distL="114300" distR="114300" simplePos="0" relativeHeight="251657216" behindDoc="1" locked="0" layoutInCell="1" allowOverlap="1" wp14:anchorId="313609E5" wp14:editId="01266BD7">
          <wp:simplePos x="0" y="0"/>
          <wp:positionH relativeFrom="page">
            <wp:posOffset>-107950</wp:posOffset>
          </wp:positionH>
          <wp:positionV relativeFrom="page">
            <wp:posOffset>-107950</wp:posOffset>
          </wp:positionV>
          <wp:extent cx="7772400" cy="10909300"/>
          <wp:effectExtent l="19050" t="0" r="0" b="0"/>
          <wp:wrapNone/>
          <wp:docPr id="106" name="Bild 8" descr="title-low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tle-lowres"/>
                  <pic:cNvPicPr>
                    <a:picLocks noChangeAspect="1" noChangeArrowheads="1"/>
                  </pic:cNvPicPr>
                </pic:nvPicPr>
                <pic:blipFill>
                  <a:blip r:embed="rId1"/>
                  <a:srcRect/>
                  <a:stretch>
                    <a:fillRect/>
                  </a:stretch>
                </pic:blipFill>
                <pic:spPr bwMode="auto">
                  <a:xfrm>
                    <a:off x="0" y="0"/>
                    <a:ext cx="7772400" cy="10909300"/>
                  </a:xfrm>
                  <a:prstGeom prst="rect">
                    <a:avLst/>
                  </a:prstGeom>
                  <a:noFill/>
                  <a:ln w="9525">
                    <a:noFill/>
                    <a:miter lim="800000"/>
                    <a:headEnd/>
                    <a:tailEnd/>
                  </a:ln>
                </pic:spPr>
              </pic:pic>
            </a:graphicData>
          </a:graphic>
        </wp:anchor>
      </w:drawing>
    </w:r>
    <w:r>
      <w:rPr>
        <w:noProof/>
      </w:rPr>
      <mc:AlternateContent>
        <mc:Choice Requires="wps">
          <w:drawing>
            <wp:anchor distT="0" distB="0" distL="114300" distR="114300" simplePos="0" relativeHeight="251658752" behindDoc="1" locked="0" layoutInCell="1" allowOverlap="1" wp14:anchorId="3A03BBD2" wp14:editId="1391CF46">
              <wp:simplePos x="0" y="0"/>
              <wp:positionH relativeFrom="page">
                <wp:posOffset>381000</wp:posOffset>
              </wp:positionH>
              <wp:positionV relativeFrom="page">
                <wp:posOffset>6314440</wp:posOffset>
              </wp:positionV>
              <wp:extent cx="6804025" cy="3994150"/>
              <wp:effectExtent l="0" t="0" r="0" b="0"/>
              <wp:wrapNone/>
              <wp:docPr id="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399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F2D1C19">
            <v:rect id="Rectangle 1" style="position:absolute;margin-left:30pt;margin-top:497.2pt;width:535.75pt;height:314.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stroked="f" w14:anchorId="322351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">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75B8F" w:rsidRDefault="00D75B8F" w14:paraId="71450E2D"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518C"/>
    <w:multiLevelType w:val="hybridMultilevel"/>
    <w:tmpl w:val="4BB2581C"/>
    <w:lvl w:ilvl="0" w:tplc="04070015">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705B68"/>
    <w:multiLevelType w:val="hybridMultilevel"/>
    <w:tmpl w:val="DE54F116"/>
    <w:lvl w:ilvl="0" w:tplc="04070001">
      <w:start w:val="1"/>
      <w:numFmt w:val="bullet"/>
      <w:lvlText w:val=""/>
      <w:lvlJc w:val="left"/>
      <w:pPr>
        <w:ind w:left="1005" w:hanging="360"/>
      </w:pPr>
      <w:rPr>
        <w:rFonts w:hint="default" w:ascii="Symbol" w:hAnsi="Symbol"/>
      </w:rPr>
    </w:lvl>
    <w:lvl w:ilvl="1" w:tplc="04070003" w:tentative="1">
      <w:start w:val="1"/>
      <w:numFmt w:val="bullet"/>
      <w:lvlText w:val="o"/>
      <w:lvlJc w:val="left"/>
      <w:pPr>
        <w:ind w:left="1725" w:hanging="360"/>
      </w:pPr>
      <w:rPr>
        <w:rFonts w:hint="default" w:ascii="Courier New" w:hAnsi="Courier New" w:cs="Courier New"/>
      </w:rPr>
    </w:lvl>
    <w:lvl w:ilvl="2" w:tplc="04070005" w:tentative="1">
      <w:start w:val="1"/>
      <w:numFmt w:val="bullet"/>
      <w:lvlText w:val=""/>
      <w:lvlJc w:val="left"/>
      <w:pPr>
        <w:ind w:left="2445" w:hanging="360"/>
      </w:pPr>
      <w:rPr>
        <w:rFonts w:hint="default" w:ascii="Wingdings" w:hAnsi="Wingdings"/>
      </w:rPr>
    </w:lvl>
    <w:lvl w:ilvl="3" w:tplc="04070001" w:tentative="1">
      <w:start w:val="1"/>
      <w:numFmt w:val="bullet"/>
      <w:lvlText w:val=""/>
      <w:lvlJc w:val="left"/>
      <w:pPr>
        <w:ind w:left="3165" w:hanging="360"/>
      </w:pPr>
      <w:rPr>
        <w:rFonts w:hint="default" w:ascii="Symbol" w:hAnsi="Symbol"/>
      </w:rPr>
    </w:lvl>
    <w:lvl w:ilvl="4" w:tplc="04070003" w:tentative="1">
      <w:start w:val="1"/>
      <w:numFmt w:val="bullet"/>
      <w:lvlText w:val="o"/>
      <w:lvlJc w:val="left"/>
      <w:pPr>
        <w:ind w:left="3885" w:hanging="360"/>
      </w:pPr>
      <w:rPr>
        <w:rFonts w:hint="default" w:ascii="Courier New" w:hAnsi="Courier New" w:cs="Courier New"/>
      </w:rPr>
    </w:lvl>
    <w:lvl w:ilvl="5" w:tplc="04070005" w:tentative="1">
      <w:start w:val="1"/>
      <w:numFmt w:val="bullet"/>
      <w:lvlText w:val=""/>
      <w:lvlJc w:val="left"/>
      <w:pPr>
        <w:ind w:left="4605" w:hanging="360"/>
      </w:pPr>
      <w:rPr>
        <w:rFonts w:hint="default" w:ascii="Wingdings" w:hAnsi="Wingdings"/>
      </w:rPr>
    </w:lvl>
    <w:lvl w:ilvl="6" w:tplc="04070001" w:tentative="1">
      <w:start w:val="1"/>
      <w:numFmt w:val="bullet"/>
      <w:lvlText w:val=""/>
      <w:lvlJc w:val="left"/>
      <w:pPr>
        <w:ind w:left="5325" w:hanging="360"/>
      </w:pPr>
      <w:rPr>
        <w:rFonts w:hint="default" w:ascii="Symbol" w:hAnsi="Symbol"/>
      </w:rPr>
    </w:lvl>
    <w:lvl w:ilvl="7" w:tplc="04070003" w:tentative="1">
      <w:start w:val="1"/>
      <w:numFmt w:val="bullet"/>
      <w:lvlText w:val="o"/>
      <w:lvlJc w:val="left"/>
      <w:pPr>
        <w:ind w:left="6045" w:hanging="360"/>
      </w:pPr>
      <w:rPr>
        <w:rFonts w:hint="default" w:ascii="Courier New" w:hAnsi="Courier New" w:cs="Courier New"/>
      </w:rPr>
    </w:lvl>
    <w:lvl w:ilvl="8" w:tplc="04070005" w:tentative="1">
      <w:start w:val="1"/>
      <w:numFmt w:val="bullet"/>
      <w:lvlText w:val=""/>
      <w:lvlJc w:val="left"/>
      <w:pPr>
        <w:ind w:left="6765" w:hanging="360"/>
      </w:pPr>
      <w:rPr>
        <w:rFonts w:hint="default" w:ascii="Wingdings" w:hAnsi="Wingdings"/>
      </w:rPr>
    </w:lvl>
  </w:abstractNum>
  <w:abstractNum w:abstractNumId="2" w15:restartNumberingAfterBreak="0">
    <w:nsid w:val="06087ECE"/>
    <w:multiLevelType w:val="hybridMultilevel"/>
    <w:tmpl w:val="F8B25260"/>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3" w15:restartNumberingAfterBreak="0">
    <w:nsid w:val="07E47289"/>
    <w:multiLevelType w:val="hybridMultilevel"/>
    <w:tmpl w:val="A89E3F92"/>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4" w15:restartNumberingAfterBreak="0">
    <w:nsid w:val="09D85378"/>
    <w:multiLevelType w:val="hybridMultilevel"/>
    <w:tmpl w:val="AFF04010"/>
    <w:lvl w:ilvl="0" w:tplc="0407000F">
      <w:start w:val="1"/>
      <w:numFmt w:val="decimal"/>
      <w:lvlText w:val="%1."/>
      <w:lvlJc w:val="left"/>
      <w:pPr>
        <w:ind w:left="1004" w:hanging="360"/>
      </w:pPr>
    </w:lvl>
    <w:lvl w:ilvl="1" w:tplc="04070019">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5" w15:restartNumberingAfterBreak="0">
    <w:nsid w:val="0B0B553B"/>
    <w:multiLevelType w:val="multilevel"/>
    <w:tmpl w:val="F15CDD00"/>
    <w:lvl w:ilvl="0">
      <w:start w:val="1"/>
      <w:numFmt w:val="decimal"/>
      <w:lvlText w:val="%1."/>
      <w:lvlJc w:val="left"/>
      <w:pPr>
        <w:ind w:left="644" w:hanging="360"/>
      </w:pPr>
    </w:lvl>
    <w:lvl w:ilvl="1">
      <w:start w:val="1"/>
      <w:numFmt w:val="decimal"/>
      <w:lvlText w:val="(%2)"/>
      <w:lvlJc w:val="left"/>
      <w:pPr>
        <w:ind w:left="862" w:hanging="360"/>
      </w:pPr>
    </w:lvl>
    <w:lvl w:ilvl="2">
      <w:start w:val="1"/>
      <w:numFmt w:val="lowerRoman"/>
      <w:lvlText w:val="%3)"/>
      <w:lvlJc w:val="left"/>
      <w:pPr>
        <w:ind w:left="1222" w:hanging="360"/>
      </w:pPr>
    </w:lvl>
    <w:lvl w:ilvl="3">
      <w:start w:val="1"/>
      <w:numFmt w:val="decimal"/>
      <w:lvlText w:val="(%4)"/>
      <w:lvlJc w:val="left"/>
      <w:pPr>
        <w:ind w:left="1582" w:hanging="360"/>
      </w:pPr>
    </w:lvl>
    <w:lvl w:ilvl="4">
      <w:start w:val="1"/>
      <w:numFmt w:val="lowerLetter"/>
      <w:lvlText w:val="(%5)"/>
      <w:lvlJc w:val="left"/>
      <w:pPr>
        <w:ind w:left="1942" w:hanging="360"/>
      </w:pPr>
    </w:lvl>
    <w:lvl w:ilvl="5">
      <w:start w:val="1"/>
      <w:numFmt w:val="lowerRoman"/>
      <w:lvlText w:val="(%6)"/>
      <w:lvlJc w:val="left"/>
      <w:pPr>
        <w:ind w:left="2302" w:hanging="360"/>
      </w:pPr>
    </w:lvl>
    <w:lvl w:ilvl="6">
      <w:start w:val="1"/>
      <w:numFmt w:val="decimal"/>
      <w:lvlText w:val="%7."/>
      <w:lvlJc w:val="left"/>
      <w:pPr>
        <w:ind w:left="2662" w:hanging="360"/>
      </w:pPr>
    </w:lvl>
    <w:lvl w:ilvl="7">
      <w:start w:val="1"/>
      <w:numFmt w:val="lowerLetter"/>
      <w:lvlText w:val="%8."/>
      <w:lvlJc w:val="left"/>
      <w:pPr>
        <w:ind w:left="3022" w:hanging="360"/>
      </w:pPr>
    </w:lvl>
    <w:lvl w:ilvl="8">
      <w:start w:val="1"/>
      <w:numFmt w:val="lowerRoman"/>
      <w:lvlText w:val="%9."/>
      <w:lvlJc w:val="left"/>
      <w:pPr>
        <w:ind w:left="3382" w:hanging="360"/>
      </w:pPr>
    </w:lvl>
  </w:abstractNum>
  <w:abstractNum w:abstractNumId="6" w15:restartNumberingAfterBreak="0">
    <w:nsid w:val="0B21160F"/>
    <w:multiLevelType w:val="multilevel"/>
    <w:tmpl w:val="590C847E"/>
    <w:numStyleLink w:val="FormatvorlageAufgezhlt"/>
  </w:abstractNum>
  <w:abstractNum w:abstractNumId="7" w15:restartNumberingAfterBreak="0">
    <w:nsid w:val="0C04377B"/>
    <w:multiLevelType w:val="multilevel"/>
    <w:tmpl w:val="A82628C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0C683089"/>
    <w:multiLevelType w:val="hybridMultilevel"/>
    <w:tmpl w:val="5A667DAC"/>
    <w:lvl w:ilvl="0" w:tplc="8194A61E">
      <w:start w:val="384"/>
      <w:numFmt w:val="bullet"/>
      <w:lvlText w:val=""/>
      <w:lvlJc w:val="left"/>
      <w:pPr>
        <w:ind w:left="644" w:hanging="360"/>
      </w:pPr>
      <w:rPr>
        <w:rFonts w:hint="default" w:ascii="Wingdings" w:hAnsi="Wingdings" w:eastAsia="Times New Roman" w:cs="Times New Roman"/>
      </w:rPr>
    </w:lvl>
    <w:lvl w:ilvl="1" w:tplc="04070003" w:tentative="1">
      <w:start w:val="1"/>
      <w:numFmt w:val="bullet"/>
      <w:lvlText w:val="o"/>
      <w:lvlJc w:val="left"/>
      <w:pPr>
        <w:ind w:left="1364" w:hanging="360"/>
      </w:pPr>
      <w:rPr>
        <w:rFonts w:hint="default" w:ascii="Courier New" w:hAnsi="Courier New" w:cs="Courier New"/>
      </w:rPr>
    </w:lvl>
    <w:lvl w:ilvl="2" w:tplc="04070005" w:tentative="1">
      <w:start w:val="1"/>
      <w:numFmt w:val="bullet"/>
      <w:lvlText w:val=""/>
      <w:lvlJc w:val="left"/>
      <w:pPr>
        <w:ind w:left="2084" w:hanging="360"/>
      </w:pPr>
      <w:rPr>
        <w:rFonts w:hint="default" w:ascii="Wingdings" w:hAnsi="Wingdings"/>
      </w:rPr>
    </w:lvl>
    <w:lvl w:ilvl="3" w:tplc="04070001" w:tentative="1">
      <w:start w:val="1"/>
      <w:numFmt w:val="bullet"/>
      <w:lvlText w:val=""/>
      <w:lvlJc w:val="left"/>
      <w:pPr>
        <w:ind w:left="2804" w:hanging="360"/>
      </w:pPr>
      <w:rPr>
        <w:rFonts w:hint="default" w:ascii="Symbol" w:hAnsi="Symbol"/>
      </w:rPr>
    </w:lvl>
    <w:lvl w:ilvl="4" w:tplc="04070003" w:tentative="1">
      <w:start w:val="1"/>
      <w:numFmt w:val="bullet"/>
      <w:lvlText w:val="o"/>
      <w:lvlJc w:val="left"/>
      <w:pPr>
        <w:ind w:left="3524" w:hanging="360"/>
      </w:pPr>
      <w:rPr>
        <w:rFonts w:hint="default" w:ascii="Courier New" w:hAnsi="Courier New" w:cs="Courier New"/>
      </w:rPr>
    </w:lvl>
    <w:lvl w:ilvl="5" w:tplc="04070005" w:tentative="1">
      <w:start w:val="1"/>
      <w:numFmt w:val="bullet"/>
      <w:lvlText w:val=""/>
      <w:lvlJc w:val="left"/>
      <w:pPr>
        <w:ind w:left="4244" w:hanging="360"/>
      </w:pPr>
      <w:rPr>
        <w:rFonts w:hint="default" w:ascii="Wingdings" w:hAnsi="Wingdings"/>
      </w:rPr>
    </w:lvl>
    <w:lvl w:ilvl="6" w:tplc="04070001" w:tentative="1">
      <w:start w:val="1"/>
      <w:numFmt w:val="bullet"/>
      <w:lvlText w:val=""/>
      <w:lvlJc w:val="left"/>
      <w:pPr>
        <w:ind w:left="4964" w:hanging="360"/>
      </w:pPr>
      <w:rPr>
        <w:rFonts w:hint="default" w:ascii="Symbol" w:hAnsi="Symbol"/>
      </w:rPr>
    </w:lvl>
    <w:lvl w:ilvl="7" w:tplc="04070003" w:tentative="1">
      <w:start w:val="1"/>
      <w:numFmt w:val="bullet"/>
      <w:lvlText w:val="o"/>
      <w:lvlJc w:val="left"/>
      <w:pPr>
        <w:ind w:left="5684" w:hanging="360"/>
      </w:pPr>
      <w:rPr>
        <w:rFonts w:hint="default" w:ascii="Courier New" w:hAnsi="Courier New" w:cs="Courier New"/>
      </w:rPr>
    </w:lvl>
    <w:lvl w:ilvl="8" w:tplc="04070005" w:tentative="1">
      <w:start w:val="1"/>
      <w:numFmt w:val="bullet"/>
      <w:lvlText w:val=""/>
      <w:lvlJc w:val="left"/>
      <w:pPr>
        <w:ind w:left="6404" w:hanging="360"/>
      </w:pPr>
      <w:rPr>
        <w:rFonts w:hint="default" w:ascii="Wingdings" w:hAnsi="Wingdings"/>
      </w:rPr>
    </w:lvl>
  </w:abstractNum>
  <w:abstractNum w:abstractNumId="9" w15:restartNumberingAfterBreak="0">
    <w:nsid w:val="0D7742AC"/>
    <w:multiLevelType w:val="multilevel"/>
    <w:tmpl w:val="06F8BB1C"/>
    <w:name w:val="FKT-RIGHTS"/>
    <w:lvl w:ilvl="0">
      <w:start w:val="1"/>
      <w:numFmt w:val="decimal"/>
      <w:lvlText w:val="%1"/>
      <w:lvlJc w:val="left"/>
      <w:pPr>
        <w:tabs>
          <w:tab w:val="num" w:pos="0"/>
        </w:tabs>
        <w:ind w:left="0" w:firstLine="0"/>
      </w:pPr>
      <w:rPr>
        <w:rFonts w:hint="default"/>
      </w:rPr>
    </w:lvl>
    <w:lvl w:ilvl="1">
      <w:start w:val="1"/>
      <w:numFmt w:val="lowerLetter"/>
      <w:lvlText w:val="%2)"/>
      <w:lvlJc w:val="left"/>
      <w:pPr>
        <w:tabs>
          <w:tab w:val="num" w:pos="0"/>
        </w:tabs>
        <w:ind w:left="0" w:firstLine="0"/>
      </w:pPr>
      <w:rPr>
        <w:rFonts w:hint="default"/>
      </w:rPr>
    </w:lvl>
    <w:lvl w:ilvl="2">
      <w:start w:val="1"/>
      <w:numFmt w:val="lowerRoman"/>
      <w:lvlText w:val="%3)"/>
      <w:lvlJc w:val="left"/>
      <w:pPr>
        <w:tabs>
          <w:tab w:val="num" w:pos="0"/>
        </w:tabs>
        <w:ind w:left="0" w:firstLine="0"/>
      </w:pPr>
      <w:rPr>
        <w:rFonts w:hint="default"/>
      </w:rPr>
    </w:lvl>
    <w:lvl w:ilvl="3">
      <w:start w:val="1"/>
      <w:numFmt w:val="decimal"/>
      <w:lvlText w:val="(%4)"/>
      <w:lvlJc w:val="left"/>
      <w:pPr>
        <w:tabs>
          <w:tab w:val="num" w:pos="0"/>
        </w:tabs>
        <w:ind w:left="0" w:firstLine="0"/>
      </w:pPr>
      <w:rPr>
        <w:rFonts w:hint="default"/>
      </w:rPr>
    </w:lvl>
    <w:lvl w:ilvl="4">
      <w:start w:val="1"/>
      <w:numFmt w:val="lowerLetter"/>
      <w:lvlText w:val="(%5)"/>
      <w:lvlJc w:val="left"/>
      <w:pPr>
        <w:tabs>
          <w:tab w:val="num" w:pos="0"/>
        </w:tabs>
        <w:ind w:left="0" w:firstLine="0"/>
      </w:pPr>
      <w:rPr>
        <w:rFonts w:hint="default"/>
      </w:rPr>
    </w:lvl>
    <w:lvl w:ilvl="5">
      <w:start w:val="1"/>
      <w:numFmt w:val="lowerRoman"/>
      <w:lvlText w:val="(%6)"/>
      <w:lvlJc w:val="lef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start w:val="1"/>
      <w:numFmt w:val="lowerRoman"/>
      <w:lvlText w:val="%9."/>
      <w:lvlJc w:val="left"/>
      <w:pPr>
        <w:tabs>
          <w:tab w:val="num" w:pos="0"/>
        </w:tabs>
        <w:ind w:left="0" w:firstLine="0"/>
      </w:pPr>
      <w:rPr>
        <w:rFonts w:hint="default"/>
      </w:rPr>
    </w:lvl>
  </w:abstractNum>
  <w:abstractNum w:abstractNumId="10" w15:restartNumberingAfterBreak="0">
    <w:nsid w:val="0F724671"/>
    <w:multiLevelType w:val="hybridMultilevel"/>
    <w:tmpl w:val="335E2306"/>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11" w15:restartNumberingAfterBreak="0">
    <w:nsid w:val="0F9E5B23"/>
    <w:multiLevelType w:val="hybridMultilevel"/>
    <w:tmpl w:val="0A444724"/>
    <w:lvl w:ilvl="0" w:tplc="C45234E2">
      <w:start w:val="1"/>
      <w:numFmt w:val="bullet"/>
      <w:pStyle w:val="AufgezhltmitAbsatz"/>
      <w:lvlText w:val=""/>
      <w:lvlJc w:val="left"/>
      <w:pPr>
        <w:tabs>
          <w:tab w:val="num" w:pos="454"/>
        </w:tabs>
        <w:ind w:left="454" w:hanging="284"/>
      </w:pPr>
      <w:rPr>
        <w:rFonts w:hint="default" w:ascii="Wingdings" w:hAnsi="Wingdings"/>
      </w:rPr>
    </w:lvl>
    <w:lvl w:ilvl="1" w:tplc="04070003">
      <w:start w:val="1"/>
      <w:numFmt w:val="bullet"/>
      <w:lvlText w:val="o"/>
      <w:lvlJc w:val="left"/>
      <w:pPr>
        <w:tabs>
          <w:tab w:val="num" w:pos="1440"/>
        </w:tabs>
        <w:ind w:left="1440" w:hanging="360"/>
      </w:pPr>
      <w:rPr>
        <w:rFonts w:hint="default" w:ascii="Courier New" w:hAnsi="Courier New" w:cs="Courier New"/>
      </w:rPr>
    </w:lvl>
    <w:lvl w:ilvl="2" w:tplc="04070005">
      <w:start w:val="1"/>
      <w:numFmt w:val="bullet"/>
      <w:lvlText w:val=""/>
      <w:lvlJc w:val="left"/>
      <w:pPr>
        <w:tabs>
          <w:tab w:val="num" w:pos="2160"/>
        </w:tabs>
        <w:ind w:left="2160" w:hanging="360"/>
      </w:pPr>
      <w:rPr>
        <w:rFonts w:hint="default" w:ascii="Wingdings" w:hAnsi="Wingdings"/>
      </w:rPr>
    </w:lvl>
    <w:lvl w:ilvl="3" w:tplc="04070001">
      <w:start w:val="1"/>
      <w:numFmt w:val="bullet"/>
      <w:lvlText w:val=""/>
      <w:lvlJc w:val="left"/>
      <w:pPr>
        <w:tabs>
          <w:tab w:val="num" w:pos="2880"/>
        </w:tabs>
        <w:ind w:left="2880" w:hanging="360"/>
      </w:pPr>
      <w:rPr>
        <w:rFonts w:hint="default" w:ascii="Symbol" w:hAnsi="Symbol"/>
      </w:rPr>
    </w:lvl>
    <w:lvl w:ilvl="4" w:tplc="04070003" w:tentative="1">
      <w:start w:val="1"/>
      <w:numFmt w:val="bullet"/>
      <w:lvlText w:val="o"/>
      <w:lvlJc w:val="left"/>
      <w:pPr>
        <w:tabs>
          <w:tab w:val="num" w:pos="3600"/>
        </w:tabs>
        <w:ind w:left="3600" w:hanging="360"/>
      </w:pPr>
      <w:rPr>
        <w:rFonts w:hint="default" w:ascii="Courier New" w:hAnsi="Courier New" w:cs="Courier New"/>
      </w:rPr>
    </w:lvl>
    <w:lvl w:ilvl="5" w:tplc="04070005" w:tentative="1">
      <w:start w:val="1"/>
      <w:numFmt w:val="bullet"/>
      <w:lvlText w:val=""/>
      <w:lvlJc w:val="left"/>
      <w:pPr>
        <w:tabs>
          <w:tab w:val="num" w:pos="4320"/>
        </w:tabs>
        <w:ind w:left="4320" w:hanging="360"/>
      </w:pPr>
      <w:rPr>
        <w:rFonts w:hint="default" w:ascii="Wingdings" w:hAnsi="Wingdings"/>
      </w:rPr>
    </w:lvl>
    <w:lvl w:ilvl="6" w:tplc="04070001" w:tentative="1">
      <w:start w:val="1"/>
      <w:numFmt w:val="bullet"/>
      <w:lvlText w:val=""/>
      <w:lvlJc w:val="left"/>
      <w:pPr>
        <w:tabs>
          <w:tab w:val="num" w:pos="5040"/>
        </w:tabs>
        <w:ind w:left="5040" w:hanging="360"/>
      </w:pPr>
      <w:rPr>
        <w:rFonts w:hint="default" w:ascii="Symbol" w:hAnsi="Symbol"/>
      </w:rPr>
    </w:lvl>
    <w:lvl w:ilvl="7" w:tplc="04070003" w:tentative="1">
      <w:start w:val="1"/>
      <w:numFmt w:val="bullet"/>
      <w:lvlText w:val="o"/>
      <w:lvlJc w:val="left"/>
      <w:pPr>
        <w:tabs>
          <w:tab w:val="num" w:pos="5760"/>
        </w:tabs>
        <w:ind w:left="5760" w:hanging="360"/>
      </w:pPr>
      <w:rPr>
        <w:rFonts w:hint="default" w:ascii="Courier New" w:hAnsi="Courier New" w:cs="Courier New"/>
      </w:rPr>
    </w:lvl>
    <w:lvl w:ilvl="8" w:tplc="04070005" w:tentative="1">
      <w:start w:val="1"/>
      <w:numFmt w:val="bullet"/>
      <w:lvlText w:val=""/>
      <w:lvlJc w:val="left"/>
      <w:pPr>
        <w:tabs>
          <w:tab w:val="num" w:pos="6480"/>
        </w:tabs>
        <w:ind w:left="6480" w:hanging="360"/>
      </w:pPr>
      <w:rPr>
        <w:rFonts w:hint="default" w:ascii="Wingdings" w:hAnsi="Wingdings"/>
      </w:rPr>
    </w:lvl>
  </w:abstractNum>
  <w:abstractNum w:abstractNumId="12" w15:restartNumberingAfterBreak="0">
    <w:nsid w:val="107F00DA"/>
    <w:multiLevelType w:val="multilevel"/>
    <w:tmpl w:val="F61C29B8"/>
    <w:lvl w:ilvl="0">
      <w:start w:val="1"/>
      <w:numFmt w:val="decimal"/>
      <w:lvlText w:val="(%1)"/>
      <w:lvlJc w:val="left"/>
      <w:pPr>
        <w:ind w:left="644" w:hanging="360"/>
      </w:pPr>
    </w:lvl>
    <w:lvl w:ilvl="1">
      <w:start w:val="1"/>
      <w:numFmt w:val="decimal"/>
      <w:lvlText w:val="(%2)"/>
      <w:lvlJc w:val="left"/>
      <w:pPr>
        <w:ind w:left="862" w:hanging="360"/>
      </w:pPr>
    </w:lvl>
    <w:lvl w:ilvl="2">
      <w:start w:val="1"/>
      <w:numFmt w:val="lowerRoman"/>
      <w:lvlText w:val="%3)"/>
      <w:lvlJc w:val="left"/>
      <w:pPr>
        <w:ind w:left="1222" w:hanging="360"/>
      </w:pPr>
    </w:lvl>
    <w:lvl w:ilvl="3">
      <w:start w:val="1"/>
      <w:numFmt w:val="decimal"/>
      <w:lvlText w:val="(%4)"/>
      <w:lvlJc w:val="left"/>
      <w:pPr>
        <w:ind w:left="1582" w:hanging="360"/>
      </w:pPr>
    </w:lvl>
    <w:lvl w:ilvl="4">
      <w:start w:val="1"/>
      <w:numFmt w:val="lowerLetter"/>
      <w:lvlText w:val="(%5)"/>
      <w:lvlJc w:val="left"/>
      <w:pPr>
        <w:ind w:left="1942" w:hanging="360"/>
      </w:pPr>
    </w:lvl>
    <w:lvl w:ilvl="5">
      <w:start w:val="1"/>
      <w:numFmt w:val="lowerRoman"/>
      <w:lvlText w:val="(%6)"/>
      <w:lvlJc w:val="left"/>
      <w:pPr>
        <w:ind w:left="2302" w:hanging="360"/>
      </w:pPr>
    </w:lvl>
    <w:lvl w:ilvl="6">
      <w:start w:val="1"/>
      <w:numFmt w:val="decimal"/>
      <w:lvlText w:val="%7."/>
      <w:lvlJc w:val="left"/>
      <w:pPr>
        <w:ind w:left="2662" w:hanging="360"/>
      </w:pPr>
    </w:lvl>
    <w:lvl w:ilvl="7">
      <w:start w:val="1"/>
      <w:numFmt w:val="lowerLetter"/>
      <w:lvlText w:val="%8."/>
      <w:lvlJc w:val="left"/>
      <w:pPr>
        <w:ind w:left="3022" w:hanging="360"/>
      </w:pPr>
    </w:lvl>
    <w:lvl w:ilvl="8">
      <w:start w:val="1"/>
      <w:numFmt w:val="lowerRoman"/>
      <w:lvlText w:val="%9."/>
      <w:lvlJc w:val="left"/>
      <w:pPr>
        <w:ind w:left="3382" w:hanging="360"/>
      </w:pPr>
    </w:lvl>
  </w:abstractNum>
  <w:abstractNum w:abstractNumId="13" w15:restartNumberingAfterBreak="0">
    <w:nsid w:val="1436126C"/>
    <w:multiLevelType w:val="hybridMultilevel"/>
    <w:tmpl w:val="F3C0AA68"/>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14" w15:restartNumberingAfterBreak="0">
    <w:nsid w:val="14621862"/>
    <w:multiLevelType w:val="hybridMultilevel"/>
    <w:tmpl w:val="159C57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14D0353E"/>
    <w:multiLevelType w:val="multilevel"/>
    <w:tmpl w:val="1D1C00F4"/>
    <w:name w:val="FKT-DB"/>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16" w15:restartNumberingAfterBreak="0">
    <w:nsid w:val="14FD6C5F"/>
    <w:multiLevelType w:val="hybridMultilevel"/>
    <w:tmpl w:val="794234E0"/>
    <w:lvl w:ilvl="0" w:tplc="04070001">
      <w:start w:val="1"/>
      <w:numFmt w:val="bullet"/>
      <w:lvlText w:val=""/>
      <w:lvlJc w:val="left"/>
      <w:pPr>
        <w:ind w:left="1004" w:hanging="360"/>
      </w:pPr>
      <w:rPr>
        <w:rFonts w:hint="default" w:ascii="Symbol" w:hAnsi="Symbol"/>
      </w:rPr>
    </w:lvl>
    <w:lvl w:ilvl="1" w:tplc="04070003">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17" w15:restartNumberingAfterBreak="0">
    <w:nsid w:val="150A64FE"/>
    <w:multiLevelType w:val="hybridMultilevel"/>
    <w:tmpl w:val="6EF8B12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A0C743E"/>
    <w:multiLevelType w:val="hybridMultilevel"/>
    <w:tmpl w:val="11BE2518"/>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19" w15:restartNumberingAfterBreak="0">
    <w:nsid w:val="1B803EC2"/>
    <w:multiLevelType w:val="hybridMultilevel"/>
    <w:tmpl w:val="BE0AFAB4"/>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20" w15:restartNumberingAfterBreak="0">
    <w:nsid w:val="1B8D1CAE"/>
    <w:multiLevelType w:val="hybridMultilevel"/>
    <w:tmpl w:val="FD8ECB2A"/>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21" w15:restartNumberingAfterBreak="0">
    <w:nsid w:val="1D8E7FC2"/>
    <w:multiLevelType w:val="hybridMultilevel"/>
    <w:tmpl w:val="F634EC90"/>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22" w15:restartNumberingAfterBreak="0">
    <w:nsid w:val="1F7746E0"/>
    <w:multiLevelType w:val="hybridMultilevel"/>
    <w:tmpl w:val="E10AC4DC"/>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23" w15:restartNumberingAfterBreak="0">
    <w:nsid w:val="208D6D9A"/>
    <w:multiLevelType w:val="hybridMultilevel"/>
    <w:tmpl w:val="1DC6772A"/>
    <w:lvl w:ilvl="0" w:tplc="04090001">
      <w:start w:val="1"/>
      <w:numFmt w:val="bullet"/>
      <w:lvlText w:val=""/>
      <w:lvlJc w:val="left"/>
      <w:pPr>
        <w:ind w:left="644" w:hanging="360"/>
      </w:pPr>
      <w:rPr>
        <w:rFonts w:hint="default" w:ascii="Symbol" w:hAnsi="Symbol"/>
      </w:rPr>
    </w:lvl>
    <w:lvl w:ilvl="1" w:tplc="04090003" w:tentative="1">
      <w:start w:val="1"/>
      <w:numFmt w:val="bullet"/>
      <w:lvlText w:val="o"/>
      <w:lvlJc w:val="left"/>
      <w:pPr>
        <w:ind w:left="1364" w:hanging="360"/>
      </w:pPr>
      <w:rPr>
        <w:rFonts w:hint="default" w:ascii="Courier New" w:hAnsi="Courier New" w:cs="Courier New"/>
      </w:rPr>
    </w:lvl>
    <w:lvl w:ilvl="2" w:tplc="04090005" w:tentative="1">
      <w:start w:val="1"/>
      <w:numFmt w:val="bullet"/>
      <w:lvlText w:val=""/>
      <w:lvlJc w:val="left"/>
      <w:pPr>
        <w:ind w:left="2084" w:hanging="360"/>
      </w:pPr>
      <w:rPr>
        <w:rFonts w:hint="default" w:ascii="Wingdings" w:hAnsi="Wingdings"/>
      </w:rPr>
    </w:lvl>
    <w:lvl w:ilvl="3" w:tplc="04090001" w:tentative="1">
      <w:start w:val="1"/>
      <w:numFmt w:val="bullet"/>
      <w:lvlText w:val=""/>
      <w:lvlJc w:val="left"/>
      <w:pPr>
        <w:ind w:left="2804" w:hanging="360"/>
      </w:pPr>
      <w:rPr>
        <w:rFonts w:hint="default" w:ascii="Symbol" w:hAnsi="Symbol"/>
      </w:rPr>
    </w:lvl>
    <w:lvl w:ilvl="4" w:tplc="04090003" w:tentative="1">
      <w:start w:val="1"/>
      <w:numFmt w:val="bullet"/>
      <w:lvlText w:val="o"/>
      <w:lvlJc w:val="left"/>
      <w:pPr>
        <w:ind w:left="3524" w:hanging="360"/>
      </w:pPr>
      <w:rPr>
        <w:rFonts w:hint="default" w:ascii="Courier New" w:hAnsi="Courier New" w:cs="Courier New"/>
      </w:rPr>
    </w:lvl>
    <w:lvl w:ilvl="5" w:tplc="04090005" w:tentative="1">
      <w:start w:val="1"/>
      <w:numFmt w:val="bullet"/>
      <w:lvlText w:val=""/>
      <w:lvlJc w:val="left"/>
      <w:pPr>
        <w:ind w:left="4244" w:hanging="360"/>
      </w:pPr>
      <w:rPr>
        <w:rFonts w:hint="default" w:ascii="Wingdings" w:hAnsi="Wingdings"/>
      </w:rPr>
    </w:lvl>
    <w:lvl w:ilvl="6" w:tplc="04090001" w:tentative="1">
      <w:start w:val="1"/>
      <w:numFmt w:val="bullet"/>
      <w:lvlText w:val=""/>
      <w:lvlJc w:val="left"/>
      <w:pPr>
        <w:ind w:left="4964" w:hanging="360"/>
      </w:pPr>
      <w:rPr>
        <w:rFonts w:hint="default" w:ascii="Symbol" w:hAnsi="Symbol"/>
      </w:rPr>
    </w:lvl>
    <w:lvl w:ilvl="7" w:tplc="04090003" w:tentative="1">
      <w:start w:val="1"/>
      <w:numFmt w:val="bullet"/>
      <w:lvlText w:val="o"/>
      <w:lvlJc w:val="left"/>
      <w:pPr>
        <w:ind w:left="5684" w:hanging="360"/>
      </w:pPr>
      <w:rPr>
        <w:rFonts w:hint="default" w:ascii="Courier New" w:hAnsi="Courier New" w:cs="Courier New"/>
      </w:rPr>
    </w:lvl>
    <w:lvl w:ilvl="8" w:tplc="04090005" w:tentative="1">
      <w:start w:val="1"/>
      <w:numFmt w:val="bullet"/>
      <w:lvlText w:val=""/>
      <w:lvlJc w:val="left"/>
      <w:pPr>
        <w:ind w:left="6404" w:hanging="360"/>
      </w:pPr>
      <w:rPr>
        <w:rFonts w:hint="default" w:ascii="Wingdings" w:hAnsi="Wingdings"/>
      </w:rPr>
    </w:lvl>
  </w:abstractNum>
  <w:abstractNum w:abstractNumId="24" w15:restartNumberingAfterBreak="0">
    <w:nsid w:val="21B9784A"/>
    <w:multiLevelType w:val="hybridMultilevel"/>
    <w:tmpl w:val="FCDE5B90"/>
    <w:lvl w:ilvl="0" w:tplc="0407000F">
      <w:start w:val="1"/>
      <w:numFmt w:val="decimal"/>
      <w:lvlText w:val="%1."/>
      <w:lvlJc w:val="left"/>
      <w:pPr>
        <w:ind w:left="1004" w:hanging="360"/>
      </w:p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25" w15:restartNumberingAfterBreak="0">
    <w:nsid w:val="232800DF"/>
    <w:multiLevelType w:val="hybridMultilevel"/>
    <w:tmpl w:val="4BB2581C"/>
    <w:lvl w:ilvl="0" w:tplc="04070015">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4921E69"/>
    <w:multiLevelType w:val="hybridMultilevel"/>
    <w:tmpl w:val="A71C7B74"/>
    <w:lvl w:ilvl="0" w:tplc="04070011">
      <w:start w:val="1"/>
      <w:numFmt w:val="decimal"/>
      <w:lvlText w:val="%1)"/>
      <w:lvlJc w:val="left"/>
      <w:pPr>
        <w:ind w:left="1004" w:hanging="360"/>
      </w:p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27" w15:restartNumberingAfterBreak="0">
    <w:nsid w:val="258D49A7"/>
    <w:multiLevelType w:val="multilevel"/>
    <w:tmpl w:val="9BDE165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269841D4"/>
    <w:multiLevelType w:val="multilevel"/>
    <w:tmpl w:val="4E825882"/>
    <w:name w:val="FKT-BEST"/>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29" w15:restartNumberingAfterBreak="0">
    <w:nsid w:val="26AB2BA2"/>
    <w:multiLevelType w:val="hybridMultilevel"/>
    <w:tmpl w:val="4AF4C47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26F66C89"/>
    <w:multiLevelType w:val="hybridMultilevel"/>
    <w:tmpl w:val="0CB00776"/>
    <w:lvl w:ilvl="0" w:tplc="04070001">
      <w:start w:val="1"/>
      <w:numFmt w:val="bullet"/>
      <w:lvlText w:val=""/>
      <w:lvlJc w:val="left"/>
      <w:pPr>
        <w:ind w:left="1004" w:hanging="360"/>
      </w:pPr>
      <w:rPr>
        <w:rFonts w:hint="default" w:ascii="Symbol" w:hAnsi="Symbol"/>
      </w:rPr>
    </w:lvl>
    <w:lvl w:ilvl="1" w:tplc="04070003">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31" w15:restartNumberingAfterBreak="0">
    <w:nsid w:val="2883650F"/>
    <w:multiLevelType w:val="hybridMultilevel"/>
    <w:tmpl w:val="8970371E"/>
    <w:lvl w:ilvl="0" w:tplc="0407000F">
      <w:start w:val="1"/>
      <w:numFmt w:val="decimal"/>
      <w:lvlText w:val="%1."/>
      <w:lvlJc w:val="left"/>
      <w:pPr>
        <w:ind w:left="1004" w:hanging="360"/>
      </w:p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32" w15:restartNumberingAfterBreak="0">
    <w:nsid w:val="28CD097F"/>
    <w:multiLevelType w:val="hybridMultilevel"/>
    <w:tmpl w:val="F2E278C4"/>
    <w:lvl w:ilvl="0" w:tplc="AD9E0F86">
      <w:start w:val="11"/>
      <w:numFmt w:val="bullet"/>
      <w:lvlText w:val="-"/>
      <w:lvlJc w:val="left"/>
      <w:pPr>
        <w:ind w:left="720" w:hanging="360"/>
      </w:pPr>
      <w:rPr>
        <w:rFonts w:hint="default" w:ascii="Tele-GroteskHal" w:hAnsi="Tele-GroteskHal" w:eastAsia="Times New Roman" w:cs="Times New Roman"/>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3" w15:restartNumberingAfterBreak="0">
    <w:nsid w:val="2C0901CA"/>
    <w:multiLevelType w:val="multilevel"/>
    <w:tmpl w:val="F61C29B8"/>
    <w:lvl w:ilvl="0">
      <w:start w:val="1"/>
      <w:numFmt w:val="decimal"/>
      <w:lvlText w:val="(%1)"/>
      <w:lvlJc w:val="left"/>
      <w:pPr>
        <w:ind w:left="644" w:hanging="360"/>
      </w:pPr>
    </w:lvl>
    <w:lvl w:ilvl="1">
      <w:start w:val="1"/>
      <w:numFmt w:val="decimal"/>
      <w:lvlText w:val="(%2)"/>
      <w:lvlJc w:val="left"/>
      <w:pPr>
        <w:ind w:left="862" w:hanging="360"/>
      </w:pPr>
    </w:lvl>
    <w:lvl w:ilvl="2">
      <w:start w:val="1"/>
      <w:numFmt w:val="lowerRoman"/>
      <w:lvlText w:val="%3)"/>
      <w:lvlJc w:val="left"/>
      <w:pPr>
        <w:ind w:left="1222" w:hanging="360"/>
      </w:pPr>
    </w:lvl>
    <w:lvl w:ilvl="3">
      <w:start w:val="1"/>
      <w:numFmt w:val="decimal"/>
      <w:lvlText w:val="(%4)"/>
      <w:lvlJc w:val="left"/>
      <w:pPr>
        <w:ind w:left="1582" w:hanging="360"/>
      </w:pPr>
    </w:lvl>
    <w:lvl w:ilvl="4">
      <w:start w:val="1"/>
      <w:numFmt w:val="lowerLetter"/>
      <w:lvlText w:val="(%5)"/>
      <w:lvlJc w:val="left"/>
      <w:pPr>
        <w:ind w:left="1942" w:hanging="360"/>
      </w:pPr>
    </w:lvl>
    <w:lvl w:ilvl="5">
      <w:start w:val="1"/>
      <w:numFmt w:val="lowerRoman"/>
      <w:lvlText w:val="(%6)"/>
      <w:lvlJc w:val="left"/>
      <w:pPr>
        <w:ind w:left="2302" w:hanging="360"/>
      </w:pPr>
    </w:lvl>
    <w:lvl w:ilvl="6">
      <w:start w:val="1"/>
      <w:numFmt w:val="decimal"/>
      <w:lvlText w:val="%7."/>
      <w:lvlJc w:val="left"/>
      <w:pPr>
        <w:ind w:left="2662" w:hanging="360"/>
      </w:pPr>
    </w:lvl>
    <w:lvl w:ilvl="7">
      <w:start w:val="1"/>
      <w:numFmt w:val="lowerLetter"/>
      <w:lvlText w:val="%8."/>
      <w:lvlJc w:val="left"/>
      <w:pPr>
        <w:ind w:left="3022" w:hanging="360"/>
      </w:pPr>
    </w:lvl>
    <w:lvl w:ilvl="8">
      <w:start w:val="1"/>
      <w:numFmt w:val="lowerRoman"/>
      <w:lvlText w:val="%9."/>
      <w:lvlJc w:val="left"/>
      <w:pPr>
        <w:ind w:left="3382" w:hanging="360"/>
      </w:pPr>
    </w:lvl>
  </w:abstractNum>
  <w:abstractNum w:abstractNumId="34" w15:restartNumberingAfterBreak="0">
    <w:nsid w:val="2C742034"/>
    <w:multiLevelType w:val="multilevel"/>
    <w:tmpl w:val="0854EFAA"/>
    <w:lvl w:ilvl="0">
      <w:start w:val="1"/>
      <w:numFmt w:val="decimal"/>
      <w:lvlRestart w:val="0"/>
      <w:pStyle w:val="berschrift1"/>
      <w:lvlText w:val="%1"/>
      <w:lvlJc w:val="left"/>
      <w:pPr>
        <w:tabs>
          <w:tab w:val="num" w:pos="680"/>
        </w:tabs>
        <w:ind w:left="680" w:hanging="680"/>
      </w:pPr>
    </w:lvl>
    <w:lvl w:ilvl="1">
      <w:start w:val="1"/>
      <w:numFmt w:val="decimal"/>
      <w:pStyle w:val="berschrift2"/>
      <w:lvlText w:val="%1.%2"/>
      <w:lvlJc w:val="left"/>
      <w:pPr>
        <w:tabs>
          <w:tab w:val="num" w:pos="907"/>
        </w:tabs>
        <w:ind w:left="907" w:hanging="907"/>
      </w:pPr>
    </w:lvl>
    <w:lvl w:ilvl="2">
      <w:start w:val="1"/>
      <w:numFmt w:val="decimal"/>
      <w:pStyle w:val="berschrift3"/>
      <w:lvlText w:val="%1.%2.%3"/>
      <w:lvlJc w:val="left"/>
      <w:pPr>
        <w:tabs>
          <w:tab w:val="num" w:pos="1134"/>
        </w:tabs>
        <w:ind w:left="1134" w:hanging="1134"/>
      </w:pPr>
    </w:lvl>
    <w:lvl w:ilvl="3">
      <w:start w:val="1"/>
      <w:numFmt w:val="decimal"/>
      <w:pStyle w:val="berschrift4"/>
      <w:lvlText w:val="%1.%2.%3.%4"/>
      <w:lvlJc w:val="left"/>
      <w:pPr>
        <w:tabs>
          <w:tab w:val="num" w:pos="1191"/>
        </w:tabs>
        <w:ind w:left="1191" w:hanging="1191"/>
      </w:pPr>
    </w:lvl>
    <w:lvl w:ilvl="4">
      <w:start w:val="1"/>
      <w:numFmt w:val="decimal"/>
      <w:pStyle w:val="berschrift5"/>
      <w:lvlText w:val="%1.%2.%3.%4.%5"/>
      <w:lvlJc w:val="left"/>
      <w:pPr>
        <w:tabs>
          <w:tab w:val="num" w:pos="1247"/>
        </w:tabs>
        <w:ind w:left="1247" w:hanging="124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30EE64D6"/>
    <w:multiLevelType w:val="hybridMultilevel"/>
    <w:tmpl w:val="632AE002"/>
    <w:lvl w:ilvl="0" w:tplc="CF78EAE0">
      <w:numFmt w:val="bullet"/>
      <w:lvlText w:val="-"/>
      <w:lvlJc w:val="left"/>
      <w:pPr>
        <w:ind w:left="720" w:hanging="360"/>
      </w:pPr>
      <w:rPr>
        <w:rFonts w:hint="default" w:ascii="Arial" w:hAnsi="Arial" w:eastAsia="Times New Roman" w:cs="Arial"/>
      </w:rPr>
    </w:lvl>
    <w:lvl w:ilvl="1" w:tplc="04070003">
      <w:start w:val="1"/>
      <w:numFmt w:val="bullet"/>
      <w:lvlText w:val="o"/>
      <w:lvlJc w:val="left"/>
      <w:pPr>
        <w:ind w:left="1440" w:hanging="360"/>
      </w:pPr>
      <w:rPr>
        <w:rFonts w:hint="default" w:ascii="Courier New" w:hAnsi="Courier New" w:cs="Courier New"/>
      </w:rPr>
    </w:lvl>
    <w:lvl w:ilvl="2" w:tplc="04070005">
      <w:start w:val="1"/>
      <w:numFmt w:val="bullet"/>
      <w:lvlText w:val=""/>
      <w:lvlJc w:val="left"/>
      <w:pPr>
        <w:ind w:left="2160" w:hanging="360"/>
      </w:pPr>
      <w:rPr>
        <w:rFonts w:hint="default" w:ascii="Wingdings" w:hAnsi="Wingdings"/>
      </w:rPr>
    </w:lvl>
    <w:lvl w:ilvl="3" w:tplc="04070001">
      <w:start w:val="1"/>
      <w:numFmt w:val="bullet"/>
      <w:lvlText w:val=""/>
      <w:lvlJc w:val="left"/>
      <w:pPr>
        <w:ind w:left="2880" w:hanging="360"/>
      </w:pPr>
      <w:rPr>
        <w:rFonts w:hint="default" w:ascii="Symbol" w:hAnsi="Symbol"/>
      </w:rPr>
    </w:lvl>
    <w:lvl w:ilvl="4" w:tplc="04070003">
      <w:start w:val="1"/>
      <w:numFmt w:val="bullet"/>
      <w:lvlText w:val="o"/>
      <w:lvlJc w:val="left"/>
      <w:pPr>
        <w:ind w:left="3600" w:hanging="360"/>
      </w:pPr>
      <w:rPr>
        <w:rFonts w:hint="default" w:ascii="Courier New" w:hAnsi="Courier New" w:cs="Courier New"/>
      </w:rPr>
    </w:lvl>
    <w:lvl w:ilvl="5" w:tplc="04070005">
      <w:start w:val="1"/>
      <w:numFmt w:val="bullet"/>
      <w:lvlText w:val=""/>
      <w:lvlJc w:val="left"/>
      <w:pPr>
        <w:ind w:left="4320" w:hanging="360"/>
      </w:pPr>
      <w:rPr>
        <w:rFonts w:hint="default" w:ascii="Wingdings" w:hAnsi="Wingdings"/>
      </w:rPr>
    </w:lvl>
    <w:lvl w:ilvl="6" w:tplc="04070001">
      <w:start w:val="1"/>
      <w:numFmt w:val="bullet"/>
      <w:lvlText w:val=""/>
      <w:lvlJc w:val="left"/>
      <w:pPr>
        <w:ind w:left="5040" w:hanging="360"/>
      </w:pPr>
      <w:rPr>
        <w:rFonts w:hint="default" w:ascii="Symbol" w:hAnsi="Symbol"/>
      </w:rPr>
    </w:lvl>
    <w:lvl w:ilvl="7" w:tplc="04070003">
      <w:start w:val="1"/>
      <w:numFmt w:val="bullet"/>
      <w:lvlText w:val="o"/>
      <w:lvlJc w:val="left"/>
      <w:pPr>
        <w:ind w:left="5760" w:hanging="360"/>
      </w:pPr>
      <w:rPr>
        <w:rFonts w:hint="default" w:ascii="Courier New" w:hAnsi="Courier New" w:cs="Courier New"/>
      </w:rPr>
    </w:lvl>
    <w:lvl w:ilvl="8" w:tplc="04070005">
      <w:start w:val="1"/>
      <w:numFmt w:val="bullet"/>
      <w:lvlText w:val=""/>
      <w:lvlJc w:val="left"/>
      <w:pPr>
        <w:ind w:left="6480" w:hanging="360"/>
      </w:pPr>
      <w:rPr>
        <w:rFonts w:hint="default" w:ascii="Wingdings" w:hAnsi="Wingdings"/>
      </w:rPr>
    </w:lvl>
  </w:abstractNum>
  <w:abstractNum w:abstractNumId="36" w15:restartNumberingAfterBreak="0">
    <w:nsid w:val="328129EA"/>
    <w:multiLevelType w:val="hybridMultilevel"/>
    <w:tmpl w:val="753C19E0"/>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7" w15:restartNumberingAfterBreak="0">
    <w:nsid w:val="331202AD"/>
    <w:multiLevelType w:val="multilevel"/>
    <w:tmpl w:val="EE78077E"/>
    <w:name w:val="FKT-RG"/>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38" w15:restartNumberingAfterBreak="0">
    <w:nsid w:val="37CB32B9"/>
    <w:multiLevelType w:val="multilevel"/>
    <w:tmpl w:val="45F2C88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3D023C97"/>
    <w:multiLevelType w:val="hybridMultilevel"/>
    <w:tmpl w:val="3B8E38AA"/>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40" w15:restartNumberingAfterBreak="0">
    <w:nsid w:val="3D400564"/>
    <w:multiLevelType w:val="multilevel"/>
    <w:tmpl w:val="113217F4"/>
    <w:name w:val="FKT-SORT"/>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41" w15:restartNumberingAfterBreak="0">
    <w:nsid w:val="403D216C"/>
    <w:multiLevelType w:val="multilevel"/>
    <w:tmpl w:val="832E132A"/>
    <w:name w:val="ContinuingListTemplate"/>
    <w:lvl w:ilvl="0">
      <w:start w:val="1"/>
      <w:numFmt w:val="none"/>
      <w:pStyle w:val="Listenfortsetzung"/>
      <w:suff w:val="nothing"/>
      <w:lvlText w:val="%1"/>
      <w:lvlJc w:val="left"/>
      <w:pPr>
        <w:ind w:left="567" w:firstLine="0"/>
      </w:pPr>
    </w:lvl>
    <w:lvl w:ilvl="1">
      <w:start w:val="1"/>
      <w:numFmt w:val="none"/>
      <w:pStyle w:val="Listenfortsetzung2"/>
      <w:suff w:val="nothing"/>
      <w:lvlText w:val="%1"/>
      <w:lvlJc w:val="left"/>
      <w:pPr>
        <w:ind w:left="1077" w:firstLine="0"/>
      </w:pPr>
    </w:lvl>
    <w:lvl w:ilvl="2">
      <w:start w:val="1"/>
      <w:numFmt w:val="none"/>
      <w:pStyle w:val="Listenfortsetzung3"/>
      <w:suff w:val="nothing"/>
      <w:lvlText w:val="%1"/>
      <w:lvlJc w:val="left"/>
      <w:pPr>
        <w:ind w:left="1587" w:firstLine="0"/>
      </w:pPr>
    </w:lvl>
    <w:lvl w:ilvl="3">
      <w:start w:val="1"/>
      <w:numFmt w:val="none"/>
      <w:pStyle w:val="Listenfortsetzung4"/>
      <w:suff w:val="nothing"/>
      <w:lvlText w:val="%1"/>
      <w:lvlJc w:val="left"/>
      <w:pPr>
        <w:ind w:left="2098" w:firstLine="0"/>
      </w:pPr>
    </w:lvl>
    <w:lvl w:ilvl="4">
      <w:start w:val="1"/>
      <w:numFmt w:val="none"/>
      <w:pStyle w:val="Listenfortsetzung5"/>
      <w:suff w:val="nothing"/>
      <w:lvlText w:val="%1"/>
      <w:lvlJc w:val="left"/>
      <w:pPr>
        <w:ind w:left="2608"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15:restartNumberingAfterBreak="0">
    <w:nsid w:val="40A54873"/>
    <w:multiLevelType w:val="hybridMultilevel"/>
    <w:tmpl w:val="4A54C998"/>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40F82FBF"/>
    <w:multiLevelType w:val="hybridMultilevel"/>
    <w:tmpl w:val="BC78CC7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44B76A87"/>
    <w:multiLevelType w:val="hybridMultilevel"/>
    <w:tmpl w:val="F364C82A"/>
    <w:lvl w:ilvl="0" w:tplc="0407000F">
      <w:start w:val="1"/>
      <w:numFmt w:val="decimal"/>
      <w:lvlText w:val="%1."/>
      <w:lvlJc w:val="left"/>
      <w:pPr>
        <w:ind w:left="1069" w:hanging="360"/>
      </w:p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45" w15:restartNumberingAfterBreak="0">
    <w:nsid w:val="44CC18D6"/>
    <w:multiLevelType w:val="hybridMultilevel"/>
    <w:tmpl w:val="F41C5C70"/>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46" w15:restartNumberingAfterBreak="0">
    <w:nsid w:val="47177982"/>
    <w:multiLevelType w:val="multilevel"/>
    <w:tmpl w:val="F61C29B8"/>
    <w:lvl w:ilvl="0">
      <w:start w:val="1"/>
      <w:numFmt w:val="decimal"/>
      <w:lvlText w:val="(%1)"/>
      <w:lvlJc w:val="left"/>
      <w:pPr>
        <w:ind w:left="644" w:hanging="360"/>
      </w:pPr>
    </w:lvl>
    <w:lvl w:ilvl="1">
      <w:start w:val="1"/>
      <w:numFmt w:val="decimal"/>
      <w:lvlText w:val="(%2)"/>
      <w:lvlJc w:val="left"/>
      <w:pPr>
        <w:ind w:left="862" w:hanging="360"/>
      </w:pPr>
    </w:lvl>
    <w:lvl w:ilvl="2">
      <w:start w:val="1"/>
      <w:numFmt w:val="lowerRoman"/>
      <w:lvlText w:val="%3)"/>
      <w:lvlJc w:val="left"/>
      <w:pPr>
        <w:ind w:left="1222" w:hanging="360"/>
      </w:pPr>
    </w:lvl>
    <w:lvl w:ilvl="3">
      <w:start w:val="1"/>
      <w:numFmt w:val="decimal"/>
      <w:lvlText w:val="(%4)"/>
      <w:lvlJc w:val="left"/>
      <w:pPr>
        <w:ind w:left="1582" w:hanging="360"/>
      </w:pPr>
    </w:lvl>
    <w:lvl w:ilvl="4">
      <w:start w:val="1"/>
      <w:numFmt w:val="lowerLetter"/>
      <w:lvlText w:val="(%5)"/>
      <w:lvlJc w:val="left"/>
      <w:pPr>
        <w:ind w:left="1942" w:hanging="360"/>
      </w:pPr>
    </w:lvl>
    <w:lvl w:ilvl="5">
      <w:start w:val="1"/>
      <w:numFmt w:val="lowerRoman"/>
      <w:lvlText w:val="(%6)"/>
      <w:lvlJc w:val="left"/>
      <w:pPr>
        <w:ind w:left="2302" w:hanging="360"/>
      </w:pPr>
    </w:lvl>
    <w:lvl w:ilvl="6">
      <w:start w:val="1"/>
      <w:numFmt w:val="decimal"/>
      <w:lvlText w:val="%7."/>
      <w:lvlJc w:val="left"/>
      <w:pPr>
        <w:ind w:left="2662" w:hanging="360"/>
      </w:pPr>
    </w:lvl>
    <w:lvl w:ilvl="7">
      <w:start w:val="1"/>
      <w:numFmt w:val="lowerLetter"/>
      <w:lvlText w:val="%8."/>
      <w:lvlJc w:val="left"/>
      <w:pPr>
        <w:ind w:left="3022" w:hanging="360"/>
      </w:pPr>
    </w:lvl>
    <w:lvl w:ilvl="8">
      <w:start w:val="1"/>
      <w:numFmt w:val="lowerRoman"/>
      <w:lvlText w:val="%9."/>
      <w:lvlJc w:val="left"/>
      <w:pPr>
        <w:ind w:left="3382" w:hanging="360"/>
      </w:pPr>
    </w:lvl>
  </w:abstractNum>
  <w:abstractNum w:abstractNumId="47" w15:restartNumberingAfterBreak="0">
    <w:nsid w:val="4A9630E6"/>
    <w:multiLevelType w:val="hybridMultilevel"/>
    <w:tmpl w:val="4BB2581C"/>
    <w:lvl w:ilvl="0" w:tplc="04070015">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4E025A34"/>
    <w:multiLevelType w:val="hybridMultilevel"/>
    <w:tmpl w:val="666002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15:restartNumberingAfterBreak="0">
    <w:nsid w:val="5000633C"/>
    <w:multiLevelType w:val="multilevel"/>
    <w:tmpl w:val="E48C93B6"/>
    <w:name w:val="FKT-SUCH"/>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50" w15:restartNumberingAfterBreak="0">
    <w:nsid w:val="50330A7B"/>
    <w:multiLevelType w:val="hybridMultilevel"/>
    <w:tmpl w:val="D45679A4"/>
    <w:lvl w:ilvl="0" w:tplc="AD9E0F86">
      <w:start w:val="11"/>
      <w:numFmt w:val="bullet"/>
      <w:lvlText w:val="-"/>
      <w:lvlJc w:val="left"/>
      <w:pPr>
        <w:tabs>
          <w:tab w:val="num" w:pos="644"/>
        </w:tabs>
        <w:ind w:left="644" w:hanging="360"/>
      </w:pPr>
      <w:rPr>
        <w:rFonts w:hint="default" w:ascii="Tele-GroteskHal" w:hAnsi="Tele-GroteskHal" w:eastAsia="Times New Roman" w:cs="Times New Roman"/>
      </w:rPr>
    </w:lvl>
    <w:lvl w:ilvl="1" w:tplc="04070003">
      <w:start w:val="1"/>
      <w:numFmt w:val="bullet"/>
      <w:lvlText w:val="o"/>
      <w:lvlJc w:val="left"/>
      <w:pPr>
        <w:tabs>
          <w:tab w:val="num" w:pos="1364"/>
        </w:tabs>
        <w:ind w:left="1364" w:hanging="360"/>
      </w:pPr>
      <w:rPr>
        <w:rFonts w:hint="default" w:ascii="Courier New" w:hAnsi="Courier New" w:cs="Courier New"/>
      </w:rPr>
    </w:lvl>
    <w:lvl w:ilvl="2" w:tplc="04070005" w:tentative="1">
      <w:start w:val="1"/>
      <w:numFmt w:val="bullet"/>
      <w:lvlText w:val=""/>
      <w:lvlJc w:val="left"/>
      <w:pPr>
        <w:tabs>
          <w:tab w:val="num" w:pos="2084"/>
        </w:tabs>
        <w:ind w:left="2084" w:hanging="360"/>
      </w:pPr>
      <w:rPr>
        <w:rFonts w:hint="default" w:ascii="Wingdings" w:hAnsi="Wingdings"/>
      </w:rPr>
    </w:lvl>
    <w:lvl w:ilvl="3" w:tplc="04070001" w:tentative="1">
      <w:start w:val="1"/>
      <w:numFmt w:val="bullet"/>
      <w:lvlText w:val=""/>
      <w:lvlJc w:val="left"/>
      <w:pPr>
        <w:tabs>
          <w:tab w:val="num" w:pos="2804"/>
        </w:tabs>
        <w:ind w:left="2804" w:hanging="360"/>
      </w:pPr>
      <w:rPr>
        <w:rFonts w:hint="default" w:ascii="Symbol" w:hAnsi="Symbol"/>
      </w:rPr>
    </w:lvl>
    <w:lvl w:ilvl="4" w:tplc="04070003" w:tentative="1">
      <w:start w:val="1"/>
      <w:numFmt w:val="bullet"/>
      <w:lvlText w:val="o"/>
      <w:lvlJc w:val="left"/>
      <w:pPr>
        <w:tabs>
          <w:tab w:val="num" w:pos="3524"/>
        </w:tabs>
        <w:ind w:left="3524" w:hanging="360"/>
      </w:pPr>
      <w:rPr>
        <w:rFonts w:hint="default" w:ascii="Courier New" w:hAnsi="Courier New" w:cs="Courier New"/>
      </w:rPr>
    </w:lvl>
    <w:lvl w:ilvl="5" w:tplc="04070005" w:tentative="1">
      <w:start w:val="1"/>
      <w:numFmt w:val="bullet"/>
      <w:lvlText w:val=""/>
      <w:lvlJc w:val="left"/>
      <w:pPr>
        <w:tabs>
          <w:tab w:val="num" w:pos="4244"/>
        </w:tabs>
        <w:ind w:left="4244" w:hanging="360"/>
      </w:pPr>
      <w:rPr>
        <w:rFonts w:hint="default" w:ascii="Wingdings" w:hAnsi="Wingdings"/>
      </w:rPr>
    </w:lvl>
    <w:lvl w:ilvl="6" w:tplc="04070001" w:tentative="1">
      <w:start w:val="1"/>
      <w:numFmt w:val="bullet"/>
      <w:lvlText w:val=""/>
      <w:lvlJc w:val="left"/>
      <w:pPr>
        <w:tabs>
          <w:tab w:val="num" w:pos="4964"/>
        </w:tabs>
        <w:ind w:left="4964" w:hanging="360"/>
      </w:pPr>
      <w:rPr>
        <w:rFonts w:hint="default" w:ascii="Symbol" w:hAnsi="Symbol"/>
      </w:rPr>
    </w:lvl>
    <w:lvl w:ilvl="7" w:tplc="04070003" w:tentative="1">
      <w:start w:val="1"/>
      <w:numFmt w:val="bullet"/>
      <w:lvlText w:val="o"/>
      <w:lvlJc w:val="left"/>
      <w:pPr>
        <w:tabs>
          <w:tab w:val="num" w:pos="5684"/>
        </w:tabs>
        <w:ind w:left="5684" w:hanging="360"/>
      </w:pPr>
      <w:rPr>
        <w:rFonts w:hint="default" w:ascii="Courier New" w:hAnsi="Courier New" w:cs="Courier New"/>
      </w:rPr>
    </w:lvl>
    <w:lvl w:ilvl="8" w:tplc="04070005" w:tentative="1">
      <w:start w:val="1"/>
      <w:numFmt w:val="bullet"/>
      <w:lvlText w:val=""/>
      <w:lvlJc w:val="left"/>
      <w:pPr>
        <w:tabs>
          <w:tab w:val="num" w:pos="6404"/>
        </w:tabs>
        <w:ind w:left="6404" w:hanging="360"/>
      </w:pPr>
      <w:rPr>
        <w:rFonts w:hint="default" w:ascii="Wingdings" w:hAnsi="Wingdings"/>
      </w:rPr>
    </w:lvl>
  </w:abstractNum>
  <w:abstractNum w:abstractNumId="51" w15:restartNumberingAfterBreak="0">
    <w:nsid w:val="538C6709"/>
    <w:multiLevelType w:val="multilevel"/>
    <w:tmpl w:val="1762659C"/>
    <w:name w:val="AppendixListTemplate"/>
    <w:lvl w:ilvl="0">
      <w:start w:val="1"/>
      <w:numFmt w:val="upperLetter"/>
      <w:lvlRestart w:val="0"/>
      <w:pStyle w:val="AppendixHeading1"/>
      <w:lvlText w:val="%1"/>
      <w:lvlJc w:val="left"/>
      <w:pPr>
        <w:tabs>
          <w:tab w:val="num" w:pos="680"/>
        </w:tabs>
        <w:ind w:left="680" w:hanging="680"/>
      </w:pPr>
    </w:lvl>
    <w:lvl w:ilvl="1">
      <w:start w:val="1"/>
      <w:numFmt w:val="decimal"/>
      <w:pStyle w:val="AppendixHeading2"/>
      <w:lvlText w:val="%1.%2"/>
      <w:lvlJc w:val="left"/>
      <w:pPr>
        <w:tabs>
          <w:tab w:val="num" w:pos="907"/>
        </w:tabs>
        <w:ind w:left="907" w:hanging="907"/>
      </w:pPr>
    </w:lvl>
    <w:lvl w:ilvl="2">
      <w:start w:val="1"/>
      <w:numFmt w:val="decimal"/>
      <w:pStyle w:val="AppendixHeading3"/>
      <w:lvlText w:val="%1.%2.%3"/>
      <w:lvlJc w:val="left"/>
      <w:pPr>
        <w:tabs>
          <w:tab w:val="num" w:pos="1134"/>
        </w:tabs>
        <w:ind w:left="1134" w:hanging="1134"/>
      </w:pPr>
    </w:lvl>
    <w:lvl w:ilvl="3">
      <w:start w:val="1"/>
      <w:numFmt w:val="decimal"/>
      <w:pStyle w:val="AppendixHeading4"/>
      <w:lvlText w:val="%1.%2.%3.%4"/>
      <w:lvlJc w:val="left"/>
      <w:pPr>
        <w:tabs>
          <w:tab w:val="num" w:pos="1191"/>
        </w:tabs>
        <w:ind w:left="1191" w:hanging="1191"/>
      </w:pPr>
    </w:lvl>
    <w:lvl w:ilvl="4">
      <w:start w:val="1"/>
      <w:numFmt w:val="decimal"/>
      <w:pStyle w:val="AppendixHeading5"/>
      <w:lvlText w:val="%1.%2.%3.%4.%5"/>
      <w:lvlJc w:val="left"/>
      <w:pPr>
        <w:tabs>
          <w:tab w:val="num" w:pos="1247"/>
        </w:tabs>
        <w:ind w:left="1247" w:hanging="124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53F639AE"/>
    <w:multiLevelType w:val="hybridMultilevel"/>
    <w:tmpl w:val="EB5A91BE"/>
    <w:lvl w:ilvl="0" w:tplc="0407000F">
      <w:start w:val="1"/>
      <w:numFmt w:val="decimal"/>
      <w:lvlText w:val="%1."/>
      <w:lvlJc w:val="left"/>
      <w:pPr>
        <w:ind w:left="1364" w:hanging="360"/>
      </w:pPr>
    </w:lvl>
    <w:lvl w:ilvl="1" w:tplc="04070019" w:tentative="1">
      <w:start w:val="1"/>
      <w:numFmt w:val="lowerLetter"/>
      <w:lvlText w:val="%2."/>
      <w:lvlJc w:val="left"/>
      <w:pPr>
        <w:ind w:left="2084" w:hanging="360"/>
      </w:pPr>
    </w:lvl>
    <w:lvl w:ilvl="2" w:tplc="0407001B" w:tentative="1">
      <w:start w:val="1"/>
      <w:numFmt w:val="lowerRoman"/>
      <w:lvlText w:val="%3."/>
      <w:lvlJc w:val="right"/>
      <w:pPr>
        <w:ind w:left="2804" w:hanging="180"/>
      </w:pPr>
    </w:lvl>
    <w:lvl w:ilvl="3" w:tplc="0407000F" w:tentative="1">
      <w:start w:val="1"/>
      <w:numFmt w:val="decimal"/>
      <w:lvlText w:val="%4."/>
      <w:lvlJc w:val="left"/>
      <w:pPr>
        <w:ind w:left="3524" w:hanging="360"/>
      </w:pPr>
    </w:lvl>
    <w:lvl w:ilvl="4" w:tplc="04070019" w:tentative="1">
      <w:start w:val="1"/>
      <w:numFmt w:val="lowerLetter"/>
      <w:lvlText w:val="%5."/>
      <w:lvlJc w:val="left"/>
      <w:pPr>
        <w:ind w:left="4244" w:hanging="360"/>
      </w:pPr>
    </w:lvl>
    <w:lvl w:ilvl="5" w:tplc="0407001B" w:tentative="1">
      <w:start w:val="1"/>
      <w:numFmt w:val="lowerRoman"/>
      <w:lvlText w:val="%6."/>
      <w:lvlJc w:val="right"/>
      <w:pPr>
        <w:ind w:left="4964" w:hanging="180"/>
      </w:pPr>
    </w:lvl>
    <w:lvl w:ilvl="6" w:tplc="0407000F" w:tentative="1">
      <w:start w:val="1"/>
      <w:numFmt w:val="decimal"/>
      <w:lvlText w:val="%7."/>
      <w:lvlJc w:val="left"/>
      <w:pPr>
        <w:ind w:left="5684" w:hanging="360"/>
      </w:pPr>
    </w:lvl>
    <w:lvl w:ilvl="7" w:tplc="04070019" w:tentative="1">
      <w:start w:val="1"/>
      <w:numFmt w:val="lowerLetter"/>
      <w:lvlText w:val="%8."/>
      <w:lvlJc w:val="left"/>
      <w:pPr>
        <w:ind w:left="6404" w:hanging="360"/>
      </w:pPr>
    </w:lvl>
    <w:lvl w:ilvl="8" w:tplc="0407001B" w:tentative="1">
      <w:start w:val="1"/>
      <w:numFmt w:val="lowerRoman"/>
      <w:lvlText w:val="%9."/>
      <w:lvlJc w:val="right"/>
      <w:pPr>
        <w:ind w:left="7124" w:hanging="180"/>
      </w:pPr>
    </w:lvl>
  </w:abstractNum>
  <w:abstractNum w:abstractNumId="53" w15:restartNumberingAfterBreak="0">
    <w:nsid w:val="561B7EEE"/>
    <w:multiLevelType w:val="hybridMultilevel"/>
    <w:tmpl w:val="A53C714E"/>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54" w15:restartNumberingAfterBreak="0">
    <w:nsid w:val="56332C77"/>
    <w:multiLevelType w:val="hybridMultilevel"/>
    <w:tmpl w:val="3D0C5054"/>
    <w:lvl w:ilvl="0" w:tplc="04070001">
      <w:start w:val="1"/>
      <w:numFmt w:val="bullet"/>
      <w:lvlText w:val=""/>
      <w:lvlJc w:val="left"/>
      <w:pPr>
        <w:ind w:left="1364" w:hanging="360"/>
      </w:pPr>
      <w:rPr>
        <w:rFonts w:hint="default" w:ascii="Symbol" w:hAnsi="Symbol"/>
      </w:rPr>
    </w:lvl>
    <w:lvl w:ilvl="1" w:tplc="04070003" w:tentative="1">
      <w:start w:val="1"/>
      <w:numFmt w:val="bullet"/>
      <w:lvlText w:val="o"/>
      <w:lvlJc w:val="left"/>
      <w:pPr>
        <w:ind w:left="2084" w:hanging="360"/>
      </w:pPr>
      <w:rPr>
        <w:rFonts w:hint="default" w:ascii="Courier New" w:hAnsi="Courier New" w:cs="Courier New"/>
      </w:rPr>
    </w:lvl>
    <w:lvl w:ilvl="2" w:tplc="04070005" w:tentative="1">
      <w:start w:val="1"/>
      <w:numFmt w:val="bullet"/>
      <w:lvlText w:val=""/>
      <w:lvlJc w:val="left"/>
      <w:pPr>
        <w:ind w:left="2804" w:hanging="360"/>
      </w:pPr>
      <w:rPr>
        <w:rFonts w:hint="default" w:ascii="Wingdings" w:hAnsi="Wingdings"/>
      </w:rPr>
    </w:lvl>
    <w:lvl w:ilvl="3" w:tplc="04070001" w:tentative="1">
      <w:start w:val="1"/>
      <w:numFmt w:val="bullet"/>
      <w:lvlText w:val=""/>
      <w:lvlJc w:val="left"/>
      <w:pPr>
        <w:ind w:left="3524" w:hanging="360"/>
      </w:pPr>
      <w:rPr>
        <w:rFonts w:hint="default" w:ascii="Symbol" w:hAnsi="Symbol"/>
      </w:rPr>
    </w:lvl>
    <w:lvl w:ilvl="4" w:tplc="04070003" w:tentative="1">
      <w:start w:val="1"/>
      <w:numFmt w:val="bullet"/>
      <w:lvlText w:val="o"/>
      <w:lvlJc w:val="left"/>
      <w:pPr>
        <w:ind w:left="4244" w:hanging="360"/>
      </w:pPr>
      <w:rPr>
        <w:rFonts w:hint="default" w:ascii="Courier New" w:hAnsi="Courier New" w:cs="Courier New"/>
      </w:rPr>
    </w:lvl>
    <w:lvl w:ilvl="5" w:tplc="04070005" w:tentative="1">
      <w:start w:val="1"/>
      <w:numFmt w:val="bullet"/>
      <w:lvlText w:val=""/>
      <w:lvlJc w:val="left"/>
      <w:pPr>
        <w:ind w:left="4964" w:hanging="360"/>
      </w:pPr>
      <w:rPr>
        <w:rFonts w:hint="default" w:ascii="Wingdings" w:hAnsi="Wingdings"/>
      </w:rPr>
    </w:lvl>
    <w:lvl w:ilvl="6" w:tplc="04070001" w:tentative="1">
      <w:start w:val="1"/>
      <w:numFmt w:val="bullet"/>
      <w:lvlText w:val=""/>
      <w:lvlJc w:val="left"/>
      <w:pPr>
        <w:ind w:left="5684" w:hanging="360"/>
      </w:pPr>
      <w:rPr>
        <w:rFonts w:hint="default" w:ascii="Symbol" w:hAnsi="Symbol"/>
      </w:rPr>
    </w:lvl>
    <w:lvl w:ilvl="7" w:tplc="04070003" w:tentative="1">
      <w:start w:val="1"/>
      <w:numFmt w:val="bullet"/>
      <w:lvlText w:val="o"/>
      <w:lvlJc w:val="left"/>
      <w:pPr>
        <w:ind w:left="6404" w:hanging="360"/>
      </w:pPr>
      <w:rPr>
        <w:rFonts w:hint="default" w:ascii="Courier New" w:hAnsi="Courier New" w:cs="Courier New"/>
      </w:rPr>
    </w:lvl>
    <w:lvl w:ilvl="8" w:tplc="04070005" w:tentative="1">
      <w:start w:val="1"/>
      <w:numFmt w:val="bullet"/>
      <w:lvlText w:val=""/>
      <w:lvlJc w:val="left"/>
      <w:pPr>
        <w:ind w:left="7124" w:hanging="360"/>
      </w:pPr>
      <w:rPr>
        <w:rFonts w:hint="default" w:ascii="Wingdings" w:hAnsi="Wingdings"/>
      </w:rPr>
    </w:lvl>
  </w:abstractNum>
  <w:abstractNum w:abstractNumId="55" w15:restartNumberingAfterBreak="0">
    <w:nsid w:val="5665327A"/>
    <w:multiLevelType w:val="hybridMultilevel"/>
    <w:tmpl w:val="2AE03EBC"/>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56" w15:restartNumberingAfterBreak="0">
    <w:nsid w:val="572605E7"/>
    <w:multiLevelType w:val="multilevel"/>
    <w:tmpl w:val="BE9CE9E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7" w15:restartNumberingAfterBreak="0">
    <w:nsid w:val="59777496"/>
    <w:multiLevelType w:val="hybridMultilevel"/>
    <w:tmpl w:val="BF8E2AAA"/>
    <w:lvl w:ilvl="0" w:tplc="0407000F">
      <w:start w:val="1"/>
      <w:numFmt w:val="decimal"/>
      <w:lvlText w:val="%1."/>
      <w:lvlJc w:val="left"/>
      <w:pPr>
        <w:ind w:left="1004" w:hanging="360"/>
      </w:p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58" w15:restartNumberingAfterBreak="0">
    <w:nsid w:val="5A913AA2"/>
    <w:multiLevelType w:val="hybridMultilevel"/>
    <w:tmpl w:val="406A849C"/>
    <w:lvl w:ilvl="0" w:tplc="04070001">
      <w:start w:val="1"/>
      <w:numFmt w:val="bullet"/>
      <w:lvlText w:val=""/>
      <w:lvlJc w:val="left"/>
      <w:pPr>
        <w:ind w:left="1046" w:hanging="360"/>
      </w:pPr>
      <w:rPr>
        <w:rFonts w:hint="default" w:ascii="Symbol" w:hAnsi="Symbol"/>
      </w:rPr>
    </w:lvl>
    <w:lvl w:ilvl="1" w:tplc="04070003" w:tentative="1">
      <w:start w:val="1"/>
      <w:numFmt w:val="bullet"/>
      <w:lvlText w:val="o"/>
      <w:lvlJc w:val="left"/>
      <w:pPr>
        <w:ind w:left="1766" w:hanging="360"/>
      </w:pPr>
      <w:rPr>
        <w:rFonts w:hint="default" w:ascii="Courier New" w:hAnsi="Courier New" w:cs="Courier New"/>
      </w:rPr>
    </w:lvl>
    <w:lvl w:ilvl="2" w:tplc="04070005" w:tentative="1">
      <w:start w:val="1"/>
      <w:numFmt w:val="bullet"/>
      <w:lvlText w:val=""/>
      <w:lvlJc w:val="left"/>
      <w:pPr>
        <w:ind w:left="2486" w:hanging="360"/>
      </w:pPr>
      <w:rPr>
        <w:rFonts w:hint="default" w:ascii="Wingdings" w:hAnsi="Wingdings"/>
      </w:rPr>
    </w:lvl>
    <w:lvl w:ilvl="3" w:tplc="04070001" w:tentative="1">
      <w:start w:val="1"/>
      <w:numFmt w:val="bullet"/>
      <w:lvlText w:val=""/>
      <w:lvlJc w:val="left"/>
      <w:pPr>
        <w:ind w:left="3206" w:hanging="360"/>
      </w:pPr>
      <w:rPr>
        <w:rFonts w:hint="default" w:ascii="Symbol" w:hAnsi="Symbol"/>
      </w:rPr>
    </w:lvl>
    <w:lvl w:ilvl="4" w:tplc="04070003" w:tentative="1">
      <w:start w:val="1"/>
      <w:numFmt w:val="bullet"/>
      <w:lvlText w:val="o"/>
      <w:lvlJc w:val="left"/>
      <w:pPr>
        <w:ind w:left="3926" w:hanging="360"/>
      </w:pPr>
      <w:rPr>
        <w:rFonts w:hint="default" w:ascii="Courier New" w:hAnsi="Courier New" w:cs="Courier New"/>
      </w:rPr>
    </w:lvl>
    <w:lvl w:ilvl="5" w:tplc="04070005" w:tentative="1">
      <w:start w:val="1"/>
      <w:numFmt w:val="bullet"/>
      <w:lvlText w:val=""/>
      <w:lvlJc w:val="left"/>
      <w:pPr>
        <w:ind w:left="4646" w:hanging="360"/>
      </w:pPr>
      <w:rPr>
        <w:rFonts w:hint="default" w:ascii="Wingdings" w:hAnsi="Wingdings"/>
      </w:rPr>
    </w:lvl>
    <w:lvl w:ilvl="6" w:tplc="04070001" w:tentative="1">
      <w:start w:val="1"/>
      <w:numFmt w:val="bullet"/>
      <w:lvlText w:val=""/>
      <w:lvlJc w:val="left"/>
      <w:pPr>
        <w:ind w:left="5366" w:hanging="360"/>
      </w:pPr>
      <w:rPr>
        <w:rFonts w:hint="default" w:ascii="Symbol" w:hAnsi="Symbol"/>
      </w:rPr>
    </w:lvl>
    <w:lvl w:ilvl="7" w:tplc="04070003" w:tentative="1">
      <w:start w:val="1"/>
      <w:numFmt w:val="bullet"/>
      <w:lvlText w:val="o"/>
      <w:lvlJc w:val="left"/>
      <w:pPr>
        <w:ind w:left="6086" w:hanging="360"/>
      </w:pPr>
      <w:rPr>
        <w:rFonts w:hint="default" w:ascii="Courier New" w:hAnsi="Courier New" w:cs="Courier New"/>
      </w:rPr>
    </w:lvl>
    <w:lvl w:ilvl="8" w:tplc="04070005" w:tentative="1">
      <w:start w:val="1"/>
      <w:numFmt w:val="bullet"/>
      <w:lvlText w:val=""/>
      <w:lvlJc w:val="left"/>
      <w:pPr>
        <w:ind w:left="6806" w:hanging="360"/>
      </w:pPr>
      <w:rPr>
        <w:rFonts w:hint="default" w:ascii="Wingdings" w:hAnsi="Wingdings"/>
      </w:rPr>
    </w:lvl>
  </w:abstractNum>
  <w:abstractNum w:abstractNumId="59" w15:restartNumberingAfterBreak="0">
    <w:nsid w:val="5BBB55EA"/>
    <w:multiLevelType w:val="hybridMultilevel"/>
    <w:tmpl w:val="85C68B5E"/>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60" w15:restartNumberingAfterBreak="0">
    <w:nsid w:val="60001B4E"/>
    <w:multiLevelType w:val="hybridMultilevel"/>
    <w:tmpl w:val="640EC9FE"/>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61" w15:restartNumberingAfterBreak="0">
    <w:nsid w:val="60B001BC"/>
    <w:multiLevelType w:val="hybridMultilevel"/>
    <w:tmpl w:val="580C1D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2" w15:restartNumberingAfterBreak="0">
    <w:nsid w:val="63753D39"/>
    <w:multiLevelType w:val="hybridMultilevel"/>
    <w:tmpl w:val="A516BDB8"/>
    <w:lvl w:ilvl="0" w:tplc="AD9E0F86">
      <w:start w:val="11"/>
      <w:numFmt w:val="bullet"/>
      <w:lvlText w:val="-"/>
      <w:lvlJc w:val="left"/>
      <w:pPr>
        <w:ind w:left="644" w:hanging="360"/>
      </w:pPr>
      <w:rPr>
        <w:rFonts w:hint="default" w:ascii="Tele-GroteskHal" w:hAnsi="Tele-GroteskHal" w:eastAsia="Times New Roman" w:cs="Times New Roman"/>
      </w:rPr>
    </w:lvl>
    <w:lvl w:ilvl="1" w:tplc="04090003" w:tentative="1">
      <w:start w:val="1"/>
      <w:numFmt w:val="bullet"/>
      <w:lvlText w:val="o"/>
      <w:lvlJc w:val="left"/>
      <w:pPr>
        <w:ind w:left="1364" w:hanging="360"/>
      </w:pPr>
      <w:rPr>
        <w:rFonts w:hint="default" w:ascii="Courier New" w:hAnsi="Courier New" w:cs="Courier New"/>
      </w:rPr>
    </w:lvl>
    <w:lvl w:ilvl="2" w:tplc="04090005" w:tentative="1">
      <w:start w:val="1"/>
      <w:numFmt w:val="bullet"/>
      <w:lvlText w:val=""/>
      <w:lvlJc w:val="left"/>
      <w:pPr>
        <w:ind w:left="2084" w:hanging="360"/>
      </w:pPr>
      <w:rPr>
        <w:rFonts w:hint="default" w:ascii="Wingdings" w:hAnsi="Wingdings"/>
      </w:rPr>
    </w:lvl>
    <w:lvl w:ilvl="3" w:tplc="04090001" w:tentative="1">
      <w:start w:val="1"/>
      <w:numFmt w:val="bullet"/>
      <w:lvlText w:val=""/>
      <w:lvlJc w:val="left"/>
      <w:pPr>
        <w:ind w:left="2804" w:hanging="360"/>
      </w:pPr>
      <w:rPr>
        <w:rFonts w:hint="default" w:ascii="Symbol" w:hAnsi="Symbol"/>
      </w:rPr>
    </w:lvl>
    <w:lvl w:ilvl="4" w:tplc="04090003" w:tentative="1">
      <w:start w:val="1"/>
      <w:numFmt w:val="bullet"/>
      <w:lvlText w:val="o"/>
      <w:lvlJc w:val="left"/>
      <w:pPr>
        <w:ind w:left="3524" w:hanging="360"/>
      </w:pPr>
      <w:rPr>
        <w:rFonts w:hint="default" w:ascii="Courier New" w:hAnsi="Courier New" w:cs="Courier New"/>
      </w:rPr>
    </w:lvl>
    <w:lvl w:ilvl="5" w:tplc="04090005" w:tentative="1">
      <w:start w:val="1"/>
      <w:numFmt w:val="bullet"/>
      <w:lvlText w:val=""/>
      <w:lvlJc w:val="left"/>
      <w:pPr>
        <w:ind w:left="4244" w:hanging="360"/>
      </w:pPr>
      <w:rPr>
        <w:rFonts w:hint="default" w:ascii="Wingdings" w:hAnsi="Wingdings"/>
      </w:rPr>
    </w:lvl>
    <w:lvl w:ilvl="6" w:tplc="04090001" w:tentative="1">
      <w:start w:val="1"/>
      <w:numFmt w:val="bullet"/>
      <w:lvlText w:val=""/>
      <w:lvlJc w:val="left"/>
      <w:pPr>
        <w:ind w:left="4964" w:hanging="360"/>
      </w:pPr>
      <w:rPr>
        <w:rFonts w:hint="default" w:ascii="Symbol" w:hAnsi="Symbol"/>
      </w:rPr>
    </w:lvl>
    <w:lvl w:ilvl="7" w:tplc="04090003" w:tentative="1">
      <w:start w:val="1"/>
      <w:numFmt w:val="bullet"/>
      <w:lvlText w:val="o"/>
      <w:lvlJc w:val="left"/>
      <w:pPr>
        <w:ind w:left="5684" w:hanging="360"/>
      </w:pPr>
      <w:rPr>
        <w:rFonts w:hint="default" w:ascii="Courier New" w:hAnsi="Courier New" w:cs="Courier New"/>
      </w:rPr>
    </w:lvl>
    <w:lvl w:ilvl="8" w:tplc="04090005" w:tentative="1">
      <w:start w:val="1"/>
      <w:numFmt w:val="bullet"/>
      <w:lvlText w:val=""/>
      <w:lvlJc w:val="left"/>
      <w:pPr>
        <w:ind w:left="6404" w:hanging="360"/>
      </w:pPr>
      <w:rPr>
        <w:rFonts w:hint="default" w:ascii="Wingdings" w:hAnsi="Wingdings"/>
      </w:rPr>
    </w:lvl>
  </w:abstractNum>
  <w:abstractNum w:abstractNumId="63" w15:restartNumberingAfterBreak="0">
    <w:nsid w:val="650673B9"/>
    <w:multiLevelType w:val="hybridMultilevel"/>
    <w:tmpl w:val="B78C22B2"/>
    <w:lvl w:ilvl="0" w:tplc="04070015">
      <w:start w:val="1"/>
      <w:numFmt w:val="decimal"/>
      <w:lvlText w:val="(%1)"/>
      <w:lvlJc w:val="left"/>
      <w:pPr>
        <w:ind w:left="644" w:hanging="360"/>
      </w:pPr>
      <w:rPr>
        <w:rFonts w:hint="default"/>
      </w:rPr>
    </w:lvl>
    <w:lvl w:ilvl="1" w:tplc="04070003" w:tentative="1">
      <w:start w:val="1"/>
      <w:numFmt w:val="bullet"/>
      <w:lvlText w:val="o"/>
      <w:lvlJc w:val="left"/>
      <w:pPr>
        <w:ind w:left="1364" w:hanging="360"/>
      </w:pPr>
      <w:rPr>
        <w:rFonts w:hint="default" w:ascii="Courier New" w:hAnsi="Courier New" w:cs="Courier New"/>
      </w:rPr>
    </w:lvl>
    <w:lvl w:ilvl="2" w:tplc="04070005" w:tentative="1">
      <w:start w:val="1"/>
      <w:numFmt w:val="bullet"/>
      <w:lvlText w:val=""/>
      <w:lvlJc w:val="left"/>
      <w:pPr>
        <w:ind w:left="2084" w:hanging="360"/>
      </w:pPr>
      <w:rPr>
        <w:rFonts w:hint="default" w:ascii="Wingdings" w:hAnsi="Wingdings"/>
      </w:rPr>
    </w:lvl>
    <w:lvl w:ilvl="3" w:tplc="04070001" w:tentative="1">
      <w:start w:val="1"/>
      <w:numFmt w:val="bullet"/>
      <w:lvlText w:val=""/>
      <w:lvlJc w:val="left"/>
      <w:pPr>
        <w:ind w:left="2804" w:hanging="360"/>
      </w:pPr>
      <w:rPr>
        <w:rFonts w:hint="default" w:ascii="Symbol" w:hAnsi="Symbol"/>
      </w:rPr>
    </w:lvl>
    <w:lvl w:ilvl="4" w:tplc="04070003" w:tentative="1">
      <w:start w:val="1"/>
      <w:numFmt w:val="bullet"/>
      <w:lvlText w:val="o"/>
      <w:lvlJc w:val="left"/>
      <w:pPr>
        <w:ind w:left="3524" w:hanging="360"/>
      </w:pPr>
      <w:rPr>
        <w:rFonts w:hint="default" w:ascii="Courier New" w:hAnsi="Courier New" w:cs="Courier New"/>
      </w:rPr>
    </w:lvl>
    <w:lvl w:ilvl="5" w:tplc="04070005" w:tentative="1">
      <w:start w:val="1"/>
      <w:numFmt w:val="bullet"/>
      <w:lvlText w:val=""/>
      <w:lvlJc w:val="left"/>
      <w:pPr>
        <w:ind w:left="4244" w:hanging="360"/>
      </w:pPr>
      <w:rPr>
        <w:rFonts w:hint="default" w:ascii="Wingdings" w:hAnsi="Wingdings"/>
      </w:rPr>
    </w:lvl>
    <w:lvl w:ilvl="6" w:tplc="04070001" w:tentative="1">
      <w:start w:val="1"/>
      <w:numFmt w:val="bullet"/>
      <w:lvlText w:val=""/>
      <w:lvlJc w:val="left"/>
      <w:pPr>
        <w:ind w:left="4964" w:hanging="360"/>
      </w:pPr>
      <w:rPr>
        <w:rFonts w:hint="default" w:ascii="Symbol" w:hAnsi="Symbol"/>
      </w:rPr>
    </w:lvl>
    <w:lvl w:ilvl="7" w:tplc="04070003" w:tentative="1">
      <w:start w:val="1"/>
      <w:numFmt w:val="bullet"/>
      <w:lvlText w:val="o"/>
      <w:lvlJc w:val="left"/>
      <w:pPr>
        <w:ind w:left="5684" w:hanging="360"/>
      </w:pPr>
      <w:rPr>
        <w:rFonts w:hint="default" w:ascii="Courier New" w:hAnsi="Courier New" w:cs="Courier New"/>
      </w:rPr>
    </w:lvl>
    <w:lvl w:ilvl="8" w:tplc="04070005" w:tentative="1">
      <w:start w:val="1"/>
      <w:numFmt w:val="bullet"/>
      <w:lvlText w:val=""/>
      <w:lvlJc w:val="left"/>
      <w:pPr>
        <w:ind w:left="6404" w:hanging="360"/>
      </w:pPr>
      <w:rPr>
        <w:rFonts w:hint="default" w:ascii="Wingdings" w:hAnsi="Wingdings"/>
      </w:rPr>
    </w:lvl>
  </w:abstractNum>
  <w:abstractNum w:abstractNumId="64" w15:restartNumberingAfterBreak="0">
    <w:nsid w:val="66E946AA"/>
    <w:multiLevelType w:val="multilevel"/>
    <w:tmpl w:val="43187866"/>
    <w:lvl w:ilvl="0">
      <w:start w:val="1"/>
      <w:numFmt w:val="decimal"/>
      <w:lvlText w:val="%1."/>
      <w:lvlJc w:val="left"/>
      <w:pPr>
        <w:ind w:left="644" w:hanging="360"/>
      </w:pPr>
    </w:lvl>
    <w:lvl w:ilvl="1">
      <w:start w:val="1"/>
      <w:numFmt w:val="decimal"/>
      <w:lvlText w:val="(%2)"/>
      <w:lvlJc w:val="left"/>
      <w:pPr>
        <w:ind w:left="862" w:hanging="360"/>
      </w:pPr>
    </w:lvl>
    <w:lvl w:ilvl="2">
      <w:start w:val="1"/>
      <w:numFmt w:val="decimal"/>
      <w:lvlText w:val="%3."/>
      <w:lvlJc w:val="left"/>
      <w:pPr>
        <w:ind w:left="1222" w:hanging="360"/>
      </w:pPr>
    </w:lvl>
    <w:lvl w:ilvl="3">
      <w:start w:val="1"/>
      <w:numFmt w:val="decimal"/>
      <w:lvlText w:val="(%4)"/>
      <w:lvlJc w:val="left"/>
      <w:pPr>
        <w:ind w:left="1582" w:hanging="360"/>
      </w:pPr>
    </w:lvl>
    <w:lvl w:ilvl="4">
      <w:start w:val="1"/>
      <w:numFmt w:val="lowerLetter"/>
      <w:lvlText w:val="(%5)"/>
      <w:lvlJc w:val="left"/>
      <w:pPr>
        <w:ind w:left="1942" w:hanging="360"/>
      </w:pPr>
    </w:lvl>
    <w:lvl w:ilvl="5">
      <w:start w:val="1"/>
      <w:numFmt w:val="lowerRoman"/>
      <w:lvlText w:val="(%6)"/>
      <w:lvlJc w:val="left"/>
      <w:pPr>
        <w:ind w:left="2302" w:hanging="360"/>
      </w:pPr>
    </w:lvl>
    <w:lvl w:ilvl="6">
      <w:start w:val="1"/>
      <w:numFmt w:val="decimal"/>
      <w:lvlText w:val="%7."/>
      <w:lvlJc w:val="left"/>
      <w:pPr>
        <w:ind w:left="2662" w:hanging="360"/>
      </w:pPr>
    </w:lvl>
    <w:lvl w:ilvl="7">
      <w:start w:val="1"/>
      <w:numFmt w:val="lowerLetter"/>
      <w:lvlText w:val="%8."/>
      <w:lvlJc w:val="left"/>
      <w:pPr>
        <w:ind w:left="3022" w:hanging="360"/>
      </w:pPr>
    </w:lvl>
    <w:lvl w:ilvl="8">
      <w:start w:val="1"/>
      <w:numFmt w:val="lowerRoman"/>
      <w:lvlText w:val="%9."/>
      <w:lvlJc w:val="left"/>
      <w:pPr>
        <w:ind w:left="3382" w:hanging="360"/>
      </w:pPr>
    </w:lvl>
  </w:abstractNum>
  <w:abstractNum w:abstractNumId="65" w15:restartNumberingAfterBreak="0">
    <w:nsid w:val="675E48D1"/>
    <w:multiLevelType w:val="multilevel"/>
    <w:tmpl w:val="17E8A1DC"/>
    <w:name w:val="FKT-GUI"/>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6" w15:restartNumberingAfterBreak="0">
    <w:nsid w:val="67CB2947"/>
    <w:multiLevelType w:val="multilevel"/>
    <w:tmpl w:val="17E8A1DC"/>
    <w:name w:val="FKT-PRINT"/>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7" w15:restartNumberingAfterBreak="0">
    <w:nsid w:val="68792833"/>
    <w:multiLevelType w:val="multilevel"/>
    <w:tmpl w:val="AEF0B604"/>
    <w:name w:val="FKT-BATCH"/>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68" w15:restartNumberingAfterBreak="0">
    <w:nsid w:val="68C76CFB"/>
    <w:multiLevelType w:val="hybridMultilevel"/>
    <w:tmpl w:val="14F2C570"/>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69" w15:restartNumberingAfterBreak="0">
    <w:nsid w:val="6B476175"/>
    <w:multiLevelType w:val="multilevel"/>
    <w:tmpl w:val="590C847E"/>
    <w:styleLink w:val="FormatvorlageAufgezhlt"/>
    <w:lvl w:ilvl="0">
      <w:start w:val="20"/>
      <w:numFmt w:val="bullet"/>
      <w:lvlText w:val="-"/>
      <w:lvlJc w:val="left"/>
      <w:pPr>
        <w:tabs>
          <w:tab w:val="num" w:pos="644"/>
        </w:tabs>
        <w:ind w:left="644" w:hanging="360"/>
      </w:pPr>
      <w:rPr>
        <w:rFonts w:ascii="Tele-GroteskHal" w:hAnsi="Tele-GroteskHal"/>
        <w:sz w:val="20"/>
      </w:rPr>
    </w:lvl>
    <w:lvl w:ilvl="1">
      <w:start w:val="1"/>
      <w:numFmt w:val="bullet"/>
      <w:lvlText w:val="o"/>
      <w:lvlJc w:val="left"/>
      <w:pPr>
        <w:tabs>
          <w:tab w:val="num" w:pos="1364"/>
        </w:tabs>
        <w:ind w:left="1364" w:hanging="360"/>
      </w:pPr>
      <w:rPr>
        <w:rFonts w:hint="default" w:ascii="Courier New" w:hAnsi="Courier New" w:cs="Courier New"/>
      </w:rPr>
    </w:lvl>
    <w:lvl w:ilvl="2">
      <w:start w:val="1"/>
      <w:numFmt w:val="bullet"/>
      <w:lvlText w:val=""/>
      <w:lvlJc w:val="left"/>
      <w:pPr>
        <w:tabs>
          <w:tab w:val="num" w:pos="2084"/>
        </w:tabs>
        <w:ind w:left="2084" w:hanging="360"/>
      </w:pPr>
      <w:rPr>
        <w:rFonts w:hint="default" w:ascii="Wingdings" w:hAnsi="Wingdings"/>
      </w:rPr>
    </w:lvl>
    <w:lvl w:ilvl="3">
      <w:start w:val="1"/>
      <w:numFmt w:val="bullet"/>
      <w:lvlText w:val=""/>
      <w:lvlJc w:val="left"/>
      <w:pPr>
        <w:tabs>
          <w:tab w:val="num" w:pos="2804"/>
        </w:tabs>
        <w:ind w:left="2804" w:hanging="360"/>
      </w:pPr>
      <w:rPr>
        <w:rFonts w:hint="default" w:ascii="Symbol" w:hAnsi="Symbol"/>
      </w:rPr>
    </w:lvl>
    <w:lvl w:ilvl="4">
      <w:start w:val="1"/>
      <w:numFmt w:val="bullet"/>
      <w:lvlText w:val="o"/>
      <w:lvlJc w:val="left"/>
      <w:pPr>
        <w:tabs>
          <w:tab w:val="num" w:pos="3524"/>
        </w:tabs>
        <w:ind w:left="3524" w:hanging="360"/>
      </w:pPr>
      <w:rPr>
        <w:rFonts w:hint="default" w:ascii="Courier New" w:hAnsi="Courier New" w:cs="Courier New"/>
      </w:rPr>
    </w:lvl>
    <w:lvl w:ilvl="5">
      <w:start w:val="1"/>
      <w:numFmt w:val="bullet"/>
      <w:lvlText w:val=""/>
      <w:lvlJc w:val="left"/>
      <w:pPr>
        <w:tabs>
          <w:tab w:val="num" w:pos="4244"/>
        </w:tabs>
        <w:ind w:left="4244" w:hanging="360"/>
      </w:pPr>
      <w:rPr>
        <w:rFonts w:hint="default" w:ascii="Wingdings" w:hAnsi="Wingdings"/>
      </w:rPr>
    </w:lvl>
    <w:lvl w:ilvl="6">
      <w:start w:val="1"/>
      <w:numFmt w:val="bullet"/>
      <w:lvlText w:val=""/>
      <w:lvlJc w:val="left"/>
      <w:pPr>
        <w:tabs>
          <w:tab w:val="num" w:pos="4964"/>
        </w:tabs>
        <w:ind w:left="4964" w:hanging="360"/>
      </w:pPr>
      <w:rPr>
        <w:rFonts w:hint="default" w:ascii="Symbol" w:hAnsi="Symbol"/>
      </w:rPr>
    </w:lvl>
    <w:lvl w:ilvl="7">
      <w:start w:val="1"/>
      <w:numFmt w:val="bullet"/>
      <w:lvlText w:val="o"/>
      <w:lvlJc w:val="left"/>
      <w:pPr>
        <w:tabs>
          <w:tab w:val="num" w:pos="5684"/>
        </w:tabs>
        <w:ind w:left="5684" w:hanging="360"/>
      </w:pPr>
      <w:rPr>
        <w:rFonts w:hint="default" w:ascii="Courier New" w:hAnsi="Courier New" w:cs="Courier New"/>
      </w:rPr>
    </w:lvl>
    <w:lvl w:ilvl="8">
      <w:start w:val="1"/>
      <w:numFmt w:val="bullet"/>
      <w:lvlText w:val=""/>
      <w:lvlJc w:val="left"/>
      <w:pPr>
        <w:tabs>
          <w:tab w:val="num" w:pos="6404"/>
        </w:tabs>
        <w:ind w:left="6404" w:hanging="360"/>
      </w:pPr>
      <w:rPr>
        <w:rFonts w:hint="default" w:ascii="Wingdings" w:hAnsi="Wingdings"/>
      </w:rPr>
    </w:lvl>
  </w:abstractNum>
  <w:abstractNum w:abstractNumId="70" w15:restartNumberingAfterBreak="0">
    <w:nsid w:val="6C8C0E2C"/>
    <w:multiLevelType w:val="hybridMultilevel"/>
    <w:tmpl w:val="BFCEF6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D8F4751"/>
    <w:multiLevelType w:val="multilevel"/>
    <w:tmpl w:val="F61C29B8"/>
    <w:lvl w:ilvl="0">
      <w:start w:val="1"/>
      <w:numFmt w:val="decimal"/>
      <w:lvlText w:val="(%1)"/>
      <w:lvlJc w:val="left"/>
      <w:pPr>
        <w:ind w:left="644" w:hanging="360"/>
      </w:pPr>
    </w:lvl>
    <w:lvl w:ilvl="1">
      <w:start w:val="1"/>
      <w:numFmt w:val="decimal"/>
      <w:lvlText w:val="(%2)"/>
      <w:lvlJc w:val="left"/>
      <w:pPr>
        <w:ind w:left="1004" w:hanging="360"/>
      </w:pPr>
    </w:lvl>
    <w:lvl w:ilvl="2">
      <w:start w:val="1"/>
      <w:numFmt w:val="lowerRoman"/>
      <w:lvlText w:val="%3)"/>
      <w:lvlJc w:val="left"/>
      <w:pPr>
        <w:ind w:left="1364" w:hanging="360"/>
      </w:pPr>
    </w:lvl>
    <w:lvl w:ilvl="3">
      <w:start w:val="1"/>
      <w:numFmt w:val="decimal"/>
      <w:lvlText w:val="(%4)"/>
      <w:lvlJc w:val="left"/>
      <w:pPr>
        <w:ind w:left="1724" w:hanging="360"/>
      </w:pPr>
    </w:lvl>
    <w:lvl w:ilvl="4">
      <w:start w:val="1"/>
      <w:numFmt w:val="lowerLetter"/>
      <w:lvlText w:val="(%5)"/>
      <w:lvlJc w:val="left"/>
      <w:pPr>
        <w:ind w:left="2084" w:hanging="360"/>
      </w:pPr>
    </w:lvl>
    <w:lvl w:ilvl="5">
      <w:start w:val="1"/>
      <w:numFmt w:val="lowerRoman"/>
      <w:lvlText w:val="(%6)"/>
      <w:lvlJc w:val="left"/>
      <w:pPr>
        <w:ind w:left="2444" w:hanging="360"/>
      </w:pPr>
    </w:lvl>
    <w:lvl w:ilvl="6">
      <w:start w:val="1"/>
      <w:numFmt w:val="decimal"/>
      <w:lvlText w:val="%7."/>
      <w:lvlJc w:val="left"/>
      <w:pPr>
        <w:ind w:left="2804" w:hanging="360"/>
      </w:pPr>
    </w:lvl>
    <w:lvl w:ilvl="7">
      <w:start w:val="1"/>
      <w:numFmt w:val="lowerLetter"/>
      <w:lvlText w:val="%8."/>
      <w:lvlJc w:val="left"/>
      <w:pPr>
        <w:ind w:left="3164" w:hanging="360"/>
      </w:pPr>
    </w:lvl>
    <w:lvl w:ilvl="8">
      <w:start w:val="1"/>
      <w:numFmt w:val="lowerRoman"/>
      <w:lvlText w:val="%9."/>
      <w:lvlJc w:val="left"/>
      <w:pPr>
        <w:ind w:left="3524" w:hanging="360"/>
      </w:pPr>
    </w:lvl>
  </w:abstractNum>
  <w:abstractNum w:abstractNumId="72" w15:restartNumberingAfterBreak="0">
    <w:nsid w:val="6DC73015"/>
    <w:multiLevelType w:val="multilevel"/>
    <w:tmpl w:val="ADB48222"/>
    <w:name w:val="BulletListTemplate"/>
    <w:lvl w:ilvl="0">
      <w:start w:val="1"/>
      <w:numFmt w:val="bullet"/>
      <w:pStyle w:val="Aufzhlungszeichen"/>
      <w:lvlText w:val=""/>
      <w:lvlJc w:val="left"/>
      <w:pPr>
        <w:ind w:left="567" w:hanging="340"/>
      </w:pPr>
      <w:rPr>
        <w:rFonts w:hint="default" w:ascii="Wingdings" w:hAnsi="Wingdings"/>
        <w:sz w:val="24"/>
      </w:rPr>
    </w:lvl>
    <w:lvl w:ilvl="1">
      <w:start w:val="1"/>
      <w:numFmt w:val="bullet"/>
      <w:pStyle w:val="Aufzhlungszeichen2"/>
      <w:lvlText w:val=""/>
      <w:lvlJc w:val="left"/>
      <w:pPr>
        <w:ind w:left="1077" w:hanging="340"/>
      </w:pPr>
      <w:rPr>
        <w:rFonts w:hint="default" w:ascii="Wingdings" w:hAnsi="Wingdings"/>
        <w:sz w:val="24"/>
      </w:rPr>
    </w:lvl>
    <w:lvl w:ilvl="2">
      <w:start w:val="1"/>
      <w:numFmt w:val="bullet"/>
      <w:pStyle w:val="Aufzhlungszeichen3"/>
      <w:lvlText w:val=""/>
      <w:lvlJc w:val="left"/>
      <w:pPr>
        <w:ind w:left="1587" w:hanging="340"/>
      </w:pPr>
      <w:rPr>
        <w:rFonts w:hint="default" w:ascii="Wingdings" w:hAnsi="Wingdings"/>
        <w:sz w:val="24"/>
      </w:rPr>
    </w:lvl>
    <w:lvl w:ilvl="3">
      <w:start w:val="1"/>
      <w:numFmt w:val="bullet"/>
      <w:pStyle w:val="Aufzhlungszeichen4"/>
      <w:lvlText w:val=""/>
      <w:lvlJc w:val="left"/>
      <w:pPr>
        <w:ind w:left="2098" w:hanging="341"/>
      </w:pPr>
      <w:rPr>
        <w:rFonts w:hint="default" w:ascii="Wingdings" w:hAnsi="Wingdings" w:cs="Courier New"/>
        <w:sz w:val="24"/>
      </w:rPr>
    </w:lvl>
    <w:lvl w:ilvl="4">
      <w:start w:val="1"/>
      <w:numFmt w:val="bullet"/>
      <w:pStyle w:val="Aufzhlungszeichen5"/>
      <w:lvlText w:val=""/>
      <w:lvlJc w:val="left"/>
      <w:pPr>
        <w:ind w:left="2608" w:hanging="340"/>
      </w:pPr>
      <w:rPr>
        <w:rFonts w:hint="default" w:ascii="Wingdings" w:hAnsi="Wingdings"/>
        <w:sz w:val="24"/>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3" w15:restartNumberingAfterBreak="0">
    <w:nsid w:val="6E922AC2"/>
    <w:multiLevelType w:val="hybridMultilevel"/>
    <w:tmpl w:val="2D1A8F9E"/>
    <w:lvl w:ilvl="0" w:tplc="4216AB7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4" w15:restartNumberingAfterBreak="0">
    <w:nsid w:val="71A75B86"/>
    <w:multiLevelType w:val="hybridMultilevel"/>
    <w:tmpl w:val="CAB2AB1C"/>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75" w15:restartNumberingAfterBreak="0">
    <w:nsid w:val="73FB3C0F"/>
    <w:multiLevelType w:val="hybridMultilevel"/>
    <w:tmpl w:val="AFDC2DAA"/>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76" w15:restartNumberingAfterBreak="0">
    <w:nsid w:val="754D5DF3"/>
    <w:multiLevelType w:val="multilevel"/>
    <w:tmpl w:val="17E8A1DC"/>
    <w:name w:val="FKT-BATCH-"/>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7" w15:restartNumberingAfterBreak="0">
    <w:nsid w:val="7686513D"/>
    <w:multiLevelType w:val="hybridMultilevel"/>
    <w:tmpl w:val="8E98C2BC"/>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8" w15:restartNumberingAfterBreak="0">
    <w:nsid w:val="77262E7D"/>
    <w:multiLevelType w:val="multilevel"/>
    <w:tmpl w:val="F61C29B8"/>
    <w:lvl w:ilvl="0">
      <w:start w:val="1"/>
      <w:numFmt w:val="decimal"/>
      <w:lvlText w:val="(%1)"/>
      <w:lvlJc w:val="left"/>
      <w:pPr>
        <w:ind w:left="644" w:hanging="360"/>
      </w:pPr>
    </w:lvl>
    <w:lvl w:ilvl="1">
      <w:start w:val="1"/>
      <w:numFmt w:val="decimal"/>
      <w:lvlText w:val="(%2)"/>
      <w:lvlJc w:val="left"/>
      <w:pPr>
        <w:ind w:left="862" w:hanging="360"/>
      </w:pPr>
    </w:lvl>
    <w:lvl w:ilvl="2">
      <w:start w:val="1"/>
      <w:numFmt w:val="lowerRoman"/>
      <w:lvlText w:val="%3)"/>
      <w:lvlJc w:val="left"/>
      <w:pPr>
        <w:ind w:left="1222" w:hanging="360"/>
      </w:pPr>
    </w:lvl>
    <w:lvl w:ilvl="3">
      <w:start w:val="1"/>
      <w:numFmt w:val="decimal"/>
      <w:lvlText w:val="(%4)"/>
      <w:lvlJc w:val="left"/>
      <w:pPr>
        <w:ind w:left="1582" w:hanging="360"/>
      </w:pPr>
    </w:lvl>
    <w:lvl w:ilvl="4">
      <w:start w:val="1"/>
      <w:numFmt w:val="lowerLetter"/>
      <w:lvlText w:val="(%5)"/>
      <w:lvlJc w:val="left"/>
      <w:pPr>
        <w:ind w:left="1942" w:hanging="360"/>
      </w:pPr>
    </w:lvl>
    <w:lvl w:ilvl="5">
      <w:start w:val="1"/>
      <w:numFmt w:val="lowerRoman"/>
      <w:lvlText w:val="(%6)"/>
      <w:lvlJc w:val="left"/>
      <w:pPr>
        <w:ind w:left="2302" w:hanging="360"/>
      </w:pPr>
    </w:lvl>
    <w:lvl w:ilvl="6">
      <w:start w:val="1"/>
      <w:numFmt w:val="decimal"/>
      <w:lvlText w:val="%7."/>
      <w:lvlJc w:val="left"/>
      <w:pPr>
        <w:ind w:left="2662" w:hanging="360"/>
      </w:pPr>
    </w:lvl>
    <w:lvl w:ilvl="7">
      <w:start w:val="1"/>
      <w:numFmt w:val="lowerLetter"/>
      <w:lvlText w:val="%8."/>
      <w:lvlJc w:val="left"/>
      <w:pPr>
        <w:ind w:left="3022" w:hanging="360"/>
      </w:pPr>
    </w:lvl>
    <w:lvl w:ilvl="8">
      <w:start w:val="1"/>
      <w:numFmt w:val="lowerRoman"/>
      <w:lvlText w:val="%9."/>
      <w:lvlJc w:val="left"/>
      <w:pPr>
        <w:ind w:left="3382" w:hanging="360"/>
      </w:pPr>
    </w:lvl>
  </w:abstractNum>
  <w:abstractNum w:abstractNumId="79" w15:restartNumberingAfterBreak="0">
    <w:nsid w:val="78372B2D"/>
    <w:multiLevelType w:val="multilevel"/>
    <w:tmpl w:val="A4909AB0"/>
    <w:name w:val="FKT-AKT"/>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80" w15:restartNumberingAfterBreak="0">
    <w:nsid w:val="7B640637"/>
    <w:multiLevelType w:val="hybridMultilevel"/>
    <w:tmpl w:val="11F08EDA"/>
    <w:lvl w:ilvl="0" w:tplc="0407000F">
      <w:start w:val="1"/>
      <w:numFmt w:val="decimal"/>
      <w:lvlText w:val="%1."/>
      <w:lvlJc w:val="left"/>
      <w:pPr>
        <w:ind w:left="1069" w:hanging="360"/>
      </w:p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81" w15:restartNumberingAfterBreak="0">
    <w:nsid w:val="7C4F277D"/>
    <w:multiLevelType w:val="hybridMultilevel"/>
    <w:tmpl w:val="1B82A0F6"/>
    <w:lvl w:ilvl="0" w:tplc="04070001">
      <w:start w:val="1"/>
      <w:numFmt w:val="bullet"/>
      <w:lvlText w:val=""/>
      <w:lvlJc w:val="left"/>
      <w:pPr>
        <w:ind w:left="1004" w:hanging="360"/>
      </w:pPr>
      <w:rPr>
        <w:rFonts w:hint="default" w:ascii="Symbol" w:hAnsi="Symbol"/>
      </w:rPr>
    </w:lvl>
    <w:lvl w:ilvl="1" w:tplc="04070003" w:tentative="1">
      <w:start w:val="1"/>
      <w:numFmt w:val="bullet"/>
      <w:lvlText w:val="o"/>
      <w:lvlJc w:val="left"/>
      <w:pPr>
        <w:ind w:left="1724" w:hanging="360"/>
      </w:pPr>
      <w:rPr>
        <w:rFonts w:hint="default" w:ascii="Courier New" w:hAnsi="Courier New" w:cs="Courier New"/>
      </w:rPr>
    </w:lvl>
    <w:lvl w:ilvl="2" w:tplc="04070005" w:tentative="1">
      <w:start w:val="1"/>
      <w:numFmt w:val="bullet"/>
      <w:lvlText w:val=""/>
      <w:lvlJc w:val="left"/>
      <w:pPr>
        <w:ind w:left="2444" w:hanging="360"/>
      </w:pPr>
      <w:rPr>
        <w:rFonts w:hint="default" w:ascii="Wingdings" w:hAnsi="Wingdings"/>
      </w:rPr>
    </w:lvl>
    <w:lvl w:ilvl="3" w:tplc="04070001" w:tentative="1">
      <w:start w:val="1"/>
      <w:numFmt w:val="bullet"/>
      <w:lvlText w:val=""/>
      <w:lvlJc w:val="left"/>
      <w:pPr>
        <w:ind w:left="3164" w:hanging="360"/>
      </w:pPr>
      <w:rPr>
        <w:rFonts w:hint="default" w:ascii="Symbol" w:hAnsi="Symbol"/>
      </w:rPr>
    </w:lvl>
    <w:lvl w:ilvl="4" w:tplc="04070003" w:tentative="1">
      <w:start w:val="1"/>
      <w:numFmt w:val="bullet"/>
      <w:lvlText w:val="o"/>
      <w:lvlJc w:val="left"/>
      <w:pPr>
        <w:ind w:left="3884" w:hanging="360"/>
      </w:pPr>
      <w:rPr>
        <w:rFonts w:hint="default" w:ascii="Courier New" w:hAnsi="Courier New" w:cs="Courier New"/>
      </w:rPr>
    </w:lvl>
    <w:lvl w:ilvl="5" w:tplc="04070005" w:tentative="1">
      <w:start w:val="1"/>
      <w:numFmt w:val="bullet"/>
      <w:lvlText w:val=""/>
      <w:lvlJc w:val="left"/>
      <w:pPr>
        <w:ind w:left="4604" w:hanging="360"/>
      </w:pPr>
      <w:rPr>
        <w:rFonts w:hint="default" w:ascii="Wingdings" w:hAnsi="Wingdings"/>
      </w:rPr>
    </w:lvl>
    <w:lvl w:ilvl="6" w:tplc="04070001" w:tentative="1">
      <w:start w:val="1"/>
      <w:numFmt w:val="bullet"/>
      <w:lvlText w:val=""/>
      <w:lvlJc w:val="left"/>
      <w:pPr>
        <w:ind w:left="5324" w:hanging="360"/>
      </w:pPr>
      <w:rPr>
        <w:rFonts w:hint="default" w:ascii="Symbol" w:hAnsi="Symbol"/>
      </w:rPr>
    </w:lvl>
    <w:lvl w:ilvl="7" w:tplc="04070003" w:tentative="1">
      <w:start w:val="1"/>
      <w:numFmt w:val="bullet"/>
      <w:lvlText w:val="o"/>
      <w:lvlJc w:val="left"/>
      <w:pPr>
        <w:ind w:left="6044" w:hanging="360"/>
      </w:pPr>
      <w:rPr>
        <w:rFonts w:hint="default" w:ascii="Courier New" w:hAnsi="Courier New" w:cs="Courier New"/>
      </w:rPr>
    </w:lvl>
    <w:lvl w:ilvl="8" w:tplc="04070005" w:tentative="1">
      <w:start w:val="1"/>
      <w:numFmt w:val="bullet"/>
      <w:lvlText w:val=""/>
      <w:lvlJc w:val="left"/>
      <w:pPr>
        <w:ind w:left="6764" w:hanging="360"/>
      </w:pPr>
      <w:rPr>
        <w:rFonts w:hint="default" w:ascii="Wingdings" w:hAnsi="Wingdings"/>
      </w:rPr>
    </w:lvl>
  </w:abstractNum>
  <w:abstractNum w:abstractNumId="82" w15:restartNumberingAfterBreak="0">
    <w:nsid w:val="7CAE65CD"/>
    <w:multiLevelType w:val="multilevel"/>
    <w:tmpl w:val="43187866"/>
    <w:lvl w:ilvl="0">
      <w:start w:val="1"/>
      <w:numFmt w:val="decimal"/>
      <w:lvlText w:val="%1."/>
      <w:lvlJc w:val="left"/>
      <w:pPr>
        <w:ind w:left="644" w:hanging="360"/>
      </w:pPr>
    </w:lvl>
    <w:lvl w:ilvl="1">
      <w:start w:val="1"/>
      <w:numFmt w:val="decimal"/>
      <w:lvlText w:val="(%2)"/>
      <w:lvlJc w:val="left"/>
      <w:pPr>
        <w:ind w:left="862" w:hanging="360"/>
      </w:pPr>
    </w:lvl>
    <w:lvl w:ilvl="2">
      <w:start w:val="1"/>
      <w:numFmt w:val="decimal"/>
      <w:lvlText w:val="%3."/>
      <w:lvlJc w:val="left"/>
      <w:pPr>
        <w:ind w:left="1222" w:hanging="360"/>
      </w:pPr>
    </w:lvl>
    <w:lvl w:ilvl="3">
      <w:start w:val="1"/>
      <w:numFmt w:val="decimal"/>
      <w:lvlText w:val="(%4)"/>
      <w:lvlJc w:val="left"/>
      <w:pPr>
        <w:ind w:left="1582" w:hanging="360"/>
      </w:pPr>
    </w:lvl>
    <w:lvl w:ilvl="4">
      <w:start w:val="1"/>
      <w:numFmt w:val="lowerLetter"/>
      <w:lvlText w:val="(%5)"/>
      <w:lvlJc w:val="left"/>
      <w:pPr>
        <w:ind w:left="1942" w:hanging="360"/>
      </w:pPr>
    </w:lvl>
    <w:lvl w:ilvl="5">
      <w:start w:val="1"/>
      <w:numFmt w:val="lowerRoman"/>
      <w:lvlText w:val="(%6)"/>
      <w:lvlJc w:val="left"/>
      <w:pPr>
        <w:ind w:left="2302" w:hanging="360"/>
      </w:pPr>
    </w:lvl>
    <w:lvl w:ilvl="6">
      <w:start w:val="1"/>
      <w:numFmt w:val="decimal"/>
      <w:lvlText w:val="%7."/>
      <w:lvlJc w:val="left"/>
      <w:pPr>
        <w:ind w:left="2662" w:hanging="360"/>
      </w:pPr>
    </w:lvl>
    <w:lvl w:ilvl="7">
      <w:start w:val="1"/>
      <w:numFmt w:val="lowerLetter"/>
      <w:lvlText w:val="%8."/>
      <w:lvlJc w:val="left"/>
      <w:pPr>
        <w:ind w:left="3022" w:hanging="360"/>
      </w:pPr>
    </w:lvl>
    <w:lvl w:ilvl="8">
      <w:start w:val="1"/>
      <w:numFmt w:val="lowerRoman"/>
      <w:lvlText w:val="%9."/>
      <w:lvlJc w:val="left"/>
      <w:pPr>
        <w:ind w:left="3382" w:hanging="360"/>
      </w:pPr>
    </w:lvl>
  </w:abstractNum>
  <w:abstractNum w:abstractNumId="83" w15:restartNumberingAfterBreak="0">
    <w:nsid w:val="7DFF65C1"/>
    <w:multiLevelType w:val="multilevel"/>
    <w:tmpl w:val="590C847E"/>
    <w:numStyleLink w:val="FormatvorlageAufgezhlt"/>
  </w:abstractNum>
  <w:abstractNum w:abstractNumId="84" w15:restartNumberingAfterBreak="0">
    <w:nsid w:val="7F263971"/>
    <w:multiLevelType w:val="multilevel"/>
    <w:tmpl w:val="A3FA3064"/>
    <w:name w:val="NumberListTemplate"/>
    <w:lvl w:ilvl="0">
      <w:start w:val="1"/>
      <w:numFmt w:val="none"/>
      <w:pStyle w:val="ListStart"/>
      <w:suff w:val="nothing"/>
      <w:lvlText w:val="%1"/>
      <w:lvlJc w:val="left"/>
      <w:pPr>
        <w:ind w:left="0" w:firstLine="0"/>
      </w:pPr>
    </w:lvl>
    <w:lvl w:ilvl="1">
      <w:start w:val="1"/>
      <w:numFmt w:val="decimal"/>
      <w:pStyle w:val="Listennummer"/>
      <w:lvlText w:val="%2."/>
      <w:lvlJc w:val="left"/>
      <w:pPr>
        <w:ind w:left="567" w:hanging="340"/>
      </w:pPr>
    </w:lvl>
    <w:lvl w:ilvl="2">
      <w:start w:val="1"/>
      <w:numFmt w:val="lowerLetter"/>
      <w:pStyle w:val="Listennummer2"/>
      <w:lvlText w:val="%3."/>
      <w:lvlJc w:val="left"/>
      <w:pPr>
        <w:ind w:left="1077" w:hanging="340"/>
      </w:pPr>
    </w:lvl>
    <w:lvl w:ilvl="3">
      <w:start w:val="1"/>
      <w:numFmt w:val="lowerRoman"/>
      <w:pStyle w:val="Listennummer3"/>
      <w:lvlText w:val="%4."/>
      <w:lvlJc w:val="left"/>
      <w:pPr>
        <w:ind w:left="1587" w:hanging="340"/>
      </w:pPr>
    </w:lvl>
    <w:lvl w:ilvl="4">
      <w:start w:val="1"/>
      <w:numFmt w:val="upperLetter"/>
      <w:pStyle w:val="Listennummer4"/>
      <w:lvlText w:val="%5."/>
      <w:lvlJc w:val="left"/>
      <w:pPr>
        <w:ind w:left="2098" w:hanging="341"/>
      </w:pPr>
    </w:lvl>
    <w:lvl w:ilvl="5">
      <w:start w:val="1"/>
      <w:numFmt w:val="upperRoman"/>
      <w:pStyle w:val="Listennummer5"/>
      <w:lvlText w:val="%6."/>
      <w:lvlJc w:val="left"/>
      <w:pPr>
        <w:ind w:left="2608" w:hanging="34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5" w15:restartNumberingAfterBreak="0">
    <w:nsid w:val="7F775647"/>
    <w:multiLevelType w:val="hybridMultilevel"/>
    <w:tmpl w:val="5BBC8D28"/>
    <w:lvl w:ilvl="0" w:tplc="04070001">
      <w:start w:val="1"/>
      <w:numFmt w:val="bullet"/>
      <w:lvlText w:val=""/>
      <w:lvlJc w:val="left"/>
      <w:pPr>
        <w:ind w:left="360" w:hanging="360"/>
      </w:pPr>
      <w:rPr>
        <w:rFonts w:hint="default" w:ascii="Symbol" w:hAnsi="Symbol"/>
      </w:rPr>
    </w:lvl>
    <w:lvl w:ilvl="1" w:tplc="04070003" w:tentative="1">
      <w:start w:val="1"/>
      <w:numFmt w:val="bullet"/>
      <w:lvlText w:val="o"/>
      <w:lvlJc w:val="left"/>
      <w:pPr>
        <w:ind w:left="1080" w:hanging="360"/>
      </w:pPr>
      <w:rPr>
        <w:rFonts w:hint="default" w:ascii="Courier New" w:hAnsi="Courier New" w:cs="Courier New"/>
      </w:rPr>
    </w:lvl>
    <w:lvl w:ilvl="2" w:tplc="04070005" w:tentative="1">
      <w:start w:val="1"/>
      <w:numFmt w:val="bullet"/>
      <w:lvlText w:val=""/>
      <w:lvlJc w:val="left"/>
      <w:pPr>
        <w:ind w:left="1800" w:hanging="360"/>
      </w:pPr>
      <w:rPr>
        <w:rFonts w:hint="default" w:ascii="Wingdings" w:hAnsi="Wingdings"/>
      </w:rPr>
    </w:lvl>
    <w:lvl w:ilvl="3" w:tplc="04070001" w:tentative="1">
      <w:start w:val="1"/>
      <w:numFmt w:val="bullet"/>
      <w:lvlText w:val=""/>
      <w:lvlJc w:val="left"/>
      <w:pPr>
        <w:ind w:left="2520" w:hanging="360"/>
      </w:pPr>
      <w:rPr>
        <w:rFonts w:hint="default" w:ascii="Symbol" w:hAnsi="Symbol"/>
      </w:rPr>
    </w:lvl>
    <w:lvl w:ilvl="4" w:tplc="04070003" w:tentative="1">
      <w:start w:val="1"/>
      <w:numFmt w:val="bullet"/>
      <w:lvlText w:val="o"/>
      <w:lvlJc w:val="left"/>
      <w:pPr>
        <w:ind w:left="3240" w:hanging="360"/>
      </w:pPr>
      <w:rPr>
        <w:rFonts w:hint="default" w:ascii="Courier New" w:hAnsi="Courier New" w:cs="Courier New"/>
      </w:rPr>
    </w:lvl>
    <w:lvl w:ilvl="5" w:tplc="04070005" w:tentative="1">
      <w:start w:val="1"/>
      <w:numFmt w:val="bullet"/>
      <w:lvlText w:val=""/>
      <w:lvlJc w:val="left"/>
      <w:pPr>
        <w:ind w:left="3960" w:hanging="360"/>
      </w:pPr>
      <w:rPr>
        <w:rFonts w:hint="default" w:ascii="Wingdings" w:hAnsi="Wingdings"/>
      </w:rPr>
    </w:lvl>
    <w:lvl w:ilvl="6" w:tplc="04070001" w:tentative="1">
      <w:start w:val="1"/>
      <w:numFmt w:val="bullet"/>
      <w:lvlText w:val=""/>
      <w:lvlJc w:val="left"/>
      <w:pPr>
        <w:ind w:left="4680" w:hanging="360"/>
      </w:pPr>
      <w:rPr>
        <w:rFonts w:hint="default" w:ascii="Symbol" w:hAnsi="Symbol"/>
      </w:rPr>
    </w:lvl>
    <w:lvl w:ilvl="7" w:tplc="04070003" w:tentative="1">
      <w:start w:val="1"/>
      <w:numFmt w:val="bullet"/>
      <w:lvlText w:val="o"/>
      <w:lvlJc w:val="left"/>
      <w:pPr>
        <w:ind w:left="5400" w:hanging="360"/>
      </w:pPr>
      <w:rPr>
        <w:rFonts w:hint="default" w:ascii="Courier New" w:hAnsi="Courier New" w:cs="Courier New"/>
      </w:rPr>
    </w:lvl>
    <w:lvl w:ilvl="8" w:tplc="04070005" w:tentative="1">
      <w:start w:val="1"/>
      <w:numFmt w:val="bullet"/>
      <w:lvlText w:val=""/>
      <w:lvlJc w:val="left"/>
      <w:pPr>
        <w:ind w:left="6120" w:hanging="360"/>
      </w:pPr>
      <w:rPr>
        <w:rFonts w:hint="default" w:ascii="Wingdings" w:hAnsi="Wingdings"/>
      </w:rPr>
    </w:lvl>
  </w:abstractNum>
  <w:num w:numId="1">
    <w:abstractNumId w:val="56"/>
  </w:num>
  <w:num w:numId="2">
    <w:abstractNumId w:val="34"/>
  </w:num>
  <w:num w:numId="3">
    <w:abstractNumId w:val="51"/>
  </w:num>
  <w:num w:numId="4">
    <w:abstractNumId w:val="84"/>
  </w:num>
  <w:num w:numId="5">
    <w:abstractNumId w:val="41"/>
  </w:num>
  <w:num w:numId="6">
    <w:abstractNumId w:val="72"/>
  </w:num>
  <w:num w:numId="7">
    <w:abstractNumId w:val="11"/>
  </w:num>
  <w:num w:numId="8">
    <w:abstractNumId w:val="69"/>
  </w:num>
  <w:num w:numId="9">
    <w:abstractNumId w:val="6"/>
  </w:num>
  <w:num w:numId="10">
    <w:abstractNumId w:val="83"/>
  </w:num>
  <w:num w:numId="11">
    <w:abstractNumId w:val="63"/>
  </w:num>
  <w:num w:numId="12">
    <w:abstractNumId w:val="45"/>
  </w:num>
  <w:num w:numId="13">
    <w:abstractNumId w:val="3"/>
  </w:num>
  <w:num w:numId="14">
    <w:abstractNumId w:val="77"/>
  </w:num>
  <w:num w:numId="15">
    <w:abstractNumId w:val="7"/>
  </w:num>
  <w:num w:numId="16">
    <w:abstractNumId w:val="38"/>
  </w:num>
  <w:num w:numId="17">
    <w:abstractNumId w:val="42"/>
  </w:num>
  <w:num w:numId="18">
    <w:abstractNumId w:val="50"/>
  </w:num>
  <w:num w:numId="19">
    <w:abstractNumId w:val="17"/>
  </w:num>
  <w:num w:numId="20">
    <w:abstractNumId w:val="27"/>
  </w:num>
  <w:num w:numId="21">
    <w:abstractNumId w:val="5"/>
  </w:num>
  <w:num w:numId="22">
    <w:abstractNumId w:val="71"/>
  </w:num>
  <w:num w:numId="23">
    <w:abstractNumId w:val="85"/>
  </w:num>
  <w:num w:numId="24">
    <w:abstractNumId w:val="8"/>
  </w:num>
  <w:num w:numId="25">
    <w:abstractNumId w:val="33"/>
  </w:num>
  <w:num w:numId="26">
    <w:abstractNumId w:val="62"/>
  </w:num>
  <w:num w:numId="27">
    <w:abstractNumId w:val="14"/>
  </w:num>
  <w:num w:numId="28">
    <w:abstractNumId w:val="0"/>
  </w:num>
  <w:num w:numId="29">
    <w:abstractNumId w:val="70"/>
  </w:num>
  <w:num w:numId="30">
    <w:abstractNumId w:val="78"/>
  </w:num>
  <w:num w:numId="31">
    <w:abstractNumId w:val="29"/>
  </w:num>
  <w:num w:numId="32">
    <w:abstractNumId w:val="61"/>
  </w:num>
  <w:num w:numId="33">
    <w:abstractNumId w:val="43"/>
  </w:num>
  <w:num w:numId="34">
    <w:abstractNumId w:val="47"/>
  </w:num>
  <w:num w:numId="35">
    <w:abstractNumId w:val="23"/>
  </w:num>
  <w:num w:numId="36">
    <w:abstractNumId w:val="57"/>
  </w:num>
  <w:num w:numId="37">
    <w:abstractNumId w:val="18"/>
  </w:num>
  <w:num w:numId="38">
    <w:abstractNumId w:val="80"/>
  </w:num>
  <w:num w:numId="39">
    <w:abstractNumId w:val="74"/>
  </w:num>
  <w:num w:numId="40">
    <w:abstractNumId w:val="44"/>
  </w:num>
  <w:num w:numId="41">
    <w:abstractNumId w:val="24"/>
  </w:num>
  <w:num w:numId="42">
    <w:abstractNumId w:val="39"/>
  </w:num>
  <w:num w:numId="43">
    <w:abstractNumId w:val="54"/>
  </w:num>
  <w:num w:numId="44">
    <w:abstractNumId w:val="52"/>
  </w:num>
  <w:num w:numId="45">
    <w:abstractNumId w:val="4"/>
  </w:num>
  <w:num w:numId="46">
    <w:abstractNumId w:val="16"/>
  </w:num>
  <w:num w:numId="47">
    <w:abstractNumId w:val="23"/>
  </w:num>
  <w:num w:numId="48">
    <w:abstractNumId w:val="21"/>
  </w:num>
  <w:num w:numId="49">
    <w:abstractNumId w:val="58"/>
  </w:num>
  <w:num w:numId="50">
    <w:abstractNumId w:val="10"/>
  </w:num>
  <w:num w:numId="51">
    <w:abstractNumId w:val="32"/>
  </w:num>
  <w:num w:numId="52">
    <w:abstractNumId w:val="73"/>
  </w:num>
  <w:num w:numId="53">
    <w:abstractNumId w:val="30"/>
  </w:num>
  <w:num w:numId="54">
    <w:abstractNumId w:val="19"/>
  </w:num>
  <w:num w:numId="55">
    <w:abstractNumId w:val="2"/>
  </w:num>
  <w:num w:numId="56">
    <w:abstractNumId w:val="82"/>
  </w:num>
  <w:num w:numId="57">
    <w:abstractNumId w:val="25"/>
  </w:num>
  <w:num w:numId="58">
    <w:abstractNumId w:val="35"/>
  </w:num>
  <w:num w:numId="59">
    <w:abstractNumId w:val="46"/>
  </w:num>
  <w:num w:numId="60">
    <w:abstractNumId w:val="12"/>
  </w:num>
  <w:num w:numId="61">
    <w:abstractNumId w:val="13"/>
  </w:num>
  <w:num w:numId="62">
    <w:abstractNumId w:val="1"/>
  </w:num>
  <w:num w:numId="63">
    <w:abstractNumId w:val="75"/>
  </w:num>
  <w:num w:numId="64">
    <w:abstractNumId w:val="81"/>
  </w:num>
  <w:num w:numId="65">
    <w:abstractNumId w:val="20"/>
  </w:num>
  <w:num w:numId="66">
    <w:abstractNumId w:val="64"/>
  </w:num>
  <w:num w:numId="67">
    <w:abstractNumId w:val="59"/>
  </w:num>
  <w:num w:numId="68">
    <w:abstractNumId w:val="31"/>
  </w:num>
  <w:num w:numId="69">
    <w:abstractNumId w:val="26"/>
  </w:num>
  <w:num w:numId="70">
    <w:abstractNumId w:val="60"/>
  </w:num>
  <w:num w:numId="71">
    <w:abstractNumId w:val="68"/>
  </w:num>
  <w:num w:numId="72">
    <w:abstractNumId w:val="55"/>
  </w:num>
  <w:num w:numId="73">
    <w:abstractNumId w:val="36"/>
  </w:num>
  <w:num w:numId="74">
    <w:abstractNumId w:val="48"/>
  </w:num>
  <w:num w:numId="75">
    <w:abstractNumId w:val="53"/>
  </w:num>
  <w:num w:numId="76">
    <w:abstractNumId w:val="22"/>
  </w:num>
  <w:numIdMacAtCleanup w:val="72"/>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9"/>
  <w:autoHyphenation/>
  <w:hyphenationZone w:val="425"/>
  <w:characterSpacingControl w:val="doNotCompress"/>
  <w:hdrShapeDefaults>
    <o:shapedefaults v:ext="edit" spidmax="2049">
      <o:colormru v:ext="edit" colors="#ddd674,#eda95a,#babd5a,#64b9e4,#ccc,#408f9a,#b48062,#fdd167"/>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557"/>
    <w:rsid w:val="0000028F"/>
    <w:rsid w:val="00000809"/>
    <w:rsid w:val="00000BE8"/>
    <w:rsid w:val="00000F47"/>
    <w:rsid w:val="00001504"/>
    <w:rsid w:val="00002286"/>
    <w:rsid w:val="00002409"/>
    <w:rsid w:val="000024C5"/>
    <w:rsid w:val="00002543"/>
    <w:rsid w:val="000027A5"/>
    <w:rsid w:val="00003848"/>
    <w:rsid w:val="00003CCF"/>
    <w:rsid w:val="0000455D"/>
    <w:rsid w:val="00004920"/>
    <w:rsid w:val="00004C03"/>
    <w:rsid w:val="00005258"/>
    <w:rsid w:val="000058D5"/>
    <w:rsid w:val="00005DFA"/>
    <w:rsid w:val="000062B9"/>
    <w:rsid w:val="00006B92"/>
    <w:rsid w:val="00007DFF"/>
    <w:rsid w:val="00010117"/>
    <w:rsid w:val="00010B4D"/>
    <w:rsid w:val="00010C28"/>
    <w:rsid w:val="00011669"/>
    <w:rsid w:val="00011F41"/>
    <w:rsid w:val="000125C3"/>
    <w:rsid w:val="0001297B"/>
    <w:rsid w:val="00012D7D"/>
    <w:rsid w:val="00012FFB"/>
    <w:rsid w:val="000140EB"/>
    <w:rsid w:val="00014CF8"/>
    <w:rsid w:val="00015AC4"/>
    <w:rsid w:val="0001629D"/>
    <w:rsid w:val="000163CD"/>
    <w:rsid w:val="00016757"/>
    <w:rsid w:val="0001676C"/>
    <w:rsid w:val="00016783"/>
    <w:rsid w:val="0001758C"/>
    <w:rsid w:val="00017863"/>
    <w:rsid w:val="00017DE3"/>
    <w:rsid w:val="000200B2"/>
    <w:rsid w:val="0002027B"/>
    <w:rsid w:val="0002080B"/>
    <w:rsid w:val="00020AFF"/>
    <w:rsid w:val="000212DC"/>
    <w:rsid w:val="0002151C"/>
    <w:rsid w:val="00021FA9"/>
    <w:rsid w:val="000223B6"/>
    <w:rsid w:val="0002357D"/>
    <w:rsid w:val="0002442B"/>
    <w:rsid w:val="000244CA"/>
    <w:rsid w:val="000247E5"/>
    <w:rsid w:val="00024B55"/>
    <w:rsid w:val="00025437"/>
    <w:rsid w:val="00025E81"/>
    <w:rsid w:val="00026BD9"/>
    <w:rsid w:val="00027071"/>
    <w:rsid w:val="00027764"/>
    <w:rsid w:val="00031482"/>
    <w:rsid w:val="00031A23"/>
    <w:rsid w:val="00031A7B"/>
    <w:rsid w:val="00031D5D"/>
    <w:rsid w:val="00032328"/>
    <w:rsid w:val="00032ED0"/>
    <w:rsid w:val="00033218"/>
    <w:rsid w:val="00033881"/>
    <w:rsid w:val="00033A84"/>
    <w:rsid w:val="00033B99"/>
    <w:rsid w:val="00033BE3"/>
    <w:rsid w:val="00034860"/>
    <w:rsid w:val="00034D12"/>
    <w:rsid w:val="000352EE"/>
    <w:rsid w:val="00035543"/>
    <w:rsid w:val="00035669"/>
    <w:rsid w:val="00035A43"/>
    <w:rsid w:val="0003623B"/>
    <w:rsid w:val="000363AC"/>
    <w:rsid w:val="000371A9"/>
    <w:rsid w:val="000372EC"/>
    <w:rsid w:val="00037880"/>
    <w:rsid w:val="00037A9A"/>
    <w:rsid w:val="000408BF"/>
    <w:rsid w:val="00040973"/>
    <w:rsid w:val="00041121"/>
    <w:rsid w:val="00041567"/>
    <w:rsid w:val="00041BF8"/>
    <w:rsid w:val="00041DEA"/>
    <w:rsid w:val="0004214F"/>
    <w:rsid w:val="00042847"/>
    <w:rsid w:val="00042B73"/>
    <w:rsid w:val="000436FA"/>
    <w:rsid w:val="00043B33"/>
    <w:rsid w:val="00044710"/>
    <w:rsid w:val="0004494B"/>
    <w:rsid w:val="00044AA1"/>
    <w:rsid w:val="00045193"/>
    <w:rsid w:val="00045CFE"/>
    <w:rsid w:val="00045DBF"/>
    <w:rsid w:val="000464EC"/>
    <w:rsid w:val="00046613"/>
    <w:rsid w:val="000467AD"/>
    <w:rsid w:val="00046A08"/>
    <w:rsid w:val="00046A6B"/>
    <w:rsid w:val="00046B2C"/>
    <w:rsid w:val="00046CD7"/>
    <w:rsid w:val="00047224"/>
    <w:rsid w:val="00047EAE"/>
    <w:rsid w:val="000501B4"/>
    <w:rsid w:val="00050572"/>
    <w:rsid w:val="00050A1F"/>
    <w:rsid w:val="00050AE1"/>
    <w:rsid w:val="00050B3F"/>
    <w:rsid w:val="00050CCC"/>
    <w:rsid w:val="000518D4"/>
    <w:rsid w:val="00051DE6"/>
    <w:rsid w:val="00052A31"/>
    <w:rsid w:val="00052E0C"/>
    <w:rsid w:val="0005321A"/>
    <w:rsid w:val="000538C0"/>
    <w:rsid w:val="00054444"/>
    <w:rsid w:val="00054A00"/>
    <w:rsid w:val="00054C86"/>
    <w:rsid w:val="00054EC0"/>
    <w:rsid w:val="00055445"/>
    <w:rsid w:val="00055B73"/>
    <w:rsid w:val="00055BDF"/>
    <w:rsid w:val="000565DB"/>
    <w:rsid w:val="00056929"/>
    <w:rsid w:val="00056CBC"/>
    <w:rsid w:val="00056CBD"/>
    <w:rsid w:val="0005791C"/>
    <w:rsid w:val="0006055B"/>
    <w:rsid w:val="000606A8"/>
    <w:rsid w:val="0006215B"/>
    <w:rsid w:val="000622BE"/>
    <w:rsid w:val="00062778"/>
    <w:rsid w:val="000632B2"/>
    <w:rsid w:val="0006333D"/>
    <w:rsid w:val="00063372"/>
    <w:rsid w:val="000636A1"/>
    <w:rsid w:val="00063A42"/>
    <w:rsid w:val="00063BA6"/>
    <w:rsid w:val="0006485A"/>
    <w:rsid w:val="00064BC7"/>
    <w:rsid w:val="000655C0"/>
    <w:rsid w:val="000655FE"/>
    <w:rsid w:val="000656FF"/>
    <w:rsid w:val="00065C5A"/>
    <w:rsid w:val="00065FED"/>
    <w:rsid w:val="000662FA"/>
    <w:rsid w:val="000666EC"/>
    <w:rsid w:val="00067609"/>
    <w:rsid w:val="00067C2F"/>
    <w:rsid w:val="00070034"/>
    <w:rsid w:val="00070384"/>
    <w:rsid w:val="0007094A"/>
    <w:rsid w:val="00070E16"/>
    <w:rsid w:val="00070E8E"/>
    <w:rsid w:val="000717FE"/>
    <w:rsid w:val="00073171"/>
    <w:rsid w:val="00073636"/>
    <w:rsid w:val="00073712"/>
    <w:rsid w:val="0007396D"/>
    <w:rsid w:val="00073F4B"/>
    <w:rsid w:val="00075317"/>
    <w:rsid w:val="000753A2"/>
    <w:rsid w:val="00075907"/>
    <w:rsid w:val="000760D0"/>
    <w:rsid w:val="000763C2"/>
    <w:rsid w:val="00081099"/>
    <w:rsid w:val="000810A8"/>
    <w:rsid w:val="00081A2A"/>
    <w:rsid w:val="00081B33"/>
    <w:rsid w:val="00081FFE"/>
    <w:rsid w:val="000824C1"/>
    <w:rsid w:val="0008293A"/>
    <w:rsid w:val="00083B75"/>
    <w:rsid w:val="0008431E"/>
    <w:rsid w:val="00084431"/>
    <w:rsid w:val="000857D9"/>
    <w:rsid w:val="00085FD8"/>
    <w:rsid w:val="00086131"/>
    <w:rsid w:val="000863D0"/>
    <w:rsid w:val="000866C2"/>
    <w:rsid w:val="000870EC"/>
    <w:rsid w:val="00087A15"/>
    <w:rsid w:val="000904A8"/>
    <w:rsid w:val="00090C64"/>
    <w:rsid w:val="00091C86"/>
    <w:rsid w:val="00092581"/>
    <w:rsid w:val="000936A9"/>
    <w:rsid w:val="00093EAD"/>
    <w:rsid w:val="00093FAF"/>
    <w:rsid w:val="0009420A"/>
    <w:rsid w:val="0009472B"/>
    <w:rsid w:val="000947AC"/>
    <w:rsid w:val="00094B67"/>
    <w:rsid w:val="00095E19"/>
    <w:rsid w:val="00095E46"/>
    <w:rsid w:val="00095F82"/>
    <w:rsid w:val="00096141"/>
    <w:rsid w:val="000963B3"/>
    <w:rsid w:val="00097982"/>
    <w:rsid w:val="00097E06"/>
    <w:rsid w:val="00097FF2"/>
    <w:rsid w:val="000A00C3"/>
    <w:rsid w:val="000A063A"/>
    <w:rsid w:val="000A1193"/>
    <w:rsid w:val="000A25E1"/>
    <w:rsid w:val="000A4A9E"/>
    <w:rsid w:val="000A5718"/>
    <w:rsid w:val="000A6342"/>
    <w:rsid w:val="000A65E1"/>
    <w:rsid w:val="000A677E"/>
    <w:rsid w:val="000A69C4"/>
    <w:rsid w:val="000A6F66"/>
    <w:rsid w:val="000A72AB"/>
    <w:rsid w:val="000A76DE"/>
    <w:rsid w:val="000B1C42"/>
    <w:rsid w:val="000B1CAA"/>
    <w:rsid w:val="000B3055"/>
    <w:rsid w:val="000B366A"/>
    <w:rsid w:val="000B3DCA"/>
    <w:rsid w:val="000B4332"/>
    <w:rsid w:val="000B4B42"/>
    <w:rsid w:val="000B5254"/>
    <w:rsid w:val="000B528F"/>
    <w:rsid w:val="000B52DF"/>
    <w:rsid w:val="000B535D"/>
    <w:rsid w:val="000B58EE"/>
    <w:rsid w:val="000B629B"/>
    <w:rsid w:val="000B65E9"/>
    <w:rsid w:val="000B6BC0"/>
    <w:rsid w:val="000B7C0D"/>
    <w:rsid w:val="000B7FD8"/>
    <w:rsid w:val="000C043C"/>
    <w:rsid w:val="000C06C6"/>
    <w:rsid w:val="000C10CC"/>
    <w:rsid w:val="000C2514"/>
    <w:rsid w:val="000C2FBB"/>
    <w:rsid w:val="000C3272"/>
    <w:rsid w:val="000C3F3D"/>
    <w:rsid w:val="000C44D2"/>
    <w:rsid w:val="000C52F3"/>
    <w:rsid w:val="000C5883"/>
    <w:rsid w:val="000C603D"/>
    <w:rsid w:val="000C6ED9"/>
    <w:rsid w:val="000C6FA6"/>
    <w:rsid w:val="000C71F0"/>
    <w:rsid w:val="000C7205"/>
    <w:rsid w:val="000D06F9"/>
    <w:rsid w:val="000D0FE7"/>
    <w:rsid w:val="000D11CE"/>
    <w:rsid w:val="000D13A1"/>
    <w:rsid w:val="000D2090"/>
    <w:rsid w:val="000D27A3"/>
    <w:rsid w:val="000D3210"/>
    <w:rsid w:val="000D36E2"/>
    <w:rsid w:val="000D394F"/>
    <w:rsid w:val="000D3A2D"/>
    <w:rsid w:val="000D4849"/>
    <w:rsid w:val="000D48E8"/>
    <w:rsid w:val="000D4D11"/>
    <w:rsid w:val="000D5DB7"/>
    <w:rsid w:val="000D6627"/>
    <w:rsid w:val="000D6EA7"/>
    <w:rsid w:val="000D6F29"/>
    <w:rsid w:val="000D7233"/>
    <w:rsid w:val="000E02A8"/>
    <w:rsid w:val="000E4606"/>
    <w:rsid w:val="000E4673"/>
    <w:rsid w:val="000E5A7B"/>
    <w:rsid w:val="000E664E"/>
    <w:rsid w:val="000E6BEF"/>
    <w:rsid w:val="000E7E60"/>
    <w:rsid w:val="000E7E80"/>
    <w:rsid w:val="000E7F8D"/>
    <w:rsid w:val="000F0453"/>
    <w:rsid w:val="000F0910"/>
    <w:rsid w:val="000F11CA"/>
    <w:rsid w:val="000F2858"/>
    <w:rsid w:val="000F33D2"/>
    <w:rsid w:val="000F3D77"/>
    <w:rsid w:val="000F3F1E"/>
    <w:rsid w:val="000F45BA"/>
    <w:rsid w:val="000F46FB"/>
    <w:rsid w:val="000F5755"/>
    <w:rsid w:val="000F5F4F"/>
    <w:rsid w:val="000F68E3"/>
    <w:rsid w:val="000F6CBA"/>
    <w:rsid w:val="000F6D14"/>
    <w:rsid w:val="000F74AA"/>
    <w:rsid w:val="000F7694"/>
    <w:rsid w:val="000F7B48"/>
    <w:rsid w:val="0010017F"/>
    <w:rsid w:val="00100ABB"/>
    <w:rsid w:val="00100BF8"/>
    <w:rsid w:val="00101206"/>
    <w:rsid w:val="00101373"/>
    <w:rsid w:val="001016EA"/>
    <w:rsid w:val="00101F72"/>
    <w:rsid w:val="00102459"/>
    <w:rsid w:val="001027D2"/>
    <w:rsid w:val="00102893"/>
    <w:rsid w:val="00102A5B"/>
    <w:rsid w:val="001038C2"/>
    <w:rsid w:val="00103B0A"/>
    <w:rsid w:val="001042CF"/>
    <w:rsid w:val="00104460"/>
    <w:rsid w:val="00104C8A"/>
    <w:rsid w:val="0010594B"/>
    <w:rsid w:val="00106009"/>
    <w:rsid w:val="00106451"/>
    <w:rsid w:val="0010650A"/>
    <w:rsid w:val="001079F8"/>
    <w:rsid w:val="00107A9E"/>
    <w:rsid w:val="00107ED1"/>
    <w:rsid w:val="00110929"/>
    <w:rsid w:val="00110C1E"/>
    <w:rsid w:val="00110CD1"/>
    <w:rsid w:val="00110EEE"/>
    <w:rsid w:val="001112F8"/>
    <w:rsid w:val="00111CFB"/>
    <w:rsid w:val="00112464"/>
    <w:rsid w:val="001132C4"/>
    <w:rsid w:val="00113F56"/>
    <w:rsid w:val="00113F81"/>
    <w:rsid w:val="0011477B"/>
    <w:rsid w:val="00115588"/>
    <w:rsid w:val="0011562B"/>
    <w:rsid w:val="00115D4E"/>
    <w:rsid w:val="00115E77"/>
    <w:rsid w:val="001166C9"/>
    <w:rsid w:val="0011672D"/>
    <w:rsid w:val="00116F4E"/>
    <w:rsid w:val="0011712C"/>
    <w:rsid w:val="001171E3"/>
    <w:rsid w:val="00120233"/>
    <w:rsid w:val="001210EB"/>
    <w:rsid w:val="00121CD9"/>
    <w:rsid w:val="00121D48"/>
    <w:rsid w:val="001220B2"/>
    <w:rsid w:val="0012276C"/>
    <w:rsid w:val="0012276D"/>
    <w:rsid w:val="00122833"/>
    <w:rsid w:val="00122AE7"/>
    <w:rsid w:val="00122F15"/>
    <w:rsid w:val="00123B68"/>
    <w:rsid w:val="00123CBE"/>
    <w:rsid w:val="0012458C"/>
    <w:rsid w:val="00124851"/>
    <w:rsid w:val="001255F0"/>
    <w:rsid w:val="0012562A"/>
    <w:rsid w:val="00126137"/>
    <w:rsid w:val="0012653A"/>
    <w:rsid w:val="001275E5"/>
    <w:rsid w:val="00127635"/>
    <w:rsid w:val="00127C67"/>
    <w:rsid w:val="00130A9B"/>
    <w:rsid w:val="001318A0"/>
    <w:rsid w:val="00131AE6"/>
    <w:rsid w:val="00131CE6"/>
    <w:rsid w:val="00133351"/>
    <w:rsid w:val="0013357F"/>
    <w:rsid w:val="001339D8"/>
    <w:rsid w:val="00133CFB"/>
    <w:rsid w:val="00134594"/>
    <w:rsid w:val="00134A04"/>
    <w:rsid w:val="00135AA0"/>
    <w:rsid w:val="00135BA2"/>
    <w:rsid w:val="00135CDC"/>
    <w:rsid w:val="001363B6"/>
    <w:rsid w:val="00136993"/>
    <w:rsid w:val="00136E2C"/>
    <w:rsid w:val="00136F88"/>
    <w:rsid w:val="001372C3"/>
    <w:rsid w:val="00141249"/>
    <w:rsid w:val="001419E1"/>
    <w:rsid w:val="00141AB2"/>
    <w:rsid w:val="00142A43"/>
    <w:rsid w:val="00142B4F"/>
    <w:rsid w:val="00142F9F"/>
    <w:rsid w:val="001433E4"/>
    <w:rsid w:val="0014385A"/>
    <w:rsid w:val="00143A3C"/>
    <w:rsid w:val="00144191"/>
    <w:rsid w:val="0014432C"/>
    <w:rsid w:val="00144B58"/>
    <w:rsid w:val="00145072"/>
    <w:rsid w:val="00145961"/>
    <w:rsid w:val="00146346"/>
    <w:rsid w:val="00146874"/>
    <w:rsid w:val="0014718B"/>
    <w:rsid w:val="00147389"/>
    <w:rsid w:val="0014780A"/>
    <w:rsid w:val="001479A9"/>
    <w:rsid w:val="00147A4A"/>
    <w:rsid w:val="00147F71"/>
    <w:rsid w:val="00150349"/>
    <w:rsid w:val="001505EF"/>
    <w:rsid w:val="00150C55"/>
    <w:rsid w:val="00151252"/>
    <w:rsid w:val="00151BF1"/>
    <w:rsid w:val="00151E39"/>
    <w:rsid w:val="00152591"/>
    <w:rsid w:val="001531CD"/>
    <w:rsid w:val="0015359F"/>
    <w:rsid w:val="001536BC"/>
    <w:rsid w:val="001539AF"/>
    <w:rsid w:val="0015433D"/>
    <w:rsid w:val="00154828"/>
    <w:rsid w:val="00154AD9"/>
    <w:rsid w:val="00154B73"/>
    <w:rsid w:val="00154F5D"/>
    <w:rsid w:val="001551B2"/>
    <w:rsid w:val="0015557F"/>
    <w:rsid w:val="001558D1"/>
    <w:rsid w:val="00155D38"/>
    <w:rsid w:val="00155DC4"/>
    <w:rsid w:val="00155E32"/>
    <w:rsid w:val="00156BBC"/>
    <w:rsid w:val="00156CB1"/>
    <w:rsid w:val="00156D0E"/>
    <w:rsid w:val="0015772C"/>
    <w:rsid w:val="001578B6"/>
    <w:rsid w:val="00157A4C"/>
    <w:rsid w:val="00157EA7"/>
    <w:rsid w:val="001609E4"/>
    <w:rsid w:val="00160E65"/>
    <w:rsid w:val="00161224"/>
    <w:rsid w:val="0016139D"/>
    <w:rsid w:val="0016195A"/>
    <w:rsid w:val="00162161"/>
    <w:rsid w:val="00162748"/>
    <w:rsid w:val="00162AE7"/>
    <w:rsid w:val="001631D6"/>
    <w:rsid w:val="00163A2E"/>
    <w:rsid w:val="00163A7B"/>
    <w:rsid w:val="0016480C"/>
    <w:rsid w:val="00165799"/>
    <w:rsid w:val="001659E5"/>
    <w:rsid w:val="00165E20"/>
    <w:rsid w:val="001663AD"/>
    <w:rsid w:val="001674A0"/>
    <w:rsid w:val="00167524"/>
    <w:rsid w:val="001708F3"/>
    <w:rsid w:val="001719FC"/>
    <w:rsid w:val="00171C23"/>
    <w:rsid w:val="00171DC9"/>
    <w:rsid w:val="00171DD5"/>
    <w:rsid w:val="00172127"/>
    <w:rsid w:val="00172CC3"/>
    <w:rsid w:val="00172EF6"/>
    <w:rsid w:val="0017322B"/>
    <w:rsid w:val="00173405"/>
    <w:rsid w:val="0017364E"/>
    <w:rsid w:val="00173C90"/>
    <w:rsid w:val="00174294"/>
    <w:rsid w:val="00174677"/>
    <w:rsid w:val="00174840"/>
    <w:rsid w:val="001757D9"/>
    <w:rsid w:val="0017581F"/>
    <w:rsid w:val="001768D3"/>
    <w:rsid w:val="00176D97"/>
    <w:rsid w:val="00177C77"/>
    <w:rsid w:val="001804EE"/>
    <w:rsid w:val="00180E31"/>
    <w:rsid w:val="001812CA"/>
    <w:rsid w:val="00181A16"/>
    <w:rsid w:val="0018261F"/>
    <w:rsid w:val="00182DBB"/>
    <w:rsid w:val="00184ECD"/>
    <w:rsid w:val="0018521A"/>
    <w:rsid w:val="00185347"/>
    <w:rsid w:val="00185CF1"/>
    <w:rsid w:val="00185F79"/>
    <w:rsid w:val="00186BE6"/>
    <w:rsid w:val="00187134"/>
    <w:rsid w:val="00190040"/>
    <w:rsid w:val="0019077C"/>
    <w:rsid w:val="00190EC0"/>
    <w:rsid w:val="001918D9"/>
    <w:rsid w:val="00191BA4"/>
    <w:rsid w:val="00191C75"/>
    <w:rsid w:val="00191E19"/>
    <w:rsid w:val="0019246F"/>
    <w:rsid w:val="001927D0"/>
    <w:rsid w:val="0019332C"/>
    <w:rsid w:val="00193453"/>
    <w:rsid w:val="00193CA5"/>
    <w:rsid w:val="00193D9A"/>
    <w:rsid w:val="00193E6E"/>
    <w:rsid w:val="00194283"/>
    <w:rsid w:val="00194836"/>
    <w:rsid w:val="00194936"/>
    <w:rsid w:val="00194DFE"/>
    <w:rsid w:val="00194FFB"/>
    <w:rsid w:val="0019515A"/>
    <w:rsid w:val="00195431"/>
    <w:rsid w:val="00195DCA"/>
    <w:rsid w:val="00195DF5"/>
    <w:rsid w:val="00195FF0"/>
    <w:rsid w:val="0019643A"/>
    <w:rsid w:val="001966A2"/>
    <w:rsid w:val="001966D5"/>
    <w:rsid w:val="00197295"/>
    <w:rsid w:val="00197D22"/>
    <w:rsid w:val="001A09C8"/>
    <w:rsid w:val="001A10F0"/>
    <w:rsid w:val="001A113B"/>
    <w:rsid w:val="001A1574"/>
    <w:rsid w:val="001A15DD"/>
    <w:rsid w:val="001A3F19"/>
    <w:rsid w:val="001A46A6"/>
    <w:rsid w:val="001A5824"/>
    <w:rsid w:val="001A643E"/>
    <w:rsid w:val="001A733E"/>
    <w:rsid w:val="001A7D50"/>
    <w:rsid w:val="001A7E89"/>
    <w:rsid w:val="001B0390"/>
    <w:rsid w:val="001B0B47"/>
    <w:rsid w:val="001B1041"/>
    <w:rsid w:val="001B2116"/>
    <w:rsid w:val="001B2438"/>
    <w:rsid w:val="001B298A"/>
    <w:rsid w:val="001B31A3"/>
    <w:rsid w:val="001B324F"/>
    <w:rsid w:val="001B3278"/>
    <w:rsid w:val="001B32E9"/>
    <w:rsid w:val="001B439D"/>
    <w:rsid w:val="001B4906"/>
    <w:rsid w:val="001B5D72"/>
    <w:rsid w:val="001B5DA9"/>
    <w:rsid w:val="001B6165"/>
    <w:rsid w:val="001B669C"/>
    <w:rsid w:val="001B6E4C"/>
    <w:rsid w:val="001B7B11"/>
    <w:rsid w:val="001C0036"/>
    <w:rsid w:val="001C1741"/>
    <w:rsid w:val="001C2919"/>
    <w:rsid w:val="001C388F"/>
    <w:rsid w:val="001C4EB9"/>
    <w:rsid w:val="001C6561"/>
    <w:rsid w:val="001C69C7"/>
    <w:rsid w:val="001C70E2"/>
    <w:rsid w:val="001C7523"/>
    <w:rsid w:val="001C759B"/>
    <w:rsid w:val="001D056B"/>
    <w:rsid w:val="001D1DA0"/>
    <w:rsid w:val="001D22BD"/>
    <w:rsid w:val="001D28A8"/>
    <w:rsid w:val="001D3BAA"/>
    <w:rsid w:val="001D4FF7"/>
    <w:rsid w:val="001D51B0"/>
    <w:rsid w:val="001D5391"/>
    <w:rsid w:val="001D547C"/>
    <w:rsid w:val="001D5716"/>
    <w:rsid w:val="001D5F3A"/>
    <w:rsid w:val="001D6841"/>
    <w:rsid w:val="001D71E8"/>
    <w:rsid w:val="001D7674"/>
    <w:rsid w:val="001D78E3"/>
    <w:rsid w:val="001D7CD5"/>
    <w:rsid w:val="001D7E95"/>
    <w:rsid w:val="001D7FA7"/>
    <w:rsid w:val="001E04B3"/>
    <w:rsid w:val="001E04D7"/>
    <w:rsid w:val="001E0A90"/>
    <w:rsid w:val="001E11F1"/>
    <w:rsid w:val="001E14E3"/>
    <w:rsid w:val="001E163F"/>
    <w:rsid w:val="001E1901"/>
    <w:rsid w:val="001E1BBE"/>
    <w:rsid w:val="001E1E24"/>
    <w:rsid w:val="001E218B"/>
    <w:rsid w:val="001E2DAB"/>
    <w:rsid w:val="001E363E"/>
    <w:rsid w:val="001E39FA"/>
    <w:rsid w:val="001E42FC"/>
    <w:rsid w:val="001E4453"/>
    <w:rsid w:val="001E45D0"/>
    <w:rsid w:val="001E5360"/>
    <w:rsid w:val="001E56D1"/>
    <w:rsid w:val="001E57EF"/>
    <w:rsid w:val="001E5EC2"/>
    <w:rsid w:val="001E616A"/>
    <w:rsid w:val="001E6A26"/>
    <w:rsid w:val="001E7CE3"/>
    <w:rsid w:val="001F0136"/>
    <w:rsid w:val="001F0C2E"/>
    <w:rsid w:val="001F1657"/>
    <w:rsid w:val="001F1717"/>
    <w:rsid w:val="001F2867"/>
    <w:rsid w:val="001F2AFF"/>
    <w:rsid w:val="001F2E84"/>
    <w:rsid w:val="001F3365"/>
    <w:rsid w:val="001F3EBF"/>
    <w:rsid w:val="001F4BAA"/>
    <w:rsid w:val="001F5129"/>
    <w:rsid w:val="001F5838"/>
    <w:rsid w:val="001F6520"/>
    <w:rsid w:val="001F674B"/>
    <w:rsid w:val="001F7356"/>
    <w:rsid w:val="001F78E0"/>
    <w:rsid w:val="001F78F1"/>
    <w:rsid w:val="001F7D68"/>
    <w:rsid w:val="0020002D"/>
    <w:rsid w:val="00200383"/>
    <w:rsid w:val="0020039D"/>
    <w:rsid w:val="002008F7"/>
    <w:rsid w:val="00200B37"/>
    <w:rsid w:val="002013BC"/>
    <w:rsid w:val="00201921"/>
    <w:rsid w:val="00201FB7"/>
    <w:rsid w:val="00202402"/>
    <w:rsid w:val="0020301C"/>
    <w:rsid w:val="00203129"/>
    <w:rsid w:val="0020333B"/>
    <w:rsid w:val="0020361B"/>
    <w:rsid w:val="002037EC"/>
    <w:rsid w:val="002041FF"/>
    <w:rsid w:val="002042D6"/>
    <w:rsid w:val="00204BC8"/>
    <w:rsid w:val="00205005"/>
    <w:rsid w:val="002052FE"/>
    <w:rsid w:val="0020604B"/>
    <w:rsid w:val="00206E01"/>
    <w:rsid w:val="00207790"/>
    <w:rsid w:val="00210615"/>
    <w:rsid w:val="00210C31"/>
    <w:rsid w:val="00211219"/>
    <w:rsid w:val="00211594"/>
    <w:rsid w:val="00212050"/>
    <w:rsid w:val="00212098"/>
    <w:rsid w:val="002128D4"/>
    <w:rsid w:val="00212A27"/>
    <w:rsid w:val="00212D70"/>
    <w:rsid w:val="002132AE"/>
    <w:rsid w:val="002149D2"/>
    <w:rsid w:val="00214CF2"/>
    <w:rsid w:val="00214F28"/>
    <w:rsid w:val="00215217"/>
    <w:rsid w:val="0021524F"/>
    <w:rsid w:val="00215C62"/>
    <w:rsid w:val="00216905"/>
    <w:rsid w:val="00216CBE"/>
    <w:rsid w:val="00216D79"/>
    <w:rsid w:val="00216F4F"/>
    <w:rsid w:val="0021721D"/>
    <w:rsid w:val="00217400"/>
    <w:rsid w:val="00217616"/>
    <w:rsid w:val="0021771D"/>
    <w:rsid w:val="00220238"/>
    <w:rsid w:val="00220501"/>
    <w:rsid w:val="002208ED"/>
    <w:rsid w:val="002210EC"/>
    <w:rsid w:val="00221246"/>
    <w:rsid w:val="00222893"/>
    <w:rsid w:val="002238CF"/>
    <w:rsid w:val="00223A1B"/>
    <w:rsid w:val="00223C9F"/>
    <w:rsid w:val="00224063"/>
    <w:rsid w:val="00224AFF"/>
    <w:rsid w:val="00224D4F"/>
    <w:rsid w:val="0022524D"/>
    <w:rsid w:val="00225374"/>
    <w:rsid w:val="002256F9"/>
    <w:rsid w:val="002264A7"/>
    <w:rsid w:val="002303FD"/>
    <w:rsid w:val="00230F36"/>
    <w:rsid w:val="002321E1"/>
    <w:rsid w:val="00232298"/>
    <w:rsid w:val="002328AB"/>
    <w:rsid w:val="00233B65"/>
    <w:rsid w:val="00233CE7"/>
    <w:rsid w:val="00234020"/>
    <w:rsid w:val="00234199"/>
    <w:rsid w:val="0023433F"/>
    <w:rsid w:val="002343ED"/>
    <w:rsid w:val="0023489B"/>
    <w:rsid w:val="002349ED"/>
    <w:rsid w:val="00234EFC"/>
    <w:rsid w:val="00235493"/>
    <w:rsid w:val="00235BE0"/>
    <w:rsid w:val="00236AB4"/>
    <w:rsid w:val="0023742F"/>
    <w:rsid w:val="00237F8E"/>
    <w:rsid w:val="00240689"/>
    <w:rsid w:val="0024117E"/>
    <w:rsid w:val="00241744"/>
    <w:rsid w:val="002419CB"/>
    <w:rsid w:val="00241F2A"/>
    <w:rsid w:val="00243296"/>
    <w:rsid w:val="002449EE"/>
    <w:rsid w:val="00244BFA"/>
    <w:rsid w:val="00244DCE"/>
    <w:rsid w:val="00244F20"/>
    <w:rsid w:val="0024532E"/>
    <w:rsid w:val="00245E6A"/>
    <w:rsid w:val="002461D9"/>
    <w:rsid w:val="0024691C"/>
    <w:rsid w:val="00246BC3"/>
    <w:rsid w:val="002471FE"/>
    <w:rsid w:val="0024729E"/>
    <w:rsid w:val="0024743A"/>
    <w:rsid w:val="00247646"/>
    <w:rsid w:val="00247882"/>
    <w:rsid w:val="00250D24"/>
    <w:rsid w:val="00251059"/>
    <w:rsid w:val="00251568"/>
    <w:rsid w:val="00251FE2"/>
    <w:rsid w:val="0025233D"/>
    <w:rsid w:val="00252EBD"/>
    <w:rsid w:val="00252EE3"/>
    <w:rsid w:val="00252EF8"/>
    <w:rsid w:val="00253479"/>
    <w:rsid w:val="00254118"/>
    <w:rsid w:val="002542FB"/>
    <w:rsid w:val="002544DB"/>
    <w:rsid w:val="00254657"/>
    <w:rsid w:val="0025487E"/>
    <w:rsid w:val="00254DAB"/>
    <w:rsid w:val="00254F98"/>
    <w:rsid w:val="002557DE"/>
    <w:rsid w:val="002561AE"/>
    <w:rsid w:val="00256B63"/>
    <w:rsid w:val="00257655"/>
    <w:rsid w:val="00257A4A"/>
    <w:rsid w:val="00260625"/>
    <w:rsid w:val="002609FE"/>
    <w:rsid w:val="00260FE2"/>
    <w:rsid w:val="00261328"/>
    <w:rsid w:val="00261357"/>
    <w:rsid w:val="002625DB"/>
    <w:rsid w:val="00262603"/>
    <w:rsid w:val="002626FC"/>
    <w:rsid w:val="00263C44"/>
    <w:rsid w:val="00263E97"/>
    <w:rsid w:val="002659F6"/>
    <w:rsid w:val="00265F02"/>
    <w:rsid w:val="0026616D"/>
    <w:rsid w:val="002669AB"/>
    <w:rsid w:val="00267F9C"/>
    <w:rsid w:val="00270250"/>
    <w:rsid w:val="0027062D"/>
    <w:rsid w:val="00270C35"/>
    <w:rsid w:val="00270DAD"/>
    <w:rsid w:val="0027146E"/>
    <w:rsid w:val="0027156D"/>
    <w:rsid w:val="00271BBB"/>
    <w:rsid w:val="00272AA5"/>
    <w:rsid w:val="002730BC"/>
    <w:rsid w:val="002731F9"/>
    <w:rsid w:val="002732F4"/>
    <w:rsid w:val="002739A4"/>
    <w:rsid w:val="00273AC4"/>
    <w:rsid w:val="00273DCF"/>
    <w:rsid w:val="002740E2"/>
    <w:rsid w:val="00274846"/>
    <w:rsid w:val="00274AEC"/>
    <w:rsid w:val="00274C47"/>
    <w:rsid w:val="002752BC"/>
    <w:rsid w:val="00276340"/>
    <w:rsid w:val="002767C8"/>
    <w:rsid w:val="00276867"/>
    <w:rsid w:val="002769E0"/>
    <w:rsid w:val="00277BA2"/>
    <w:rsid w:val="00277EC0"/>
    <w:rsid w:val="00280850"/>
    <w:rsid w:val="00280E3B"/>
    <w:rsid w:val="00280E49"/>
    <w:rsid w:val="00281BA2"/>
    <w:rsid w:val="00282557"/>
    <w:rsid w:val="002833DE"/>
    <w:rsid w:val="002839CF"/>
    <w:rsid w:val="002839F3"/>
    <w:rsid w:val="00284270"/>
    <w:rsid w:val="0028431C"/>
    <w:rsid w:val="00284431"/>
    <w:rsid w:val="00284AAE"/>
    <w:rsid w:val="00286A7D"/>
    <w:rsid w:val="00286D95"/>
    <w:rsid w:val="00287144"/>
    <w:rsid w:val="002900AE"/>
    <w:rsid w:val="00290ED5"/>
    <w:rsid w:val="002914EB"/>
    <w:rsid w:val="00292EB9"/>
    <w:rsid w:val="00293A52"/>
    <w:rsid w:val="0029445D"/>
    <w:rsid w:val="002945E4"/>
    <w:rsid w:val="0029533B"/>
    <w:rsid w:val="00296755"/>
    <w:rsid w:val="00296C79"/>
    <w:rsid w:val="00297EEB"/>
    <w:rsid w:val="00297FAF"/>
    <w:rsid w:val="002A0329"/>
    <w:rsid w:val="002A05E6"/>
    <w:rsid w:val="002A0714"/>
    <w:rsid w:val="002A0836"/>
    <w:rsid w:val="002A239A"/>
    <w:rsid w:val="002A302B"/>
    <w:rsid w:val="002A3567"/>
    <w:rsid w:val="002A37FC"/>
    <w:rsid w:val="002A389D"/>
    <w:rsid w:val="002A39CD"/>
    <w:rsid w:val="002A5508"/>
    <w:rsid w:val="002A623F"/>
    <w:rsid w:val="002A65B9"/>
    <w:rsid w:val="002A72B0"/>
    <w:rsid w:val="002A7C19"/>
    <w:rsid w:val="002A7FAD"/>
    <w:rsid w:val="002B0166"/>
    <w:rsid w:val="002B027F"/>
    <w:rsid w:val="002B04BA"/>
    <w:rsid w:val="002B0C7F"/>
    <w:rsid w:val="002B0FB6"/>
    <w:rsid w:val="002B1214"/>
    <w:rsid w:val="002B1499"/>
    <w:rsid w:val="002B2C6F"/>
    <w:rsid w:val="002B3D1E"/>
    <w:rsid w:val="002B4B39"/>
    <w:rsid w:val="002B5BE5"/>
    <w:rsid w:val="002B5CB6"/>
    <w:rsid w:val="002B6113"/>
    <w:rsid w:val="002B65B6"/>
    <w:rsid w:val="002B6704"/>
    <w:rsid w:val="002B676D"/>
    <w:rsid w:val="002B6B01"/>
    <w:rsid w:val="002B6B13"/>
    <w:rsid w:val="002B7923"/>
    <w:rsid w:val="002C006B"/>
    <w:rsid w:val="002C0849"/>
    <w:rsid w:val="002C0B90"/>
    <w:rsid w:val="002C106A"/>
    <w:rsid w:val="002C124C"/>
    <w:rsid w:val="002C1776"/>
    <w:rsid w:val="002C2338"/>
    <w:rsid w:val="002C2962"/>
    <w:rsid w:val="002C3D9D"/>
    <w:rsid w:val="002C4075"/>
    <w:rsid w:val="002C4BE3"/>
    <w:rsid w:val="002C4CFC"/>
    <w:rsid w:val="002C530D"/>
    <w:rsid w:val="002C556F"/>
    <w:rsid w:val="002C6198"/>
    <w:rsid w:val="002C6DEE"/>
    <w:rsid w:val="002D02F3"/>
    <w:rsid w:val="002D0C77"/>
    <w:rsid w:val="002D0CA0"/>
    <w:rsid w:val="002D174E"/>
    <w:rsid w:val="002D1996"/>
    <w:rsid w:val="002D19E6"/>
    <w:rsid w:val="002D1FB3"/>
    <w:rsid w:val="002D2AA2"/>
    <w:rsid w:val="002D32BE"/>
    <w:rsid w:val="002D3386"/>
    <w:rsid w:val="002D4BBE"/>
    <w:rsid w:val="002D4C11"/>
    <w:rsid w:val="002D4D72"/>
    <w:rsid w:val="002D4DA3"/>
    <w:rsid w:val="002D52A4"/>
    <w:rsid w:val="002D5D29"/>
    <w:rsid w:val="002D60FF"/>
    <w:rsid w:val="002D6410"/>
    <w:rsid w:val="002D64B9"/>
    <w:rsid w:val="002D69A3"/>
    <w:rsid w:val="002D6C3A"/>
    <w:rsid w:val="002D7451"/>
    <w:rsid w:val="002D7688"/>
    <w:rsid w:val="002D77C8"/>
    <w:rsid w:val="002D7AB2"/>
    <w:rsid w:val="002D7D17"/>
    <w:rsid w:val="002E0227"/>
    <w:rsid w:val="002E0822"/>
    <w:rsid w:val="002E0DBA"/>
    <w:rsid w:val="002E24D3"/>
    <w:rsid w:val="002E2E8D"/>
    <w:rsid w:val="002E356B"/>
    <w:rsid w:val="002E4530"/>
    <w:rsid w:val="002E4BC1"/>
    <w:rsid w:val="002E4C8F"/>
    <w:rsid w:val="002E5520"/>
    <w:rsid w:val="002E5594"/>
    <w:rsid w:val="002E5CB4"/>
    <w:rsid w:val="002E696E"/>
    <w:rsid w:val="002E6F77"/>
    <w:rsid w:val="002E7C26"/>
    <w:rsid w:val="002E7F2F"/>
    <w:rsid w:val="002E7FC2"/>
    <w:rsid w:val="002F0624"/>
    <w:rsid w:val="002F06A3"/>
    <w:rsid w:val="002F0B47"/>
    <w:rsid w:val="002F0DF4"/>
    <w:rsid w:val="002F17BB"/>
    <w:rsid w:val="002F1DE8"/>
    <w:rsid w:val="002F1F7A"/>
    <w:rsid w:val="002F2231"/>
    <w:rsid w:val="002F22E3"/>
    <w:rsid w:val="002F2443"/>
    <w:rsid w:val="002F2AD1"/>
    <w:rsid w:val="002F343F"/>
    <w:rsid w:val="002F37DF"/>
    <w:rsid w:val="002F394E"/>
    <w:rsid w:val="002F3B15"/>
    <w:rsid w:val="002F4982"/>
    <w:rsid w:val="002F4CBD"/>
    <w:rsid w:val="002F5612"/>
    <w:rsid w:val="002F5823"/>
    <w:rsid w:val="002F5E07"/>
    <w:rsid w:val="002F6298"/>
    <w:rsid w:val="002F6383"/>
    <w:rsid w:val="002F64A2"/>
    <w:rsid w:val="002F7264"/>
    <w:rsid w:val="002F727D"/>
    <w:rsid w:val="002F73EC"/>
    <w:rsid w:val="002F7DC1"/>
    <w:rsid w:val="00300139"/>
    <w:rsid w:val="00301825"/>
    <w:rsid w:val="0030194D"/>
    <w:rsid w:val="003019F8"/>
    <w:rsid w:val="0030205C"/>
    <w:rsid w:val="0030263A"/>
    <w:rsid w:val="00302D17"/>
    <w:rsid w:val="003037D2"/>
    <w:rsid w:val="00303BD8"/>
    <w:rsid w:val="00303C01"/>
    <w:rsid w:val="00303C59"/>
    <w:rsid w:val="00303FE1"/>
    <w:rsid w:val="00304616"/>
    <w:rsid w:val="00304C55"/>
    <w:rsid w:val="00304CCB"/>
    <w:rsid w:val="00304EC0"/>
    <w:rsid w:val="00304F2D"/>
    <w:rsid w:val="003053DB"/>
    <w:rsid w:val="0030655D"/>
    <w:rsid w:val="0030788F"/>
    <w:rsid w:val="00310204"/>
    <w:rsid w:val="003103A9"/>
    <w:rsid w:val="00310CE0"/>
    <w:rsid w:val="00310E81"/>
    <w:rsid w:val="0031124E"/>
    <w:rsid w:val="003112EF"/>
    <w:rsid w:val="0031303A"/>
    <w:rsid w:val="00314A3F"/>
    <w:rsid w:val="003152BB"/>
    <w:rsid w:val="003153DF"/>
    <w:rsid w:val="00315576"/>
    <w:rsid w:val="0031607C"/>
    <w:rsid w:val="00316082"/>
    <w:rsid w:val="0031624D"/>
    <w:rsid w:val="0031627C"/>
    <w:rsid w:val="003167AB"/>
    <w:rsid w:val="003176DA"/>
    <w:rsid w:val="0031775D"/>
    <w:rsid w:val="0032075D"/>
    <w:rsid w:val="00320E61"/>
    <w:rsid w:val="00321118"/>
    <w:rsid w:val="003214AF"/>
    <w:rsid w:val="0032186E"/>
    <w:rsid w:val="00321935"/>
    <w:rsid w:val="00321E3E"/>
    <w:rsid w:val="00322256"/>
    <w:rsid w:val="00322338"/>
    <w:rsid w:val="00322964"/>
    <w:rsid w:val="00322C69"/>
    <w:rsid w:val="0032371F"/>
    <w:rsid w:val="00323F54"/>
    <w:rsid w:val="003244E0"/>
    <w:rsid w:val="00324AD5"/>
    <w:rsid w:val="00326089"/>
    <w:rsid w:val="00327B6B"/>
    <w:rsid w:val="00327C55"/>
    <w:rsid w:val="00330674"/>
    <w:rsid w:val="003306CE"/>
    <w:rsid w:val="003309E3"/>
    <w:rsid w:val="00330DFF"/>
    <w:rsid w:val="00331A3F"/>
    <w:rsid w:val="00331D17"/>
    <w:rsid w:val="003329F8"/>
    <w:rsid w:val="0033377F"/>
    <w:rsid w:val="00333B34"/>
    <w:rsid w:val="00333C1B"/>
    <w:rsid w:val="00333CFD"/>
    <w:rsid w:val="00333D7A"/>
    <w:rsid w:val="00334C18"/>
    <w:rsid w:val="00334E70"/>
    <w:rsid w:val="003351C8"/>
    <w:rsid w:val="003357C0"/>
    <w:rsid w:val="00335CFA"/>
    <w:rsid w:val="00335ED5"/>
    <w:rsid w:val="00336BDC"/>
    <w:rsid w:val="00336FC5"/>
    <w:rsid w:val="00337EF9"/>
    <w:rsid w:val="00340402"/>
    <w:rsid w:val="00340524"/>
    <w:rsid w:val="00341BDC"/>
    <w:rsid w:val="00341BF8"/>
    <w:rsid w:val="00341C73"/>
    <w:rsid w:val="00342053"/>
    <w:rsid w:val="0034228F"/>
    <w:rsid w:val="00342670"/>
    <w:rsid w:val="00342D38"/>
    <w:rsid w:val="0034307A"/>
    <w:rsid w:val="00343977"/>
    <w:rsid w:val="00344020"/>
    <w:rsid w:val="00344847"/>
    <w:rsid w:val="00344966"/>
    <w:rsid w:val="00345D52"/>
    <w:rsid w:val="00345FF5"/>
    <w:rsid w:val="00346350"/>
    <w:rsid w:val="0034691E"/>
    <w:rsid w:val="00346AED"/>
    <w:rsid w:val="00346DC6"/>
    <w:rsid w:val="00346E77"/>
    <w:rsid w:val="00346F4D"/>
    <w:rsid w:val="003471D5"/>
    <w:rsid w:val="003473D8"/>
    <w:rsid w:val="00351083"/>
    <w:rsid w:val="003515D5"/>
    <w:rsid w:val="0035211A"/>
    <w:rsid w:val="003522A4"/>
    <w:rsid w:val="0035336C"/>
    <w:rsid w:val="00353375"/>
    <w:rsid w:val="003548CC"/>
    <w:rsid w:val="00356511"/>
    <w:rsid w:val="00356670"/>
    <w:rsid w:val="0035672C"/>
    <w:rsid w:val="003578F3"/>
    <w:rsid w:val="00357BCA"/>
    <w:rsid w:val="00357EF6"/>
    <w:rsid w:val="00357EFF"/>
    <w:rsid w:val="00360B20"/>
    <w:rsid w:val="00361437"/>
    <w:rsid w:val="0036163F"/>
    <w:rsid w:val="00362534"/>
    <w:rsid w:val="00363534"/>
    <w:rsid w:val="00364014"/>
    <w:rsid w:val="00364295"/>
    <w:rsid w:val="00364A9D"/>
    <w:rsid w:val="0036544F"/>
    <w:rsid w:val="00365AFB"/>
    <w:rsid w:val="00366582"/>
    <w:rsid w:val="00367B56"/>
    <w:rsid w:val="00370217"/>
    <w:rsid w:val="00370433"/>
    <w:rsid w:val="00370677"/>
    <w:rsid w:val="00370BC4"/>
    <w:rsid w:val="00370CD7"/>
    <w:rsid w:val="003716F7"/>
    <w:rsid w:val="0037287C"/>
    <w:rsid w:val="00372D33"/>
    <w:rsid w:val="00372F85"/>
    <w:rsid w:val="003736FD"/>
    <w:rsid w:val="0037393A"/>
    <w:rsid w:val="00373F34"/>
    <w:rsid w:val="0037647E"/>
    <w:rsid w:val="00376890"/>
    <w:rsid w:val="00376A06"/>
    <w:rsid w:val="00377354"/>
    <w:rsid w:val="0037750B"/>
    <w:rsid w:val="003778E9"/>
    <w:rsid w:val="00380BF4"/>
    <w:rsid w:val="00381256"/>
    <w:rsid w:val="003814E5"/>
    <w:rsid w:val="00381F9A"/>
    <w:rsid w:val="003822B7"/>
    <w:rsid w:val="003829D2"/>
    <w:rsid w:val="003832BF"/>
    <w:rsid w:val="00383395"/>
    <w:rsid w:val="003844D9"/>
    <w:rsid w:val="0038477C"/>
    <w:rsid w:val="00385885"/>
    <w:rsid w:val="00385D92"/>
    <w:rsid w:val="003860B8"/>
    <w:rsid w:val="003867B2"/>
    <w:rsid w:val="00387528"/>
    <w:rsid w:val="00387D38"/>
    <w:rsid w:val="00387FAE"/>
    <w:rsid w:val="00390FE9"/>
    <w:rsid w:val="00391331"/>
    <w:rsid w:val="003915B6"/>
    <w:rsid w:val="00391E11"/>
    <w:rsid w:val="00392170"/>
    <w:rsid w:val="0039220C"/>
    <w:rsid w:val="00392B20"/>
    <w:rsid w:val="00392C23"/>
    <w:rsid w:val="00392FD7"/>
    <w:rsid w:val="00393033"/>
    <w:rsid w:val="00393042"/>
    <w:rsid w:val="003936DF"/>
    <w:rsid w:val="00393D9A"/>
    <w:rsid w:val="0039433B"/>
    <w:rsid w:val="00394469"/>
    <w:rsid w:val="00394B42"/>
    <w:rsid w:val="003952D6"/>
    <w:rsid w:val="00395760"/>
    <w:rsid w:val="00395E99"/>
    <w:rsid w:val="003960E8"/>
    <w:rsid w:val="00396506"/>
    <w:rsid w:val="00396880"/>
    <w:rsid w:val="00396A51"/>
    <w:rsid w:val="00396A80"/>
    <w:rsid w:val="0039763C"/>
    <w:rsid w:val="003A0BB8"/>
    <w:rsid w:val="003A0D63"/>
    <w:rsid w:val="003A15A6"/>
    <w:rsid w:val="003A1820"/>
    <w:rsid w:val="003A19FF"/>
    <w:rsid w:val="003A1C7B"/>
    <w:rsid w:val="003A2705"/>
    <w:rsid w:val="003A300A"/>
    <w:rsid w:val="003A30E6"/>
    <w:rsid w:val="003A36FD"/>
    <w:rsid w:val="003A3C6D"/>
    <w:rsid w:val="003A3E30"/>
    <w:rsid w:val="003A5149"/>
    <w:rsid w:val="003A51C2"/>
    <w:rsid w:val="003A5E76"/>
    <w:rsid w:val="003A6143"/>
    <w:rsid w:val="003A652C"/>
    <w:rsid w:val="003A7119"/>
    <w:rsid w:val="003A740D"/>
    <w:rsid w:val="003A7478"/>
    <w:rsid w:val="003A7972"/>
    <w:rsid w:val="003A7FE2"/>
    <w:rsid w:val="003B06A0"/>
    <w:rsid w:val="003B1ECF"/>
    <w:rsid w:val="003B2DCB"/>
    <w:rsid w:val="003B3E2A"/>
    <w:rsid w:val="003B514C"/>
    <w:rsid w:val="003B520B"/>
    <w:rsid w:val="003B552E"/>
    <w:rsid w:val="003B588A"/>
    <w:rsid w:val="003B629C"/>
    <w:rsid w:val="003B6DF1"/>
    <w:rsid w:val="003C01B7"/>
    <w:rsid w:val="003C07D4"/>
    <w:rsid w:val="003C15C5"/>
    <w:rsid w:val="003C1709"/>
    <w:rsid w:val="003C1D85"/>
    <w:rsid w:val="003C1E16"/>
    <w:rsid w:val="003C25AD"/>
    <w:rsid w:val="003C3AB5"/>
    <w:rsid w:val="003C3DDB"/>
    <w:rsid w:val="003C44C4"/>
    <w:rsid w:val="003C4863"/>
    <w:rsid w:val="003C499F"/>
    <w:rsid w:val="003C5169"/>
    <w:rsid w:val="003C558B"/>
    <w:rsid w:val="003C60EB"/>
    <w:rsid w:val="003C7003"/>
    <w:rsid w:val="003C75D8"/>
    <w:rsid w:val="003D135A"/>
    <w:rsid w:val="003D19A4"/>
    <w:rsid w:val="003D3377"/>
    <w:rsid w:val="003D4562"/>
    <w:rsid w:val="003D4578"/>
    <w:rsid w:val="003D574A"/>
    <w:rsid w:val="003D637B"/>
    <w:rsid w:val="003D7695"/>
    <w:rsid w:val="003D789D"/>
    <w:rsid w:val="003E0A0E"/>
    <w:rsid w:val="003E0B5E"/>
    <w:rsid w:val="003E0E53"/>
    <w:rsid w:val="003E1453"/>
    <w:rsid w:val="003E1F39"/>
    <w:rsid w:val="003E256A"/>
    <w:rsid w:val="003E368E"/>
    <w:rsid w:val="003E4853"/>
    <w:rsid w:val="003E4B44"/>
    <w:rsid w:val="003E4D9E"/>
    <w:rsid w:val="003E59C9"/>
    <w:rsid w:val="003E6643"/>
    <w:rsid w:val="003E6770"/>
    <w:rsid w:val="003E7561"/>
    <w:rsid w:val="003E77BC"/>
    <w:rsid w:val="003E78F2"/>
    <w:rsid w:val="003F05FA"/>
    <w:rsid w:val="003F0DD0"/>
    <w:rsid w:val="003F0FF0"/>
    <w:rsid w:val="003F128E"/>
    <w:rsid w:val="003F1692"/>
    <w:rsid w:val="003F1DF4"/>
    <w:rsid w:val="003F408F"/>
    <w:rsid w:val="003F46C7"/>
    <w:rsid w:val="003F6392"/>
    <w:rsid w:val="003F6CE4"/>
    <w:rsid w:val="003F6DFF"/>
    <w:rsid w:val="003F7673"/>
    <w:rsid w:val="003F7877"/>
    <w:rsid w:val="003F7BFC"/>
    <w:rsid w:val="00401279"/>
    <w:rsid w:val="004027A6"/>
    <w:rsid w:val="00403410"/>
    <w:rsid w:val="00404396"/>
    <w:rsid w:val="004044EA"/>
    <w:rsid w:val="004045D7"/>
    <w:rsid w:val="00404871"/>
    <w:rsid w:val="00404ACA"/>
    <w:rsid w:val="00404CFF"/>
    <w:rsid w:val="00406812"/>
    <w:rsid w:val="00406992"/>
    <w:rsid w:val="00406B78"/>
    <w:rsid w:val="00407AAD"/>
    <w:rsid w:val="00410214"/>
    <w:rsid w:val="00410AE0"/>
    <w:rsid w:val="00410C2A"/>
    <w:rsid w:val="00410C76"/>
    <w:rsid w:val="004115DF"/>
    <w:rsid w:val="004116B3"/>
    <w:rsid w:val="00411D3F"/>
    <w:rsid w:val="0041219E"/>
    <w:rsid w:val="00412272"/>
    <w:rsid w:val="0041268B"/>
    <w:rsid w:val="004127BD"/>
    <w:rsid w:val="0041325C"/>
    <w:rsid w:val="0041388F"/>
    <w:rsid w:val="0041448E"/>
    <w:rsid w:val="004145FC"/>
    <w:rsid w:val="00414D01"/>
    <w:rsid w:val="00415827"/>
    <w:rsid w:val="00415975"/>
    <w:rsid w:val="00415A07"/>
    <w:rsid w:val="0041618E"/>
    <w:rsid w:val="00416B8E"/>
    <w:rsid w:val="00416E2B"/>
    <w:rsid w:val="00417214"/>
    <w:rsid w:val="00417433"/>
    <w:rsid w:val="0041769C"/>
    <w:rsid w:val="004206A5"/>
    <w:rsid w:val="00421718"/>
    <w:rsid w:val="00421C32"/>
    <w:rsid w:val="004220EA"/>
    <w:rsid w:val="00422B6F"/>
    <w:rsid w:val="00422CDB"/>
    <w:rsid w:val="00423681"/>
    <w:rsid w:val="00423812"/>
    <w:rsid w:val="00424466"/>
    <w:rsid w:val="00424816"/>
    <w:rsid w:val="00424862"/>
    <w:rsid w:val="00425EA3"/>
    <w:rsid w:val="00426057"/>
    <w:rsid w:val="0042685E"/>
    <w:rsid w:val="00426AA7"/>
    <w:rsid w:val="00426C33"/>
    <w:rsid w:val="00426F8D"/>
    <w:rsid w:val="004271EF"/>
    <w:rsid w:val="00427709"/>
    <w:rsid w:val="00427CB0"/>
    <w:rsid w:val="004304CB"/>
    <w:rsid w:val="00430914"/>
    <w:rsid w:val="00430E2E"/>
    <w:rsid w:val="00431594"/>
    <w:rsid w:val="00431F5D"/>
    <w:rsid w:val="00432198"/>
    <w:rsid w:val="00432863"/>
    <w:rsid w:val="00432959"/>
    <w:rsid w:val="00433639"/>
    <w:rsid w:val="004344F5"/>
    <w:rsid w:val="00434907"/>
    <w:rsid w:val="0043578E"/>
    <w:rsid w:val="00435857"/>
    <w:rsid w:val="004359EB"/>
    <w:rsid w:val="0043647F"/>
    <w:rsid w:val="0043678D"/>
    <w:rsid w:val="00437137"/>
    <w:rsid w:val="00437140"/>
    <w:rsid w:val="00437490"/>
    <w:rsid w:val="00437550"/>
    <w:rsid w:val="00437AE5"/>
    <w:rsid w:val="004411BB"/>
    <w:rsid w:val="004414E3"/>
    <w:rsid w:val="00441696"/>
    <w:rsid w:val="00442173"/>
    <w:rsid w:val="00442BF4"/>
    <w:rsid w:val="004437EB"/>
    <w:rsid w:val="00444437"/>
    <w:rsid w:val="00444822"/>
    <w:rsid w:val="00445989"/>
    <w:rsid w:val="00446268"/>
    <w:rsid w:val="004462EC"/>
    <w:rsid w:val="004467EE"/>
    <w:rsid w:val="00446A3C"/>
    <w:rsid w:val="00447010"/>
    <w:rsid w:val="0044773F"/>
    <w:rsid w:val="004479BA"/>
    <w:rsid w:val="00450013"/>
    <w:rsid w:val="0045016A"/>
    <w:rsid w:val="004501D6"/>
    <w:rsid w:val="00450503"/>
    <w:rsid w:val="0045050D"/>
    <w:rsid w:val="004506E2"/>
    <w:rsid w:val="00451529"/>
    <w:rsid w:val="004516D0"/>
    <w:rsid w:val="004516ED"/>
    <w:rsid w:val="00451B1C"/>
    <w:rsid w:val="004520A6"/>
    <w:rsid w:val="0045316D"/>
    <w:rsid w:val="00453B8A"/>
    <w:rsid w:val="00453CAF"/>
    <w:rsid w:val="00453F2B"/>
    <w:rsid w:val="00453F85"/>
    <w:rsid w:val="0045408B"/>
    <w:rsid w:val="00454342"/>
    <w:rsid w:val="00454F49"/>
    <w:rsid w:val="004551A5"/>
    <w:rsid w:val="004557DF"/>
    <w:rsid w:val="00455AA0"/>
    <w:rsid w:val="00455BDB"/>
    <w:rsid w:val="004568A9"/>
    <w:rsid w:val="00456B5A"/>
    <w:rsid w:val="00456EA7"/>
    <w:rsid w:val="00457437"/>
    <w:rsid w:val="00457C32"/>
    <w:rsid w:val="00460263"/>
    <w:rsid w:val="00460B7C"/>
    <w:rsid w:val="004618C2"/>
    <w:rsid w:val="0046194E"/>
    <w:rsid w:val="00461C9F"/>
    <w:rsid w:val="00461E3A"/>
    <w:rsid w:val="00461FDD"/>
    <w:rsid w:val="00462219"/>
    <w:rsid w:val="00462ADF"/>
    <w:rsid w:val="00462AEC"/>
    <w:rsid w:val="00463583"/>
    <w:rsid w:val="004640D9"/>
    <w:rsid w:val="00464805"/>
    <w:rsid w:val="00464B72"/>
    <w:rsid w:val="00464DD4"/>
    <w:rsid w:val="0046558C"/>
    <w:rsid w:val="004656B3"/>
    <w:rsid w:val="00465CCD"/>
    <w:rsid w:val="00466780"/>
    <w:rsid w:val="00466EA0"/>
    <w:rsid w:val="00466EC1"/>
    <w:rsid w:val="0046724C"/>
    <w:rsid w:val="004675B2"/>
    <w:rsid w:val="00467672"/>
    <w:rsid w:val="00467901"/>
    <w:rsid w:val="00467C5B"/>
    <w:rsid w:val="0047042F"/>
    <w:rsid w:val="00470865"/>
    <w:rsid w:val="004708EB"/>
    <w:rsid w:val="00470D3E"/>
    <w:rsid w:val="00471733"/>
    <w:rsid w:val="00471963"/>
    <w:rsid w:val="00471CF8"/>
    <w:rsid w:val="0047303F"/>
    <w:rsid w:val="00473594"/>
    <w:rsid w:val="0047400B"/>
    <w:rsid w:val="00474528"/>
    <w:rsid w:val="00474749"/>
    <w:rsid w:val="00474F82"/>
    <w:rsid w:val="00475036"/>
    <w:rsid w:val="00475994"/>
    <w:rsid w:val="00475998"/>
    <w:rsid w:val="0047612B"/>
    <w:rsid w:val="00480532"/>
    <w:rsid w:val="0048297A"/>
    <w:rsid w:val="00482C6A"/>
    <w:rsid w:val="00482EF6"/>
    <w:rsid w:val="00483013"/>
    <w:rsid w:val="00483D22"/>
    <w:rsid w:val="00483D2E"/>
    <w:rsid w:val="00484C9E"/>
    <w:rsid w:val="00484CB2"/>
    <w:rsid w:val="004853ED"/>
    <w:rsid w:val="004867AF"/>
    <w:rsid w:val="00486C74"/>
    <w:rsid w:val="0048709B"/>
    <w:rsid w:val="00487B8D"/>
    <w:rsid w:val="00490AF2"/>
    <w:rsid w:val="00490E9D"/>
    <w:rsid w:val="004916E4"/>
    <w:rsid w:val="0049195A"/>
    <w:rsid w:val="00491BA0"/>
    <w:rsid w:val="0049226A"/>
    <w:rsid w:val="00492958"/>
    <w:rsid w:val="00493A13"/>
    <w:rsid w:val="00493D46"/>
    <w:rsid w:val="00494247"/>
    <w:rsid w:val="004943A6"/>
    <w:rsid w:val="004957D6"/>
    <w:rsid w:val="00495AA6"/>
    <w:rsid w:val="00495D60"/>
    <w:rsid w:val="004963EB"/>
    <w:rsid w:val="00496915"/>
    <w:rsid w:val="00496A54"/>
    <w:rsid w:val="00496B2A"/>
    <w:rsid w:val="00497A63"/>
    <w:rsid w:val="004A04EE"/>
    <w:rsid w:val="004A0675"/>
    <w:rsid w:val="004A0A01"/>
    <w:rsid w:val="004A1454"/>
    <w:rsid w:val="004A1A34"/>
    <w:rsid w:val="004A1A60"/>
    <w:rsid w:val="004A1D68"/>
    <w:rsid w:val="004A200F"/>
    <w:rsid w:val="004A20E8"/>
    <w:rsid w:val="004A267A"/>
    <w:rsid w:val="004A3632"/>
    <w:rsid w:val="004A365D"/>
    <w:rsid w:val="004A36F6"/>
    <w:rsid w:val="004A4397"/>
    <w:rsid w:val="004A4847"/>
    <w:rsid w:val="004A492C"/>
    <w:rsid w:val="004A57A6"/>
    <w:rsid w:val="004A5E13"/>
    <w:rsid w:val="004A75BD"/>
    <w:rsid w:val="004A7981"/>
    <w:rsid w:val="004B02E7"/>
    <w:rsid w:val="004B0D83"/>
    <w:rsid w:val="004B27CA"/>
    <w:rsid w:val="004B2EC7"/>
    <w:rsid w:val="004B43C7"/>
    <w:rsid w:val="004B4B34"/>
    <w:rsid w:val="004B4D36"/>
    <w:rsid w:val="004B560D"/>
    <w:rsid w:val="004B5B0F"/>
    <w:rsid w:val="004B5B45"/>
    <w:rsid w:val="004B6031"/>
    <w:rsid w:val="004B6BA8"/>
    <w:rsid w:val="004B7FBE"/>
    <w:rsid w:val="004C08DF"/>
    <w:rsid w:val="004C118E"/>
    <w:rsid w:val="004C15EC"/>
    <w:rsid w:val="004C29B0"/>
    <w:rsid w:val="004C35A9"/>
    <w:rsid w:val="004C3B1B"/>
    <w:rsid w:val="004C4919"/>
    <w:rsid w:val="004C49C6"/>
    <w:rsid w:val="004C4FD7"/>
    <w:rsid w:val="004C51F0"/>
    <w:rsid w:val="004C5CA0"/>
    <w:rsid w:val="004C5E2E"/>
    <w:rsid w:val="004C634C"/>
    <w:rsid w:val="004C67F2"/>
    <w:rsid w:val="004C730A"/>
    <w:rsid w:val="004C7AA4"/>
    <w:rsid w:val="004D01B4"/>
    <w:rsid w:val="004D0271"/>
    <w:rsid w:val="004D02A2"/>
    <w:rsid w:val="004D1560"/>
    <w:rsid w:val="004D18C6"/>
    <w:rsid w:val="004D1AA6"/>
    <w:rsid w:val="004D23F4"/>
    <w:rsid w:val="004D2B08"/>
    <w:rsid w:val="004D366E"/>
    <w:rsid w:val="004D3DD6"/>
    <w:rsid w:val="004D43D6"/>
    <w:rsid w:val="004D47A2"/>
    <w:rsid w:val="004D518A"/>
    <w:rsid w:val="004D533B"/>
    <w:rsid w:val="004D5473"/>
    <w:rsid w:val="004D55B4"/>
    <w:rsid w:val="004D60EB"/>
    <w:rsid w:val="004D7062"/>
    <w:rsid w:val="004D7341"/>
    <w:rsid w:val="004D7D0E"/>
    <w:rsid w:val="004E070E"/>
    <w:rsid w:val="004E08B9"/>
    <w:rsid w:val="004E13C1"/>
    <w:rsid w:val="004E229A"/>
    <w:rsid w:val="004E22FD"/>
    <w:rsid w:val="004E255D"/>
    <w:rsid w:val="004E2FAF"/>
    <w:rsid w:val="004E3DE3"/>
    <w:rsid w:val="004E3F86"/>
    <w:rsid w:val="004E4059"/>
    <w:rsid w:val="004E4CE4"/>
    <w:rsid w:val="004E61EA"/>
    <w:rsid w:val="004E6E0F"/>
    <w:rsid w:val="004E7541"/>
    <w:rsid w:val="004F0510"/>
    <w:rsid w:val="004F0DF1"/>
    <w:rsid w:val="004F10F8"/>
    <w:rsid w:val="004F131A"/>
    <w:rsid w:val="004F2152"/>
    <w:rsid w:val="004F235A"/>
    <w:rsid w:val="004F27EA"/>
    <w:rsid w:val="004F31C3"/>
    <w:rsid w:val="004F33E8"/>
    <w:rsid w:val="004F38C7"/>
    <w:rsid w:val="004F390C"/>
    <w:rsid w:val="004F3BD5"/>
    <w:rsid w:val="004F4268"/>
    <w:rsid w:val="004F4526"/>
    <w:rsid w:val="004F463B"/>
    <w:rsid w:val="004F48EA"/>
    <w:rsid w:val="004F51FD"/>
    <w:rsid w:val="004F5658"/>
    <w:rsid w:val="004F5CA0"/>
    <w:rsid w:val="004F5F7D"/>
    <w:rsid w:val="004F5FBC"/>
    <w:rsid w:val="004F60E5"/>
    <w:rsid w:val="004F61A9"/>
    <w:rsid w:val="004F7C58"/>
    <w:rsid w:val="00500559"/>
    <w:rsid w:val="00500748"/>
    <w:rsid w:val="0050109B"/>
    <w:rsid w:val="00501104"/>
    <w:rsid w:val="00501CE3"/>
    <w:rsid w:val="00502214"/>
    <w:rsid w:val="0050229F"/>
    <w:rsid w:val="00502752"/>
    <w:rsid w:val="0050292A"/>
    <w:rsid w:val="0050299E"/>
    <w:rsid w:val="0050363C"/>
    <w:rsid w:val="00503727"/>
    <w:rsid w:val="00504035"/>
    <w:rsid w:val="00504144"/>
    <w:rsid w:val="00504A6F"/>
    <w:rsid w:val="0050524D"/>
    <w:rsid w:val="0050545E"/>
    <w:rsid w:val="0050604A"/>
    <w:rsid w:val="0050692F"/>
    <w:rsid w:val="00506A60"/>
    <w:rsid w:val="00506A72"/>
    <w:rsid w:val="00507591"/>
    <w:rsid w:val="005101D0"/>
    <w:rsid w:val="0051197B"/>
    <w:rsid w:val="00511BF1"/>
    <w:rsid w:val="00512D86"/>
    <w:rsid w:val="00512ECB"/>
    <w:rsid w:val="00512F29"/>
    <w:rsid w:val="00512FB8"/>
    <w:rsid w:val="00513377"/>
    <w:rsid w:val="0051368B"/>
    <w:rsid w:val="00513BEE"/>
    <w:rsid w:val="005148DC"/>
    <w:rsid w:val="005157AF"/>
    <w:rsid w:val="00516A1A"/>
    <w:rsid w:val="00516BC7"/>
    <w:rsid w:val="005170BB"/>
    <w:rsid w:val="005177A7"/>
    <w:rsid w:val="00517D05"/>
    <w:rsid w:val="0052001A"/>
    <w:rsid w:val="005201CC"/>
    <w:rsid w:val="00520B31"/>
    <w:rsid w:val="00521032"/>
    <w:rsid w:val="005238EF"/>
    <w:rsid w:val="005239A8"/>
    <w:rsid w:val="00523BA4"/>
    <w:rsid w:val="00523C56"/>
    <w:rsid w:val="00523C9E"/>
    <w:rsid w:val="005245D0"/>
    <w:rsid w:val="00524B0E"/>
    <w:rsid w:val="00524C85"/>
    <w:rsid w:val="00525194"/>
    <w:rsid w:val="005256AA"/>
    <w:rsid w:val="005266CB"/>
    <w:rsid w:val="00526758"/>
    <w:rsid w:val="00526D62"/>
    <w:rsid w:val="00527D2C"/>
    <w:rsid w:val="005304EB"/>
    <w:rsid w:val="005305D0"/>
    <w:rsid w:val="00530BC2"/>
    <w:rsid w:val="00530C74"/>
    <w:rsid w:val="00531B76"/>
    <w:rsid w:val="00531B9D"/>
    <w:rsid w:val="00531E25"/>
    <w:rsid w:val="005325B0"/>
    <w:rsid w:val="0053268F"/>
    <w:rsid w:val="00532C46"/>
    <w:rsid w:val="00532EDA"/>
    <w:rsid w:val="00533D11"/>
    <w:rsid w:val="00533EB0"/>
    <w:rsid w:val="00534875"/>
    <w:rsid w:val="00534BA8"/>
    <w:rsid w:val="00535481"/>
    <w:rsid w:val="00535828"/>
    <w:rsid w:val="00535F7A"/>
    <w:rsid w:val="005361BE"/>
    <w:rsid w:val="00536300"/>
    <w:rsid w:val="0053798B"/>
    <w:rsid w:val="00540412"/>
    <w:rsid w:val="0054066B"/>
    <w:rsid w:val="005414F0"/>
    <w:rsid w:val="005429EA"/>
    <w:rsid w:val="00542B2F"/>
    <w:rsid w:val="00542C9B"/>
    <w:rsid w:val="00543067"/>
    <w:rsid w:val="005437F1"/>
    <w:rsid w:val="00543E5B"/>
    <w:rsid w:val="00544315"/>
    <w:rsid w:val="005444A6"/>
    <w:rsid w:val="00545AC6"/>
    <w:rsid w:val="005462BE"/>
    <w:rsid w:val="00546D73"/>
    <w:rsid w:val="00547B3A"/>
    <w:rsid w:val="00547CEE"/>
    <w:rsid w:val="005509B0"/>
    <w:rsid w:val="00550A5F"/>
    <w:rsid w:val="0055162A"/>
    <w:rsid w:val="00551E8A"/>
    <w:rsid w:val="005528EB"/>
    <w:rsid w:val="00552A4F"/>
    <w:rsid w:val="005546A3"/>
    <w:rsid w:val="00554C60"/>
    <w:rsid w:val="00554D8F"/>
    <w:rsid w:val="00555C9E"/>
    <w:rsid w:val="0055678E"/>
    <w:rsid w:val="00560044"/>
    <w:rsid w:val="00560676"/>
    <w:rsid w:val="00560E71"/>
    <w:rsid w:val="00561277"/>
    <w:rsid w:val="00561A0A"/>
    <w:rsid w:val="00561A0F"/>
    <w:rsid w:val="00561B64"/>
    <w:rsid w:val="00561C61"/>
    <w:rsid w:val="0056299E"/>
    <w:rsid w:val="00562D6C"/>
    <w:rsid w:val="00564401"/>
    <w:rsid w:val="00564A90"/>
    <w:rsid w:val="00564E62"/>
    <w:rsid w:val="005657AF"/>
    <w:rsid w:val="00566B9A"/>
    <w:rsid w:val="00566EAB"/>
    <w:rsid w:val="00567031"/>
    <w:rsid w:val="0056731C"/>
    <w:rsid w:val="005674E6"/>
    <w:rsid w:val="00567BA6"/>
    <w:rsid w:val="0057017C"/>
    <w:rsid w:val="005704F4"/>
    <w:rsid w:val="0057070D"/>
    <w:rsid w:val="0057090D"/>
    <w:rsid w:val="00571050"/>
    <w:rsid w:val="005716C0"/>
    <w:rsid w:val="0057257C"/>
    <w:rsid w:val="005740AE"/>
    <w:rsid w:val="0057549E"/>
    <w:rsid w:val="00575BF1"/>
    <w:rsid w:val="0057652D"/>
    <w:rsid w:val="00576589"/>
    <w:rsid w:val="005777F3"/>
    <w:rsid w:val="005807AA"/>
    <w:rsid w:val="00580937"/>
    <w:rsid w:val="00580D5E"/>
    <w:rsid w:val="00581A25"/>
    <w:rsid w:val="0058203E"/>
    <w:rsid w:val="0058290F"/>
    <w:rsid w:val="00583567"/>
    <w:rsid w:val="00584087"/>
    <w:rsid w:val="00585430"/>
    <w:rsid w:val="005858D5"/>
    <w:rsid w:val="00585BA0"/>
    <w:rsid w:val="00585C3E"/>
    <w:rsid w:val="00586290"/>
    <w:rsid w:val="00586CCA"/>
    <w:rsid w:val="00586D0D"/>
    <w:rsid w:val="0058775D"/>
    <w:rsid w:val="00587AFD"/>
    <w:rsid w:val="00587BD3"/>
    <w:rsid w:val="00590258"/>
    <w:rsid w:val="00590C11"/>
    <w:rsid w:val="00590FE9"/>
    <w:rsid w:val="0059138F"/>
    <w:rsid w:val="00591745"/>
    <w:rsid w:val="005917B1"/>
    <w:rsid w:val="00591BFA"/>
    <w:rsid w:val="00593025"/>
    <w:rsid w:val="005930AE"/>
    <w:rsid w:val="005941B9"/>
    <w:rsid w:val="005946D3"/>
    <w:rsid w:val="005948CC"/>
    <w:rsid w:val="0059636B"/>
    <w:rsid w:val="005968BF"/>
    <w:rsid w:val="00596D1D"/>
    <w:rsid w:val="00597E20"/>
    <w:rsid w:val="00597EE9"/>
    <w:rsid w:val="005A0161"/>
    <w:rsid w:val="005A0201"/>
    <w:rsid w:val="005A073D"/>
    <w:rsid w:val="005A0A8B"/>
    <w:rsid w:val="005A1077"/>
    <w:rsid w:val="005A1F23"/>
    <w:rsid w:val="005A270F"/>
    <w:rsid w:val="005A299E"/>
    <w:rsid w:val="005A29DD"/>
    <w:rsid w:val="005A57C7"/>
    <w:rsid w:val="005A58F5"/>
    <w:rsid w:val="005A67B9"/>
    <w:rsid w:val="005A68E1"/>
    <w:rsid w:val="005A77D6"/>
    <w:rsid w:val="005B0DF0"/>
    <w:rsid w:val="005B0F43"/>
    <w:rsid w:val="005B179D"/>
    <w:rsid w:val="005B1A76"/>
    <w:rsid w:val="005B1B00"/>
    <w:rsid w:val="005B2DF9"/>
    <w:rsid w:val="005B2E02"/>
    <w:rsid w:val="005B3134"/>
    <w:rsid w:val="005B3505"/>
    <w:rsid w:val="005B4E09"/>
    <w:rsid w:val="005B4FD9"/>
    <w:rsid w:val="005B5C9B"/>
    <w:rsid w:val="005B6224"/>
    <w:rsid w:val="005B6A6A"/>
    <w:rsid w:val="005B6ED7"/>
    <w:rsid w:val="005B7238"/>
    <w:rsid w:val="005B765B"/>
    <w:rsid w:val="005C00A7"/>
    <w:rsid w:val="005C0787"/>
    <w:rsid w:val="005C1278"/>
    <w:rsid w:val="005C21AE"/>
    <w:rsid w:val="005C232B"/>
    <w:rsid w:val="005C3989"/>
    <w:rsid w:val="005C3AAE"/>
    <w:rsid w:val="005C4440"/>
    <w:rsid w:val="005C4591"/>
    <w:rsid w:val="005C4C7E"/>
    <w:rsid w:val="005C4E2B"/>
    <w:rsid w:val="005C4EA8"/>
    <w:rsid w:val="005C5400"/>
    <w:rsid w:val="005C54B7"/>
    <w:rsid w:val="005C571C"/>
    <w:rsid w:val="005C6A47"/>
    <w:rsid w:val="005C6D8B"/>
    <w:rsid w:val="005C79CC"/>
    <w:rsid w:val="005C7C08"/>
    <w:rsid w:val="005C7E62"/>
    <w:rsid w:val="005D06F2"/>
    <w:rsid w:val="005D30C3"/>
    <w:rsid w:val="005D31C0"/>
    <w:rsid w:val="005D3385"/>
    <w:rsid w:val="005D39B4"/>
    <w:rsid w:val="005D41DB"/>
    <w:rsid w:val="005D4835"/>
    <w:rsid w:val="005D5171"/>
    <w:rsid w:val="005D52A5"/>
    <w:rsid w:val="005D5565"/>
    <w:rsid w:val="005D5A12"/>
    <w:rsid w:val="005D61D6"/>
    <w:rsid w:val="005D61E6"/>
    <w:rsid w:val="005D6CA9"/>
    <w:rsid w:val="005D7B19"/>
    <w:rsid w:val="005D7C32"/>
    <w:rsid w:val="005E0345"/>
    <w:rsid w:val="005E10CD"/>
    <w:rsid w:val="005E12B4"/>
    <w:rsid w:val="005E14C1"/>
    <w:rsid w:val="005E19E1"/>
    <w:rsid w:val="005E2A13"/>
    <w:rsid w:val="005E31D0"/>
    <w:rsid w:val="005E3586"/>
    <w:rsid w:val="005E37BD"/>
    <w:rsid w:val="005E3B6A"/>
    <w:rsid w:val="005E51F7"/>
    <w:rsid w:val="005E53F2"/>
    <w:rsid w:val="005E5A27"/>
    <w:rsid w:val="005E5A73"/>
    <w:rsid w:val="005E5AF3"/>
    <w:rsid w:val="005E60A2"/>
    <w:rsid w:val="005E6422"/>
    <w:rsid w:val="005E78C7"/>
    <w:rsid w:val="005F0370"/>
    <w:rsid w:val="005F14C1"/>
    <w:rsid w:val="005F1C23"/>
    <w:rsid w:val="005F1C81"/>
    <w:rsid w:val="005F2092"/>
    <w:rsid w:val="005F2488"/>
    <w:rsid w:val="005F324C"/>
    <w:rsid w:val="005F3DA7"/>
    <w:rsid w:val="005F4054"/>
    <w:rsid w:val="005F4242"/>
    <w:rsid w:val="005F451E"/>
    <w:rsid w:val="005F4AE0"/>
    <w:rsid w:val="005F4CDF"/>
    <w:rsid w:val="005F6EFE"/>
    <w:rsid w:val="005F72E6"/>
    <w:rsid w:val="005F7CCC"/>
    <w:rsid w:val="006002A6"/>
    <w:rsid w:val="00600717"/>
    <w:rsid w:val="00600955"/>
    <w:rsid w:val="00600A64"/>
    <w:rsid w:val="00600BC0"/>
    <w:rsid w:val="00600EBB"/>
    <w:rsid w:val="00601393"/>
    <w:rsid w:val="00601662"/>
    <w:rsid w:val="00601B35"/>
    <w:rsid w:val="006021E6"/>
    <w:rsid w:val="006022AF"/>
    <w:rsid w:val="0060271A"/>
    <w:rsid w:val="00602BD5"/>
    <w:rsid w:val="00603F36"/>
    <w:rsid w:val="00604B1B"/>
    <w:rsid w:val="00605E30"/>
    <w:rsid w:val="00606DFE"/>
    <w:rsid w:val="00606FBE"/>
    <w:rsid w:val="006071AE"/>
    <w:rsid w:val="00607357"/>
    <w:rsid w:val="006073C2"/>
    <w:rsid w:val="006077B4"/>
    <w:rsid w:val="006103C5"/>
    <w:rsid w:val="006116BE"/>
    <w:rsid w:val="00611F30"/>
    <w:rsid w:val="00612015"/>
    <w:rsid w:val="00612338"/>
    <w:rsid w:val="006124A5"/>
    <w:rsid w:val="00612757"/>
    <w:rsid w:val="00612D13"/>
    <w:rsid w:val="00613ACB"/>
    <w:rsid w:val="006144DF"/>
    <w:rsid w:val="00614D44"/>
    <w:rsid w:val="00615242"/>
    <w:rsid w:val="00617059"/>
    <w:rsid w:val="006178C3"/>
    <w:rsid w:val="006179E7"/>
    <w:rsid w:val="00617A82"/>
    <w:rsid w:val="00617C72"/>
    <w:rsid w:val="00617CA7"/>
    <w:rsid w:val="0062074C"/>
    <w:rsid w:val="00620E10"/>
    <w:rsid w:val="00621D2A"/>
    <w:rsid w:val="0062227A"/>
    <w:rsid w:val="006228A6"/>
    <w:rsid w:val="00622BD4"/>
    <w:rsid w:val="00623011"/>
    <w:rsid w:val="006230C4"/>
    <w:rsid w:val="0062387C"/>
    <w:rsid w:val="00624433"/>
    <w:rsid w:val="0062484F"/>
    <w:rsid w:val="00624EB9"/>
    <w:rsid w:val="00625104"/>
    <w:rsid w:val="0062717A"/>
    <w:rsid w:val="0062754A"/>
    <w:rsid w:val="00630159"/>
    <w:rsid w:val="0063039D"/>
    <w:rsid w:val="00630D38"/>
    <w:rsid w:val="00631F27"/>
    <w:rsid w:val="00632848"/>
    <w:rsid w:val="00632967"/>
    <w:rsid w:val="006329C0"/>
    <w:rsid w:val="006329ED"/>
    <w:rsid w:val="00632B2E"/>
    <w:rsid w:val="00632B82"/>
    <w:rsid w:val="006337C3"/>
    <w:rsid w:val="00634523"/>
    <w:rsid w:val="00634B8F"/>
    <w:rsid w:val="00635E42"/>
    <w:rsid w:val="00635FCE"/>
    <w:rsid w:val="00636D24"/>
    <w:rsid w:val="00637BC7"/>
    <w:rsid w:val="00640BA3"/>
    <w:rsid w:val="00641104"/>
    <w:rsid w:val="006413E3"/>
    <w:rsid w:val="0064141A"/>
    <w:rsid w:val="006416B1"/>
    <w:rsid w:val="0064180B"/>
    <w:rsid w:val="00641B02"/>
    <w:rsid w:val="00641E51"/>
    <w:rsid w:val="006420F7"/>
    <w:rsid w:val="00642E8C"/>
    <w:rsid w:val="006432FD"/>
    <w:rsid w:val="0064430D"/>
    <w:rsid w:val="006447E3"/>
    <w:rsid w:val="00645F8F"/>
    <w:rsid w:val="00646111"/>
    <w:rsid w:val="00646F89"/>
    <w:rsid w:val="00647479"/>
    <w:rsid w:val="006479D1"/>
    <w:rsid w:val="006505F6"/>
    <w:rsid w:val="00650616"/>
    <w:rsid w:val="00651556"/>
    <w:rsid w:val="00651BC9"/>
    <w:rsid w:val="00651DBB"/>
    <w:rsid w:val="00652036"/>
    <w:rsid w:val="006534F1"/>
    <w:rsid w:val="006535A5"/>
    <w:rsid w:val="00653A13"/>
    <w:rsid w:val="00654A2D"/>
    <w:rsid w:val="00655819"/>
    <w:rsid w:val="00657D64"/>
    <w:rsid w:val="0066018C"/>
    <w:rsid w:val="00660912"/>
    <w:rsid w:val="00661BD5"/>
    <w:rsid w:val="00661F6E"/>
    <w:rsid w:val="00661F9E"/>
    <w:rsid w:val="006627F1"/>
    <w:rsid w:val="006628F8"/>
    <w:rsid w:val="00662A59"/>
    <w:rsid w:val="00662B4B"/>
    <w:rsid w:val="00662DE6"/>
    <w:rsid w:val="00663FDF"/>
    <w:rsid w:val="006641E3"/>
    <w:rsid w:val="006645A9"/>
    <w:rsid w:val="006645DF"/>
    <w:rsid w:val="0066477D"/>
    <w:rsid w:val="006653E8"/>
    <w:rsid w:val="0066568A"/>
    <w:rsid w:val="0066604D"/>
    <w:rsid w:val="006669BF"/>
    <w:rsid w:val="00666B82"/>
    <w:rsid w:val="00666D7A"/>
    <w:rsid w:val="00667083"/>
    <w:rsid w:val="00667601"/>
    <w:rsid w:val="0066799D"/>
    <w:rsid w:val="00667F7F"/>
    <w:rsid w:val="00670330"/>
    <w:rsid w:val="006704B0"/>
    <w:rsid w:val="006704CC"/>
    <w:rsid w:val="00670FA9"/>
    <w:rsid w:val="006717AC"/>
    <w:rsid w:val="00671851"/>
    <w:rsid w:val="006718A6"/>
    <w:rsid w:val="00671C04"/>
    <w:rsid w:val="00672489"/>
    <w:rsid w:val="00672A39"/>
    <w:rsid w:val="00673043"/>
    <w:rsid w:val="0067372A"/>
    <w:rsid w:val="00674DA6"/>
    <w:rsid w:val="0067548A"/>
    <w:rsid w:val="006755E8"/>
    <w:rsid w:val="00675763"/>
    <w:rsid w:val="00676351"/>
    <w:rsid w:val="006763CC"/>
    <w:rsid w:val="00676716"/>
    <w:rsid w:val="0067671F"/>
    <w:rsid w:val="0067761D"/>
    <w:rsid w:val="00677D81"/>
    <w:rsid w:val="00680DB5"/>
    <w:rsid w:val="006813F8"/>
    <w:rsid w:val="00681CB5"/>
    <w:rsid w:val="00681D2E"/>
    <w:rsid w:val="0068329A"/>
    <w:rsid w:val="00683587"/>
    <w:rsid w:val="006847EC"/>
    <w:rsid w:val="006861A4"/>
    <w:rsid w:val="006862A6"/>
    <w:rsid w:val="006863C0"/>
    <w:rsid w:val="00686803"/>
    <w:rsid w:val="006870D9"/>
    <w:rsid w:val="00687A93"/>
    <w:rsid w:val="006904D5"/>
    <w:rsid w:val="00690F14"/>
    <w:rsid w:val="00692C63"/>
    <w:rsid w:val="00692DB5"/>
    <w:rsid w:val="00692F81"/>
    <w:rsid w:val="00692FC5"/>
    <w:rsid w:val="00693752"/>
    <w:rsid w:val="00693989"/>
    <w:rsid w:val="006945D7"/>
    <w:rsid w:val="006946C5"/>
    <w:rsid w:val="00694F41"/>
    <w:rsid w:val="00696F9E"/>
    <w:rsid w:val="00697216"/>
    <w:rsid w:val="006976DC"/>
    <w:rsid w:val="00697781"/>
    <w:rsid w:val="00697A54"/>
    <w:rsid w:val="006A01BC"/>
    <w:rsid w:val="006A02DF"/>
    <w:rsid w:val="006A0699"/>
    <w:rsid w:val="006A077D"/>
    <w:rsid w:val="006A1480"/>
    <w:rsid w:val="006A161C"/>
    <w:rsid w:val="006A1916"/>
    <w:rsid w:val="006A1C57"/>
    <w:rsid w:val="006A1E0D"/>
    <w:rsid w:val="006A2F89"/>
    <w:rsid w:val="006A31B3"/>
    <w:rsid w:val="006A4120"/>
    <w:rsid w:val="006A4820"/>
    <w:rsid w:val="006A4A4D"/>
    <w:rsid w:val="006A552C"/>
    <w:rsid w:val="006A55E8"/>
    <w:rsid w:val="006A5806"/>
    <w:rsid w:val="006A5B45"/>
    <w:rsid w:val="006A5C04"/>
    <w:rsid w:val="006A5EBE"/>
    <w:rsid w:val="006A60C6"/>
    <w:rsid w:val="006A60FD"/>
    <w:rsid w:val="006A6618"/>
    <w:rsid w:val="006A6D1B"/>
    <w:rsid w:val="006A7289"/>
    <w:rsid w:val="006A74DD"/>
    <w:rsid w:val="006B0208"/>
    <w:rsid w:val="006B059E"/>
    <w:rsid w:val="006B0754"/>
    <w:rsid w:val="006B10A3"/>
    <w:rsid w:val="006B1DE4"/>
    <w:rsid w:val="006B21D1"/>
    <w:rsid w:val="006B35F0"/>
    <w:rsid w:val="006B3903"/>
    <w:rsid w:val="006B465A"/>
    <w:rsid w:val="006B4A00"/>
    <w:rsid w:val="006B4B8B"/>
    <w:rsid w:val="006B52D1"/>
    <w:rsid w:val="006B5CF0"/>
    <w:rsid w:val="006B5FDA"/>
    <w:rsid w:val="006B601B"/>
    <w:rsid w:val="006B6F5E"/>
    <w:rsid w:val="006B6F87"/>
    <w:rsid w:val="006B79AF"/>
    <w:rsid w:val="006B7F55"/>
    <w:rsid w:val="006C0388"/>
    <w:rsid w:val="006C094A"/>
    <w:rsid w:val="006C0B2C"/>
    <w:rsid w:val="006C1099"/>
    <w:rsid w:val="006C112E"/>
    <w:rsid w:val="006C13BF"/>
    <w:rsid w:val="006C2157"/>
    <w:rsid w:val="006C2886"/>
    <w:rsid w:val="006C3C35"/>
    <w:rsid w:val="006C4CE5"/>
    <w:rsid w:val="006C5245"/>
    <w:rsid w:val="006C7124"/>
    <w:rsid w:val="006C7144"/>
    <w:rsid w:val="006C7295"/>
    <w:rsid w:val="006C73A7"/>
    <w:rsid w:val="006D0024"/>
    <w:rsid w:val="006D0185"/>
    <w:rsid w:val="006D026B"/>
    <w:rsid w:val="006D036D"/>
    <w:rsid w:val="006D08AC"/>
    <w:rsid w:val="006D0940"/>
    <w:rsid w:val="006D10F0"/>
    <w:rsid w:val="006D1852"/>
    <w:rsid w:val="006D1C09"/>
    <w:rsid w:val="006D1C72"/>
    <w:rsid w:val="006D202C"/>
    <w:rsid w:val="006D358C"/>
    <w:rsid w:val="006D36D7"/>
    <w:rsid w:val="006D39A0"/>
    <w:rsid w:val="006D3E97"/>
    <w:rsid w:val="006D3F04"/>
    <w:rsid w:val="006D4259"/>
    <w:rsid w:val="006D4356"/>
    <w:rsid w:val="006D446F"/>
    <w:rsid w:val="006D4A45"/>
    <w:rsid w:val="006D4D0E"/>
    <w:rsid w:val="006D5D00"/>
    <w:rsid w:val="006D67D1"/>
    <w:rsid w:val="006D68DE"/>
    <w:rsid w:val="006D7746"/>
    <w:rsid w:val="006E0359"/>
    <w:rsid w:val="006E0525"/>
    <w:rsid w:val="006E14EC"/>
    <w:rsid w:val="006E1CD2"/>
    <w:rsid w:val="006E1D23"/>
    <w:rsid w:val="006E202F"/>
    <w:rsid w:val="006E20AD"/>
    <w:rsid w:val="006E26DD"/>
    <w:rsid w:val="006E29D8"/>
    <w:rsid w:val="006E3866"/>
    <w:rsid w:val="006E4EBB"/>
    <w:rsid w:val="006E582D"/>
    <w:rsid w:val="006E5DDE"/>
    <w:rsid w:val="006E65E8"/>
    <w:rsid w:val="006E6E23"/>
    <w:rsid w:val="006E7278"/>
    <w:rsid w:val="006E7CEC"/>
    <w:rsid w:val="006E7E1F"/>
    <w:rsid w:val="006F06DF"/>
    <w:rsid w:val="006F0D9F"/>
    <w:rsid w:val="006F1016"/>
    <w:rsid w:val="006F11E5"/>
    <w:rsid w:val="006F1ECA"/>
    <w:rsid w:val="006F211E"/>
    <w:rsid w:val="006F24BC"/>
    <w:rsid w:val="006F31CF"/>
    <w:rsid w:val="006F389E"/>
    <w:rsid w:val="006F3DC6"/>
    <w:rsid w:val="006F43C7"/>
    <w:rsid w:val="006F4481"/>
    <w:rsid w:val="006F4BF3"/>
    <w:rsid w:val="006F4F34"/>
    <w:rsid w:val="006F520E"/>
    <w:rsid w:val="006F5388"/>
    <w:rsid w:val="006F599F"/>
    <w:rsid w:val="006F6529"/>
    <w:rsid w:val="006F6C0C"/>
    <w:rsid w:val="006F6CA9"/>
    <w:rsid w:val="006F77C6"/>
    <w:rsid w:val="006F7EE4"/>
    <w:rsid w:val="007004B1"/>
    <w:rsid w:val="007007BD"/>
    <w:rsid w:val="00700865"/>
    <w:rsid w:val="0070092B"/>
    <w:rsid w:val="00700C68"/>
    <w:rsid w:val="007028A1"/>
    <w:rsid w:val="00702ABA"/>
    <w:rsid w:val="0070305C"/>
    <w:rsid w:val="00703567"/>
    <w:rsid w:val="00703B91"/>
    <w:rsid w:val="00704CAE"/>
    <w:rsid w:val="0070620E"/>
    <w:rsid w:val="007063F3"/>
    <w:rsid w:val="0070641F"/>
    <w:rsid w:val="0070746B"/>
    <w:rsid w:val="00707749"/>
    <w:rsid w:val="00707E4A"/>
    <w:rsid w:val="00707FC5"/>
    <w:rsid w:val="007119DD"/>
    <w:rsid w:val="00712415"/>
    <w:rsid w:val="00712C83"/>
    <w:rsid w:val="00712D6A"/>
    <w:rsid w:val="00713DD4"/>
    <w:rsid w:val="00713FE0"/>
    <w:rsid w:val="007140B2"/>
    <w:rsid w:val="00715E5C"/>
    <w:rsid w:val="00715EF7"/>
    <w:rsid w:val="0071621A"/>
    <w:rsid w:val="007168CE"/>
    <w:rsid w:val="0072010A"/>
    <w:rsid w:val="007209EB"/>
    <w:rsid w:val="00720EB2"/>
    <w:rsid w:val="00721281"/>
    <w:rsid w:val="00721C12"/>
    <w:rsid w:val="00721D36"/>
    <w:rsid w:val="00722B57"/>
    <w:rsid w:val="00722C55"/>
    <w:rsid w:val="00722F11"/>
    <w:rsid w:val="00723049"/>
    <w:rsid w:val="00723189"/>
    <w:rsid w:val="0072408B"/>
    <w:rsid w:val="0072410B"/>
    <w:rsid w:val="00724120"/>
    <w:rsid w:val="00724408"/>
    <w:rsid w:val="00724E03"/>
    <w:rsid w:val="00726E6F"/>
    <w:rsid w:val="00726FBC"/>
    <w:rsid w:val="00727004"/>
    <w:rsid w:val="007278C3"/>
    <w:rsid w:val="00727ADD"/>
    <w:rsid w:val="007318A4"/>
    <w:rsid w:val="007318E4"/>
    <w:rsid w:val="00731A90"/>
    <w:rsid w:val="00732453"/>
    <w:rsid w:val="007328DF"/>
    <w:rsid w:val="00732AF4"/>
    <w:rsid w:val="00732C1A"/>
    <w:rsid w:val="00732EE2"/>
    <w:rsid w:val="007333EA"/>
    <w:rsid w:val="0073343D"/>
    <w:rsid w:val="00733AD8"/>
    <w:rsid w:val="00733C03"/>
    <w:rsid w:val="00733EDB"/>
    <w:rsid w:val="00734D0D"/>
    <w:rsid w:val="0073511A"/>
    <w:rsid w:val="0073597A"/>
    <w:rsid w:val="007360F4"/>
    <w:rsid w:val="007370C4"/>
    <w:rsid w:val="007405DC"/>
    <w:rsid w:val="007411DA"/>
    <w:rsid w:val="007417C5"/>
    <w:rsid w:val="00741999"/>
    <w:rsid w:val="00741EFB"/>
    <w:rsid w:val="00742039"/>
    <w:rsid w:val="007426C7"/>
    <w:rsid w:val="00742F52"/>
    <w:rsid w:val="00743306"/>
    <w:rsid w:val="00745255"/>
    <w:rsid w:val="00745DC8"/>
    <w:rsid w:val="00746095"/>
    <w:rsid w:val="00746707"/>
    <w:rsid w:val="00747EF1"/>
    <w:rsid w:val="00747F49"/>
    <w:rsid w:val="007500F0"/>
    <w:rsid w:val="007500F2"/>
    <w:rsid w:val="00751361"/>
    <w:rsid w:val="00751372"/>
    <w:rsid w:val="0075189C"/>
    <w:rsid w:val="007518A2"/>
    <w:rsid w:val="007518A4"/>
    <w:rsid w:val="00751D75"/>
    <w:rsid w:val="00751E0E"/>
    <w:rsid w:val="007524C8"/>
    <w:rsid w:val="00752560"/>
    <w:rsid w:val="007525AA"/>
    <w:rsid w:val="00752C2B"/>
    <w:rsid w:val="007541CB"/>
    <w:rsid w:val="0075478E"/>
    <w:rsid w:val="0075546C"/>
    <w:rsid w:val="0075549F"/>
    <w:rsid w:val="00755C77"/>
    <w:rsid w:val="00756110"/>
    <w:rsid w:val="00756267"/>
    <w:rsid w:val="00756596"/>
    <w:rsid w:val="007571BF"/>
    <w:rsid w:val="00757FF2"/>
    <w:rsid w:val="00760547"/>
    <w:rsid w:val="007606AA"/>
    <w:rsid w:val="007606C7"/>
    <w:rsid w:val="00761236"/>
    <w:rsid w:val="00761363"/>
    <w:rsid w:val="00761845"/>
    <w:rsid w:val="00761997"/>
    <w:rsid w:val="00761CD6"/>
    <w:rsid w:val="007620BE"/>
    <w:rsid w:val="0076240F"/>
    <w:rsid w:val="007628A8"/>
    <w:rsid w:val="00762C52"/>
    <w:rsid w:val="00763376"/>
    <w:rsid w:val="007634B3"/>
    <w:rsid w:val="00763668"/>
    <w:rsid w:val="00764377"/>
    <w:rsid w:val="007646A1"/>
    <w:rsid w:val="00764F55"/>
    <w:rsid w:val="00765A5D"/>
    <w:rsid w:val="0076691F"/>
    <w:rsid w:val="00766C34"/>
    <w:rsid w:val="00767722"/>
    <w:rsid w:val="00770B1B"/>
    <w:rsid w:val="00771235"/>
    <w:rsid w:val="0077127E"/>
    <w:rsid w:val="007716EE"/>
    <w:rsid w:val="007730AB"/>
    <w:rsid w:val="0077356D"/>
    <w:rsid w:val="0077386E"/>
    <w:rsid w:val="00773F6E"/>
    <w:rsid w:val="007745F2"/>
    <w:rsid w:val="00774D41"/>
    <w:rsid w:val="00774F98"/>
    <w:rsid w:val="00775327"/>
    <w:rsid w:val="00775D8D"/>
    <w:rsid w:val="0077601B"/>
    <w:rsid w:val="007761B7"/>
    <w:rsid w:val="00776893"/>
    <w:rsid w:val="0077718D"/>
    <w:rsid w:val="00777264"/>
    <w:rsid w:val="00777551"/>
    <w:rsid w:val="0077798D"/>
    <w:rsid w:val="0078004A"/>
    <w:rsid w:val="00780974"/>
    <w:rsid w:val="007811BB"/>
    <w:rsid w:val="00781E18"/>
    <w:rsid w:val="00782449"/>
    <w:rsid w:val="007826C3"/>
    <w:rsid w:val="0078272C"/>
    <w:rsid w:val="00782DC3"/>
    <w:rsid w:val="00783270"/>
    <w:rsid w:val="007839C7"/>
    <w:rsid w:val="00783BBC"/>
    <w:rsid w:val="007842A8"/>
    <w:rsid w:val="00785095"/>
    <w:rsid w:val="00785518"/>
    <w:rsid w:val="007855B7"/>
    <w:rsid w:val="00785F13"/>
    <w:rsid w:val="00786ACE"/>
    <w:rsid w:val="00786D5A"/>
    <w:rsid w:val="00786E5D"/>
    <w:rsid w:val="0078751D"/>
    <w:rsid w:val="00787560"/>
    <w:rsid w:val="00787640"/>
    <w:rsid w:val="00790A66"/>
    <w:rsid w:val="007910FA"/>
    <w:rsid w:val="00791E09"/>
    <w:rsid w:val="0079273F"/>
    <w:rsid w:val="00792AF8"/>
    <w:rsid w:val="00792BAB"/>
    <w:rsid w:val="00793473"/>
    <w:rsid w:val="00793693"/>
    <w:rsid w:val="007936B2"/>
    <w:rsid w:val="007937D0"/>
    <w:rsid w:val="007949EC"/>
    <w:rsid w:val="00795668"/>
    <w:rsid w:val="00795884"/>
    <w:rsid w:val="0079658D"/>
    <w:rsid w:val="00796EB7"/>
    <w:rsid w:val="00797342"/>
    <w:rsid w:val="007978B8"/>
    <w:rsid w:val="007A00A3"/>
    <w:rsid w:val="007A05E2"/>
    <w:rsid w:val="007A0BB6"/>
    <w:rsid w:val="007A0DD2"/>
    <w:rsid w:val="007A175F"/>
    <w:rsid w:val="007A2773"/>
    <w:rsid w:val="007A43A8"/>
    <w:rsid w:val="007A4E33"/>
    <w:rsid w:val="007A4F09"/>
    <w:rsid w:val="007A4FC8"/>
    <w:rsid w:val="007A50BB"/>
    <w:rsid w:val="007A56B6"/>
    <w:rsid w:val="007A6453"/>
    <w:rsid w:val="007A67C1"/>
    <w:rsid w:val="007A6AB8"/>
    <w:rsid w:val="007A6D95"/>
    <w:rsid w:val="007A72E0"/>
    <w:rsid w:val="007A76A5"/>
    <w:rsid w:val="007A7739"/>
    <w:rsid w:val="007A7B6A"/>
    <w:rsid w:val="007B005C"/>
    <w:rsid w:val="007B0D57"/>
    <w:rsid w:val="007B2178"/>
    <w:rsid w:val="007B22AB"/>
    <w:rsid w:val="007B239D"/>
    <w:rsid w:val="007B24D9"/>
    <w:rsid w:val="007B2804"/>
    <w:rsid w:val="007B2E92"/>
    <w:rsid w:val="007B3268"/>
    <w:rsid w:val="007B3763"/>
    <w:rsid w:val="007B3766"/>
    <w:rsid w:val="007B3967"/>
    <w:rsid w:val="007B3D80"/>
    <w:rsid w:val="007B439A"/>
    <w:rsid w:val="007B44FE"/>
    <w:rsid w:val="007B4876"/>
    <w:rsid w:val="007B627E"/>
    <w:rsid w:val="007B741E"/>
    <w:rsid w:val="007B7473"/>
    <w:rsid w:val="007B793F"/>
    <w:rsid w:val="007B7C3F"/>
    <w:rsid w:val="007C0151"/>
    <w:rsid w:val="007C01A3"/>
    <w:rsid w:val="007C1564"/>
    <w:rsid w:val="007C1631"/>
    <w:rsid w:val="007C1639"/>
    <w:rsid w:val="007C1DFD"/>
    <w:rsid w:val="007C243E"/>
    <w:rsid w:val="007C269E"/>
    <w:rsid w:val="007C40DF"/>
    <w:rsid w:val="007C4534"/>
    <w:rsid w:val="007C46FC"/>
    <w:rsid w:val="007C503E"/>
    <w:rsid w:val="007C549E"/>
    <w:rsid w:val="007C5638"/>
    <w:rsid w:val="007C63ED"/>
    <w:rsid w:val="007C716D"/>
    <w:rsid w:val="007C72D8"/>
    <w:rsid w:val="007C76C8"/>
    <w:rsid w:val="007C7A4F"/>
    <w:rsid w:val="007C7C87"/>
    <w:rsid w:val="007D035D"/>
    <w:rsid w:val="007D0B56"/>
    <w:rsid w:val="007D15B1"/>
    <w:rsid w:val="007D2EAB"/>
    <w:rsid w:val="007D3275"/>
    <w:rsid w:val="007D3C56"/>
    <w:rsid w:val="007D3EC3"/>
    <w:rsid w:val="007D403D"/>
    <w:rsid w:val="007D45AB"/>
    <w:rsid w:val="007D4CEA"/>
    <w:rsid w:val="007D520B"/>
    <w:rsid w:val="007D73FA"/>
    <w:rsid w:val="007D744F"/>
    <w:rsid w:val="007D7A74"/>
    <w:rsid w:val="007E0594"/>
    <w:rsid w:val="007E05F4"/>
    <w:rsid w:val="007E27AB"/>
    <w:rsid w:val="007E3114"/>
    <w:rsid w:val="007E3281"/>
    <w:rsid w:val="007E356F"/>
    <w:rsid w:val="007E3F44"/>
    <w:rsid w:val="007E3FB9"/>
    <w:rsid w:val="007E44B0"/>
    <w:rsid w:val="007E4BA6"/>
    <w:rsid w:val="007E4E7E"/>
    <w:rsid w:val="007E5315"/>
    <w:rsid w:val="007E54CC"/>
    <w:rsid w:val="007E5747"/>
    <w:rsid w:val="007E59C0"/>
    <w:rsid w:val="007E68E6"/>
    <w:rsid w:val="007E694B"/>
    <w:rsid w:val="007E6C63"/>
    <w:rsid w:val="007E74AE"/>
    <w:rsid w:val="007F0D72"/>
    <w:rsid w:val="007F0ED9"/>
    <w:rsid w:val="007F0F69"/>
    <w:rsid w:val="007F147C"/>
    <w:rsid w:val="007F170E"/>
    <w:rsid w:val="007F1BB1"/>
    <w:rsid w:val="007F1E99"/>
    <w:rsid w:val="007F20E3"/>
    <w:rsid w:val="007F23B7"/>
    <w:rsid w:val="007F33B5"/>
    <w:rsid w:val="007F3C78"/>
    <w:rsid w:val="007F3FB6"/>
    <w:rsid w:val="007F4723"/>
    <w:rsid w:val="007F490C"/>
    <w:rsid w:val="007F4ED2"/>
    <w:rsid w:val="007F5699"/>
    <w:rsid w:val="007F570D"/>
    <w:rsid w:val="007F5E29"/>
    <w:rsid w:val="007F6556"/>
    <w:rsid w:val="007F656A"/>
    <w:rsid w:val="007F6CD2"/>
    <w:rsid w:val="00800C3F"/>
    <w:rsid w:val="00800F81"/>
    <w:rsid w:val="008019C7"/>
    <w:rsid w:val="00801AB7"/>
    <w:rsid w:val="008020C2"/>
    <w:rsid w:val="00802484"/>
    <w:rsid w:val="00802640"/>
    <w:rsid w:val="008027C6"/>
    <w:rsid w:val="00802C9D"/>
    <w:rsid w:val="00802D68"/>
    <w:rsid w:val="00802DC6"/>
    <w:rsid w:val="00802EF0"/>
    <w:rsid w:val="0080309E"/>
    <w:rsid w:val="00803235"/>
    <w:rsid w:val="00803A25"/>
    <w:rsid w:val="00803A97"/>
    <w:rsid w:val="00803E95"/>
    <w:rsid w:val="00803F82"/>
    <w:rsid w:val="008041B0"/>
    <w:rsid w:val="00804343"/>
    <w:rsid w:val="00804D7B"/>
    <w:rsid w:val="00805B60"/>
    <w:rsid w:val="00805BB6"/>
    <w:rsid w:val="00805EE3"/>
    <w:rsid w:val="00806138"/>
    <w:rsid w:val="00806F77"/>
    <w:rsid w:val="008074A6"/>
    <w:rsid w:val="00807DB3"/>
    <w:rsid w:val="00807EBA"/>
    <w:rsid w:val="00807ED7"/>
    <w:rsid w:val="0081013C"/>
    <w:rsid w:val="00810D14"/>
    <w:rsid w:val="00810D3D"/>
    <w:rsid w:val="00811369"/>
    <w:rsid w:val="008119FC"/>
    <w:rsid w:val="00811A19"/>
    <w:rsid w:val="00812299"/>
    <w:rsid w:val="00813F02"/>
    <w:rsid w:val="008148F1"/>
    <w:rsid w:val="00814F36"/>
    <w:rsid w:val="008151DA"/>
    <w:rsid w:val="00815456"/>
    <w:rsid w:val="008155F5"/>
    <w:rsid w:val="00815B3E"/>
    <w:rsid w:val="0081626E"/>
    <w:rsid w:val="00816969"/>
    <w:rsid w:val="00817017"/>
    <w:rsid w:val="00817375"/>
    <w:rsid w:val="008173F4"/>
    <w:rsid w:val="00817780"/>
    <w:rsid w:val="008177A4"/>
    <w:rsid w:val="00820670"/>
    <w:rsid w:val="0082124C"/>
    <w:rsid w:val="00821EBE"/>
    <w:rsid w:val="00821F52"/>
    <w:rsid w:val="008226AB"/>
    <w:rsid w:val="008229C8"/>
    <w:rsid w:val="00822B2F"/>
    <w:rsid w:val="00822B8B"/>
    <w:rsid w:val="008230E8"/>
    <w:rsid w:val="00823F75"/>
    <w:rsid w:val="008240F3"/>
    <w:rsid w:val="008245A9"/>
    <w:rsid w:val="00824E54"/>
    <w:rsid w:val="00825E49"/>
    <w:rsid w:val="008261FC"/>
    <w:rsid w:val="0082759D"/>
    <w:rsid w:val="00827BEA"/>
    <w:rsid w:val="00831206"/>
    <w:rsid w:val="0083144E"/>
    <w:rsid w:val="008314B1"/>
    <w:rsid w:val="00831BEE"/>
    <w:rsid w:val="008321BF"/>
    <w:rsid w:val="00832551"/>
    <w:rsid w:val="008330A7"/>
    <w:rsid w:val="008336E2"/>
    <w:rsid w:val="008339CA"/>
    <w:rsid w:val="00833C57"/>
    <w:rsid w:val="00834830"/>
    <w:rsid w:val="00834E3F"/>
    <w:rsid w:val="00835480"/>
    <w:rsid w:val="008357BC"/>
    <w:rsid w:val="008360FE"/>
    <w:rsid w:val="0083614A"/>
    <w:rsid w:val="0083651F"/>
    <w:rsid w:val="00840421"/>
    <w:rsid w:val="00840AD2"/>
    <w:rsid w:val="00840DF2"/>
    <w:rsid w:val="00841068"/>
    <w:rsid w:val="0084143A"/>
    <w:rsid w:val="00841451"/>
    <w:rsid w:val="00841971"/>
    <w:rsid w:val="00841BA2"/>
    <w:rsid w:val="00841F3D"/>
    <w:rsid w:val="00842457"/>
    <w:rsid w:val="008428F3"/>
    <w:rsid w:val="00842AC5"/>
    <w:rsid w:val="008435B8"/>
    <w:rsid w:val="0084385D"/>
    <w:rsid w:val="00843921"/>
    <w:rsid w:val="00843F00"/>
    <w:rsid w:val="008450A8"/>
    <w:rsid w:val="00845328"/>
    <w:rsid w:val="00845575"/>
    <w:rsid w:val="0084574B"/>
    <w:rsid w:val="0084580C"/>
    <w:rsid w:val="00846167"/>
    <w:rsid w:val="0084702B"/>
    <w:rsid w:val="008473B9"/>
    <w:rsid w:val="00847623"/>
    <w:rsid w:val="00847AA7"/>
    <w:rsid w:val="00850D5A"/>
    <w:rsid w:val="008516BB"/>
    <w:rsid w:val="008519B1"/>
    <w:rsid w:val="00852255"/>
    <w:rsid w:val="00852652"/>
    <w:rsid w:val="00852C32"/>
    <w:rsid w:val="008532A8"/>
    <w:rsid w:val="00853AFC"/>
    <w:rsid w:val="00853C27"/>
    <w:rsid w:val="00853D23"/>
    <w:rsid w:val="0085414A"/>
    <w:rsid w:val="00854395"/>
    <w:rsid w:val="00854DAA"/>
    <w:rsid w:val="008556C4"/>
    <w:rsid w:val="00855B85"/>
    <w:rsid w:val="00855D72"/>
    <w:rsid w:val="00855D94"/>
    <w:rsid w:val="00855DC0"/>
    <w:rsid w:val="00855FF1"/>
    <w:rsid w:val="00856258"/>
    <w:rsid w:val="00856358"/>
    <w:rsid w:val="00856D0D"/>
    <w:rsid w:val="008570B2"/>
    <w:rsid w:val="00857174"/>
    <w:rsid w:val="00857407"/>
    <w:rsid w:val="00862079"/>
    <w:rsid w:val="00862975"/>
    <w:rsid w:val="00862AD5"/>
    <w:rsid w:val="00862CAB"/>
    <w:rsid w:val="00862E28"/>
    <w:rsid w:val="008632AE"/>
    <w:rsid w:val="00863559"/>
    <w:rsid w:val="00863DB9"/>
    <w:rsid w:val="008644AF"/>
    <w:rsid w:val="008646C9"/>
    <w:rsid w:val="00864F40"/>
    <w:rsid w:val="00865313"/>
    <w:rsid w:val="00866161"/>
    <w:rsid w:val="00866282"/>
    <w:rsid w:val="00866336"/>
    <w:rsid w:val="00866785"/>
    <w:rsid w:val="0086710E"/>
    <w:rsid w:val="008672DC"/>
    <w:rsid w:val="00867C68"/>
    <w:rsid w:val="00867E3C"/>
    <w:rsid w:val="00870569"/>
    <w:rsid w:val="00870B0B"/>
    <w:rsid w:val="0087132D"/>
    <w:rsid w:val="00871A19"/>
    <w:rsid w:val="00871E30"/>
    <w:rsid w:val="00872445"/>
    <w:rsid w:val="00873793"/>
    <w:rsid w:val="00873810"/>
    <w:rsid w:val="00873B0F"/>
    <w:rsid w:val="0087403A"/>
    <w:rsid w:val="00874076"/>
    <w:rsid w:val="00874139"/>
    <w:rsid w:val="00874563"/>
    <w:rsid w:val="00874997"/>
    <w:rsid w:val="00874E69"/>
    <w:rsid w:val="00874F60"/>
    <w:rsid w:val="00876A93"/>
    <w:rsid w:val="00876ADA"/>
    <w:rsid w:val="00877968"/>
    <w:rsid w:val="0088016F"/>
    <w:rsid w:val="00880820"/>
    <w:rsid w:val="00880C81"/>
    <w:rsid w:val="00881A2A"/>
    <w:rsid w:val="00881DC8"/>
    <w:rsid w:val="00882259"/>
    <w:rsid w:val="00882AF6"/>
    <w:rsid w:val="00882B00"/>
    <w:rsid w:val="00882EE7"/>
    <w:rsid w:val="00883271"/>
    <w:rsid w:val="0088385D"/>
    <w:rsid w:val="00883A0F"/>
    <w:rsid w:val="008841CE"/>
    <w:rsid w:val="0088467D"/>
    <w:rsid w:val="00884AF0"/>
    <w:rsid w:val="008852B7"/>
    <w:rsid w:val="00886187"/>
    <w:rsid w:val="00886941"/>
    <w:rsid w:val="00886E7D"/>
    <w:rsid w:val="0088752D"/>
    <w:rsid w:val="00887AC5"/>
    <w:rsid w:val="00887B00"/>
    <w:rsid w:val="00892087"/>
    <w:rsid w:val="0089217F"/>
    <w:rsid w:val="00892296"/>
    <w:rsid w:val="0089236A"/>
    <w:rsid w:val="008929FF"/>
    <w:rsid w:val="00893607"/>
    <w:rsid w:val="00893ADE"/>
    <w:rsid w:val="00893DB8"/>
    <w:rsid w:val="0089492A"/>
    <w:rsid w:val="00895696"/>
    <w:rsid w:val="0089577B"/>
    <w:rsid w:val="008960F5"/>
    <w:rsid w:val="0089662C"/>
    <w:rsid w:val="00896A7B"/>
    <w:rsid w:val="00897AE8"/>
    <w:rsid w:val="00897BD4"/>
    <w:rsid w:val="008A02C7"/>
    <w:rsid w:val="008A145A"/>
    <w:rsid w:val="008A176E"/>
    <w:rsid w:val="008A1847"/>
    <w:rsid w:val="008A19A3"/>
    <w:rsid w:val="008A1B1A"/>
    <w:rsid w:val="008A1E79"/>
    <w:rsid w:val="008A2134"/>
    <w:rsid w:val="008A2422"/>
    <w:rsid w:val="008A2739"/>
    <w:rsid w:val="008A2E5C"/>
    <w:rsid w:val="008A330C"/>
    <w:rsid w:val="008A4468"/>
    <w:rsid w:val="008A5765"/>
    <w:rsid w:val="008A61F3"/>
    <w:rsid w:val="008A7655"/>
    <w:rsid w:val="008B08D1"/>
    <w:rsid w:val="008B0A5A"/>
    <w:rsid w:val="008B0C4A"/>
    <w:rsid w:val="008B1191"/>
    <w:rsid w:val="008B1317"/>
    <w:rsid w:val="008B1618"/>
    <w:rsid w:val="008B1F8E"/>
    <w:rsid w:val="008B4066"/>
    <w:rsid w:val="008B44A3"/>
    <w:rsid w:val="008B45B7"/>
    <w:rsid w:val="008B4BB4"/>
    <w:rsid w:val="008B4C9F"/>
    <w:rsid w:val="008B4F14"/>
    <w:rsid w:val="008B53B6"/>
    <w:rsid w:val="008B550E"/>
    <w:rsid w:val="008B5B0E"/>
    <w:rsid w:val="008B5B7D"/>
    <w:rsid w:val="008B5BD8"/>
    <w:rsid w:val="008B6566"/>
    <w:rsid w:val="008B66AB"/>
    <w:rsid w:val="008B6DBE"/>
    <w:rsid w:val="008C0DEA"/>
    <w:rsid w:val="008C2C82"/>
    <w:rsid w:val="008C2D9E"/>
    <w:rsid w:val="008C3015"/>
    <w:rsid w:val="008C3E11"/>
    <w:rsid w:val="008C49B8"/>
    <w:rsid w:val="008C4E0A"/>
    <w:rsid w:val="008C652F"/>
    <w:rsid w:val="008C6744"/>
    <w:rsid w:val="008C7071"/>
    <w:rsid w:val="008C73C9"/>
    <w:rsid w:val="008C754B"/>
    <w:rsid w:val="008C7CD7"/>
    <w:rsid w:val="008D0E1D"/>
    <w:rsid w:val="008D0F77"/>
    <w:rsid w:val="008D1367"/>
    <w:rsid w:val="008D1B88"/>
    <w:rsid w:val="008D1BA2"/>
    <w:rsid w:val="008D1E3B"/>
    <w:rsid w:val="008D225B"/>
    <w:rsid w:val="008D2946"/>
    <w:rsid w:val="008D2A9F"/>
    <w:rsid w:val="008D2B8D"/>
    <w:rsid w:val="008D2DD2"/>
    <w:rsid w:val="008D34C9"/>
    <w:rsid w:val="008D3D59"/>
    <w:rsid w:val="008D4675"/>
    <w:rsid w:val="008D4763"/>
    <w:rsid w:val="008D4D57"/>
    <w:rsid w:val="008D50FA"/>
    <w:rsid w:val="008D54F3"/>
    <w:rsid w:val="008D55A9"/>
    <w:rsid w:val="008D5D6D"/>
    <w:rsid w:val="008D68C7"/>
    <w:rsid w:val="008D7178"/>
    <w:rsid w:val="008D728A"/>
    <w:rsid w:val="008D7970"/>
    <w:rsid w:val="008E0083"/>
    <w:rsid w:val="008E0A8F"/>
    <w:rsid w:val="008E0BA7"/>
    <w:rsid w:val="008E17C6"/>
    <w:rsid w:val="008E208E"/>
    <w:rsid w:val="008E25A0"/>
    <w:rsid w:val="008E29F2"/>
    <w:rsid w:val="008E34E2"/>
    <w:rsid w:val="008E3543"/>
    <w:rsid w:val="008E35C9"/>
    <w:rsid w:val="008E3986"/>
    <w:rsid w:val="008E4348"/>
    <w:rsid w:val="008E4720"/>
    <w:rsid w:val="008E4779"/>
    <w:rsid w:val="008E4A83"/>
    <w:rsid w:val="008E4CE8"/>
    <w:rsid w:val="008E5309"/>
    <w:rsid w:val="008E54FB"/>
    <w:rsid w:val="008E648B"/>
    <w:rsid w:val="008E6806"/>
    <w:rsid w:val="008E704D"/>
    <w:rsid w:val="008E7668"/>
    <w:rsid w:val="008E7C08"/>
    <w:rsid w:val="008F037F"/>
    <w:rsid w:val="008F0F05"/>
    <w:rsid w:val="008F1350"/>
    <w:rsid w:val="008F2353"/>
    <w:rsid w:val="008F2585"/>
    <w:rsid w:val="008F3206"/>
    <w:rsid w:val="008F3D98"/>
    <w:rsid w:val="008F4552"/>
    <w:rsid w:val="008F487A"/>
    <w:rsid w:val="008F4DBD"/>
    <w:rsid w:val="008F5939"/>
    <w:rsid w:val="008F64ED"/>
    <w:rsid w:val="008F6A70"/>
    <w:rsid w:val="008F714F"/>
    <w:rsid w:val="008F71EF"/>
    <w:rsid w:val="008F74BF"/>
    <w:rsid w:val="008F75A7"/>
    <w:rsid w:val="0090013A"/>
    <w:rsid w:val="00900457"/>
    <w:rsid w:val="0090165A"/>
    <w:rsid w:val="0090165B"/>
    <w:rsid w:val="00901892"/>
    <w:rsid w:val="00901D3D"/>
    <w:rsid w:val="00901D4C"/>
    <w:rsid w:val="00901F9C"/>
    <w:rsid w:val="009022C1"/>
    <w:rsid w:val="00902D62"/>
    <w:rsid w:val="009038D4"/>
    <w:rsid w:val="00903DF3"/>
    <w:rsid w:val="00904BE2"/>
    <w:rsid w:val="0090545F"/>
    <w:rsid w:val="009058B9"/>
    <w:rsid w:val="00906146"/>
    <w:rsid w:val="0090673B"/>
    <w:rsid w:val="00906934"/>
    <w:rsid w:val="00906C08"/>
    <w:rsid w:val="00906CFF"/>
    <w:rsid w:val="00906E83"/>
    <w:rsid w:val="009075AE"/>
    <w:rsid w:val="009078E7"/>
    <w:rsid w:val="00907BA7"/>
    <w:rsid w:val="0091131B"/>
    <w:rsid w:val="00912011"/>
    <w:rsid w:val="00912461"/>
    <w:rsid w:val="00912BC9"/>
    <w:rsid w:val="009144D8"/>
    <w:rsid w:val="00915423"/>
    <w:rsid w:val="00916DB2"/>
    <w:rsid w:val="00916EEB"/>
    <w:rsid w:val="0092085E"/>
    <w:rsid w:val="00920C45"/>
    <w:rsid w:val="00920EA9"/>
    <w:rsid w:val="00921967"/>
    <w:rsid w:val="00921B5F"/>
    <w:rsid w:val="00921C50"/>
    <w:rsid w:val="009227C1"/>
    <w:rsid w:val="00922D99"/>
    <w:rsid w:val="009238D1"/>
    <w:rsid w:val="00923A63"/>
    <w:rsid w:val="00923D28"/>
    <w:rsid w:val="009241C1"/>
    <w:rsid w:val="009243C9"/>
    <w:rsid w:val="0092446E"/>
    <w:rsid w:val="00924CE1"/>
    <w:rsid w:val="00924F8C"/>
    <w:rsid w:val="009250DB"/>
    <w:rsid w:val="0092664F"/>
    <w:rsid w:val="00927023"/>
    <w:rsid w:val="009272F7"/>
    <w:rsid w:val="0093075D"/>
    <w:rsid w:val="00931594"/>
    <w:rsid w:val="00931A4A"/>
    <w:rsid w:val="009324A8"/>
    <w:rsid w:val="009324EE"/>
    <w:rsid w:val="00933A6F"/>
    <w:rsid w:val="00933DB6"/>
    <w:rsid w:val="009340D6"/>
    <w:rsid w:val="009340F4"/>
    <w:rsid w:val="0093417B"/>
    <w:rsid w:val="00934CF1"/>
    <w:rsid w:val="00934E7E"/>
    <w:rsid w:val="0093593A"/>
    <w:rsid w:val="00935982"/>
    <w:rsid w:val="009359D7"/>
    <w:rsid w:val="00935A83"/>
    <w:rsid w:val="00935FC2"/>
    <w:rsid w:val="0093600E"/>
    <w:rsid w:val="009360DC"/>
    <w:rsid w:val="0093611B"/>
    <w:rsid w:val="00937537"/>
    <w:rsid w:val="00937FF7"/>
    <w:rsid w:val="00940376"/>
    <w:rsid w:val="00940538"/>
    <w:rsid w:val="00940BA4"/>
    <w:rsid w:val="00940DE3"/>
    <w:rsid w:val="00941134"/>
    <w:rsid w:val="00941365"/>
    <w:rsid w:val="0094141B"/>
    <w:rsid w:val="00943371"/>
    <w:rsid w:val="0094340A"/>
    <w:rsid w:val="00944459"/>
    <w:rsid w:val="00944BA3"/>
    <w:rsid w:val="00944FE6"/>
    <w:rsid w:val="00945043"/>
    <w:rsid w:val="00945073"/>
    <w:rsid w:val="00945F59"/>
    <w:rsid w:val="009462E4"/>
    <w:rsid w:val="009464A0"/>
    <w:rsid w:val="00951437"/>
    <w:rsid w:val="0095155A"/>
    <w:rsid w:val="00951988"/>
    <w:rsid w:val="00951B84"/>
    <w:rsid w:val="00952010"/>
    <w:rsid w:val="00952541"/>
    <w:rsid w:val="0095257F"/>
    <w:rsid w:val="009529AD"/>
    <w:rsid w:val="00952E37"/>
    <w:rsid w:val="00953C63"/>
    <w:rsid w:val="00953F4F"/>
    <w:rsid w:val="0095431B"/>
    <w:rsid w:val="009546F1"/>
    <w:rsid w:val="009547A0"/>
    <w:rsid w:val="00954DE1"/>
    <w:rsid w:val="00954FB4"/>
    <w:rsid w:val="00955436"/>
    <w:rsid w:val="00955CD2"/>
    <w:rsid w:val="009561CC"/>
    <w:rsid w:val="00956A6C"/>
    <w:rsid w:val="00956ACB"/>
    <w:rsid w:val="00956B1A"/>
    <w:rsid w:val="00957891"/>
    <w:rsid w:val="009578F5"/>
    <w:rsid w:val="00957929"/>
    <w:rsid w:val="00957E58"/>
    <w:rsid w:val="00960270"/>
    <w:rsid w:val="00960954"/>
    <w:rsid w:val="009609E3"/>
    <w:rsid w:val="00960C44"/>
    <w:rsid w:val="00960C51"/>
    <w:rsid w:val="00961AA9"/>
    <w:rsid w:val="0096384B"/>
    <w:rsid w:val="00963B78"/>
    <w:rsid w:val="009642C1"/>
    <w:rsid w:val="00965BE0"/>
    <w:rsid w:val="00965ECB"/>
    <w:rsid w:val="009668CD"/>
    <w:rsid w:val="00966A01"/>
    <w:rsid w:val="00967958"/>
    <w:rsid w:val="00967D5E"/>
    <w:rsid w:val="009703DC"/>
    <w:rsid w:val="0097040E"/>
    <w:rsid w:val="009709ED"/>
    <w:rsid w:val="00971274"/>
    <w:rsid w:val="00971483"/>
    <w:rsid w:val="0097261F"/>
    <w:rsid w:val="00972D83"/>
    <w:rsid w:val="00972F31"/>
    <w:rsid w:val="0097302D"/>
    <w:rsid w:val="009736E3"/>
    <w:rsid w:val="00973884"/>
    <w:rsid w:val="009749E0"/>
    <w:rsid w:val="00974A8F"/>
    <w:rsid w:val="009757D9"/>
    <w:rsid w:val="009762BF"/>
    <w:rsid w:val="0097655A"/>
    <w:rsid w:val="00976A25"/>
    <w:rsid w:val="00976E80"/>
    <w:rsid w:val="00977382"/>
    <w:rsid w:val="00977668"/>
    <w:rsid w:val="009777E5"/>
    <w:rsid w:val="00977A25"/>
    <w:rsid w:val="00981255"/>
    <w:rsid w:val="00981370"/>
    <w:rsid w:val="009813BE"/>
    <w:rsid w:val="009814A3"/>
    <w:rsid w:val="0098153E"/>
    <w:rsid w:val="009817B1"/>
    <w:rsid w:val="00982F46"/>
    <w:rsid w:val="00983F0A"/>
    <w:rsid w:val="00983F50"/>
    <w:rsid w:val="00985322"/>
    <w:rsid w:val="009858D2"/>
    <w:rsid w:val="00985B1A"/>
    <w:rsid w:val="00985D4E"/>
    <w:rsid w:val="009862D8"/>
    <w:rsid w:val="009873A5"/>
    <w:rsid w:val="0098766A"/>
    <w:rsid w:val="00987802"/>
    <w:rsid w:val="00987FBE"/>
    <w:rsid w:val="00990058"/>
    <w:rsid w:val="0099051C"/>
    <w:rsid w:val="00990BC6"/>
    <w:rsid w:val="00991277"/>
    <w:rsid w:val="00991CB9"/>
    <w:rsid w:val="00992D78"/>
    <w:rsid w:val="00993174"/>
    <w:rsid w:val="00994502"/>
    <w:rsid w:val="009956EB"/>
    <w:rsid w:val="00995A1E"/>
    <w:rsid w:val="00995FD4"/>
    <w:rsid w:val="00996280"/>
    <w:rsid w:val="009962E5"/>
    <w:rsid w:val="0099646A"/>
    <w:rsid w:val="00996771"/>
    <w:rsid w:val="00996C79"/>
    <w:rsid w:val="00996FCE"/>
    <w:rsid w:val="009971C8"/>
    <w:rsid w:val="009973E1"/>
    <w:rsid w:val="0099780E"/>
    <w:rsid w:val="009A05C4"/>
    <w:rsid w:val="009A17CD"/>
    <w:rsid w:val="009A1BAB"/>
    <w:rsid w:val="009A1C10"/>
    <w:rsid w:val="009A2324"/>
    <w:rsid w:val="009A28D7"/>
    <w:rsid w:val="009A29B3"/>
    <w:rsid w:val="009A3232"/>
    <w:rsid w:val="009A395B"/>
    <w:rsid w:val="009A3B6D"/>
    <w:rsid w:val="009A3B82"/>
    <w:rsid w:val="009A40E4"/>
    <w:rsid w:val="009A45E5"/>
    <w:rsid w:val="009A4903"/>
    <w:rsid w:val="009A4E14"/>
    <w:rsid w:val="009A5011"/>
    <w:rsid w:val="009A5032"/>
    <w:rsid w:val="009A52CD"/>
    <w:rsid w:val="009A55D4"/>
    <w:rsid w:val="009A5D13"/>
    <w:rsid w:val="009A7447"/>
    <w:rsid w:val="009B06CB"/>
    <w:rsid w:val="009B0B60"/>
    <w:rsid w:val="009B1D39"/>
    <w:rsid w:val="009B2F63"/>
    <w:rsid w:val="009B3072"/>
    <w:rsid w:val="009B3548"/>
    <w:rsid w:val="009B35DA"/>
    <w:rsid w:val="009B40CA"/>
    <w:rsid w:val="009B4238"/>
    <w:rsid w:val="009B46A4"/>
    <w:rsid w:val="009B4A22"/>
    <w:rsid w:val="009B51F4"/>
    <w:rsid w:val="009B5AB9"/>
    <w:rsid w:val="009B5C8B"/>
    <w:rsid w:val="009B654D"/>
    <w:rsid w:val="009B7695"/>
    <w:rsid w:val="009B7F5A"/>
    <w:rsid w:val="009C2075"/>
    <w:rsid w:val="009C2167"/>
    <w:rsid w:val="009C2189"/>
    <w:rsid w:val="009C316E"/>
    <w:rsid w:val="009C33EB"/>
    <w:rsid w:val="009C3569"/>
    <w:rsid w:val="009C427D"/>
    <w:rsid w:val="009C4C8B"/>
    <w:rsid w:val="009C572E"/>
    <w:rsid w:val="009C57A9"/>
    <w:rsid w:val="009C5AE1"/>
    <w:rsid w:val="009C62E0"/>
    <w:rsid w:val="009C6F43"/>
    <w:rsid w:val="009C7112"/>
    <w:rsid w:val="009C711E"/>
    <w:rsid w:val="009C7555"/>
    <w:rsid w:val="009C75C2"/>
    <w:rsid w:val="009C7606"/>
    <w:rsid w:val="009C7F67"/>
    <w:rsid w:val="009D0029"/>
    <w:rsid w:val="009D0CC9"/>
    <w:rsid w:val="009D131D"/>
    <w:rsid w:val="009D1504"/>
    <w:rsid w:val="009D1701"/>
    <w:rsid w:val="009D196D"/>
    <w:rsid w:val="009D197E"/>
    <w:rsid w:val="009D2C54"/>
    <w:rsid w:val="009D2E3C"/>
    <w:rsid w:val="009D3683"/>
    <w:rsid w:val="009D383E"/>
    <w:rsid w:val="009D3C7A"/>
    <w:rsid w:val="009D43D7"/>
    <w:rsid w:val="009D49CE"/>
    <w:rsid w:val="009D4A5D"/>
    <w:rsid w:val="009D5065"/>
    <w:rsid w:val="009D5196"/>
    <w:rsid w:val="009D52F0"/>
    <w:rsid w:val="009D5E6E"/>
    <w:rsid w:val="009D5F59"/>
    <w:rsid w:val="009D62B5"/>
    <w:rsid w:val="009D64A9"/>
    <w:rsid w:val="009D6ADA"/>
    <w:rsid w:val="009D77DB"/>
    <w:rsid w:val="009E00D9"/>
    <w:rsid w:val="009E0143"/>
    <w:rsid w:val="009E023B"/>
    <w:rsid w:val="009E0427"/>
    <w:rsid w:val="009E09E4"/>
    <w:rsid w:val="009E16ED"/>
    <w:rsid w:val="009E1EED"/>
    <w:rsid w:val="009E2BBE"/>
    <w:rsid w:val="009E2F3D"/>
    <w:rsid w:val="009E2F57"/>
    <w:rsid w:val="009E3173"/>
    <w:rsid w:val="009E3174"/>
    <w:rsid w:val="009E4AE1"/>
    <w:rsid w:val="009E4CF2"/>
    <w:rsid w:val="009E4E9D"/>
    <w:rsid w:val="009E5058"/>
    <w:rsid w:val="009E522D"/>
    <w:rsid w:val="009E5242"/>
    <w:rsid w:val="009E5320"/>
    <w:rsid w:val="009E5427"/>
    <w:rsid w:val="009E572C"/>
    <w:rsid w:val="009E6551"/>
    <w:rsid w:val="009E67F0"/>
    <w:rsid w:val="009E69E3"/>
    <w:rsid w:val="009E6CA1"/>
    <w:rsid w:val="009E6F11"/>
    <w:rsid w:val="009E7536"/>
    <w:rsid w:val="009E7D2E"/>
    <w:rsid w:val="009E7DDA"/>
    <w:rsid w:val="009F006F"/>
    <w:rsid w:val="009F1BE4"/>
    <w:rsid w:val="009F2647"/>
    <w:rsid w:val="009F2805"/>
    <w:rsid w:val="009F422C"/>
    <w:rsid w:val="009F4299"/>
    <w:rsid w:val="009F4333"/>
    <w:rsid w:val="009F477C"/>
    <w:rsid w:val="009F4A3A"/>
    <w:rsid w:val="009F5717"/>
    <w:rsid w:val="009F5862"/>
    <w:rsid w:val="009F6134"/>
    <w:rsid w:val="009F7062"/>
    <w:rsid w:val="009F742E"/>
    <w:rsid w:val="009F7AC6"/>
    <w:rsid w:val="00A007A7"/>
    <w:rsid w:val="00A0191C"/>
    <w:rsid w:val="00A02344"/>
    <w:rsid w:val="00A02523"/>
    <w:rsid w:val="00A027EC"/>
    <w:rsid w:val="00A02982"/>
    <w:rsid w:val="00A02F7B"/>
    <w:rsid w:val="00A03047"/>
    <w:rsid w:val="00A0546C"/>
    <w:rsid w:val="00A055C3"/>
    <w:rsid w:val="00A05849"/>
    <w:rsid w:val="00A05B76"/>
    <w:rsid w:val="00A05C36"/>
    <w:rsid w:val="00A05D89"/>
    <w:rsid w:val="00A05E96"/>
    <w:rsid w:val="00A06748"/>
    <w:rsid w:val="00A06DA3"/>
    <w:rsid w:val="00A07930"/>
    <w:rsid w:val="00A07982"/>
    <w:rsid w:val="00A079E9"/>
    <w:rsid w:val="00A07C4A"/>
    <w:rsid w:val="00A11453"/>
    <w:rsid w:val="00A11D76"/>
    <w:rsid w:val="00A12077"/>
    <w:rsid w:val="00A12422"/>
    <w:rsid w:val="00A12463"/>
    <w:rsid w:val="00A127D7"/>
    <w:rsid w:val="00A12FED"/>
    <w:rsid w:val="00A13BE1"/>
    <w:rsid w:val="00A13DA8"/>
    <w:rsid w:val="00A140FC"/>
    <w:rsid w:val="00A14B45"/>
    <w:rsid w:val="00A15156"/>
    <w:rsid w:val="00A153BD"/>
    <w:rsid w:val="00A155C4"/>
    <w:rsid w:val="00A1581B"/>
    <w:rsid w:val="00A15C87"/>
    <w:rsid w:val="00A16474"/>
    <w:rsid w:val="00A16F4E"/>
    <w:rsid w:val="00A1756C"/>
    <w:rsid w:val="00A17673"/>
    <w:rsid w:val="00A177EB"/>
    <w:rsid w:val="00A178F5"/>
    <w:rsid w:val="00A17C47"/>
    <w:rsid w:val="00A204E7"/>
    <w:rsid w:val="00A20C37"/>
    <w:rsid w:val="00A20FAB"/>
    <w:rsid w:val="00A216E6"/>
    <w:rsid w:val="00A21927"/>
    <w:rsid w:val="00A22761"/>
    <w:rsid w:val="00A22935"/>
    <w:rsid w:val="00A22B38"/>
    <w:rsid w:val="00A22B87"/>
    <w:rsid w:val="00A22C17"/>
    <w:rsid w:val="00A232F8"/>
    <w:rsid w:val="00A235E5"/>
    <w:rsid w:val="00A2429C"/>
    <w:rsid w:val="00A24CA1"/>
    <w:rsid w:val="00A2544C"/>
    <w:rsid w:val="00A26470"/>
    <w:rsid w:val="00A26733"/>
    <w:rsid w:val="00A2764C"/>
    <w:rsid w:val="00A276BB"/>
    <w:rsid w:val="00A30252"/>
    <w:rsid w:val="00A304E1"/>
    <w:rsid w:val="00A3061D"/>
    <w:rsid w:val="00A30B34"/>
    <w:rsid w:val="00A30BF7"/>
    <w:rsid w:val="00A30E40"/>
    <w:rsid w:val="00A30E81"/>
    <w:rsid w:val="00A3160B"/>
    <w:rsid w:val="00A31D3A"/>
    <w:rsid w:val="00A3331D"/>
    <w:rsid w:val="00A34AFF"/>
    <w:rsid w:val="00A36171"/>
    <w:rsid w:val="00A36291"/>
    <w:rsid w:val="00A3651B"/>
    <w:rsid w:val="00A368B5"/>
    <w:rsid w:val="00A36EAC"/>
    <w:rsid w:val="00A36F68"/>
    <w:rsid w:val="00A37C9C"/>
    <w:rsid w:val="00A37D36"/>
    <w:rsid w:val="00A4012E"/>
    <w:rsid w:val="00A40449"/>
    <w:rsid w:val="00A418AD"/>
    <w:rsid w:val="00A41B96"/>
    <w:rsid w:val="00A42061"/>
    <w:rsid w:val="00A425B0"/>
    <w:rsid w:val="00A435DD"/>
    <w:rsid w:val="00A436C1"/>
    <w:rsid w:val="00A44239"/>
    <w:rsid w:val="00A4426B"/>
    <w:rsid w:val="00A44D48"/>
    <w:rsid w:val="00A45544"/>
    <w:rsid w:val="00A4594E"/>
    <w:rsid w:val="00A45C3E"/>
    <w:rsid w:val="00A463FF"/>
    <w:rsid w:val="00A46591"/>
    <w:rsid w:val="00A4692C"/>
    <w:rsid w:val="00A51897"/>
    <w:rsid w:val="00A51C7E"/>
    <w:rsid w:val="00A5273F"/>
    <w:rsid w:val="00A52CB7"/>
    <w:rsid w:val="00A52F89"/>
    <w:rsid w:val="00A54089"/>
    <w:rsid w:val="00A544A8"/>
    <w:rsid w:val="00A54D02"/>
    <w:rsid w:val="00A54DBA"/>
    <w:rsid w:val="00A563EB"/>
    <w:rsid w:val="00A56646"/>
    <w:rsid w:val="00A56E05"/>
    <w:rsid w:val="00A57C93"/>
    <w:rsid w:val="00A605A3"/>
    <w:rsid w:val="00A61C8C"/>
    <w:rsid w:val="00A624AE"/>
    <w:rsid w:val="00A62566"/>
    <w:rsid w:val="00A625E7"/>
    <w:rsid w:val="00A62B2F"/>
    <w:rsid w:val="00A63784"/>
    <w:rsid w:val="00A6477B"/>
    <w:rsid w:val="00A6480F"/>
    <w:rsid w:val="00A64892"/>
    <w:rsid w:val="00A65C6B"/>
    <w:rsid w:val="00A65E43"/>
    <w:rsid w:val="00A67057"/>
    <w:rsid w:val="00A6772B"/>
    <w:rsid w:val="00A6782B"/>
    <w:rsid w:val="00A67A3D"/>
    <w:rsid w:val="00A67E7E"/>
    <w:rsid w:val="00A67F4D"/>
    <w:rsid w:val="00A70C6A"/>
    <w:rsid w:val="00A7100A"/>
    <w:rsid w:val="00A714DD"/>
    <w:rsid w:val="00A71AE0"/>
    <w:rsid w:val="00A71D8E"/>
    <w:rsid w:val="00A7200D"/>
    <w:rsid w:val="00A72AF3"/>
    <w:rsid w:val="00A74055"/>
    <w:rsid w:val="00A7407D"/>
    <w:rsid w:val="00A74185"/>
    <w:rsid w:val="00A7426C"/>
    <w:rsid w:val="00A74391"/>
    <w:rsid w:val="00A74726"/>
    <w:rsid w:val="00A747A6"/>
    <w:rsid w:val="00A74CB7"/>
    <w:rsid w:val="00A75B5F"/>
    <w:rsid w:val="00A75E5D"/>
    <w:rsid w:val="00A76589"/>
    <w:rsid w:val="00A77236"/>
    <w:rsid w:val="00A77DDE"/>
    <w:rsid w:val="00A809BB"/>
    <w:rsid w:val="00A80EE7"/>
    <w:rsid w:val="00A8117D"/>
    <w:rsid w:val="00A81601"/>
    <w:rsid w:val="00A816D9"/>
    <w:rsid w:val="00A816EA"/>
    <w:rsid w:val="00A817C7"/>
    <w:rsid w:val="00A81A09"/>
    <w:rsid w:val="00A81BF5"/>
    <w:rsid w:val="00A82065"/>
    <w:rsid w:val="00A8212C"/>
    <w:rsid w:val="00A82B32"/>
    <w:rsid w:val="00A83B94"/>
    <w:rsid w:val="00A8595C"/>
    <w:rsid w:val="00A85C99"/>
    <w:rsid w:val="00A87106"/>
    <w:rsid w:val="00A87940"/>
    <w:rsid w:val="00A90431"/>
    <w:rsid w:val="00A90835"/>
    <w:rsid w:val="00A91185"/>
    <w:rsid w:val="00A91868"/>
    <w:rsid w:val="00A91C94"/>
    <w:rsid w:val="00A925B9"/>
    <w:rsid w:val="00A9316A"/>
    <w:rsid w:val="00A93BBE"/>
    <w:rsid w:val="00A9411A"/>
    <w:rsid w:val="00A945E4"/>
    <w:rsid w:val="00A9489A"/>
    <w:rsid w:val="00A95412"/>
    <w:rsid w:val="00A95B12"/>
    <w:rsid w:val="00A9720C"/>
    <w:rsid w:val="00A97450"/>
    <w:rsid w:val="00A97600"/>
    <w:rsid w:val="00A97AB8"/>
    <w:rsid w:val="00AA006D"/>
    <w:rsid w:val="00AA0726"/>
    <w:rsid w:val="00AA07FF"/>
    <w:rsid w:val="00AA229C"/>
    <w:rsid w:val="00AA22A2"/>
    <w:rsid w:val="00AA2887"/>
    <w:rsid w:val="00AA307A"/>
    <w:rsid w:val="00AA30FF"/>
    <w:rsid w:val="00AA3522"/>
    <w:rsid w:val="00AA3883"/>
    <w:rsid w:val="00AA43CB"/>
    <w:rsid w:val="00AA462C"/>
    <w:rsid w:val="00AA4758"/>
    <w:rsid w:val="00AA4C11"/>
    <w:rsid w:val="00AA4EBD"/>
    <w:rsid w:val="00AA5C2F"/>
    <w:rsid w:val="00AA5D91"/>
    <w:rsid w:val="00AA648E"/>
    <w:rsid w:val="00AA6D2D"/>
    <w:rsid w:val="00AA7437"/>
    <w:rsid w:val="00AA79D4"/>
    <w:rsid w:val="00AA7B9A"/>
    <w:rsid w:val="00AB0AE2"/>
    <w:rsid w:val="00AB0B70"/>
    <w:rsid w:val="00AB1164"/>
    <w:rsid w:val="00AB1BBC"/>
    <w:rsid w:val="00AB2459"/>
    <w:rsid w:val="00AB24B1"/>
    <w:rsid w:val="00AB309F"/>
    <w:rsid w:val="00AB3C02"/>
    <w:rsid w:val="00AB4BB8"/>
    <w:rsid w:val="00AB4CE0"/>
    <w:rsid w:val="00AB50F1"/>
    <w:rsid w:val="00AB6E17"/>
    <w:rsid w:val="00AB6F7C"/>
    <w:rsid w:val="00AB723E"/>
    <w:rsid w:val="00AB765E"/>
    <w:rsid w:val="00AB7816"/>
    <w:rsid w:val="00AC08DD"/>
    <w:rsid w:val="00AC183B"/>
    <w:rsid w:val="00AC21C6"/>
    <w:rsid w:val="00AC230E"/>
    <w:rsid w:val="00AC292E"/>
    <w:rsid w:val="00AC3003"/>
    <w:rsid w:val="00AC374F"/>
    <w:rsid w:val="00AC39FD"/>
    <w:rsid w:val="00AC3B21"/>
    <w:rsid w:val="00AC4029"/>
    <w:rsid w:val="00AC441F"/>
    <w:rsid w:val="00AC4AAD"/>
    <w:rsid w:val="00AC4C00"/>
    <w:rsid w:val="00AC5322"/>
    <w:rsid w:val="00AC6132"/>
    <w:rsid w:val="00AC6209"/>
    <w:rsid w:val="00AC7A50"/>
    <w:rsid w:val="00AC7EF0"/>
    <w:rsid w:val="00AD0760"/>
    <w:rsid w:val="00AD0BAC"/>
    <w:rsid w:val="00AD108F"/>
    <w:rsid w:val="00AD10F6"/>
    <w:rsid w:val="00AD159D"/>
    <w:rsid w:val="00AD1CA4"/>
    <w:rsid w:val="00AD2114"/>
    <w:rsid w:val="00AD2623"/>
    <w:rsid w:val="00AD2AEE"/>
    <w:rsid w:val="00AD2FA4"/>
    <w:rsid w:val="00AD3712"/>
    <w:rsid w:val="00AD41E0"/>
    <w:rsid w:val="00AD682F"/>
    <w:rsid w:val="00AD6D76"/>
    <w:rsid w:val="00AD7052"/>
    <w:rsid w:val="00AD7297"/>
    <w:rsid w:val="00AD756B"/>
    <w:rsid w:val="00AD7C36"/>
    <w:rsid w:val="00AD7D00"/>
    <w:rsid w:val="00AE06E8"/>
    <w:rsid w:val="00AE0C6E"/>
    <w:rsid w:val="00AE11E6"/>
    <w:rsid w:val="00AE1B85"/>
    <w:rsid w:val="00AE1CE0"/>
    <w:rsid w:val="00AE1DA1"/>
    <w:rsid w:val="00AE242C"/>
    <w:rsid w:val="00AE25E2"/>
    <w:rsid w:val="00AE2682"/>
    <w:rsid w:val="00AE2B75"/>
    <w:rsid w:val="00AE2FD4"/>
    <w:rsid w:val="00AE3263"/>
    <w:rsid w:val="00AE3BFF"/>
    <w:rsid w:val="00AE5BF1"/>
    <w:rsid w:val="00AE6367"/>
    <w:rsid w:val="00AE6611"/>
    <w:rsid w:val="00AE6612"/>
    <w:rsid w:val="00AE6898"/>
    <w:rsid w:val="00AE7315"/>
    <w:rsid w:val="00AE787E"/>
    <w:rsid w:val="00AE79B2"/>
    <w:rsid w:val="00AE7A47"/>
    <w:rsid w:val="00AE7A94"/>
    <w:rsid w:val="00AE7F67"/>
    <w:rsid w:val="00AF061C"/>
    <w:rsid w:val="00AF136A"/>
    <w:rsid w:val="00AF13F7"/>
    <w:rsid w:val="00AF147C"/>
    <w:rsid w:val="00AF1955"/>
    <w:rsid w:val="00AF19A0"/>
    <w:rsid w:val="00AF206D"/>
    <w:rsid w:val="00AF2856"/>
    <w:rsid w:val="00AF2B8C"/>
    <w:rsid w:val="00AF2D81"/>
    <w:rsid w:val="00AF3790"/>
    <w:rsid w:val="00AF37EC"/>
    <w:rsid w:val="00AF3BAA"/>
    <w:rsid w:val="00AF3C66"/>
    <w:rsid w:val="00AF40B3"/>
    <w:rsid w:val="00AF4170"/>
    <w:rsid w:val="00AF41CF"/>
    <w:rsid w:val="00AF4939"/>
    <w:rsid w:val="00AF4E78"/>
    <w:rsid w:val="00AF5173"/>
    <w:rsid w:val="00AF547B"/>
    <w:rsid w:val="00AF54AF"/>
    <w:rsid w:val="00AF558E"/>
    <w:rsid w:val="00AF56C5"/>
    <w:rsid w:val="00AF6013"/>
    <w:rsid w:val="00AF64E4"/>
    <w:rsid w:val="00AF680D"/>
    <w:rsid w:val="00AF7298"/>
    <w:rsid w:val="00AF7374"/>
    <w:rsid w:val="00AF7481"/>
    <w:rsid w:val="00AF7FD5"/>
    <w:rsid w:val="00B00116"/>
    <w:rsid w:val="00B00428"/>
    <w:rsid w:val="00B00C1F"/>
    <w:rsid w:val="00B00CC8"/>
    <w:rsid w:val="00B00D44"/>
    <w:rsid w:val="00B01188"/>
    <w:rsid w:val="00B016D9"/>
    <w:rsid w:val="00B01B38"/>
    <w:rsid w:val="00B01BC3"/>
    <w:rsid w:val="00B022C4"/>
    <w:rsid w:val="00B025D4"/>
    <w:rsid w:val="00B02A7F"/>
    <w:rsid w:val="00B02C17"/>
    <w:rsid w:val="00B03031"/>
    <w:rsid w:val="00B0325A"/>
    <w:rsid w:val="00B03962"/>
    <w:rsid w:val="00B03F20"/>
    <w:rsid w:val="00B04FFA"/>
    <w:rsid w:val="00B058EE"/>
    <w:rsid w:val="00B06FC0"/>
    <w:rsid w:val="00B071D0"/>
    <w:rsid w:val="00B075D2"/>
    <w:rsid w:val="00B10621"/>
    <w:rsid w:val="00B10CEA"/>
    <w:rsid w:val="00B11020"/>
    <w:rsid w:val="00B11656"/>
    <w:rsid w:val="00B1254A"/>
    <w:rsid w:val="00B13007"/>
    <w:rsid w:val="00B13774"/>
    <w:rsid w:val="00B13853"/>
    <w:rsid w:val="00B148C3"/>
    <w:rsid w:val="00B154C9"/>
    <w:rsid w:val="00B15B1F"/>
    <w:rsid w:val="00B15D9B"/>
    <w:rsid w:val="00B1602D"/>
    <w:rsid w:val="00B163BF"/>
    <w:rsid w:val="00B1668C"/>
    <w:rsid w:val="00B166E1"/>
    <w:rsid w:val="00B17AE6"/>
    <w:rsid w:val="00B17B98"/>
    <w:rsid w:val="00B17E97"/>
    <w:rsid w:val="00B20209"/>
    <w:rsid w:val="00B20286"/>
    <w:rsid w:val="00B206AC"/>
    <w:rsid w:val="00B208B6"/>
    <w:rsid w:val="00B213B0"/>
    <w:rsid w:val="00B216CC"/>
    <w:rsid w:val="00B21AE3"/>
    <w:rsid w:val="00B21B65"/>
    <w:rsid w:val="00B2314F"/>
    <w:rsid w:val="00B23243"/>
    <w:rsid w:val="00B24AD7"/>
    <w:rsid w:val="00B24CB5"/>
    <w:rsid w:val="00B24D99"/>
    <w:rsid w:val="00B26468"/>
    <w:rsid w:val="00B26A56"/>
    <w:rsid w:val="00B26DE9"/>
    <w:rsid w:val="00B270C2"/>
    <w:rsid w:val="00B306CE"/>
    <w:rsid w:val="00B3099E"/>
    <w:rsid w:val="00B310B5"/>
    <w:rsid w:val="00B31400"/>
    <w:rsid w:val="00B3190A"/>
    <w:rsid w:val="00B31C65"/>
    <w:rsid w:val="00B31D8D"/>
    <w:rsid w:val="00B32670"/>
    <w:rsid w:val="00B32B32"/>
    <w:rsid w:val="00B349D7"/>
    <w:rsid w:val="00B351DE"/>
    <w:rsid w:val="00B362A7"/>
    <w:rsid w:val="00B363C3"/>
    <w:rsid w:val="00B36620"/>
    <w:rsid w:val="00B36E22"/>
    <w:rsid w:val="00B372AB"/>
    <w:rsid w:val="00B37BB6"/>
    <w:rsid w:val="00B37C6D"/>
    <w:rsid w:val="00B37DA8"/>
    <w:rsid w:val="00B41435"/>
    <w:rsid w:val="00B42168"/>
    <w:rsid w:val="00B43471"/>
    <w:rsid w:val="00B43CD9"/>
    <w:rsid w:val="00B44015"/>
    <w:rsid w:val="00B4441E"/>
    <w:rsid w:val="00B44857"/>
    <w:rsid w:val="00B44BF4"/>
    <w:rsid w:val="00B450C7"/>
    <w:rsid w:val="00B45DEA"/>
    <w:rsid w:val="00B45EA2"/>
    <w:rsid w:val="00B473A4"/>
    <w:rsid w:val="00B4760F"/>
    <w:rsid w:val="00B47A05"/>
    <w:rsid w:val="00B50046"/>
    <w:rsid w:val="00B50722"/>
    <w:rsid w:val="00B50B4C"/>
    <w:rsid w:val="00B50FA0"/>
    <w:rsid w:val="00B52D76"/>
    <w:rsid w:val="00B531AC"/>
    <w:rsid w:val="00B535C7"/>
    <w:rsid w:val="00B5385E"/>
    <w:rsid w:val="00B53C70"/>
    <w:rsid w:val="00B53E48"/>
    <w:rsid w:val="00B540ED"/>
    <w:rsid w:val="00B547B6"/>
    <w:rsid w:val="00B54AC6"/>
    <w:rsid w:val="00B56B6F"/>
    <w:rsid w:val="00B56BF3"/>
    <w:rsid w:val="00B56D7B"/>
    <w:rsid w:val="00B57913"/>
    <w:rsid w:val="00B57D3B"/>
    <w:rsid w:val="00B57DBF"/>
    <w:rsid w:val="00B57F4B"/>
    <w:rsid w:val="00B608C7"/>
    <w:rsid w:val="00B60A9D"/>
    <w:rsid w:val="00B639B3"/>
    <w:rsid w:val="00B640FB"/>
    <w:rsid w:val="00B646E8"/>
    <w:rsid w:val="00B649C0"/>
    <w:rsid w:val="00B659BD"/>
    <w:rsid w:val="00B66ED5"/>
    <w:rsid w:val="00B67E30"/>
    <w:rsid w:val="00B70906"/>
    <w:rsid w:val="00B70947"/>
    <w:rsid w:val="00B711C9"/>
    <w:rsid w:val="00B71327"/>
    <w:rsid w:val="00B71B8F"/>
    <w:rsid w:val="00B730C7"/>
    <w:rsid w:val="00B740B4"/>
    <w:rsid w:val="00B74C69"/>
    <w:rsid w:val="00B74D04"/>
    <w:rsid w:val="00B74F3E"/>
    <w:rsid w:val="00B75C2A"/>
    <w:rsid w:val="00B75CDF"/>
    <w:rsid w:val="00B76A75"/>
    <w:rsid w:val="00B76FCF"/>
    <w:rsid w:val="00B77F0D"/>
    <w:rsid w:val="00B80038"/>
    <w:rsid w:val="00B804E8"/>
    <w:rsid w:val="00B80871"/>
    <w:rsid w:val="00B81672"/>
    <w:rsid w:val="00B81A81"/>
    <w:rsid w:val="00B81F3B"/>
    <w:rsid w:val="00B824DC"/>
    <w:rsid w:val="00B82D4C"/>
    <w:rsid w:val="00B8317B"/>
    <w:rsid w:val="00B83200"/>
    <w:rsid w:val="00B83789"/>
    <w:rsid w:val="00B838B5"/>
    <w:rsid w:val="00B83B26"/>
    <w:rsid w:val="00B83D2D"/>
    <w:rsid w:val="00B83EB7"/>
    <w:rsid w:val="00B840B8"/>
    <w:rsid w:val="00B848B4"/>
    <w:rsid w:val="00B856AC"/>
    <w:rsid w:val="00B85EBF"/>
    <w:rsid w:val="00B87AAE"/>
    <w:rsid w:val="00B87EB4"/>
    <w:rsid w:val="00B9006E"/>
    <w:rsid w:val="00B9023D"/>
    <w:rsid w:val="00B90D84"/>
    <w:rsid w:val="00B90E07"/>
    <w:rsid w:val="00B91A23"/>
    <w:rsid w:val="00B920B1"/>
    <w:rsid w:val="00B92383"/>
    <w:rsid w:val="00B924D9"/>
    <w:rsid w:val="00B9280B"/>
    <w:rsid w:val="00B928EA"/>
    <w:rsid w:val="00B93247"/>
    <w:rsid w:val="00B935CF"/>
    <w:rsid w:val="00B93E23"/>
    <w:rsid w:val="00B9561F"/>
    <w:rsid w:val="00B958A6"/>
    <w:rsid w:val="00B95956"/>
    <w:rsid w:val="00B95E5E"/>
    <w:rsid w:val="00B960F8"/>
    <w:rsid w:val="00B9651F"/>
    <w:rsid w:val="00B96743"/>
    <w:rsid w:val="00B96BD2"/>
    <w:rsid w:val="00B97D4A"/>
    <w:rsid w:val="00BA090C"/>
    <w:rsid w:val="00BA0BF3"/>
    <w:rsid w:val="00BA0FEE"/>
    <w:rsid w:val="00BA10D1"/>
    <w:rsid w:val="00BA1F3D"/>
    <w:rsid w:val="00BA33F9"/>
    <w:rsid w:val="00BA4141"/>
    <w:rsid w:val="00BA457C"/>
    <w:rsid w:val="00BA5A61"/>
    <w:rsid w:val="00BA5AE6"/>
    <w:rsid w:val="00BA5BF5"/>
    <w:rsid w:val="00BA5E60"/>
    <w:rsid w:val="00BA5EB4"/>
    <w:rsid w:val="00BA6B31"/>
    <w:rsid w:val="00BA74A3"/>
    <w:rsid w:val="00BA7A7D"/>
    <w:rsid w:val="00BA7E24"/>
    <w:rsid w:val="00BB04F1"/>
    <w:rsid w:val="00BB1C4C"/>
    <w:rsid w:val="00BB1DA2"/>
    <w:rsid w:val="00BB1F9E"/>
    <w:rsid w:val="00BB21B8"/>
    <w:rsid w:val="00BB29F3"/>
    <w:rsid w:val="00BB2CF6"/>
    <w:rsid w:val="00BB2FCF"/>
    <w:rsid w:val="00BB3E8B"/>
    <w:rsid w:val="00BB3FC3"/>
    <w:rsid w:val="00BB3FED"/>
    <w:rsid w:val="00BB42F1"/>
    <w:rsid w:val="00BB5517"/>
    <w:rsid w:val="00BB5EF2"/>
    <w:rsid w:val="00BB62F4"/>
    <w:rsid w:val="00BB6A5F"/>
    <w:rsid w:val="00BB6D94"/>
    <w:rsid w:val="00BB73C4"/>
    <w:rsid w:val="00BB756D"/>
    <w:rsid w:val="00BC0288"/>
    <w:rsid w:val="00BC0850"/>
    <w:rsid w:val="00BC1434"/>
    <w:rsid w:val="00BC1959"/>
    <w:rsid w:val="00BC2FDE"/>
    <w:rsid w:val="00BC3187"/>
    <w:rsid w:val="00BC3207"/>
    <w:rsid w:val="00BC3782"/>
    <w:rsid w:val="00BC3B1B"/>
    <w:rsid w:val="00BC3C86"/>
    <w:rsid w:val="00BC413B"/>
    <w:rsid w:val="00BC4CB9"/>
    <w:rsid w:val="00BC53E1"/>
    <w:rsid w:val="00BC5449"/>
    <w:rsid w:val="00BC5A93"/>
    <w:rsid w:val="00BC6C89"/>
    <w:rsid w:val="00BC6FDD"/>
    <w:rsid w:val="00BC77C2"/>
    <w:rsid w:val="00BC7B83"/>
    <w:rsid w:val="00BC7E31"/>
    <w:rsid w:val="00BD0EB2"/>
    <w:rsid w:val="00BD157A"/>
    <w:rsid w:val="00BD18F7"/>
    <w:rsid w:val="00BD230C"/>
    <w:rsid w:val="00BD25A3"/>
    <w:rsid w:val="00BD30EA"/>
    <w:rsid w:val="00BD3101"/>
    <w:rsid w:val="00BD3747"/>
    <w:rsid w:val="00BD383E"/>
    <w:rsid w:val="00BD3B52"/>
    <w:rsid w:val="00BD4612"/>
    <w:rsid w:val="00BD5657"/>
    <w:rsid w:val="00BD5767"/>
    <w:rsid w:val="00BD5F16"/>
    <w:rsid w:val="00BD6259"/>
    <w:rsid w:val="00BD6E25"/>
    <w:rsid w:val="00BD7148"/>
    <w:rsid w:val="00BD7909"/>
    <w:rsid w:val="00BD7FE8"/>
    <w:rsid w:val="00BE02CC"/>
    <w:rsid w:val="00BE0352"/>
    <w:rsid w:val="00BE08A2"/>
    <w:rsid w:val="00BE0ED8"/>
    <w:rsid w:val="00BE0EF5"/>
    <w:rsid w:val="00BE142A"/>
    <w:rsid w:val="00BE15B7"/>
    <w:rsid w:val="00BE24B0"/>
    <w:rsid w:val="00BE3B6A"/>
    <w:rsid w:val="00BE42E9"/>
    <w:rsid w:val="00BE49AC"/>
    <w:rsid w:val="00BE4C73"/>
    <w:rsid w:val="00BE51F7"/>
    <w:rsid w:val="00BE553E"/>
    <w:rsid w:val="00BE6F4C"/>
    <w:rsid w:val="00BE77FF"/>
    <w:rsid w:val="00BE7BBE"/>
    <w:rsid w:val="00BF00B2"/>
    <w:rsid w:val="00BF0686"/>
    <w:rsid w:val="00BF0C2C"/>
    <w:rsid w:val="00BF0CF5"/>
    <w:rsid w:val="00BF1139"/>
    <w:rsid w:val="00BF18C1"/>
    <w:rsid w:val="00BF18DF"/>
    <w:rsid w:val="00BF1B1F"/>
    <w:rsid w:val="00BF1B74"/>
    <w:rsid w:val="00BF2131"/>
    <w:rsid w:val="00BF2B5C"/>
    <w:rsid w:val="00BF2D6C"/>
    <w:rsid w:val="00BF2F65"/>
    <w:rsid w:val="00BF32BC"/>
    <w:rsid w:val="00BF3322"/>
    <w:rsid w:val="00BF4184"/>
    <w:rsid w:val="00BF4571"/>
    <w:rsid w:val="00BF5A27"/>
    <w:rsid w:val="00BF5C6A"/>
    <w:rsid w:val="00BF61AC"/>
    <w:rsid w:val="00BF61F3"/>
    <w:rsid w:val="00BF6DE1"/>
    <w:rsid w:val="00BF7201"/>
    <w:rsid w:val="00BF722C"/>
    <w:rsid w:val="00BF773E"/>
    <w:rsid w:val="00C001EE"/>
    <w:rsid w:val="00C01308"/>
    <w:rsid w:val="00C01F89"/>
    <w:rsid w:val="00C025F3"/>
    <w:rsid w:val="00C029BB"/>
    <w:rsid w:val="00C02C2E"/>
    <w:rsid w:val="00C02C3A"/>
    <w:rsid w:val="00C0312F"/>
    <w:rsid w:val="00C03DC3"/>
    <w:rsid w:val="00C03F33"/>
    <w:rsid w:val="00C0477C"/>
    <w:rsid w:val="00C04E6E"/>
    <w:rsid w:val="00C0505D"/>
    <w:rsid w:val="00C06024"/>
    <w:rsid w:val="00C06228"/>
    <w:rsid w:val="00C06553"/>
    <w:rsid w:val="00C0741A"/>
    <w:rsid w:val="00C0769C"/>
    <w:rsid w:val="00C07C35"/>
    <w:rsid w:val="00C07DD7"/>
    <w:rsid w:val="00C10CA1"/>
    <w:rsid w:val="00C111AF"/>
    <w:rsid w:val="00C12916"/>
    <w:rsid w:val="00C13064"/>
    <w:rsid w:val="00C130E9"/>
    <w:rsid w:val="00C14663"/>
    <w:rsid w:val="00C16067"/>
    <w:rsid w:val="00C16578"/>
    <w:rsid w:val="00C16C97"/>
    <w:rsid w:val="00C17B77"/>
    <w:rsid w:val="00C201B5"/>
    <w:rsid w:val="00C209F9"/>
    <w:rsid w:val="00C20AEF"/>
    <w:rsid w:val="00C21386"/>
    <w:rsid w:val="00C213EE"/>
    <w:rsid w:val="00C21556"/>
    <w:rsid w:val="00C22353"/>
    <w:rsid w:val="00C22914"/>
    <w:rsid w:val="00C22FC7"/>
    <w:rsid w:val="00C233C2"/>
    <w:rsid w:val="00C23BF3"/>
    <w:rsid w:val="00C24295"/>
    <w:rsid w:val="00C24520"/>
    <w:rsid w:val="00C24608"/>
    <w:rsid w:val="00C2527D"/>
    <w:rsid w:val="00C25361"/>
    <w:rsid w:val="00C253EA"/>
    <w:rsid w:val="00C25FEF"/>
    <w:rsid w:val="00C278AB"/>
    <w:rsid w:val="00C30501"/>
    <w:rsid w:val="00C308BA"/>
    <w:rsid w:val="00C309B9"/>
    <w:rsid w:val="00C30B79"/>
    <w:rsid w:val="00C31813"/>
    <w:rsid w:val="00C31EFD"/>
    <w:rsid w:val="00C32A33"/>
    <w:rsid w:val="00C32FC1"/>
    <w:rsid w:val="00C33D1D"/>
    <w:rsid w:val="00C34637"/>
    <w:rsid w:val="00C35ABA"/>
    <w:rsid w:val="00C36C79"/>
    <w:rsid w:val="00C3710F"/>
    <w:rsid w:val="00C3727A"/>
    <w:rsid w:val="00C37860"/>
    <w:rsid w:val="00C37DDB"/>
    <w:rsid w:val="00C37E1E"/>
    <w:rsid w:val="00C40BDE"/>
    <w:rsid w:val="00C40FBA"/>
    <w:rsid w:val="00C412D0"/>
    <w:rsid w:val="00C415F3"/>
    <w:rsid w:val="00C417B5"/>
    <w:rsid w:val="00C41B2E"/>
    <w:rsid w:val="00C42147"/>
    <w:rsid w:val="00C42D7B"/>
    <w:rsid w:val="00C43564"/>
    <w:rsid w:val="00C44338"/>
    <w:rsid w:val="00C44477"/>
    <w:rsid w:val="00C448F7"/>
    <w:rsid w:val="00C45204"/>
    <w:rsid w:val="00C46028"/>
    <w:rsid w:val="00C464FC"/>
    <w:rsid w:val="00C46A2B"/>
    <w:rsid w:val="00C46D43"/>
    <w:rsid w:val="00C472A7"/>
    <w:rsid w:val="00C47CC2"/>
    <w:rsid w:val="00C47D1B"/>
    <w:rsid w:val="00C50494"/>
    <w:rsid w:val="00C50A59"/>
    <w:rsid w:val="00C525AC"/>
    <w:rsid w:val="00C529B9"/>
    <w:rsid w:val="00C53A55"/>
    <w:rsid w:val="00C53B4E"/>
    <w:rsid w:val="00C548DD"/>
    <w:rsid w:val="00C54AF2"/>
    <w:rsid w:val="00C54F58"/>
    <w:rsid w:val="00C54F70"/>
    <w:rsid w:val="00C55B74"/>
    <w:rsid w:val="00C56A3E"/>
    <w:rsid w:val="00C56A7A"/>
    <w:rsid w:val="00C56B48"/>
    <w:rsid w:val="00C56BA8"/>
    <w:rsid w:val="00C56D5A"/>
    <w:rsid w:val="00C56D97"/>
    <w:rsid w:val="00C57317"/>
    <w:rsid w:val="00C573C1"/>
    <w:rsid w:val="00C57CBF"/>
    <w:rsid w:val="00C6056D"/>
    <w:rsid w:val="00C60830"/>
    <w:rsid w:val="00C608CE"/>
    <w:rsid w:val="00C60C03"/>
    <w:rsid w:val="00C60E7E"/>
    <w:rsid w:val="00C60FF8"/>
    <w:rsid w:val="00C6114A"/>
    <w:rsid w:val="00C618F6"/>
    <w:rsid w:val="00C620A9"/>
    <w:rsid w:val="00C623ED"/>
    <w:rsid w:val="00C62966"/>
    <w:rsid w:val="00C62B36"/>
    <w:rsid w:val="00C632ED"/>
    <w:rsid w:val="00C6343A"/>
    <w:rsid w:val="00C639C0"/>
    <w:rsid w:val="00C64046"/>
    <w:rsid w:val="00C6474B"/>
    <w:rsid w:val="00C6579A"/>
    <w:rsid w:val="00C65929"/>
    <w:rsid w:val="00C65CB5"/>
    <w:rsid w:val="00C660F2"/>
    <w:rsid w:val="00C661C4"/>
    <w:rsid w:val="00C665C2"/>
    <w:rsid w:val="00C66D47"/>
    <w:rsid w:val="00C67425"/>
    <w:rsid w:val="00C67A39"/>
    <w:rsid w:val="00C67C6C"/>
    <w:rsid w:val="00C67F65"/>
    <w:rsid w:val="00C70B1B"/>
    <w:rsid w:val="00C7105A"/>
    <w:rsid w:val="00C71143"/>
    <w:rsid w:val="00C71A5A"/>
    <w:rsid w:val="00C722A9"/>
    <w:rsid w:val="00C72993"/>
    <w:rsid w:val="00C7342C"/>
    <w:rsid w:val="00C759DA"/>
    <w:rsid w:val="00C75CBE"/>
    <w:rsid w:val="00C7629E"/>
    <w:rsid w:val="00C76398"/>
    <w:rsid w:val="00C76D91"/>
    <w:rsid w:val="00C77480"/>
    <w:rsid w:val="00C806D9"/>
    <w:rsid w:val="00C809EE"/>
    <w:rsid w:val="00C812A0"/>
    <w:rsid w:val="00C813E1"/>
    <w:rsid w:val="00C815B1"/>
    <w:rsid w:val="00C81E44"/>
    <w:rsid w:val="00C82535"/>
    <w:rsid w:val="00C828B6"/>
    <w:rsid w:val="00C8481F"/>
    <w:rsid w:val="00C84E4D"/>
    <w:rsid w:val="00C8564C"/>
    <w:rsid w:val="00C862F9"/>
    <w:rsid w:val="00C869A3"/>
    <w:rsid w:val="00C875E5"/>
    <w:rsid w:val="00C87A75"/>
    <w:rsid w:val="00C9103B"/>
    <w:rsid w:val="00C910E8"/>
    <w:rsid w:val="00C91371"/>
    <w:rsid w:val="00C9140B"/>
    <w:rsid w:val="00C916DF"/>
    <w:rsid w:val="00C91F95"/>
    <w:rsid w:val="00C92BEA"/>
    <w:rsid w:val="00C93B43"/>
    <w:rsid w:val="00C93BDC"/>
    <w:rsid w:val="00C93F21"/>
    <w:rsid w:val="00C940C8"/>
    <w:rsid w:val="00C94724"/>
    <w:rsid w:val="00C94B39"/>
    <w:rsid w:val="00C95F15"/>
    <w:rsid w:val="00C962D5"/>
    <w:rsid w:val="00C96A92"/>
    <w:rsid w:val="00C97F4F"/>
    <w:rsid w:val="00CA138D"/>
    <w:rsid w:val="00CA168A"/>
    <w:rsid w:val="00CA2375"/>
    <w:rsid w:val="00CA2D73"/>
    <w:rsid w:val="00CA31AE"/>
    <w:rsid w:val="00CA4530"/>
    <w:rsid w:val="00CA46EE"/>
    <w:rsid w:val="00CA49AC"/>
    <w:rsid w:val="00CA6202"/>
    <w:rsid w:val="00CA70D2"/>
    <w:rsid w:val="00CA70E9"/>
    <w:rsid w:val="00CA7CDB"/>
    <w:rsid w:val="00CA7FE7"/>
    <w:rsid w:val="00CB052F"/>
    <w:rsid w:val="00CB096B"/>
    <w:rsid w:val="00CB0BAB"/>
    <w:rsid w:val="00CB0C2D"/>
    <w:rsid w:val="00CB155F"/>
    <w:rsid w:val="00CB1749"/>
    <w:rsid w:val="00CB219E"/>
    <w:rsid w:val="00CB26C5"/>
    <w:rsid w:val="00CB2B4A"/>
    <w:rsid w:val="00CB3736"/>
    <w:rsid w:val="00CB423B"/>
    <w:rsid w:val="00CB441F"/>
    <w:rsid w:val="00CB4585"/>
    <w:rsid w:val="00CB4F5E"/>
    <w:rsid w:val="00CB50E6"/>
    <w:rsid w:val="00CB513D"/>
    <w:rsid w:val="00CB58D5"/>
    <w:rsid w:val="00CB5BA8"/>
    <w:rsid w:val="00CB5DCF"/>
    <w:rsid w:val="00CB6645"/>
    <w:rsid w:val="00CB6CB1"/>
    <w:rsid w:val="00CB700A"/>
    <w:rsid w:val="00CB74EE"/>
    <w:rsid w:val="00CB7D9E"/>
    <w:rsid w:val="00CB7FA3"/>
    <w:rsid w:val="00CC049E"/>
    <w:rsid w:val="00CC0630"/>
    <w:rsid w:val="00CC1029"/>
    <w:rsid w:val="00CC166B"/>
    <w:rsid w:val="00CC1BD6"/>
    <w:rsid w:val="00CC280C"/>
    <w:rsid w:val="00CC3311"/>
    <w:rsid w:val="00CC3B8E"/>
    <w:rsid w:val="00CC3D89"/>
    <w:rsid w:val="00CC3F61"/>
    <w:rsid w:val="00CC5980"/>
    <w:rsid w:val="00CC5FD6"/>
    <w:rsid w:val="00CC6B68"/>
    <w:rsid w:val="00CC6E63"/>
    <w:rsid w:val="00CC6EDD"/>
    <w:rsid w:val="00CC7802"/>
    <w:rsid w:val="00CD0B7F"/>
    <w:rsid w:val="00CD0E4C"/>
    <w:rsid w:val="00CD11E3"/>
    <w:rsid w:val="00CD18F0"/>
    <w:rsid w:val="00CD20D9"/>
    <w:rsid w:val="00CD2549"/>
    <w:rsid w:val="00CD2809"/>
    <w:rsid w:val="00CD2F9D"/>
    <w:rsid w:val="00CD4050"/>
    <w:rsid w:val="00CD4303"/>
    <w:rsid w:val="00CD49F6"/>
    <w:rsid w:val="00CD4E3D"/>
    <w:rsid w:val="00CD4F18"/>
    <w:rsid w:val="00CD4FCF"/>
    <w:rsid w:val="00CD58A6"/>
    <w:rsid w:val="00CD5B37"/>
    <w:rsid w:val="00CD6421"/>
    <w:rsid w:val="00CD6ADA"/>
    <w:rsid w:val="00CD6BCA"/>
    <w:rsid w:val="00CD752A"/>
    <w:rsid w:val="00CD7E1D"/>
    <w:rsid w:val="00CE005E"/>
    <w:rsid w:val="00CE0869"/>
    <w:rsid w:val="00CE1293"/>
    <w:rsid w:val="00CE1357"/>
    <w:rsid w:val="00CE1F2F"/>
    <w:rsid w:val="00CE5D72"/>
    <w:rsid w:val="00CE64D9"/>
    <w:rsid w:val="00CE697E"/>
    <w:rsid w:val="00CE6A11"/>
    <w:rsid w:val="00CE6AAC"/>
    <w:rsid w:val="00CE78B5"/>
    <w:rsid w:val="00CE78C9"/>
    <w:rsid w:val="00CE7FBC"/>
    <w:rsid w:val="00CF0028"/>
    <w:rsid w:val="00CF0297"/>
    <w:rsid w:val="00CF08BA"/>
    <w:rsid w:val="00CF0A22"/>
    <w:rsid w:val="00CF0F0D"/>
    <w:rsid w:val="00CF12F0"/>
    <w:rsid w:val="00CF13B6"/>
    <w:rsid w:val="00CF1452"/>
    <w:rsid w:val="00CF1FD0"/>
    <w:rsid w:val="00CF201F"/>
    <w:rsid w:val="00CF279F"/>
    <w:rsid w:val="00CF2A83"/>
    <w:rsid w:val="00CF2A9D"/>
    <w:rsid w:val="00CF2B0D"/>
    <w:rsid w:val="00CF2E5B"/>
    <w:rsid w:val="00CF34A1"/>
    <w:rsid w:val="00CF3A62"/>
    <w:rsid w:val="00CF3C78"/>
    <w:rsid w:val="00CF3CCC"/>
    <w:rsid w:val="00CF474F"/>
    <w:rsid w:val="00CF48BC"/>
    <w:rsid w:val="00CF4E93"/>
    <w:rsid w:val="00CF6456"/>
    <w:rsid w:val="00CF6903"/>
    <w:rsid w:val="00CF6E17"/>
    <w:rsid w:val="00CF7563"/>
    <w:rsid w:val="00CF7A23"/>
    <w:rsid w:val="00CF7DE1"/>
    <w:rsid w:val="00D0068B"/>
    <w:rsid w:val="00D00C37"/>
    <w:rsid w:val="00D01035"/>
    <w:rsid w:val="00D0125E"/>
    <w:rsid w:val="00D0204B"/>
    <w:rsid w:val="00D02ADF"/>
    <w:rsid w:val="00D02DE5"/>
    <w:rsid w:val="00D03172"/>
    <w:rsid w:val="00D04067"/>
    <w:rsid w:val="00D0417B"/>
    <w:rsid w:val="00D043C4"/>
    <w:rsid w:val="00D04625"/>
    <w:rsid w:val="00D04984"/>
    <w:rsid w:val="00D04F39"/>
    <w:rsid w:val="00D062BD"/>
    <w:rsid w:val="00D069C4"/>
    <w:rsid w:val="00D07625"/>
    <w:rsid w:val="00D102C1"/>
    <w:rsid w:val="00D108AE"/>
    <w:rsid w:val="00D109FF"/>
    <w:rsid w:val="00D10EB3"/>
    <w:rsid w:val="00D110A4"/>
    <w:rsid w:val="00D113E7"/>
    <w:rsid w:val="00D1177D"/>
    <w:rsid w:val="00D117D2"/>
    <w:rsid w:val="00D12E4F"/>
    <w:rsid w:val="00D13D60"/>
    <w:rsid w:val="00D14664"/>
    <w:rsid w:val="00D148EF"/>
    <w:rsid w:val="00D14EEA"/>
    <w:rsid w:val="00D15965"/>
    <w:rsid w:val="00D1637B"/>
    <w:rsid w:val="00D166CC"/>
    <w:rsid w:val="00D169C4"/>
    <w:rsid w:val="00D16D44"/>
    <w:rsid w:val="00D16F21"/>
    <w:rsid w:val="00D17559"/>
    <w:rsid w:val="00D17692"/>
    <w:rsid w:val="00D17CF7"/>
    <w:rsid w:val="00D20442"/>
    <w:rsid w:val="00D21536"/>
    <w:rsid w:val="00D229FF"/>
    <w:rsid w:val="00D22EB4"/>
    <w:rsid w:val="00D2315E"/>
    <w:rsid w:val="00D23390"/>
    <w:rsid w:val="00D24F49"/>
    <w:rsid w:val="00D25016"/>
    <w:rsid w:val="00D257BA"/>
    <w:rsid w:val="00D25E37"/>
    <w:rsid w:val="00D3017D"/>
    <w:rsid w:val="00D303FC"/>
    <w:rsid w:val="00D30585"/>
    <w:rsid w:val="00D305AA"/>
    <w:rsid w:val="00D31040"/>
    <w:rsid w:val="00D31179"/>
    <w:rsid w:val="00D31741"/>
    <w:rsid w:val="00D31C89"/>
    <w:rsid w:val="00D324FF"/>
    <w:rsid w:val="00D32CAB"/>
    <w:rsid w:val="00D3342F"/>
    <w:rsid w:val="00D33AA5"/>
    <w:rsid w:val="00D34BFE"/>
    <w:rsid w:val="00D34ED7"/>
    <w:rsid w:val="00D35952"/>
    <w:rsid w:val="00D35EDD"/>
    <w:rsid w:val="00D362C6"/>
    <w:rsid w:val="00D365D8"/>
    <w:rsid w:val="00D36D3B"/>
    <w:rsid w:val="00D36DD5"/>
    <w:rsid w:val="00D37652"/>
    <w:rsid w:val="00D37906"/>
    <w:rsid w:val="00D37D49"/>
    <w:rsid w:val="00D40039"/>
    <w:rsid w:val="00D40251"/>
    <w:rsid w:val="00D40910"/>
    <w:rsid w:val="00D40AA3"/>
    <w:rsid w:val="00D40B39"/>
    <w:rsid w:val="00D40BBA"/>
    <w:rsid w:val="00D41AD0"/>
    <w:rsid w:val="00D41CF3"/>
    <w:rsid w:val="00D41FB7"/>
    <w:rsid w:val="00D42264"/>
    <w:rsid w:val="00D427AA"/>
    <w:rsid w:val="00D428FF"/>
    <w:rsid w:val="00D429CE"/>
    <w:rsid w:val="00D42A7B"/>
    <w:rsid w:val="00D44814"/>
    <w:rsid w:val="00D44A97"/>
    <w:rsid w:val="00D44ACA"/>
    <w:rsid w:val="00D452BA"/>
    <w:rsid w:val="00D452E0"/>
    <w:rsid w:val="00D45467"/>
    <w:rsid w:val="00D454AF"/>
    <w:rsid w:val="00D4565A"/>
    <w:rsid w:val="00D4582C"/>
    <w:rsid w:val="00D46140"/>
    <w:rsid w:val="00D465B0"/>
    <w:rsid w:val="00D47774"/>
    <w:rsid w:val="00D517D2"/>
    <w:rsid w:val="00D51947"/>
    <w:rsid w:val="00D51B7D"/>
    <w:rsid w:val="00D51E04"/>
    <w:rsid w:val="00D5257E"/>
    <w:rsid w:val="00D5271B"/>
    <w:rsid w:val="00D538A3"/>
    <w:rsid w:val="00D53B47"/>
    <w:rsid w:val="00D552CB"/>
    <w:rsid w:val="00D5555B"/>
    <w:rsid w:val="00D55656"/>
    <w:rsid w:val="00D55CC6"/>
    <w:rsid w:val="00D55D25"/>
    <w:rsid w:val="00D56602"/>
    <w:rsid w:val="00D572F7"/>
    <w:rsid w:val="00D60184"/>
    <w:rsid w:val="00D6060D"/>
    <w:rsid w:val="00D60A12"/>
    <w:rsid w:val="00D60CF8"/>
    <w:rsid w:val="00D60F50"/>
    <w:rsid w:val="00D61F4D"/>
    <w:rsid w:val="00D62C9D"/>
    <w:rsid w:val="00D62E5B"/>
    <w:rsid w:val="00D639CB"/>
    <w:rsid w:val="00D63CE2"/>
    <w:rsid w:val="00D63E83"/>
    <w:rsid w:val="00D643E8"/>
    <w:rsid w:val="00D64D14"/>
    <w:rsid w:val="00D65943"/>
    <w:rsid w:val="00D664C0"/>
    <w:rsid w:val="00D66714"/>
    <w:rsid w:val="00D66C44"/>
    <w:rsid w:val="00D66EA6"/>
    <w:rsid w:val="00D679D6"/>
    <w:rsid w:val="00D67AD9"/>
    <w:rsid w:val="00D67EE7"/>
    <w:rsid w:val="00D67F06"/>
    <w:rsid w:val="00D702BF"/>
    <w:rsid w:val="00D73644"/>
    <w:rsid w:val="00D736A6"/>
    <w:rsid w:val="00D7466B"/>
    <w:rsid w:val="00D74C37"/>
    <w:rsid w:val="00D7562A"/>
    <w:rsid w:val="00D75B8F"/>
    <w:rsid w:val="00D75CD9"/>
    <w:rsid w:val="00D76100"/>
    <w:rsid w:val="00D76477"/>
    <w:rsid w:val="00D76CD9"/>
    <w:rsid w:val="00D76D1B"/>
    <w:rsid w:val="00D774F5"/>
    <w:rsid w:val="00D7795C"/>
    <w:rsid w:val="00D77ABE"/>
    <w:rsid w:val="00D77BD8"/>
    <w:rsid w:val="00D80643"/>
    <w:rsid w:val="00D80887"/>
    <w:rsid w:val="00D80BA5"/>
    <w:rsid w:val="00D81331"/>
    <w:rsid w:val="00D81935"/>
    <w:rsid w:val="00D82420"/>
    <w:rsid w:val="00D8311F"/>
    <w:rsid w:val="00D83C66"/>
    <w:rsid w:val="00D83E61"/>
    <w:rsid w:val="00D83EED"/>
    <w:rsid w:val="00D83FB0"/>
    <w:rsid w:val="00D84496"/>
    <w:rsid w:val="00D84F99"/>
    <w:rsid w:val="00D850D7"/>
    <w:rsid w:val="00D8536F"/>
    <w:rsid w:val="00D8552D"/>
    <w:rsid w:val="00D85B10"/>
    <w:rsid w:val="00D85F1C"/>
    <w:rsid w:val="00D862B6"/>
    <w:rsid w:val="00D8692C"/>
    <w:rsid w:val="00D87383"/>
    <w:rsid w:val="00D879E8"/>
    <w:rsid w:val="00D9015A"/>
    <w:rsid w:val="00D901A8"/>
    <w:rsid w:val="00D902F2"/>
    <w:rsid w:val="00D90C66"/>
    <w:rsid w:val="00D90C7A"/>
    <w:rsid w:val="00D90CFD"/>
    <w:rsid w:val="00D915C1"/>
    <w:rsid w:val="00D915FC"/>
    <w:rsid w:val="00D92346"/>
    <w:rsid w:val="00D924B8"/>
    <w:rsid w:val="00D92A21"/>
    <w:rsid w:val="00D941FE"/>
    <w:rsid w:val="00D9428D"/>
    <w:rsid w:val="00D950E9"/>
    <w:rsid w:val="00D9569C"/>
    <w:rsid w:val="00D95B25"/>
    <w:rsid w:val="00D963A9"/>
    <w:rsid w:val="00D968FF"/>
    <w:rsid w:val="00D96AAA"/>
    <w:rsid w:val="00D96FC6"/>
    <w:rsid w:val="00D9799F"/>
    <w:rsid w:val="00DA10AC"/>
    <w:rsid w:val="00DA21E3"/>
    <w:rsid w:val="00DA2301"/>
    <w:rsid w:val="00DA23C7"/>
    <w:rsid w:val="00DA2775"/>
    <w:rsid w:val="00DA2E09"/>
    <w:rsid w:val="00DA2E1C"/>
    <w:rsid w:val="00DA2E88"/>
    <w:rsid w:val="00DA2EBC"/>
    <w:rsid w:val="00DA3157"/>
    <w:rsid w:val="00DA354A"/>
    <w:rsid w:val="00DA3759"/>
    <w:rsid w:val="00DA3832"/>
    <w:rsid w:val="00DA39FB"/>
    <w:rsid w:val="00DA4452"/>
    <w:rsid w:val="00DA466D"/>
    <w:rsid w:val="00DA4ACF"/>
    <w:rsid w:val="00DA4E3C"/>
    <w:rsid w:val="00DA5078"/>
    <w:rsid w:val="00DA5274"/>
    <w:rsid w:val="00DA52CE"/>
    <w:rsid w:val="00DA565B"/>
    <w:rsid w:val="00DA5660"/>
    <w:rsid w:val="00DA580E"/>
    <w:rsid w:val="00DA59C8"/>
    <w:rsid w:val="00DA5AE6"/>
    <w:rsid w:val="00DA6077"/>
    <w:rsid w:val="00DA6882"/>
    <w:rsid w:val="00DA7E59"/>
    <w:rsid w:val="00DB0873"/>
    <w:rsid w:val="00DB1CB2"/>
    <w:rsid w:val="00DB231F"/>
    <w:rsid w:val="00DB2E19"/>
    <w:rsid w:val="00DB3812"/>
    <w:rsid w:val="00DB4505"/>
    <w:rsid w:val="00DB4B1C"/>
    <w:rsid w:val="00DB4FC4"/>
    <w:rsid w:val="00DB570A"/>
    <w:rsid w:val="00DB5877"/>
    <w:rsid w:val="00DB5E52"/>
    <w:rsid w:val="00DB65B6"/>
    <w:rsid w:val="00DB70F0"/>
    <w:rsid w:val="00DB710B"/>
    <w:rsid w:val="00DB7940"/>
    <w:rsid w:val="00DB7BE6"/>
    <w:rsid w:val="00DB7C39"/>
    <w:rsid w:val="00DB7F00"/>
    <w:rsid w:val="00DC063C"/>
    <w:rsid w:val="00DC0F3E"/>
    <w:rsid w:val="00DC11A2"/>
    <w:rsid w:val="00DC1322"/>
    <w:rsid w:val="00DC1E05"/>
    <w:rsid w:val="00DC2532"/>
    <w:rsid w:val="00DC2716"/>
    <w:rsid w:val="00DC299D"/>
    <w:rsid w:val="00DC2AC3"/>
    <w:rsid w:val="00DC3395"/>
    <w:rsid w:val="00DC348B"/>
    <w:rsid w:val="00DC350A"/>
    <w:rsid w:val="00DC3528"/>
    <w:rsid w:val="00DC4566"/>
    <w:rsid w:val="00DC47AC"/>
    <w:rsid w:val="00DC4C28"/>
    <w:rsid w:val="00DC4DEF"/>
    <w:rsid w:val="00DC50BE"/>
    <w:rsid w:val="00DC595A"/>
    <w:rsid w:val="00DC6E8C"/>
    <w:rsid w:val="00DC7A71"/>
    <w:rsid w:val="00DC7B4F"/>
    <w:rsid w:val="00DD0171"/>
    <w:rsid w:val="00DD0BAA"/>
    <w:rsid w:val="00DD1382"/>
    <w:rsid w:val="00DD143A"/>
    <w:rsid w:val="00DD1680"/>
    <w:rsid w:val="00DD1921"/>
    <w:rsid w:val="00DD1A88"/>
    <w:rsid w:val="00DD1D19"/>
    <w:rsid w:val="00DD2FE5"/>
    <w:rsid w:val="00DD3039"/>
    <w:rsid w:val="00DD3B1A"/>
    <w:rsid w:val="00DD3E9C"/>
    <w:rsid w:val="00DD43EB"/>
    <w:rsid w:val="00DD4716"/>
    <w:rsid w:val="00DD4AD4"/>
    <w:rsid w:val="00DD5023"/>
    <w:rsid w:val="00DD58C3"/>
    <w:rsid w:val="00DD59F5"/>
    <w:rsid w:val="00DD5F49"/>
    <w:rsid w:val="00DD6015"/>
    <w:rsid w:val="00DD621B"/>
    <w:rsid w:val="00DD62A7"/>
    <w:rsid w:val="00DD6804"/>
    <w:rsid w:val="00DD6F62"/>
    <w:rsid w:val="00DD750F"/>
    <w:rsid w:val="00DE0DEC"/>
    <w:rsid w:val="00DE1935"/>
    <w:rsid w:val="00DE222B"/>
    <w:rsid w:val="00DE2EE7"/>
    <w:rsid w:val="00DE3795"/>
    <w:rsid w:val="00DE3DD5"/>
    <w:rsid w:val="00DE45A0"/>
    <w:rsid w:val="00DE4FF1"/>
    <w:rsid w:val="00DE5859"/>
    <w:rsid w:val="00DE592E"/>
    <w:rsid w:val="00DE5D47"/>
    <w:rsid w:val="00DE5DB8"/>
    <w:rsid w:val="00DE6D71"/>
    <w:rsid w:val="00DE7112"/>
    <w:rsid w:val="00DE75A0"/>
    <w:rsid w:val="00DE7A2E"/>
    <w:rsid w:val="00DF018D"/>
    <w:rsid w:val="00DF0392"/>
    <w:rsid w:val="00DF085E"/>
    <w:rsid w:val="00DF0C1E"/>
    <w:rsid w:val="00DF0D26"/>
    <w:rsid w:val="00DF0F0C"/>
    <w:rsid w:val="00DF13D5"/>
    <w:rsid w:val="00DF26E6"/>
    <w:rsid w:val="00DF2AFE"/>
    <w:rsid w:val="00DF304E"/>
    <w:rsid w:val="00DF30A2"/>
    <w:rsid w:val="00DF30CE"/>
    <w:rsid w:val="00DF3557"/>
    <w:rsid w:val="00DF46E5"/>
    <w:rsid w:val="00DF5216"/>
    <w:rsid w:val="00DF5319"/>
    <w:rsid w:val="00DF571D"/>
    <w:rsid w:val="00DF594B"/>
    <w:rsid w:val="00DF5EB4"/>
    <w:rsid w:val="00DF6647"/>
    <w:rsid w:val="00DF679E"/>
    <w:rsid w:val="00DF6908"/>
    <w:rsid w:val="00E00880"/>
    <w:rsid w:val="00E01859"/>
    <w:rsid w:val="00E01E88"/>
    <w:rsid w:val="00E03231"/>
    <w:rsid w:val="00E03B3A"/>
    <w:rsid w:val="00E03B49"/>
    <w:rsid w:val="00E0443D"/>
    <w:rsid w:val="00E05CED"/>
    <w:rsid w:val="00E06FBE"/>
    <w:rsid w:val="00E073FA"/>
    <w:rsid w:val="00E108CA"/>
    <w:rsid w:val="00E10969"/>
    <w:rsid w:val="00E11046"/>
    <w:rsid w:val="00E1189D"/>
    <w:rsid w:val="00E124C6"/>
    <w:rsid w:val="00E137E7"/>
    <w:rsid w:val="00E143B5"/>
    <w:rsid w:val="00E148A6"/>
    <w:rsid w:val="00E150C0"/>
    <w:rsid w:val="00E1510B"/>
    <w:rsid w:val="00E1593B"/>
    <w:rsid w:val="00E159BA"/>
    <w:rsid w:val="00E15A69"/>
    <w:rsid w:val="00E15B5A"/>
    <w:rsid w:val="00E15C1E"/>
    <w:rsid w:val="00E15EDE"/>
    <w:rsid w:val="00E161F9"/>
    <w:rsid w:val="00E16508"/>
    <w:rsid w:val="00E17B3F"/>
    <w:rsid w:val="00E17FDC"/>
    <w:rsid w:val="00E20027"/>
    <w:rsid w:val="00E20445"/>
    <w:rsid w:val="00E20CA0"/>
    <w:rsid w:val="00E2141B"/>
    <w:rsid w:val="00E2141D"/>
    <w:rsid w:val="00E21457"/>
    <w:rsid w:val="00E21C2B"/>
    <w:rsid w:val="00E21D6F"/>
    <w:rsid w:val="00E22518"/>
    <w:rsid w:val="00E22AE5"/>
    <w:rsid w:val="00E238ED"/>
    <w:rsid w:val="00E23C10"/>
    <w:rsid w:val="00E24C8E"/>
    <w:rsid w:val="00E251E9"/>
    <w:rsid w:val="00E25227"/>
    <w:rsid w:val="00E257F5"/>
    <w:rsid w:val="00E26143"/>
    <w:rsid w:val="00E26D41"/>
    <w:rsid w:val="00E27148"/>
    <w:rsid w:val="00E274B0"/>
    <w:rsid w:val="00E27EB1"/>
    <w:rsid w:val="00E30CEC"/>
    <w:rsid w:val="00E31615"/>
    <w:rsid w:val="00E319DD"/>
    <w:rsid w:val="00E31B7C"/>
    <w:rsid w:val="00E31BFA"/>
    <w:rsid w:val="00E3234F"/>
    <w:rsid w:val="00E32384"/>
    <w:rsid w:val="00E3261B"/>
    <w:rsid w:val="00E32EF6"/>
    <w:rsid w:val="00E339CC"/>
    <w:rsid w:val="00E33AB3"/>
    <w:rsid w:val="00E34173"/>
    <w:rsid w:val="00E3508A"/>
    <w:rsid w:val="00E35787"/>
    <w:rsid w:val="00E35FEE"/>
    <w:rsid w:val="00E35FFF"/>
    <w:rsid w:val="00E3631D"/>
    <w:rsid w:val="00E36373"/>
    <w:rsid w:val="00E3789E"/>
    <w:rsid w:val="00E40310"/>
    <w:rsid w:val="00E406FE"/>
    <w:rsid w:val="00E40881"/>
    <w:rsid w:val="00E415C5"/>
    <w:rsid w:val="00E416B3"/>
    <w:rsid w:val="00E41B04"/>
    <w:rsid w:val="00E41BFF"/>
    <w:rsid w:val="00E41FA9"/>
    <w:rsid w:val="00E42091"/>
    <w:rsid w:val="00E423D0"/>
    <w:rsid w:val="00E42604"/>
    <w:rsid w:val="00E43238"/>
    <w:rsid w:val="00E43DAF"/>
    <w:rsid w:val="00E440B6"/>
    <w:rsid w:val="00E44583"/>
    <w:rsid w:val="00E4494C"/>
    <w:rsid w:val="00E453FE"/>
    <w:rsid w:val="00E4643E"/>
    <w:rsid w:val="00E4644D"/>
    <w:rsid w:val="00E47223"/>
    <w:rsid w:val="00E4768B"/>
    <w:rsid w:val="00E4774C"/>
    <w:rsid w:val="00E477A1"/>
    <w:rsid w:val="00E47A6F"/>
    <w:rsid w:val="00E50178"/>
    <w:rsid w:val="00E505B5"/>
    <w:rsid w:val="00E50B04"/>
    <w:rsid w:val="00E50C17"/>
    <w:rsid w:val="00E50DEA"/>
    <w:rsid w:val="00E519F0"/>
    <w:rsid w:val="00E524C8"/>
    <w:rsid w:val="00E536CB"/>
    <w:rsid w:val="00E53CBE"/>
    <w:rsid w:val="00E53F2A"/>
    <w:rsid w:val="00E5408A"/>
    <w:rsid w:val="00E56A9D"/>
    <w:rsid w:val="00E56BD8"/>
    <w:rsid w:val="00E57421"/>
    <w:rsid w:val="00E57E25"/>
    <w:rsid w:val="00E57FDB"/>
    <w:rsid w:val="00E609AF"/>
    <w:rsid w:val="00E60D95"/>
    <w:rsid w:val="00E60DBB"/>
    <w:rsid w:val="00E61AE9"/>
    <w:rsid w:val="00E61E13"/>
    <w:rsid w:val="00E628AA"/>
    <w:rsid w:val="00E62D86"/>
    <w:rsid w:val="00E634BE"/>
    <w:rsid w:val="00E64B20"/>
    <w:rsid w:val="00E64B57"/>
    <w:rsid w:val="00E65137"/>
    <w:rsid w:val="00E654CF"/>
    <w:rsid w:val="00E65666"/>
    <w:rsid w:val="00E6669C"/>
    <w:rsid w:val="00E6698F"/>
    <w:rsid w:val="00E66BE9"/>
    <w:rsid w:val="00E700F8"/>
    <w:rsid w:val="00E7074D"/>
    <w:rsid w:val="00E70AE4"/>
    <w:rsid w:val="00E70FA5"/>
    <w:rsid w:val="00E716C9"/>
    <w:rsid w:val="00E71FB9"/>
    <w:rsid w:val="00E7209A"/>
    <w:rsid w:val="00E73846"/>
    <w:rsid w:val="00E73906"/>
    <w:rsid w:val="00E7391F"/>
    <w:rsid w:val="00E73AAB"/>
    <w:rsid w:val="00E74029"/>
    <w:rsid w:val="00E743A7"/>
    <w:rsid w:val="00E74D9B"/>
    <w:rsid w:val="00E74E6E"/>
    <w:rsid w:val="00E75571"/>
    <w:rsid w:val="00E758FD"/>
    <w:rsid w:val="00E75DA3"/>
    <w:rsid w:val="00E75EFC"/>
    <w:rsid w:val="00E761B7"/>
    <w:rsid w:val="00E772BB"/>
    <w:rsid w:val="00E77558"/>
    <w:rsid w:val="00E7786F"/>
    <w:rsid w:val="00E8082D"/>
    <w:rsid w:val="00E82DC3"/>
    <w:rsid w:val="00E832E5"/>
    <w:rsid w:val="00E834B8"/>
    <w:rsid w:val="00E83FBE"/>
    <w:rsid w:val="00E843D8"/>
    <w:rsid w:val="00E84403"/>
    <w:rsid w:val="00E8448E"/>
    <w:rsid w:val="00E857E6"/>
    <w:rsid w:val="00E8594E"/>
    <w:rsid w:val="00E86284"/>
    <w:rsid w:val="00E879FA"/>
    <w:rsid w:val="00E87CA1"/>
    <w:rsid w:val="00E87E97"/>
    <w:rsid w:val="00E9055F"/>
    <w:rsid w:val="00E90A36"/>
    <w:rsid w:val="00E91531"/>
    <w:rsid w:val="00E91965"/>
    <w:rsid w:val="00E91AEF"/>
    <w:rsid w:val="00E91F71"/>
    <w:rsid w:val="00E95893"/>
    <w:rsid w:val="00E958A7"/>
    <w:rsid w:val="00E95BC7"/>
    <w:rsid w:val="00E965C1"/>
    <w:rsid w:val="00E96B3C"/>
    <w:rsid w:val="00E96C4B"/>
    <w:rsid w:val="00E96F8C"/>
    <w:rsid w:val="00E9719D"/>
    <w:rsid w:val="00EA0265"/>
    <w:rsid w:val="00EA02A4"/>
    <w:rsid w:val="00EA1144"/>
    <w:rsid w:val="00EA156F"/>
    <w:rsid w:val="00EA184F"/>
    <w:rsid w:val="00EA18EB"/>
    <w:rsid w:val="00EA2271"/>
    <w:rsid w:val="00EA2472"/>
    <w:rsid w:val="00EA28C9"/>
    <w:rsid w:val="00EA2974"/>
    <w:rsid w:val="00EA29B7"/>
    <w:rsid w:val="00EA2B7A"/>
    <w:rsid w:val="00EA3342"/>
    <w:rsid w:val="00EA33F0"/>
    <w:rsid w:val="00EA4B4B"/>
    <w:rsid w:val="00EA4FEE"/>
    <w:rsid w:val="00EA5084"/>
    <w:rsid w:val="00EA6103"/>
    <w:rsid w:val="00EA7025"/>
    <w:rsid w:val="00EA7CC6"/>
    <w:rsid w:val="00EB073A"/>
    <w:rsid w:val="00EB07A6"/>
    <w:rsid w:val="00EB1451"/>
    <w:rsid w:val="00EB1FAF"/>
    <w:rsid w:val="00EB2018"/>
    <w:rsid w:val="00EB297F"/>
    <w:rsid w:val="00EB2D04"/>
    <w:rsid w:val="00EB2E0D"/>
    <w:rsid w:val="00EB33CF"/>
    <w:rsid w:val="00EB4166"/>
    <w:rsid w:val="00EB46B7"/>
    <w:rsid w:val="00EB4F20"/>
    <w:rsid w:val="00EB5E07"/>
    <w:rsid w:val="00EB5E2A"/>
    <w:rsid w:val="00EB6FC3"/>
    <w:rsid w:val="00EB7742"/>
    <w:rsid w:val="00EB7F07"/>
    <w:rsid w:val="00EC0B64"/>
    <w:rsid w:val="00EC0B9C"/>
    <w:rsid w:val="00EC0BF5"/>
    <w:rsid w:val="00EC103A"/>
    <w:rsid w:val="00EC12F1"/>
    <w:rsid w:val="00EC1387"/>
    <w:rsid w:val="00EC1A54"/>
    <w:rsid w:val="00EC1C0B"/>
    <w:rsid w:val="00EC2552"/>
    <w:rsid w:val="00EC2CC5"/>
    <w:rsid w:val="00EC2ED3"/>
    <w:rsid w:val="00EC304A"/>
    <w:rsid w:val="00EC3097"/>
    <w:rsid w:val="00EC3D4B"/>
    <w:rsid w:val="00EC41D1"/>
    <w:rsid w:val="00EC4319"/>
    <w:rsid w:val="00EC4811"/>
    <w:rsid w:val="00EC4931"/>
    <w:rsid w:val="00EC51C1"/>
    <w:rsid w:val="00EC5E75"/>
    <w:rsid w:val="00EC726D"/>
    <w:rsid w:val="00EC72B8"/>
    <w:rsid w:val="00EC7AC4"/>
    <w:rsid w:val="00ED057C"/>
    <w:rsid w:val="00ED0BE3"/>
    <w:rsid w:val="00ED1105"/>
    <w:rsid w:val="00ED224E"/>
    <w:rsid w:val="00ED23BA"/>
    <w:rsid w:val="00ED24C4"/>
    <w:rsid w:val="00ED2F65"/>
    <w:rsid w:val="00ED303C"/>
    <w:rsid w:val="00ED368F"/>
    <w:rsid w:val="00ED3C75"/>
    <w:rsid w:val="00ED4117"/>
    <w:rsid w:val="00ED454B"/>
    <w:rsid w:val="00ED570B"/>
    <w:rsid w:val="00ED61E6"/>
    <w:rsid w:val="00ED7666"/>
    <w:rsid w:val="00ED79BC"/>
    <w:rsid w:val="00ED7ED6"/>
    <w:rsid w:val="00ED7FDD"/>
    <w:rsid w:val="00EE04AB"/>
    <w:rsid w:val="00EE0D6A"/>
    <w:rsid w:val="00EE145E"/>
    <w:rsid w:val="00EE1B81"/>
    <w:rsid w:val="00EE2AD2"/>
    <w:rsid w:val="00EE2E65"/>
    <w:rsid w:val="00EE2F1F"/>
    <w:rsid w:val="00EE3344"/>
    <w:rsid w:val="00EE37E1"/>
    <w:rsid w:val="00EE3920"/>
    <w:rsid w:val="00EE3CF4"/>
    <w:rsid w:val="00EE6563"/>
    <w:rsid w:val="00EE6963"/>
    <w:rsid w:val="00EE6C32"/>
    <w:rsid w:val="00EE7CF3"/>
    <w:rsid w:val="00EF0A4C"/>
    <w:rsid w:val="00EF1D27"/>
    <w:rsid w:val="00EF1F06"/>
    <w:rsid w:val="00EF2327"/>
    <w:rsid w:val="00EF2590"/>
    <w:rsid w:val="00EF283F"/>
    <w:rsid w:val="00EF286D"/>
    <w:rsid w:val="00EF2C52"/>
    <w:rsid w:val="00EF2E42"/>
    <w:rsid w:val="00EF2FC4"/>
    <w:rsid w:val="00EF3086"/>
    <w:rsid w:val="00EF509C"/>
    <w:rsid w:val="00EF64AA"/>
    <w:rsid w:val="00EF739A"/>
    <w:rsid w:val="00F00966"/>
    <w:rsid w:val="00F00BA7"/>
    <w:rsid w:val="00F011E5"/>
    <w:rsid w:val="00F01A5A"/>
    <w:rsid w:val="00F028A5"/>
    <w:rsid w:val="00F039D3"/>
    <w:rsid w:val="00F04A83"/>
    <w:rsid w:val="00F0518C"/>
    <w:rsid w:val="00F05289"/>
    <w:rsid w:val="00F05293"/>
    <w:rsid w:val="00F056D2"/>
    <w:rsid w:val="00F059E8"/>
    <w:rsid w:val="00F05D3E"/>
    <w:rsid w:val="00F05F8A"/>
    <w:rsid w:val="00F06B8E"/>
    <w:rsid w:val="00F06DA5"/>
    <w:rsid w:val="00F06FEC"/>
    <w:rsid w:val="00F070EB"/>
    <w:rsid w:val="00F07AF2"/>
    <w:rsid w:val="00F07D78"/>
    <w:rsid w:val="00F10062"/>
    <w:rsid w:val="00F1033B"/>
    <w:rsid w:val="00F107F1"/>
    <w:rsid w:val="00F1193F"/>
    <w:rsid w:val="00F11D42"/>
    <w:rsid w:val="00F12A5C"/>
    <w:rsid w:val="00F12E04"/>
    <w:rsid w:val="00F1359A"/>
    <w:rsid w:val="00F13780"/>
    <w:rsid w:val="00F138DC"/>
    <w:rsid w:val="00F13BB1"/>
    <w:rsid w:val="00F140A0"/>
    <w:rsid w:val="00F142E6"/>
    <w:rsid w:val="00F1433D"/>
    <w:rsid w:val="00F1435F"/>
    <w:rsid w:val="00F143AD"/>
    <w:rsid w:val="00F14726"/>
    <w:rsid w:val="00F14CC1"/>
    <w:rsid w:val="00F15134"/>
    <w:rsid w:val="00F156A0"/>
    <w:rsid w:val="00F15ADC"/>
    <w:rsid w:val="00F15C21"/>
    <w:rsid w:val="00F16AFA"/>
    <w:rsid w:val="00F17CDD"/>
    <w:rsid w:val="00F208BA"/>
    <w:rsid w:val="00F2191F"/>
    <w:rsid w:val="00F22037"/>
    <w:rsid w:val="00F227D7"/>
    <w:rsid w:val="00F22A47"/>
    <w:rsid w:val="00F22BA1"/>
    <w:rsid w:val="00F23072"/>
    <w:rsid w:val="00F231FF"/>
    <w:rsid w:val="00F23395"/>
    <w:rsid w:val="00F23DC9"/>
    <w:rsid w:val="00F23F08"/>
    <w:rsid w:val="00F24040"/>
    <w:rsid w:val="00F2474A"/>
    <w:rsid w:val="00F2494F"/>
    <w:rsid w:val="00F24A66"/>
    <w:rsid w:val="00F25660"/>
    <w:rsid w:val="00F257B0"/>
    <w:rsid w:val="00F25CD6"/>
    <w:rsid w:val="00F25CDF"/>
    <w:rsid w:val="00F263BD"/>
    <w:rsid w:val="00F264C7"/>
    <w:rsid w:val="00F26F8F"/>
    <w:rsid w:val="00F26FDF"/>
    <w:rsid w:val="00F3007C"/>
    <w:rsid w:val="00F3036E"/>
    <w:rsid w:val="00F30557"/>
    <w:rsid w:val="00F31163"/>
    <w:rsid w:val="00F315AE"/>
    <w:rsid w:val="00F31741"/>
    <w:rsid w:val="00F32455"/>
    <w:rsid w:val="00F3316D"/>
    <w:rsid w:val="00F33724"/>
    <w:rsid w:val="00F33A1C"/>
    <w:rsid w:val="00F34614"/>
    <w:rsid w:val="00F3471E"/>
    <w:rsid w:val="00F34961"/>
    <w:rsid w:val="00F34BC3"/>
    <w:rsid w:val="00F352DB"/>
    <w:rsid w:val="00F35791"/>
    <w:rsid w:val="00F35929"/>
    <w:rsid w:val="00F3679C"/>
    <w:rsid w:val="00F3681D"/>
    <w:rsid w:val="00F36F8D"/>
    <w:rsid w:val="00F371B4"/>
    <w:rsid w:val="00F37DDF"/>
    <w:rsid w:val="00F40658"/>
    <w:rsid w:val="00F40B81"/>
    <w:rsid w:val="00F40C1D"/>
    <w:rsid w:val="00F40DF0"/>
    <w:rsid w:val="00F411DE"/>
    <w:rsid w:val="00F4120D"/>
    <w:rsid w:val="00F41D51"/>
    <w:rsid w:val="00F422C5"/>
    <w:rsid w:val="00F427E2"/>
    <w:rsid w:val="00F4280D"/>
    <w:rsid w:val="00F42A10"/>
    <w:rsid w:val="00F42B9D"/>
    <w:rsid w:val="00F42C84"/>
    <w:rsid w:val="00F434EB"/>
    <w:rsid w:val="00F44117"/>
    <w:rsid w:val="00F442F7"/>
    <w:rsid w:val="00F4459C"/>
    <w:rsid w:val="00F44D7E"/>
    <w:rsid w:val="00F44FEA"/>
    <w:rsid w:val="00F45B12"/>
    <w:rsid w:val="00F45DB8"/>
    <w:rsid w:val="00F45E7D"/>
    <w:rsid w:val="00F50457"/>
    <w:rsid w:val="00F50884"/>
    <w:rsid w:val="00F51520"/>
    <w:rsid w:val="00F51AEE"/>
    <w:rsid w:val="00F52073"/>
    <w:rsid w:val="00F523A9"/>
    <w:rsid w:val="00F528B9"/>
    <w:rsid w:val="00F52A8F"/>
    <w:rsid w:val="00F53237"/>
    <w:rsid w:val="00F5324E"/>
    <w:rsid w:val="00F535FD"/>
    <w:rsid w:val="00F53A9A"/>
    <w:rsid w:val="00F53DE4"/>
    <w:rsid w:val="00F54848"/>
    <w:rsid w:val="00F54B09"/>
    <w:rsid w:val="00F55664"/>
    <w:rsid w:val="00F558DD"/>
    <w:rsid w:val="00F55DB2"/>
    <w:rsid w:val="00F563E9"/>
    <w:rsid w:val="00F565BE"/>
    <w:rsid w:val="00F5730E"/>
    <w:rsid w:val="00F576B0"/>
    <w:rsid w:val="00F578E1"/>
    <w:rsid w:val="00F57F6C"/>
    <w:rsid w:val="00F60B8D"/>
    <w:rsid w:val="00F61B90"/>
    <w:rsid w:val="00F622D7"/>
    <w:rsid w:val="00F62B80"/>
    <w:rsid w:val="00F62DE6"/>
    <w:rsid w:val="00F63350"/>
    <w:rsid w:val="00F641D6"/>
    <w:rsid w:val="00F6459B"/>
    <w:rsid w:val="00F6463F"/>
    <w:rsid w:val="00F64706"/>
    <w:rsid w:val="00F64C89"/>
    <w:rsid w:val="00F651A8"/>
    <w:rsid w:val="00F65588"/>
    <w:rsid w:val="00F65D2A"/>
    <w:rsid w:val="00F65E20"/>
    <w:rsid w:val="00F66D8F"/>
    <w:rsid w:val="00F677E8"/>
    <w:rsid w:val="00F67D4D"/>
    <w:rsid w:val="00F67F86"/>
    <w:rsid w:val="00F70164"/>
    <w:rsid w:val="00F70239"/>
    <w:rsid w:val="00F70617"/>
    <w:rsid w:val="00F71432"/>
    <w:rsid w:val="00F71A86"/>
    <w:rsid w:val="00F71AAD"/>
    <w:rsid w:val="00F71E24"/>
    <w:rsid w:val="00F72032"/>
    <w:rsid w:val="00F7262E"/>
    <w:rsid w:val="00F72676"/>
    <w:rsid w:val="00F73773"/>
    <w:rsid w:val="00F756D1"/>
    <w:rsid w:val="00F7661B"/>
    <w:rsid w:val="00F76721"/>
    <w:rsid w:val="00F768C6"/>
    <w:rsid w:val="00F76F36"/>
    <w:rsid w:val="00F778A6"/>
    <w:rsid w:val="00F77B79"/>
    <w:rsid w:val="00F800CC"/>
    <w:rsid w:val="00F80A1F"/>
    <w:rsid w:val="00F80BF2"/>
    <w:rsid w:val="00F80CC3"/>
    <w:rsid w:val="00F817C2"/>
    <w:rsid w:val="00F81809"/>
    <w:rsid w:val="00F829A9"/>
    <w:rsid w:val="00F8325F"/>
    <w:rsid w:val="00F83CB8"/>
    <w:rsid w:val="00F83D1F"/>
    <w:rsid w:val="00F842DE"/>
    <w:rsid w:val="00F848F0"/>
    <w:rsid w:val="00F85404"/>
    <w:rsid w:val="00F8551C"/>
    <w:rsid w:val="00F85BF8"/>
    <w:rsid w:val="00F86596"/>
    <w:rsid w:val="00F8673B"/>
    <w:rsid w:val="00F86BD6"/>
    <w:rsid w:val="00F86F85"/>
    <w:rsid w:val="00F871AA"/>
    <w:rsid w:val="00F876E6"/>
    <w:rsid w:val="00F879E7"/>
    <w:rsid w:val="00F87F0E"/>
    <w:rsid w:val="00F9029F"/>
    <w:rsid w:val="00F90C08"/>
    <w:rsid w:val="00F9145E"/>
    <w:rsid w:val="00F9284F"/>
    <w:rsid w:val="00F92D50"/>
    <w:rsid w:val="00F93089"/>
    <w:rsid w:val="00F94B3A"/>
    <w:rsid w:val="00F96688"/>
    <w:rsid w:val="00F969F7"/>
    <w:rsid w:val="00F96CBF"/>
    <w:rsid w:val="00FA0058"/>
    <w:rsid w:val="00FA070C"/>
    <w:rsid w:val="00FA198B"/>
    <w:rsid w:val="00FA1C2C"/>
    <w:rsid w:val="00FA2290"/>
    <w:rsid w:val="00FA2AE0"/>
    <w:rsid w:val="00FA2BBF"/>
    <w:rsid w:val="00FA2C25"/>
    <w:rsid w:val="00FA3356"/>
    <w:rsid w:val="00FA374E"/>
    <w:rsid w:val="00FA4B03"/>
    <w:rsid w:val="00FA5731"/>
    <w:rsid w:val="00FA6064"/>
    <w:rsid w:val="00FA63ED"/>
    <w:rsid w:val="00FA65E4"/>
    <w:rsid w:val="00FA7194"/>
    <w:rsid w:val="00FA7F86"/>
    <w:rsid w:val="00FB0141"/>
    <w:rsid w:val="00FB02D5"/>
    <w:rsid w:val="00FB04FF"/>
    <w:rsid w:val="00FB0C1F"/>
    <w:rsid w:val="00FB1093"/>
    <w:rsid w:val="00FB1909"/>
    <w:rsid w:val="00FB2825"/>
    <w:rsid w:val="00FB2AA1"/>
    <w:rsid w:val="00FB4A53"/>
    <w:rsid w:val="00FB50C2"/>
    <w:rsid w:val="00FB53A9"/>
    <w:rsid w:val="00FB53E1"/>
    <w:rsid w:val="00FB5CB2"/>
    <w:rsid w:val="00FB61BC"/>
    <w:rsid w:val="00FB6BEE"/>
    <w:rsid w:val="00FB7209"/>
    <w:rsid w:val="00FB79A8"/>
    <w:rsid w:val="00FC0125"/>
    <w:rsid w:val="00FC060D"/>
    <w:rsid w:val="00FC06C7"/>
    <w:rsid w:val="00FC06E6"/>
    <w:rsid w:val="00FC1402"/>
    <w:rsid w:val="00FC15A9"/>
    <w:rsid w:val="00FC1E4E"/>
    <w:rsid w:val="00FC3139"/>
    <w:rsid w:val="00FC3382"/>
    <w:rsid w:val="00FC4A8B"/>
    <w:rsid w:val="00FC5848"/>
    <w:rsid w:val="00FC5A27"/>
    <w:rsid w:val="00FC5E52"/>
    <w:rsid w:val="00FC63AF"/>
    <w:rsid w:val="00FC6508"/>
    <w:rsid w:val="00FC6F09"/>
    <w:rsid w:val="00FD1641"/>
    <w:rsid w:val="00FD21BB"/>
    <w:rsid w:val="00FD23BE"/>
    <w:rsid w:val="00FD2DF9"/>
    <w:rsid w:val="00FD36FD"/>
    <w:rsid w:val="00FD39E9"/>
    <w:rsid w:val="00FD4D07"/>
    <w:rsid w:val="00FD523C"/>
    <w:rsid w:val="00FD642A"/>
    <w:rsid w:val="00FD6675"/>
    <w:rsid w:val="00FD6792"/>
    <w:rsid w:val="00FD7430"/>
    <w:rsid w:val="00FD75E5"/>
    <w:rsid w:val="00FD7932"/>
    <w:rsid w:val="00FE03D6"/>
    <w:rsid w:val="00FE09A4"/>
    <w:rsid w:val="00FE0F36"/>
    <w:rsid w:val="00FE1724"/>
    <w:rsid w:val="00FE2068"/>
    <w:rsid w:val="00FE2542"/>
    <w:rsid w:val="00FE27D6"/>
    <w:rsid w:val="00FE5832"/>
    <w:rsid w:val="00FE6500"/>
    <w:rsid w:val="00FF0392"/>
    <w:rsid w:val="00FF03E7"/>
    <w:rsid w:val="00FF07B3"/>
    <w:rsid w:val="00FF08BD"/>
    <w:rsid w:val="00FF0D8E"/>
    <w:rsid w:val="00FF15B8"/>
    <w:rsid w:val="00FF2B73"/>
    <w:rsid w:val="00FF2BA3"/>
    <w:rsid w:val="00FF33CC"/>
    <w:rsid w:val="00FF36DA"/>
    <w:rsid w:val="00FF3FA2"/>
    <w:rsid w:val="00FF4232"/>
    <w:rsid w:val="00FF4F7A"/>
    <w:rsid w:val="00FF500F"/>
    <w:rsid w:val="00FF5619"/>
    <w:rsid w:val="00FF58D7"/>
    <w:rsid w:val="00FF6449"/>
    <w:rsid w:val="00FF6683"/>
    <w:rsid w:val="00FF66AB"/>
    <w:rsid w:val="00FF6873"/>
    <w:rsid w:val="00FF6F3A"/>
    <w:rsid w:val="00FF6FA3"/>
    <w:rsid w:val="00FF7A50"/>
    <w:rsid w:val="00FF7A67"/>
    <w:rsid w:val="6E81D54D"/>
    <w:rsid w:val="7E96822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ddd674,#eda95a,#babd5a,#64b9e4,#ccc,#408f9a,#b48062,#fdd167"/>
    </o:shapedefaults>
    <o:shapelayout v:ext="edit">
      <o:idmap v:ext="edit" data="1"/>
    </o:shapelayout>
  </w:shapeDefaults>
  <w:decimalSymbol w:val=","/>
  <w:listSeparator w:val=";"/>
  <w14:docId w14:val="293BE6F5"/>
  <w15:docId w15:val="{949D025D-3D78-40AF-B000-0395BF90EDF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SimSun" w:cs="Times New Roman"/>
        <w:lang w:val="en-US"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uiPriority="99" w:semiHidden="1" w:unhideWhenUsed="1"/>
    <w:lsdException w:name="Strong" w:uiPriority="22" w:qFormat="1"/>
    <w:lsdException w:name="Emphasis" w:qFormat="1"/>
    <w:lsdException w:name="Document Map" w:semiHidden="1" w:unhideWhenUsed="1"/>
    <w:lsdException w:name="Plain Text" w:uiPriority="99"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uiPriority="99"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Standard" w:default="1">
    <w:name w:val="Normal"/>
    <w:link w:val="berschrift1"/>
    <w:qFormat/>
    <w:rsid w:val="00960270"/>
    <w:rPr>
      <w:rFonts w:ascii="Arial" w:hAnsi="Arial"/>
      <w:sz w:val="22"/>
      <w:szCs w:val="24"/>
    </w:rPr>
  </w:style>
  <w:style w:type="paragraph" w:styleId="berschrift1">
    <w:name w:val="heading 1"/>
    <w:aliases w:val=" Zchn Zchn4,Zchn Zchn4"/>
    <w:basedOn w:val="Standard"/>
    <w:next w:val="Textkrper"/>
    <w:link w:val="berschrift1Zchn"/>
    <w:uiPriority w:val="9"/>
    <w:qFormat/>
    <w:rsid w:val="00B46956"/>
    <w:pPr>
      <w:keepNext/>
      <w:pageBreakBefore/>
      <w:numPr>
        <w:numId w:val="2"/>
      </w:numPr>
      <w:spacing w:before="480" w:after="400" w:line="624" w:lineRule="atLeast"/>
      <w:outlineLvl w:val="0"/>
    </w:pPr>
    <w:rPr>
      <w:rFonts w:cs="Arial"/>
      <w:color w:val="E20074"/>
      <w:kern w:val="32"/>
      <w:sz w:val="38"/>
      <w:szCs w:val="32"/>
    </w:rPr>
  </w:style>
  <w:style w:type="paragraph" w:styleId="berschrift2">
    <w:name w:val="heading 2"/>
    <w:aliases w:val="H2"/>
    <w:basedOn w:val="Standard"/>
    <w:next w:val="Textkrper"/>
    <w:link w:val="berschrift2Zchn"/>
    <w:uiPriority w:val="9"/>
    <w:qFormat/>
    <w:rsid w:val="00B46956"/>
    <w:pPr>
      <w:keepNext/>
      <w:numPr>
        <w:ilvl w:val="1"/>
        <w:numId w:val="2"/>
      </w:numPr>
      <w:spacing w:before="240" w:after="240" w:line="400" w:lineRule="atLeast"/>
      <w:outlineLvl w:val="1"/>
    </w:pPr>
    <w:rPr>
      <w:rFonts w:cs="Arial"/>
      <w:kern w:val="30"/>
      <w:sz w:val="30"/>
    </w:rPr>
  </w:style>
  <w:style w:type="paragraph" w:styleId="berschrift3">
    <w:name w:val="heading 3"/>
    <w:aliases w:val="H3"/>
    <w:basedOn w:val="Standard"/>
    <w:next w:val="Textkrper"/>
    <w:link w:val="berschrift3Zchn"/>
    <w:qFormat/>
    <w:rsid w:val="00B46956"/>
    <w:pPr>
      <w:keepNext/>
      <w:numPr>
        <w:ilvl w:val="2"/>
        <w:numId w:val="2"/>
      </w:numPr>
      <w:spacing w:before="240" w:after="180" w:line="360" w:lineRule="atLeast"/>
      <w:outlineLvl w:val="2"/>
    </w:pPr>
    <w:rPr>
      <w:rFonts w:cs="Arial"/>
      <w:kern w:val="28"/>
      <w:sz w:val="28"/>
      <w:szCs w:val="26"/>
    </w:rPr>
  </w:style>
  <w:style w:type="paragraph" w:styleId="berschrift4">
    <w:name w:val="heading 4"/>
    <w:basedOn w:val="Standard"/>
    <w:next w:val="Textkrper"/>
    <w:qFormat/>
    <w:rsid w:val="00B46956"/>
    <w:pPr>
      <w:keepNext/>
      <w:numPr>
        <w:ilvl w:val="3"/>
        <w:numId w:val="2"/>
      </w:numPr>
      <w:spacing w:before="180" w:after="120" w:line="320" w:lineRule="atLeast"/>
      <w:outlineLvl w:val="3"/>
    </w:pPr>
    <w:rPr>
      <w:rFonts w:cs="Arial"/>
      <w:b/>
      <w:kern w:val="24"/>
      <w:sz w:val="24"/>
      <w:szCs w:val="30"/>
    </w:rPr>
  </w:style>
  <w:style w:type="paragraph" w:styleId="berschrift5">
    <w:name w:val="heading 5"/>
    <w:basedOn w:val="Standard"/>
    <w:next w:val="Textkrper"/>
    <w:qFormat/>
    <w:rsid w:val="00B46956"/>
    <w:pPr>
      <w:keepNext/>
      <w:numPr>
        <w:ilvl w:val="4"/>
        <w:numId w:val="2"/>
      </w:numPr>
      <w:spacing w:before="140" w:after="120" w:line="300" w:lineRule="atLeast"/>
      <w:outlineLvl w:val="4"/>
    </w:pPr>
    <w:rPr>
      <w:rFonts w:cs="Arial"/>
      <w:b/>
      <w:kern w:val="22"/>
    </w:rPr>
  </w:style>
  <w:style w:type="paragraph" w:styleId="berschrift6">
    <w:name w:val="heading 6"/>
    <w:basedOn w:val="berschrift5"/>
    <w:next w:val="Standard"/>
    <w:qFormat/>
    <w:rsid w:val="00B46956"/>
    <w:pPr>
      <w:numPr>
        <w:ilvl w:val="5"/>
        <w:numId w:val="1"/>
      </w:numPr>
      <w:ind w:left="1134" w:hanging="1134"/>
      <w:outlineLvl w:val="5"/>
    </w:pPr>
  </w:style>
  <w:style w:type="paragraph" w:styleId="berschrift7">
    <w:name w:val="heading 7"/>
    <w:basedOn w:val="berschrift6"/>
    <w:next w:val="Standard"/>
    <w:qFormat/>
    <w:rsid w:val="00B46956"/>
    <w:pPr>
      <w:numPr>
        <w:ilvl w:val="6"/>
      </w:numPr>
      <w:outlineLvl w:val="6"/>
    </w:pPr>
  </w:style>
  <w:style w:type="paragraph" w:styleId="berschrift8">
    <w:name w:val="heading 8"/>
    <w:basedOn w:val="berschrift2"/>
    <w:next w:val="Standard"/>
    <w:qFormat/>
    <w:rsid w:val="00B46956"/>
    <w:pPr>
      <w:numPr>
        <w:ilvl w:val="7"/>
        <w:numId w:val="1"/>
      </w:numPr>
      <w:outlineLvl w:val="7"/>
    </w:pPr>
  </w:style>
  <w:style w:type="paragraph" w:styleId="berschrift9">
    <w:name w:val="heading 9"/>
    <w:basedOn w:val="berschrift8"/>
    <w:next w:val="Standard"/>
    <w:qFormat/>
    <w:rsid w:val="00B46956"/>
    <w:pPr>
      <w:numPr>
        <w:ilvl w:val="8"/>
      </w:numPr>
      <w:outlineLvl w:val="8"/>
    </w:p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Textkrper">
    <w:name w:val="Body Text"/>
    <w:basedOn w:val="Standard"/>
    <w:link w:val="TextkrperZchn1"/>
    <w:rsid w:val="000E5A7B"/>
    <w:pPr>
      <w:spacing w:after="140" w:line="300" w:lineRule="atLeast"/>
      <w:jc w:val="both"/>
    </w:pPr>
    <w:rPr>
      <w:sz w:val="20"/>
    </w:rPr>
  </w:style>
  <w:style w:type="character" w:styleId="TextkrperZchn1" w:customStyle="1">
    <w:name w:val="Textkörper Zchn1"/>
    <w:basedOn w:val="Absatz-Standardschriftart"/>
    <w:link w:val="Textkrper"/>
    <w:rsid w:val="000E5A7B"/>
    <w:rPr>
      <w:rFonts w:ascii="Arial" w:hAnsi="Arial" w:eastAsia="SimSun"/>
      <w:szCs w:val="24"/>
      <w:lang w:val="en-US" w:eastAsia="de-DE" w:bidi="ar-SA"/>
    </w:rPr>
  </w:style>
  <w:style w:type="character" w:styleId="berschrift1H1ZchnZchn" w:customStyle="1">
    <w:name w:val="Überschrift 1;H1 Zchn Zchn"/>
    <w:basedOn w:val="Absatz-Standardschriftart"/>
    <w:rsid w:val="00B46956"/>
    <w:rPr>
      <w:rFonts w:ascii="Arial" w:hAnsi="Arial" w:eastAsia="SimSun" w:cs="Arial"/>
      <w:color w:val="E20074"/>
      <w:kern w:val="32"/>
      <w:sz w:val="38"/>
      <w:szCs w:val="32"/>
      <w:lang w:val="en-US" w:eastAsia="de-DE" w:bidi="ar-SA"/>
    </w:rPr>
  </w:style>
  <w:style w:type="table" w:styleId="Tabellenraster">
    <w:name w:val="Table Grid"/>
    <w:basedOn w:val="NormaleTabelle"/>
    <w:rsid w:val="00B93E23"/>
    <w:pPr>
      <w:spacing w:line="227" w:lineRule="exact"/>
    </w:pPr>
    <w:rPr>
      <w:rFonts w:ascii="Arial" w:hAnsi="Arial"/>
    </w:rPr>
    <w:tblPr>
      <w:tblBorders>
        <w:top w:val="single" w:color="auto" w:sz="4" w:space="0"/>
        <w:bottom w:val="single" w:color="666666" w:sz="2" w:space="0"/>
        <w:insideH w:val="single" w:color="666666" w:sz="2" w:space="0"/>
      </w:tblBorders>
      <w:tblCellMar>
        <w:top w:w="28" w:type="dxa"/>
        <w:left w:w="0" w:type="dxa"/>
        <w:bottom w:w="28" w:type="dxa"/>
        <w:right w:w="0" w:type="dxa"/>
      </w:tblCellMar>
    </w:tblPr>
    <w:tblStylePr w:type="firstRow">
      <w:rPr>
        <w:rFonts w:ascii="Helvetica" w:hAnsi="Helvetica"/>
        <w:b w:val="0"/>
        <w:sz w:val="22"/>
      </w:rPr>
      <w:tblPr/>
      <w:tcPr>
        <w:tcBorders>
          <w:top w:val="single" w:color="E20074" w:sz="18" w:space="0"/>
          <w:left w:val="nil"/>
          <w:bottom w:val="nil"/>
          <w:right w:val="nil"/>
        </w:tcBorders>
      </w:tcPr>
    </w:tblStylePr>
  </w:style>
  <w:style w:type="character" w:styleId="VerbatimZchn" w:customStyle="1">
    <w:name w:val="Verbatim Zchn"/>
    <w:basedOn w:val="TextkrperZchn1"/>
    <w:link w:val="Verbatim"/>
    <w:rsid w:val="00B46956"/>
    <w:rPr>
      <w:rFonts w:ascii="Courier New" w:hAnsi="Courier New" w:eastAsia="SimSun"/>
      <w:sz w:val="22"/>
      <w:szCs w:val="24"/>
      <w:lang w:val="en-US" w:eastAsia="de-DE" w:bidi="ar-SA"/>
    </w:rPr>
  </w:style>
  <w:style w:type="paragraph" w:styleId="Verbatim" w:customStyle="1">
    <w:name w:val="Verbatim"/>
    <w:basedOn w:val="Textkrper"/>
    <w:link w:val="VerbatimZchn"/>
    <w:rsid w:val="00B46956"/>
    <w:pPr>
      <w:keepLines/>
      <w:suppressAutoHyphens/>
      <w:ind w:left="567"/>
      <w:jc w:val="left"/>
    </w:pPr>
    <w:rPr>
      <w:rFonts w:ascii="Courier New" w:hAnsi="Courier New"/>
    </w:rPr>
  </w:style>
  <w:style w:type="character" w:styleId="TOCHeading1ZchnZchn" w:customStyle="1">
    <w:name w:val="TOC Heading 1 Zchn Zchn"/>
    <w:basedOn w:val="berschrift1H1ZchnZchn"/>
    <w:link w:val="TOCHeading1"/>
    <w:rsid w:val="00B46956"/>
    <w:rPr>
      <w:rFonts w:ascii="Arial" w:hAnsi="Arial" w:eastAsia="SimSun" w:cs="Tahoma"/>
      <w:color w:val="E20074"/>
      <w:kern w:val="32"/>
      <w:sz w:val="38"/>
      <w:szCs w:val="32"/>
      <w:lang w:val="en-US" w:eastAsia="de-DE" w:bidi="ar-SA"/>
    </w:rPr>
  </w:style>
  <w:style w:type="paragraph" w:styleId="TOCHeading1" w:customStyle="1">
    <w:name w:val="TOC Heading 1"/>
    <w:basedOn w:val="berschrift1"/>
    <w:next w:val="Textkrper"/>
    <w:link w:val="TOCHeading1ZchnZchn"/>
    <w:rsid w:val="00B46956"/>
    <w:pPr>
      <w:numPr>
        <w:numId w:val="0"/>
      </w:numPr>
    </w:pPr>
    <w:rPr>
      <w:rFonts w:cs="Tahoma"/>
    </w:rPr>
  </w:style>
  <w:style w:type="table" w:styleId="TableFormat1" w:customStyle="1">
    <w:name w:val="Table Format 1"/>
    <w:basedOn w:val="NormaleTabelle"/>
    <w:rsid w:val="000E5A7B"/>
    <w:pPr>
      <w:keepNext/>
      <w:keepLines/>
      <w:spacing w:before="60" w:after="60"/>
    </w:pPr>
    <w:rPr>
      <w:rFonts w:ascii="Arial" w:hAnsi="Arial"/>
    </w:rPr>
    <w:tblPr>
      <w:tblBorders>
        <w:top w:val="single" w:color="E20074" w:sz="18" w:space="0"/>
        <w:insideH w:val="single" w:color="auto" w:sz="4" w:space="0"/>
      </w:tblBorders>
    </w:tblPr>
    <w:trPr>
      <w:tblHeader/>
    </w:trPr>
    <w:tblStylePr w:type="firstRow">
      <w:pPr>
        <w:wordWrap/>
        <w:spacing w:beforeLines="0"/>
      </w:pPr>
    </w:tblStylePr>
  </w:style>
  <w:style w:type="character" w:styleId="Kommentarzeichen">
    <w:name w:val="annotation reference"/>
    <w:basedOn w:val="Absatz-Standardschriftart"/>
    <w:rsid w:val="00B46956"/>
    <w:rPr>
      <w:sz w:val="16"/>
      <w:szCs w:val="16"/>
    </w:rPr>
  </w:style>
  <w:style w:type="paragraph" w:styleId="Titel">
    <w:name w:val="Title"/>
    <w:basedOn w:val="Standard"/>
    <w:next w:val="Untertitel"/>
    <w:qFormat/>
    <w:rsid w:val="00B46956"/>
    <w:pPr>
      <w:spacing w:line="500" w:lineRule="atLeast"/>
      <w:outlineLvl w:val="0"/>
    </w:pPr>
    <w:rPr>
      <w:rFonts w:cs="Arial"/>
      <w:bCs/>
      <w:color w:val="E20074"/>
      <w:kern w:val="28"/>
      <w:sz w:val="57"/>
      <w:szCs w:val="32"/>
    </w:rPr>
  </w:style>
  <w:style w:type="paragraph" w:styleId="Untertitel">
    <w:name w:val="Subtitle"/>
    <w:basedOn w:val="Titel"/>
    <w:next w:val="Textkrper"/>
    <w:link w:val="UntertitelZchn"/>
    <w:qFormat/>
    <w:rsid w:val="00B46956"/>
    <w:pPr>
      <w:outlineLvl w:val="1"/>
    </w:pPr>
  </w:style>
  <w:style w:type="character" w:styleId="UntertitelZchn" w:customStyle="1">
    <w:name w:val="Untertitel Zchn"/>
    <w:basedOn w:val="Absatz-Standardschriftart"/>
    <w:link w:val="Untertitel"/>
    <w:rsid w:val="00B46956"/>
    <w:rPr>
      <w:rFonts w:ascii="Arial" w:hAnsi="Arial" w:eastAsia="SimSun" w:cs="Arial"/>
      <w:bCs/>
      <w:color w:val="E20074"/>
      <w:kern w:val="28"/>
      <w:sz w:val="57"/>
      <w:szCs w:val="32"/>
      <w:lang w:val="en-US" w:eastAsia="de-DE" w:bidi="ar-SA"/>
    </w:rPr>
  </w:style>
  <w:style w:type="paragraph" w:styleId="Aufzhlungszeichen">
    <w:name w:val="List Bullet"/>
    <w:basedOn w:val="Textkrper"/>
    <w:link w:val="AufzhlungszeichenZchn"/>
    <w:rsid w:val="00B46956"/>
    <w:pPr>
      <w:numPr>
        <w:numId w:val="6"/>
      </w:numPr>
      <w:tabs>
        <w:tab w:val="left" w:pos="567"/>
      </w:tabs>
    </w:pPr>
  </w:style>
  <w:style w:type="table" w:styleId="TabelleRaster2">
    <w:name w:val="Table Grid 2"/>
    <w:basedOn w:val="NormaleTabelle"/>
    <w:rsid w:val="00B46956"/>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character" w:styleId="GlossaryEntryZchnZchn" w:customStyle="1">
    <w:name w:val="Glossary Entry Zchn Zchn"/>
    <w:basedOn w:val="TextkrperZchn1"/>
    <w:link w:val="GlossaryEntry"/>
    <w:rsid w:val="00B46956"/>
    <w:rPr>
      <w:rFonts w:ascii="Arial" w:hAnsi="Arial" w:eastAsia="SimSun"/>
      <w:sz w:val="22"/>
      <w:szCs w:val="24"/>
      <w:lang w:val="en-US" w:eastAsia="de-DE" w:bidi="ar-SA"/>
    </w:rPr>
  </w:style>
  <w:style w:type="paragraph" w:styleId="GlossaryEntry" w:customStyle="1">
    <w:name w:val="Glossary Entry"/>
    <w:basedOn w:val="Textkrper"/>
    <w:link w:val="GlossaryEntryZchnZchn"/>
    <w:rsid w:val="00B46956"/>
    <w:pPr>
      <w:ind w:left="567" w:hanging="567"/>
    </w:pPr>
  </w:style>
  <w:style w:type="paragraph" w:styleId="Kommentartext">
    <w:name w:val="annotation text"/>
    <w:basedOn w:val="Standard"/>
    <w:rsid w:val="00B46956"/>
    <w:rPr>
      <w:sz w:val="20"/>
      <w:szCs w:val="20"/>
    </w:rPr>
  </w:style>
  <w:style w:type="paragraph" w:styleId="Kommentarthema">
    <w:name w:val="annotation subject"/>
    <w:basedOn w:val="Kommentartext"/>
    <w:next w:val="Kommentartext"/>
    <w:rsid w:val="00B46956"/>
    <w:rPr>
      <w:b/>
      <w:bCs/>
    </w:rPr>
  </w:style>
  <w:style w:type="paragraph" w:styleId="Sprechblasentext">
    <w:name w:val="Balloon Text"/>
    <w:basedOn w:val="Standard"/>
    <w:rsid w:val="00B46956"/>
    <w:rPr>
      <w:rFonts w:ascii="Tahoma" w:hAnsi="Tahoma" w:cs="Tahoma"/>
      <w:sz w:val="16"/>
      <w:szCs w:val="16"/>
    </w:rPr>
  </w:style>
  <w:style w:type="paragraph" w:styleId="Dokumentstruktur">
    <w:name w:val="Document Map"/>
    <w:basedOn w:val="Standard"/>
    <w:semiHidden/>
    <w:rsid w:val="00B46956"/>
    <w:pPr>
      <w:shd w:val="clear" w:color="auto" w:fill="000080"/>
    </w:pPr>
    <w:rPr>
      <w:rFonts w:ascii="Tahoma" w:hAnsi="Tahoma" w:cs="Tahoma"/>
      <w:sz w:val="20"/>
      <w:szCs w:val="20"/>
    </w:rPr>
  </w:style>
  <w:style w:type="paragraph" w:styleId="TOCHeading2" w:customStyle="1">
    <w:name w:val="TOC Heading 2"/>
    <w:basedOn w:val="berschrift2"/>
    <w:next w:val="Textkrper"/>
    <w:rsid w:val="00B46956"/>
    <w:pPr>
      <w:numPr>
        <w:ilvl w:val="0"/>
        <w:numId w:val="0"/>
      </w:numPr>
    </w:pPr>
    <w:rPr>
      <w:szCs w:val="28"/>
    </w:rPr>
  </w:style>
  <w:style w:type="table" w:styleId="TabelleKlassisch1">
    <w:name w:val="Table Classic 1"/>
    <w:basedOn w:val="NormaleTabelle"/>
    <w:rsid w:val="00B46956"/>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paragraph" w:styleId="SubHeading" w:customStyle="1">
    <w:name w:val="Sub Heading"/>
    <w:basedOn w:val="Verzeichnis9"/>
    <w:next w:val="Textkrper"/>
    <w:rsid w:val="00B46956"/>
    <w:pPr>
      <w:spacing w:before="140" w:after="120" w:line="300" w:lineRule="atLeast"/>
      <w:ind w:left="0"/>
      <w:outlineLvl w:val="8"/>
    </w:pPr>
    <w:rPr>
      <w:b/>
      <w:szCs w:val="22"/>
    </w:rPr>
  </w:style>
  <w:style w:type="paragraph" w:styleId="Kopfzeile">
    <w:name w:val="header"/>
    <w:basedOn w:val="Standard"/>
    <w:rsid w:val="00B46956"/>
    <w:pPr>
      <w:tabs>
        <w:tab w:val="center" w:pos="4536"/>
        <w:tab w:val="right" w:pos="9072"/>
      </w:tabs>
    </w:pPr>
  </w:style>
  <w:style w:type="paragraph" w:styleId="Fuzeile">
    <w:name w:val="footer"/>
    <w:basedOn w:val="Standard"/>
    <w:rsid w:val="000E5A7B"/>
    <w:pPr>
      <w:tabs>
        <w:tab w:val="center" w:pos="4536"/>
        <w:tab w:val="right" w:pos="9072"/>
      </w:tabs>
    </w:pPr>
    <w:rPr>
      <w:sz w:val="16"/>
    </w:rPr>
  </w:style>
  <w:style w:type="paragraph" w:styleId="Blocktext">
    <w:name w:val="Block Text"/>
    <w:basedOn w:val="Textkrper"/>
    <w:rsid w:val="00B46956"/>
    <w:pPr>
      <w:pBdr>
        <w:top w:val="single" w:color="auto" w:sz="4" w:space="3"/>
        <w:left w:val="single" w:color="auto" w:sz="4" w:space="5"/>
        <w:bottom w:val="single" w:color="auto" w:sz="4" w:space="7"/>
        <w:right w:val="single" w:color="auto" w:sz="4" w:space="5"/>
      </w:pBdr>
      <w:spacing w:after="120"/>
      <w:ind w:left="567" w:right="567"/>
    </w:pPr>
    <w:rPr>
      <w:rFonts w:ascii="Tele-GroteskNor" w:hAnsi="Tele-GroteskNor"/>
    </w:rPr>
  </w:style>
  <w:style w:type="character" w:styleId="ListStartZchnZchn" w:customStyle="1">
    <w:name w:val="List Start Zchn Zchn"/>
    <w:basedOn w:val="TextkrperZchn1"/>
    <w:link w:val="ListStart"/>
    <w:rsid w:val="00B46956"/>
    <w:rPr>
      <w:rFonts w:ascii="Arial" w:hAnsi="Arial" w:eastAsia="SimSun"/>
      <w:color w:val="FFFFFF"/>
      <w:sz w:val="2"/>
      <w:szCs w:val="24"/>
      <w:lang w:val="en-US" w:eastAsia="de-DE" w:bidi="ar-SA"/>
    </w:rPr>
  </w:style>
  <w:style w:type="paragraph" w:styleId="Abbildungsverzeichnis">
    <w:name w:val="table of figures"/>
    <w:basedOn w:val="Standard"/>
    <w:next w:val="Textkrper"/>
    <w:uiPriority w:val="99"/>
    <w:rsid w:val="006E7E1F"/>
    <w:pPr>
      <w:spacing w:after="60"/>
      <w:ind w:left="442" w:hanging="442"/>
    </w:pPr>
    <w:rPr>
      <w:sz w:val="20"/>
    </w:rPr>
  </w:style>
  <w:style w:type="paragraph" w:styleId="Verzeichnis1">
    <w:name w:val="toc 1"/>
    <w:basedOn w:val="Standard"/>
    <w:next w:val="Standard"/>
    <w:link w:val="Verzeichnis1Zchn"/>
    <w:autoRedefine/>
    <w:uiPriority w:val="39"/>
    <w:qFormat/>
    <w:rsid w:val="000E5A7B"/>
    <w:pPr>
      <w:tabs>
        <w:tab w:val="left" w:pos="1021"/>
        <w:tab w:val="right" w:leader="dot" w:pos="8862"/>
      </w:tabs>
      <w:spacing w:before="120"/>
      <w:ind w:left="1021" w:hanging="1021"/>
    </w:pPr>
    <w:rPr>
      <w:sz w:val="20"/>
    </w:rPr>
  </w:style>
  <w:style w:type="paragraph" w:styleId="Verzeichnis2">
    <w:name w:val="toc 2"/>
    <w:basedOn w:val="Standard"/>
    <w:next w:val="Standard"/>
    <w:autoRedefine/>
    <w:uiPriority w:val="39"/>
    <w:qFormat/>
    <w:rsid w:val="000E5A7B"/>
    <w:pPr>
      <w:tabs>
        <w:tab w:val="left" w:pos="1021"/>
        <w:tab w:val="right" w:leader="dot" w:pos="8863"/>
      </w:tabs>
      <w:ind w:left="1021" w:hanging="1021"/>
    </w:pPr>
    <w:rPr>
      <w:sz w:val="20"/>
    </w:rPr>
  </w:style>
  <w:style w:type="paragraph" w:styleId="Verzeichnis3">
    <w:name w:val="toc 3"/>
    <w:basedOn w:val="Standard"/>
    <w:next w:val="Standard"/>
    <w:autoRedefine/>
    <w:uiPriority w:val="39"/>
    <w:qFormat/>
    <w:rsid w:val="000E5A7B"/>
    <w:pPr>
      <w:tabs>
        <w:tab w:val="left" w:pos="1021"/>
        <w:tab w:val="right" w:leader="dot" w:pos="8863"/>
      </w:tabs>
      <w:ind w:left="1021" w:hanging="1021"/>
    </w:pPr>
    <w:rPr>
      <w:sz w:val="20"/>
    </w:rPr>
  </w:style>
  <w:style w:type="paragraph" w:styleId="Verzeichnis4">
    <w:name w:val="toc 4"/>
    <w:basedOn w:val="Standard"/>
    <w:next w:val="Standard"/>
    <w:autoRedefine/>
    <w:uiPriority w:val="39"/>
    <w:rsid w:val="000E5A7B"/>
    <w:rPr>
      <w:sz w:val="20"/>
    </w:rPr>
  </w:style>
  <w:style w:type="paragraph" w:styleId="Verzeichnis5">
    <w:name w:val="toc 5"/>
    <w:basedOn w:val="Standard"/>
    <w:next w:val="Standard"/>
    <w:autoRedefine/>
    <w:uiPriority w:val="39"/>
    <w:rsid w:val="000E5A7B"/>
    <w:rPr>
      <w:sz w:val="20"/>
    </w:rPr>
  </w:style>
  <w:style w:type="paragraph" w:styleId="IndexHeadingContinue" w:customStyle="1">
    <w:name w:val="Index Heading Continue"/>
    <w:basedOn w:val="Indexberschrift"/>
    <w:rsid w:val="00B46956"/>
    <w:pPr>
      <w:pageBreakBefore w:val="0"/>
    </w:pPr>
  </w:style>
  <w:style w:type="character" w:styleId="Seitenzahl">
    <w:name w:val="page number"/>
    <w:basedOn w:val="Absatz-Standardschriftart"/>
    <w:rsid w:val="00B46956"/>
    <w:rPr>
      <w:sz w:val="18"/>
    </w:rPr>
  </w:style>
  <w:style w:type="character" w:styleId="Hyperlink">
    <w:name w:val="Hyperlink"/>
    <w:basedOn w:val="Absatz-Standardschriftart"/>
    <w:uiPriority w:val="99"/>
    <w:rsid w:val="00B46956"/>
    <w:rPr>
      <w:color w:val="0000FF"/>
      <w:u w:val="single"/>
    </w:rPr>
  </w:style>
  <w:style w:type="table" w:styleId="TabelleRaster1">
    <w:name w:val="Table Grid 1"/>
    <w:basedOn w:val="NormaleTabelle"/>
    <w:rsid w:val="00B46956"/>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one" w:color="auto" w:sz="0" w:space="0"/>
          <w:tr2bl w:val="none" w:color="auto" w:sz="0" w:space="0"/>
        </w:tcBorders>
      </w:tcPr>
    </w:tblStylePr>
    <w:tblStylePr w:type="lastCol">
      <w:rPr>
        <w:i/>
        <w:iCs/>
      </w:rPr>
      <w:tblPr/>
      <w:tcPr>
        <w:tcBorders>
          <w:tl2br w:val="none" w:color="auto" w:sz="0" w:space="0"/>
          <w:tr2bl w:val="none" w:color="auto" w:sz="0" w:space="0"/>
        </w:tcBorders>
      </w:tcPr>
    </w:tblStylePr>
  </w:style>
  <w:style w:type="table" w:styleId="TableFootnote" w:customStyle="1">
    <w:name w:val="Table Footnote"/>
    <w:basedOn w:val="TabelleRaster1"/>
    <w:rsid w:val="000E5A7B"/>
    <w:rPr>
      <w:rFonts w:ascii="Arial" w:hAnsi="Arial"/>
      <w:sz w:val="16"/>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28" w:type="dxa"/>
        <w:right w:w="28" w:type="dxa"/>
      </w:tblCellMar>
    </w:tblPr>
    <w:tcPr>
      <w:shd w:val="clear" w:color="auto" w:fill="auto"/>
    </w:tcPr>
    <w:tblStylePr w:type="lastRow">
      <w:rPr>
        <w:i/>
        <w:iCs/>
      </w:rPr>
      <w:tblPr/>
      <w:tcPr>
        <w:tcBorders>
          <w:tl2br w:val="none" w:color="auto" w:sz="0" w:space="0"/>
          <w:tr2bl w:val="none" w:color="auto" w:sz="0" w:space="0"/>
        </w:tcBorders>
      </w:tcPr>
    </w:tblStylePr>
    <w:tblStylePr w:type="firstCol">
      <w:tblPr/>
      <w:trPr>
        <w:cantSplit/>
      </w:trPr>
    </w:tblStylePr>
    <w:tblStylePr w:type="lastCol">
      <w:rPr>
        <w:i/>
        <w:iCs/>
      </w:rPr>
      <w:tblPr/>
      <w:tcPr>
        <w:tcBorders>
          <w:tl2br w:val="none" w:color="auto" w:sz="0" w:space="0"/>
          <w:tr2bl w:val="none" w:color="auto" w:sz="0" w:space="0"/>
        </w:tcBorders>
      </w:tcPr>
    </w:tblStylePr>
  </w:style>
  <w:style w:type="paragraph" w:styleId="Beschriftung">
    <w:name w:val="caption"/>
    <w:aliases w:val="TSI Beschriftung"/>
    <w:basedOn w:val="Standard"/>
    <w:next w:val="Textkrper"/>
    <w:link w:val="BeschriftungZchn"/>
    <w:qFormat/>
    <w:rsid w:val="000E5A7B"/>
    <w:pPr>
      <w:spacing w:before="120" w:after="240"/>
      <w:contextualSpacing/>
    </w:pPr>
    <w:rPr>
      <w:bCs/>
      <w:sz w:val="16"/>
      <w:szCs w:val="20"/>
    </w:rPr>
  </w:style>
  <w:style w:type="paragraph" w:styleId="Funotentext">
    <w:name w:val="footnote text"/>
    <w:basedOn w:val="Standard"/>
    <w:link w:val="FunotentextZchn"/>
    <w:rsid w:val="00870569"/>
    <w:rPr>
      <w:sz w:val="18"/>
      <w:szCs w:val="20"/>
    </w:rPr>
  </w:style>
  <w:style w:type="character" w:styleId="Funotenzeichen">
    <w:name w:val="footnote reference"/>
    <w:basedOn w:val="Absatz-Standardschriftart"/>
    <w:rsid w:val="00B46956"/>
    <w:rPr>
      <w:vertAlign w:val="superscript"/>
    </w:rPr>
  </w:style>
  <w:style w:type="paragraph" w:styleId="AppendixHeading1" w:customStyle="1">
    <w:name w:val="Appendix Heading 1"/>
    <w:basedOn w:val="berschrift1"/>
    <w:next w:val="Textkrper"/>
    <w:link w:val="AppendixHeading1ZchnZchn"/>
    <w:rsid w:val="00B46956"/>
    <w:pPr>
      <w:numPr>
        <w:numId w:val="3"/>
      </w:numPr>
    </w:pPr>
  </w:style>
  <w:style w:type="paragraph" w:styleId="AppendixHeading2" w:customStyle="1">
    <w:name w:val="Appendix Heading 2"/>
    <w:basedOn w:val="berschrift2"/>
    <w:next w:val="Textkrper"/>
    <w:link w:val="AppendixHeading2ZchnZchn"/>
    <w:rsid w:val="00B46956"/>
    <w:pPr>
      <w:numPr>
        <w:numId w:val="3"/>
      </w:numPr>
    </w:pPr>
  </w:style>
  <w:style w:type="paragraph" w:styleId="AppendixHeading3" w:customStyle="1">
    <w:name w:val="Appendix Heading 3"/>
    <w:basedOn w:val="berschrift3"/>
    <w:next w:val="Textkrper"/>
    <w:link w:val="AppendixHeading3ZchnZchn"/>
    <w:rsid w:val="00B46956"/>
    <w:pPr>
      <w:numPr>
        <w:numId w:val="3"/>
      </w:numPr>
    </w:pPr>
  </w:style>
  <w:style w:type="paragraph" w:styleId="AppendixHeading4" w:customStyle="1">
    <w:name w:val="Appendix Heading 4"/>
    <w:basedOn w:val="berschrift4"/>
    <w:next w:val="Textkrper"/>
    <w:rsid w:val="00B46956"/>
    <w:pPr>
      <w:numPr>
        <w:numId w:val="3"/>
      </w:numPr>
    </w:pPr>
  </w:style>
  <w:style w:type="paragraph" w:styleId="AppendixHeading5" w:customStyle="1">
    <w:name w:val="Appendix Heading 5"/>
    <w:basedOn w:val="berschrift5"/>
    <w:next w:val="Textkrper"/>
    <w:rsid w:val="00B46956"/>
    <w:pPr>
      <w:numPr>
        <w:numId w:val="3"/>
      </w:numPr>
    </w:pPr>
  </w:style>
  <w:style w:type="paragraph" w:styleId="Listennummer">
    <w:name w:val="List Number"/>
    <w:basedOn w:val="Textkrper"/>
    <w:rsid w:val="00B46956"/>
    <w:pPr>
      <w:numPr>
        <w:ilvl w:val="1"/>
        <w:numId w:val="4"/>
      </w:numPr>
      <w:tabs>
        <w:tab w:val="left" w:pos="567"/>
      </w:tabs>
    </w:pPr>
  </w:style>
  <w:style w:type="paragraph" w:styleId="Listenfortsetzung">
    <w:name w:val="List Continue"/>
    <w:basedOn w:val="Textkrper"/>
    <w:rsid w:val="00B46956"/>
    <w:pPr>
      <w:numPr>
        <w:numId w:val="5"/>
      </w:numPr>
      <w:spacing w:after="120"/>
    </w:pPr>
  </w:style>
  <w:style w:type="paragraph" w:styleId="Listenfortsetzung2">
    <w:name w:val="List Continue 2"/>
    <w:basedOn w:val="Textkrper"/>
    <w:rsid w:val="00B46956"/>
    <w:pPr>
      <w:numPr>
        <w:ilvl w:val="1"/>
        <w:numId w:val="5"/>
      </w:numPr>
      <w:spacing w:after="120"/>
    </w:pPr>
  </w:style>
  <w:style w:type="paragraph" w:styleId="Listenfortsetzung3">
    <w:name w:val="List Continue 3"/>
    <w:basedOn w:val="Textkrper"/>
    <w:rsid w:val="00B46956"/>
    <w:pPr>
      <w:numPr>
        <w:ilvl w:val="2"/>
        <w:numId w:val="5"/>
      </w:numPr>
      <w:spacing w:after="120"/>
    </w:pPr>
  </w:style>
  <w:style w:type="paragraph" w:styleId="Listenfortsetzung4">
    <w:name w:val="List Continue 4"/>
    <w:basedOn w:val="Textkrper"/>
    <w:rsid w:val="00B46956"/>
    <w:pPr>
      <w:numPr>
        <w:ilvl w:val="3"/>
        <w:numId w:val="5"/>
      </w:numPr>
      <w:spacing w:after="120"/>
    </w:pPr>
  </w:style>
  <w:style w:type="paragraph" w:styleId="Listenfortsetzung5">
    <w:name w:val="List Continue 5"/>
    <w:basedOn w:val="Textkrper"/>
    <w:rsid w:val="00B46956"/>
    <w:pPr>
      <w:numPr>
        <w:ilvl w:val="4"/>
        <w:numId w:val="5"/>
      </w:numPr>
      <w:spacing w:after="120"/>
    </w:pPr>
  </w:style>
  <w:style w:type="paragraph" w:styleId="Listennummer2">
    <w:name w:val="List Number 2"/>
    <w:basedOn w:val="Textkrper"/>
    <w:rsid w:val="00B46956"/>
    <w:pPr>
      <w:numPr>
        <w:ilvl w:val="2"/>
        <w:numId w:val="4"/>
      </w:numPr>
      <w:tabs>
        <w:tab w:val="left" w:pos="1077"/>
      </w:tabs>
    </w:pPr>
  </w:style>
  <w:style w:type="paragraph" w:styleId="Listennummer3">
    <w:name w:val="List Number 3"/>
    <w:basedOn w:val="Textkrper"/>
    <w:rsid w:val="00B46956"/>
    <w:pPr>
      <w:numPr>
        <w:ilvl w:val="3"/>
        <w:numId w:val="4"/>
      </w:numPr>
      <w:tabs>
        <w:tab w:val="left" w:pos="1587"/>
      </w:tabs>
    </w:pPr>
  </w:style>
  <w:style w:type="paragraph" w:styleId="ListStart" w:customStyle="1">
    <w:name w:val="List Start"/>
    <w:basedOn w:val="Textkrper"/>
    <w:next w:val="Listennummer"/>
    <w:link w:val="ListStartZchnZchn"/>
    <w:rsid w:val="00B46956"/>
    <w:pPr>
      <w:keepNext/>
      <w:numPr>
        <w:numId w:val="4"/>
      </w:numPr>
      <w:spacing w:after="0" w:line="240" w:lineRule="auto"/>
    </w:pPr>
    <w:rPr>
      <w:color w:val="FFFFFF"/>
      <w:sz w:val="2"/>
    </w:rPr>
  </w:style>
  <w:style w:type="paragraph" w:styleId="Listennummer4">
    <w:name w:val="List Number 4"/>
    <w:basedOn w:val="Textkrper"/>
    <w:rsid w:val="00B46956"/>
    <w:pPr>
      <w:numPr>
        <w:ilvl w:val="4"/>
        <w:numId w:val="4"/>
      </w:numPr>
      <w:tabs>
        <w:tab w:val="left" w:pos="2098"/>
      </w:tabs>
    </w:pPr>
  </w:style>
  <w:style w:type="paragraph" w:styleId="Listennummer5">
    <w:name w:val="List Number 5"/>
    <w:basedOn w:val="Textkrper"/>
    <w:rsid w:val="00B46956"/>
    <w:pPr>
      <w:numPr>
        <w:ilvl w:val="5"/>
        <w:numId w:val="4"/>
      </w:numPr>
      <w:tabs>
        <w:tab w:val="left" w:pos="2608"/>
      </w:tabs>
    </w:pPr>
  </w:style>
  <w:style w:type="paragraph" w:styleId="Aufzhlungszeichen2">
    <w:name w:val="List Bullet 2"/>
    <w:basedOn w:val="Textkrper"/>
    <w:rsid w:val="00B46956"/>
    <w:pPr>
      <w:numPr>
        <w:ilvl w:val="1"/>
        <w:numId w:val="6"/>
      </w:numPr>
      <w:tabs>
        <w:tab w:val="left" w:pos="1077"/>
      </w:tabs>
    </w:pPr>
  </w:style>
  <w:style w:type="paragraph" w:styleId="Aufzhlungszeichen3">
    <w:name w:val="List Bullet 3"/>
    <w:basedOn w:val="Textkrper"/>
    <w:rsid w:val="00B46956"/>
    <w:pPr>
      <w:numPr>
        <w:ilvl w:val="2"/>
        <w:numId w:val="6"/>
      </w:numPr>
      <w:tabs>
        <w:tab w:val="left" w:pos="1587"/>
      </w:tabs>
    </w:pPr>
  </w:style>
  <w:style w:type="paragraph" w:styleId="Aufzhlungszeichen4">
    <w:name w:val="List Bullet 4"/>
    <w:basedOn w:val="Textkrper"/>
    <w:rsid w:val="00B46956"/>
    <w:pPr>
      <w:numPr>
        <w:ilvl w:val="3"/>
        <w:numId w:val="6"/>
      </w:numPr>
      <w:tabs>
        <w:tab w:val="left" w:pos="2098"/>
      </w:tabs>
    </w:pPr>
  </w:style>
  <w:style w:type="paragraph" w:styleId="Aufzhlungszeichen5">
    <w:name w:val="List Bullet 5"/>
    <w:basedOn w:val="Textkrper"/>
    <w:rsid w:val="00B46956"/>
    <w:pPr>
      <w:numPr>
        <w:ilvl w:val="4"/>
        <w:numId w:val="6"/>
      </w:numPr>
      <w:tabs>
        <w:tab w:val="left" w:pos="2608"/>
      </w:tabs>
    </w:pPr>
  </w:style>
  <w:style w:type="paragraph" w:styleId="TableText" w:customStyle="1">
    <w:name w:val="Table Text"/>
    <w:basedOn w:val="Standard"/>
    <w:rsid w:val="00B93E23"/>
    <w:pPr>
      <w:keepNext/>
      <w:keepLines/>
      <w:spacing w:before="60" w:after="60"/>
    </w:pPr>
    <w:rPr>
      <w:sz w:val="20"/>
    </w:rPr>
  </w:style>
  <w:style w:type="paragraph" w:styleId="TableHeading" w:customStyle="1">
    <w:name w:val="Table Heading"/>
    <w:basedOn w:val="TableText"/>
    <w:rsid w:val="002C1776"/>
    <w:rPr>
      <w:b/>
      <w:bCs/>
    </w:rPr>
  </w:style>
  <w:style w:type="paragraph" w:styleId="TableTextSmall" w:customStyle="1">
    <w:name w:val="Table Text Small"/>
    <w:basedOn w:val="TableText"/>
    <w:rsid w:val="00B46956"/>
    <w:rPr>
      <w:sz w:val="18"/>
    </w:rPr>
  </w:style>
  <w:style w:type="paragraph" w:styleId="TableHeadingSmall" w:customStyle="1">
    <w:name w:val="Table Heading Small"/>
    <w:basedOn w:val="TableTextSmall"/>
    <w:rsid w:val="00B46956"/>
    <w:rPr>
      <w:rFonts w:ascii="Tele-GroteskFet" w:hAnsi="Tele-GroteskFet" w:cs="Arial"/>
    </w:rPr>
  </w:style>
  <w:style w:type="paragraph" w:styleId="TableLead" w:customStyle="1">
    <w:name w:val="Table Lead"/>
    <w:basedOn w:val="Standard"/>
    <w:next w:val="Beschriftung"/>
    <w:rsid w:val="00B46956"/>
    <w:pPr>
      <w:keepNext/>
      <w:keepLines/>
    </w:pPr>
    <w:rPr>
      <w:sz w:val="20"/>
    </w:rPr>
  </w:style>
  <w:style w:type="paragraph" w:styleId="TableLabel" w:customStyle="1">
    <w:name w:val="Table Label"/>
    <w:basedOn w:val="TableText"/>
    <w:rsid w:val="00B46956"/>
    <w:rPr>
      <w:bCs/>
      <w:i/>
      <w:iCs/>
    </w:rPr>
  </w:style>
  <w:style w:type="paragraph" w:styleId="TableLabelSmall" w:customStyle="1">
    <w:name w:val="Table Label Small"/>
    <w:basedOn w:val="TableTextSmall"/>
    <w:rsid w:val="00B46956"/>
    <w:rPr>
      <w:rFonts w:ascii="Tele-GroteskFet" w:hAnsi="Tele-GroteskFet" w:cs="Arial"/>
      <w:i/>
    </w:rPr>
  </w:style>
  <w:style w:type="character" w:styleId="Majuscules" w:customStyle="1">
    <w:name w:val="Majuscules"/>
    <w:basedOn w:val="Absatz-Standardschriftart"/>
    <w:rsid w:val="00B46956"/>
    <w:rPr>
      <w:caps/>
      <w:spacing w:val="10"/>
      <w:sz w:val="20"/>
    </w:rPr>
  </w:style>
  <w:style w:type="character" w:styleId="Kicker" w:customStyle="1">
    <w:name w:val="Kicker"/>
    <w:basedOn w:val="Fett"/>
    <w:rsid w:val="00B46956"/>
    <w:rPr>
      <w:rFonts w:ascii="Arial" w:hAnsi="Arial"/>
      <w:b/>
      <w:bCs/>
      <w:bdr w:val="none" w:color="auto" w:sz="0" w:space="0"/>
    </w:rPr>
  </w:style>
  <w:style w:type="character" w:styleId="Fett">
    <w:name w:val="Strong"/>
    <w:basedOn w:val="Absatz-Standardschriftart"/>
    <w:uiPriority w:val="22"/>
    <w:qFormat/>
    <w:rsid w:val="00B46956"/>
    <w:rPr>
      <w:b/>
      <w:bCs/>
    </w:rPr>
  </w:style>
  <w:style w:type="character" w:styleId="Italic" w:customStyle="1">
    <w:name w:val="Italic"/>
    <w:basedOn w:val="Absatz-Standardschriftart"/>
    <w:rsid w:val="00B46956"/>
    <w:rPr>
      <w:i/>
    </w:rPr>
  </w:style>
  <w:style w:type="character" w:styleId="HTMLCode">
    <w:name w:val="HTML Code"/>
    <w:basedOn w:val="Absatz-Standardschriftart"/>
    <w:rsid w:val="00B46956"/>
    <w:rPr>
      <w:rFonts w:ascii="Courier New" w:hAnsi="Courier New"/>
      <w:spacing w:val="-10"/>
      <w:sz w:val="22"/>
      <w:szCs w:val="20"/>
    </w:rPr>
  </w:style>
  <w:style w:type="character" w:styleId="Hervorhebung">
    <w:name w:val="Emphasis"/>
    <w:basedOn w:val="Absatz-Standardschriftart"/>
    <w:qFormat/>
    <w:rsid w:val="009529AD"/>
    <w:rPr>
      <w:i/>
      <w:iCs/>
    </w:rPr>
  </w:style>
  <w:style w:type="paragraph" w:styleId="Figure" w:customStyle="1">
    <w:name w:val="Figure"/>
    <w:basedOn w:val="Standard"/>
    <w:next w:val="Beschriftung"/>
    <w:rsid w:val="00B46956"/>
    <w:pPr>
      <w:spacing w:before="240" w:after="120"/>
    </w:pPr>
  </w:style>
  <w:style w:type="paragraph" w:styleId="Copyright" w:customStyle="1">
    <w:name w:val="Copyright"/>
    <w:basedOn w:val="Textkrper"/>
    <w:rsid w:val="00B46956"/>
    <w:pPr>
      <w:jc w:val="left"/>
    </w:pPr>
  </w:style>
  <w:style w:type="paragraph" w:styleId="Excel-Table" w:customStyle="1">
    <w:name w:val="Excel-Table"/>
    <w:basedOn w:val="Figure"/>
    <w:rsid w:val="00B46956"/>
    <w:pPr>
      <w:keepNext/>
      <w:spacing w:after="0"/>
      <w:jc w:val="center"/>
    </w:pPr>
    <w:rPr>
      <w:rFonts w:ascii="Tele-GroteskNor" w:hAnsi="Tele-GroteskNor"/>
    </w:rPr>
  </w:style>
  <w:style w:type="paragraph" w:styleId="Equation" w:customStyle="1">
    <w:name w:val="Equation"/>
    <w:basedOn w:val="Textkrper"/>
    <w:rsid w:val="00B46956"/>
    <w:pPr>
      <w:tabs>
        <w:tab w:val="right" w:pos="8789"/>
      </w:tabs>
      <w:ind w:left="567"/>
    </w:pPr>
  </w:style>
  <w:style w:type="paragraph" w:styleId="SideNote" w:customStyle="1">
    <w:name w:val="Side Note"/>
    <w:basedOn w:val="Textkrper"/>
    <w:next w:val="Textkrper"/>
    <w:rsid w:val="00B46956"/>
    <w:pPr>
      <w:keepNext/>
      <w:keepLines/>
      <w:framePr w:w="737" w:hSpace="284" w:wrap="around" w:hAnchor="page" w:vAnchor="text" w:xAlign="right" w:y="97"/>
      <w:widowControl w:val="0"/>
      <w:spacing w:after="0" w:line="200" w:lineRule="exact"/>
      <w:jc w:val="left"/>
    </w:pPr>
    <w:rPr>
      <w:sz w:val="16"/>
      <w:szCs w:val="16"/>
    </w:rPr>
  </w:style>
  <w:style w:type="character" w:styleId="Endnotenzeichen">
    <w:name w:val="endnote reference"/>
    <w:basedOn w:val="Absatz-Standardschriftart"/>
    <w:rsid w:val="00B46956"/>
    <w:rPr>
      <w:vertAlign w:val="superscript"/>
    </w:rPr>
  </w:style>
  <w:style w:type="character" w:styleId="Verzeichnis1Zchn" w:customStyle="1">
    <w:name w:val="Verzeichnis 1 Zchn"/>
    <w:basedOn w:val="Absatz-Standardschriftart"/>
    <w:link w:val="Verzeichnis1"/>
    <w:rsid w:val="000E5A7B"/>
    <w:rPr>
      <w:rFonts w:ascii="Arial" w:hAnsi="Arial" w:eastAsia="SimSun"/>
      <w:szCs w:val="24"/>
      <w:lang w:val="en-US" w:eastAsia="de-DE" w:bidi="ar-SA"/>
    </w:rPr>
  </w:style>
  <w:style w:type="table" w:styleId="Tabelle3D-Effekt1">
    <w:name w:val="Table 3D effects 1"/>
    <w:basedOn w:val="NormaleTabelle"/>
    <w:rsid w:val="00B46956"/>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paragraph" w:styleId="NondisclosureAnnotation" w:customStyle="1">
    <w:name w:val="Nondisclosure Annotation"/>
    <w:basedOn w:val="Textkrper"/>
    <w:rsid w:val="00B46956"/>
    <w:pPr>
      <w:spacing w:before="360"/>
    </w:pPr>
    <w:rPr>
      <w:rFonts w:cs="Arial"/>
    </w:rPr>
  </w:style>
  <w:style w:type="paragraph" w:styleId="VersionAnnotation" w:customStyle="1">
    <w:name w:val="Version Annotation"/>
    <w:basedOn w:val="Textkrper"/>
    <w:rsid w:val="00B46956"/>
    <w:pPr>
      <w:spacing w:after="0" w:line="240" w:lineRule="auto"/>
    </w:pPr>
  </w:style>
  <w:style w:type="character" w:styleId="AppendixHeading1ZchnZchn" w:customStyle="1">
    <w:name w:val="Appendix Heading 1 Zchn Zchn"/>
    <w:basedOn w:val="berschrift1H1ZchnZchn"/>
    <w:link w:val="AppendixHeading1"/>
    <w:rsid w:val="00B46956"/>
    <w:rPr>
      <w:rFonts w:ascii="Arial" w:hAnsi="Arial" w:eastAsia="SimSun" w:cs="Arial"/>
      <w:color w:val="E20074"/>
      <w:kern w:val="32"/>
      <w:sz w:val="38"/>
      <w:szCs w:val="32"/>
      <w:lang w:val="en-US" w:eastAsia="de-DE" w:bidi="ar-SA"/>
    </w:rPr>
  </w:style>
  <w:style w:type="character" w:styleId="berschrift2Zchn" w:customStyle="1">
    <w:name w:val="Überschrift 2 Zchn"/>
    <w:aliases w:val="H2 Zchn"/>
    <w:basedOn w:val="Absatz-Standardschriftart"/>
    <w:link w:val="berschrift2"/>
    <w:uiPriority w:val="9"/>
    <w:rsid w:val="00B46956"/>
    <w:rPr>
      <w:rFonts w:ascii="Arial" w:hAnsi="Arial" w:cs="Arial"/>
      <w:kern w:val="30"/>
      <w:sz w:val="30"/>
      <w:szCs w:val="24"/>
    </w:rPr>
  </w:style>
  <w:style w:type="character" w:styleId="AppendixHeading2ZchnZchn" w:customStyle="1">
    <w:name w:val="Appendix Heading 2 Zchn Zchn"/>
    <w:basedOn w:val="berschrift2Zchn"/>
    <w:link w:val="AppendixHeading2"/>
    <w:rsid w:val="00B46956"/>
    <w:rPr>
      <w:rFonts w:ascii="Arial" w:hAnsi="Arial" w:cs="Arial"/>
      <w:kern w:val="30"/>
      <w:sz w:val="30"/>
      <w:szCs w:val="24"/>
    </w:rPr>
  </w:style>
  <w:style w:type="character" w:styleId="berschrift3Zchn" w:customStyle="1">
    <w:name w:val="Überschrift 3 Zchn"/>
    <w:aliases w:val="H3 Zchn"/>
    <w:basedOn w:val="Absatz-Standardschriftart"/>
    <w:link w:val="berschrift3"/>
    <w:rsid w:val="00B46956"/>
    <w:rPr>
      <w:rFonts w:ascii="Arial" w:hAnsi="Arial" w:cs="Arial"/>
      <w:kern w:val="28"/>
      <w:sz w:val="28"/>
      <w:szCs w:val="26"/>
    </w:rPr>
  </w:style>
  <w:style w:type="character" w:styleId="AppendixHeading3ZchnZchn" w:customStyle="1">
    <w:name w:val="Appendix Heading 3 Zchn Zchn"/>
    <w:basedOn w:val="berschrift3Zchn"/>
    <w:link w:val="AppendixHeading3"/>
    <w:rsid w:val="00B46956"/>
    <w:rPr>
      <w:rFonts w:ascii="Arial" w:hAnsi="Arial" w:cs="Arial"/>
      <w:kern w:val="28"/>
      <w:sz w:val="28"/>
      <w:szCs w:val="26"/>
    </w:rPr>
  </w:style>
  <w:style w:type="paragraph" w:styleId="Verzeichnis9">
    <w:name w:val="toc 9"/>
    <w:basedOn w:val="Standard"/>
    <w:next w:val="Standard"/>
    <w:autoRedefine/>
    <w:uiPriority w:val="39"/>
    <w:rsid w:val="00B46956"/>
    <w:pPr>
      <w:ind w:left="1760"/>
    </w:pPr>
  </w:style>
  <w:style w:type="paragraph" w:styleId="Index1">
    <w:name w:val="index 1"/>
    <w:basedOn w:val="Standard"/>
    <w:next w:val="Standard"/>
    <w:autoRedefine/>
    <w:semiHidden/>
    <w:rsid w:val="00B46956"/>
    <w:pPr>
      <w:ind w:left="220" w:hanging="220"/>
    </w:pPr>
  </w:style>
  <w:style w:type="paragraph" w:styleId="Indexberschrift">
    <w:name w:val="index heading"/>
    <w:aliases w:val="IH1"/>
    <w:basedOn w:val="TOCHeading1"/>
    <w:next w:val="Blocktext"/>
    <w:rsid w:val="002C3D9D"/>
    <w:rPr>
      <w:rFonts w:cs="Arial"/>
      <w:bCs/>
    </w:rPr>
  </w:style>
  <w:style w:type="table" w:styleId="TabelleFusszeile" w:customStyle="1">
    <w:name w:val="Tabelle Fusszeile"/>
    <w:basedOn w:val="TabelleRaster1"/>
    <w:rsid w:val="000E5A7B"/>
    <w:rPr>
      <w:rFonts w:ascii="Arial" w:hAnsi="Arial"/>
      <w:sz w:val="16"/>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28" w:type="dxa"/>
        <w:right w:w="28" w:type="dxa"/>
      </w:tblCellMar>
    </w:tblPr>
    <w:tcPr>
      <w:shd w:val="clear" w:color="auto" w:fill="auto"/>
    </w:tcPr>
    <w:tblStylePr w:type="lastRow">
      <w:rPr>
        <w:i/>
        <w:iCs/>
      </w:rPr>
      <w:tblPr/>
      <w:tcPr>
        <w:tcBorders>
          <w:tl2br w:val="none" w:color="auto" w:sz="0" w:space="0"/>
          <w:tr2bl w:val="none" w:color="auto" w:sz="0" w:space="0"/>
        </w:tcBorders>
      </w:tcPr>
    </w:tblStylePr>
    <w:tblStylePr w:type="firstCol">
      <w:tblPr/>
      <w:trPr>
        <w:cantSplit/>
      </w:trPr>
    </w:tblStylePr>
    <w:tblStylePr w:type="lastCol">
      <w:rPr>
        <w:i/>
        <w:iCs/>
      </w:rPr>
      <w:tblPr/>
      <w:tcPr>
        <w:tcBorders>
          <w:tl2br w:val="none" w:color="auto" w:sz="0" w:space="0"/>
          <w:tr2bl w:val="none" w:color="auto" w:sz="0" w:space="0"/>
        </w:tcBorders>
      </w:tcPr>
    </w:tblStylePr>
  </w:style>
  <w:style w:type="character" w:styleId="TextkrperZchn" w:customStyle="1">
    <w:name w:val="Textkörper Zchn"/>
    <w:basedOn w:val="Absatz-Standardschriftart"/>
    <w:rsid w:val="00B93E23"/>
    <w:rPr>
      <w:rFonts w:ascii="Arial" w:hAnsi="Arial"/>
      <w:sz w:val="20"/>
      <w:szCs w:val="24"/>
      <w:lang w:val="en-US" w:eastAsia="de-DE" w:bidi="ar-SA"/>
    </w:rPr>
  </w:style>
  <w:style w:type="paragraph" w:styleId="Textkrper-Einzug3">
    <w:name w:val="Body Text Indent 3"/>
    <w:basedOn w:val="Standard"/>
    <w:rsid w:val="006A02DF"/>
    <w:pPr>
      <w:spacing w:after="120"/>
      <w:ind w:left="283"/>
    </w:pPr>
    <w:rPr>
      <w:sz w:val="16"/>
      <w:szCs w:val="16"/>
    </w:rPr>
  </w:style>
  <w:style w:type="character" w:styleId="Versalien" w:customStyle="1">
    <w:name w:val="Versalien"/>
    <w:basedOn w:val="Absatz-Standardschriftart"/>
    <w:rsid w:val="00901892"/>
    <w:rPr>
      <w:caps/>
      <w:spacing w:val="10"/>
      <w:sz w:val="20"/>
    </w:rPr>
  </w:style>
  <w:style w:type="table" w:styleId="Tabellenformat1" w:customStyle="1">
    <w:name w:val="Tabellenformat1"/>
    <w:basedOn w:val="NormaleTabelle"/>
    <w:rsid w:val="00F2494F"/>
    <w:pPr>
      <w:keepNext/>
      <w:keepLines/>
      <w:spacing w:before="60" w:after="60"/>
    </w:pPr>
    <w:rPr>
      <w:rFonts w:ascii="Arial" w:hAnsi="Arial"/>
      <w:sz w:val="22"/>
    </w:rPr>
    <w:tblPr>
      <w:tblBorders>
        <w:top w:val="single" w:color="E20074" w:sz="18" w:space="0"/>
        <w:insideH w:val="single" w:color="auto" w:sz="4" w:space="0"/>
      </w:tblBorders>
    </w:tblPr>
    <w:trPr>
      <w:tblHeader/>
    </w:trPr>
    <w:tblStylePr w:type="firstRow">
      <w:pPr>
        <w:wordWrap/>
        <w:spacing w:beforeLines="0"/>
      </w:pPr>
    </w:tblStylePr>
  </w:style>
  <w:style w:type="paragraph" w:styleId="Tabellentext" w:customStyle="1">
    <w:name w:val="Tabellentext"/>
    <w:basedOn w:val="Standard"/>
    <w:rsid w:val="000E5A7B"/>
    <w:pPr>
      <w:keepNext/>
      <w:keepLines/>
      <w:spacing w:before="60" w:after="60"/>
    </w:pPr>
    <w:rPr>
      <w:sz w:val="20"/>
    </w:rPr>
  </w:style>
  <w:style w:type="paragraph" w:styleId="Tabellenkopf" w:customStyle="1">
    <w:name w:val="Tabellenkopf"/>
    <w:basedOn w:val="Tabellentext"/>
    <w:rsid w:val="00F2494F"/>
    <w:rPr>
      <w:bCs/>
    </w:rPr>
  </w:style>
  <w:style w:type="character" w:styleId="Headline" w:customStyle="1">
    <w:name w:val="Headline"/>
    <w:basedOn w:val="Fett"/>
    <w:rsid w:val="00404871"/>
    <w:rPr>
      <w:rFonts w:ascii="Arial" w:hAnsi="Arial"/>
      <w:b/>
      <w:bCs/>
      <w:bdr w:val="none" w:color="auto" w:sz="0" w:space="0"/>
    </w:rPr>
  </w:style>
  <w:style w:type="character" w:styleId="BeschriftungZchn" w:customStyle="1">
    <w:name w:val="Beschriftung Zchn"/>
    <w:aliases w:val="TSI Beschriftung Zchn"/>
    <w:basedOn w:val="Absatz-Standardschriftart"/>
    <w:link w:val="Beschriftung"/>
    <w:rsid w:val="000E5A7B"/>
    <w:rPr>
      <w:rFonts w:ascii="Arial" w:hAnsi="Arial" w:eastAsia="SimSun"/>
      <w:bCs/>
      <w:sz w:val="16"/>
      <w:lang w:val="en-US" w:eastAsia="de-DE" w:bidi="ar-SA"/>
    </w:rPr>
  </w:style>
  <w:style w:type="character" w:styleId="GlossareintragZchnZchn" w:customStyle="1">
    <w:name w:val="Glossareintrag Zchn Zchn"/>
    <w:basedOn w:val="TextkrperZchn1"/>
    <w:link w:val="Glossareintrag"/>
    <w:rsid w:val="006D036D"/>
    <w:rPr>
      <w:rFonts w:ascii="Arial" w:hAnsi="Arial" w:eastAsia="SimSun"/>
      <w:szCs w:val="24"/>
      <w:lang w:val="en-US" w:eastAsia="de-DE" w:bidi="ar-SA"/>
    </w:rPr>
  </w:style>
  <w:style w:type="paragraph" w:styleId="Glossareintrag" w:customStyle="1">
    <w:name w:val="Glossareintrag"/>
    <w:basedOn w:val="Textkrper"/>
    <w:link w:val="GlossareintragZchnZchn"/>
    <w:rsid w:val="006D036D"/>
    <w:pPr>
      <w:ind w:left="567" w:hanging="567"/>
    </w:pPr>
  </w:style>
  <w:style w:type="paragraph" w:styleId="FormatvorlageTextkrper14ptFettVor18ptNach18pt" w:customStyle="1">
    <w:name w:val="Formatvorlage Textkörper + 14 pt Fett Vor:  18 pt Nach:  18 pt"/>
    <w:basedOn w:val="Textkrper"/>
    <w:rsid w:val="00B93E23"/>
    <w:pPr>
      <w:spacing w:before="360" w:after="360"/>
    </w:pPr>
    <w:rPr>
      <w:rFonts w:eastAsia="Times New Roman"/>
      <w:b/>
      <w:bCs/>
      <w:sz w:val="24"/>
      <w:szCs w:val="20"/>
    </w:rPr>
  </w:style>
  <w:style w:type="paragraph" w:styleId="AufgezhltmitAbsatz" w:customStyle="1">
    <w:name w:val="Aufgezählt mit Absatz"/>
    <w:basedOn w:val="Standard"/>
    <w:next w:val="Textkrper"/>
    <w:rsid w:val="00B93E23"/>
    <w:pPr>
      <w:numPr>
        <w:numId w:val="7"/>
      </w:numPr>
      <w:spacing w:before="120" w:after="120"/>
    </w:pPr>
    <w:rPr>
      <w:rFonts w:ascii="Tele-GroteskNor" w:hAnsi="Tele-GroteskNor" w:eastAsia="Times New Roman"/>
      <w:szCs w:val="20"/>
    </w:rPr>
  </w:style>
  <w:style w:type="paragraph" w:styleId="SchnelllesetextbergeordneteAussage1" w:customStyle="1">
    <w:name w:val="Schnelllesetext/Übergeordnete Aussage 1"/>
    <w:basedOn w:val="Standard"/>
    <w:rsid w:val="009A395B"/>
    <w:pPr>
      <w:spacing w:before="320" w:line="340" w:lineRule="exact"/>
    </w:pPr>
    <w:rPr>
      <w:rFonts w:ascii="Tele-GroteskNor" w:hAnsi="Tele-GroteskNor" w:eastAsia="Times New Roman"/>
      <w:sz w:val="28"/>
    </w:rPr>
  </w:style>
  <w:style w:type="paragraph" w:styleId="TabelleFlietext3" w:customStyle="1">
    <w:name w:val="Tabelle Fließtext 3"/>
    <w:basedOn w:val="Standard"/>
    <w:rsid w:val="002F4982"/>
    <w:pPr>
      <w:keepLines/>
      <w:spacing w:line="264" w:lineRule="exact"/>
      <w:ind w:left="57"/>
    </w:pPr>
    <w:rPr>
      <w:rFonts w:ascii="Tele-GroteskNor" w:hAnsi="Tele-GroteskNor" w:eastAsia="Times New Roman"/>
    </w:rPr>
  </w:style>
  <w:style w:type="paragraph" w:styleId="Anforderungstext" w:customStyle="1">
    <w:name w:val="Anforderungstext"/>
    <w:basedOn w:val="Textkrper-Einzug3"/>
    <w:link w:val="AnforderungstextChar"/>
    <w:rsid w:val="00B93E23"/>
    <w:pPr>
      <w:pBdr>
        <w:left w:val="single" w:color="E20074" w:sz="8" w:space="4"/>
      </w:pBdr>
      <w:ind w:left="284"/>
    </w:pPr>
    <w:rPr>
      <w:rFonts w:ascii="Tele-GroteskHal" w:hAnsi="Tele-GroteskHal" w:eastAsia="Times New Roman"/>
      <w:sz w:val="22"/>
    </w:rPr>
  </w:style>
  <w:style w:type="character" w:styleId="AnforderungstextChar" w:customStyle="1">
    <w:name w:val="Anforderungstext Char"/>
    <w:basedOn w:val="Absatz-Standardschriftart"/>
    <w:link w:val="Anforderungstext"/>
    <w:rsid w:val="00B93E23"/>
    <w:rPr>
      <w:rFonts w:ascii="Tele-GroteskHal" w:hAnsi="Tele-GroteskHal"/>
      <w:sz w:val="22"/>
      <w:szCs w:val="16"/>
      <w:lang w:val="en-US" w:eastAsia="de-DE" w:bidi="ar-SA"/>
    </w:rPr>
  </w:style>
  <w:style w:type="paragraph" w:styleId="Anforderungsnummer" w:customStyle="1">
    <w:name w:val="Anforderungsnummer"/>
    <w:basedOn w:val="Textkrper"/>
    <w:next w:val="Anforderungstext"/>
    <w:rsid w:val="00B93E23"/>
    <w:pPr>
      <w:keepNext/>
      <w:spacing w:before="180" w:after="60" w:line="240" w:lineRule="auto"/>
    </w:pPr>
    <w:rPr>
      <w:rFonts w:ascii="Tele-GroteskFet" w:hAnsi="Tele-GroteskFet" w:eastAsia="Times New Roman"/>
      <w:sz w:val="22"/>
    </w:rPr>
  </w:style>
  <w:style w:type="character" w:styleId="AufzhlungszeichenZchn" w:customStyle="1">
    <w:name w:val="Aufzählungszeichen Zchn"/>
    <w:basedOn w:val="TextkrperZchn1"/>
    <w:link w:val="Aufzhlungszeichen"/>
    <w:rsid w:val="00B93E23"/>
    <w:rPr>
      <w:rFonts w:ascii="Arial" w:hAnsi="Arial" w:eastAsia="SimSun"/>
      <w:szCs w:val="24"/>
      <w:lang w:val="en-US" w:eastAsia="de-DE" w:bidi="ar-SA"/>
    </w:rPr>
  </w:style>
  <w:style w:type="numbering" w:styleId="FormatvorlageAufgezhlt" w:customStyle="1">
    <w:name w:val="Formatvorlage Aufgezählt"/>
    <w:basedOn w:val="KeineListe"/>
    <w:rsid w:val="006E7E1F"/>
    <w:pPr>
      <w:numPr>
        <w:numId w:val="8"/>
      </w:numPr>
    </w:pPr>
  </w:style>
  <w:style w:type="character" w:styleId="berschrift1Zchn" w:customStyle="1">
    <w:name w:val="Überschrift 1 Zchn"/>
    <w:aliases w:val=" Zchn Zchn4 Zchn,Zchn Zchn4 Zchn"/>
    <w:basedOn w:val="Absatz-Standardschriftart"/>
    <w:link w:val="berschrift1"/>
    <w:uiPriority w:val="9"/>
    <w:rsid w:val="00EB297F"/>
    <w:rPr>
      <w:rFonts w:ascii="Arial" w:hAnsi="Arial" w:cs="Arial"/>
      <w:color w:val="E20074"/>
      <w:kern w:val="32"/>
      <w:sz w:val="38"/>
      <w:szCs w:val="32"/>
    </w:rPr>
  </w:style>
  <w:style w:type="character" w:styleId="BesuchterLink">
    <w:name w:val="FollowedHyperlink"/>
    <w:basedOn w:val="Absatz-Standardschriftart"/>
    <w:uiPriority w:val="99"/>
    <w:unhideWhenUsed/>
    <w:rsid w:val="00EB297F"/>
    <w:rPr>
      <w:color w:val="800080"/>
      <w:u w:val="single"/>
      <w:shd w:val="clear" w:color="auto" w:fill="auto"/>
    </w:rPr>
  </w:style>
  <w:style w:type="paragraph" w:styleId="StandardWeb">
    <w:name w:val="Normal (Web)"/>
    <w:basedOn w:val="Standard"/>
    <w:uiPriority w:val="99"/>
    <w:unhideWhenUsed/>
    <w:rsid w:val="00EB297F"/>
    <w:pPr>
      <w:spacing w:before="100" w:beforeAutospacing="1" w:after="100" w:afterAutospacing="1"/>
    </w:pPr>
    <w:rPr>
      <w:rFonts w:ascii="Times New Roman" w:hAnsi="Times New Roman" w:eastAsia="Times New Roman"/>
      <w:sz w:val="24"/>
    </w:rPr>
  </w:style>
  <w:style w:type="paragraph" w:styleId="Verzeichnis6">
    <w:name w:val="toc 6"/>
    <w:basedOn w:val="Standard"/>
    <w:next w:val="Standard"/>
    <w:autoRedefine/>
    <w:uiPriority w:val="39"/>
    <w:unhideWhenUsed/>
    <w:rsid w:val="00723189"/>
    <w:pPr>
      <w:spacing w:after="100" w:line="276" w:lineRule="auto"/>
      <w:ind w:left="1100"/>
    </w:pPr>
    <w:rPr>
      <w:rFonts w:ascii="Calibri" w:hAnsi="Calibri" w:eastAsia="Times New Roman"/>
      <w:szCs w:val="22"/>
    </w:rPr>
  </w:style>
  <w:style w:type="paragraph" w:styleId="Verzeichnis7">
    <w:name w:val="toc 7"/>
    <w:basedOn w:val="Standard"/>
    <w:next w:val="Standard"/>
    <w:autoRedefine/>
    <w:uiPriority w:val="39"/>
    <w:unhideWhenUsed/>
    <w:rsid w:val="00723189"/>
    <w:pPr>
      <w:spacing w:after="100" w:line="276" w:lineRule="auto"/>
      <w:ind w:left="1320"/>
    </w:pPr>
    <w:rPr>
      <w:rFonts w:ascii="Calibri" w:hAnsi="Calibri" w:eastAsia="Times New Roman"/>
      <w:szCs w:val="22"/>
    </w:rPr>
  </w:style>
  <w:style w:type="paragraph" w:styleId="Verzeichnis8">
    <w:name w:val="toc 8"/>
    <w:basedOn w:val="Standard"/>
    <w:next w:val="Standard"/>
    <w:autoRedefine/>
    <w:uiPriority w:val="39"/>
    <w:unhideWhenUsed/>
    <w:rsid w:val="00723189"/>
    <w:pPr>
      <w:spacing w:after="100" w:line="276" w:lineRule="auto"/>
      <w:ind w:left="1540"/>
    </w:pPr>
    <w:rPr>
      <w:rFonts w:ascii="Calibri" w:hAnsi="Calibri" w:eastAsia="Times New Roman"/>
      <w:szCs w:val="22"/>
    </w:rPr>
  </w:style>
  <w:style w:type="paragraph" w:styleId="Inhaltsverzeichnisberschrift">
    <w:name w:val="TOC Heading"/>
    <w:basedOn w:val="berschrift1"/>
    <w:next w:val="Standard"/>
    <w:uiPriority w:val="39"/>
    <w:qFormat/>
    <w:rsid w:val="00F62B80"/>
    <w:pPr>
      <w:keepLines/>
      <w:pageBreakBefore w:val="0"/>
      <w:numPr>
        <w:numId w:val="0"/>
      </w:numPr>
      <w:spacing w:after="0" w:line="276" w:lineRule="auto"/>
      <w:outlineLvl w:val="9"/>
    </w:pPr>
    <w:rPr>
      <w:rFonts w:ascii="Cambria" w:hAnsi="Cambria" w:eastAsia="Times New Roman" w:cs="Times New Roman"/>
      <w:b/>
      <w:bCs/>
      <w:color w:val="365F91"/>
      <w:kern w:val="0"/>
      <w:sz w:val="28"/>
      <w:szCs w:val="28"/>
      <w:lang w:eastAsia="en-US"/>
    </w:rPr>
  </w:style>
  <w:style w:type="paragraph" w:styleId="Default" w:customStyle="1">
    <w:name w:val="Default"/>
    <w:rsid w:val="00DB1CB2"/>
    <w:pPr>
      <w:autoSpaceDE w:val="0"/>
      <w:autoSpaceDN w:val="0"/>
      <w:adjustRightInd w:val="0"/>
    </w:pPr>
    <w:rPr>
      <w:rFonts w:ascii="Arial" w:hAnsi="Arial" w:cs="Arial"/>
      <w:color w:val="000000"/>
      <w:sz w:val="24"/>
      <w:szCs w:val="24"/>
    </w:rPr>
  </w:style>
  <w:style w:type="paragraph" w:styleId="NurText">
    <w:name w:val="Plain Text"/>
    <w:basedOn w:val="Standard"/>
    <w:link w:val="NurTextZchn"/>
    <w:uiPriority w:val="99"/>
    <w:unhideWhenUsed/>
    <w:rsid w:val="00F05F8A"/>
    <w:rPr>
      <w:rFonts w:ascii="Consolas" w:hAnsi="Consolas" w:eastAsia="Calibri"/>
      <w:sz w:val="21"/>
      <w:szCs w:val="21"/>
      <w:lang w:eastAsia="en-US"/>
    </w:rPr>
  </w:style>
  <w:style w:type="character" w:styleId="NurTextZchn" w:customStyle="1">
    <w:name w:val="Nur Text Zchn"/>
    <w:basedOn w:val="Absatz-Standardschriftart"/>
    <w:link w:val="NurText"/>
    <w:uiPriority w:val="99"/>
    <w:rsid w:val="00F05F8A"/>
    <w:rPr>
      <w:rFonts w:ascii="Consolas" w:hAnsi="Consolas" w:eastAsia="Calibri" w:cs="Times New Roman"/>
      <w:sz w:val="21"/>
      <w:szCs w:val="21"/>
      <w:lang w:eastAsia="en-US"/>
    </w:rPr>
  </w:style>
  <w:style w:type="character" w:styleId="HTMLSchreibmaschine">
    <w:name w:val="HTML Typewriter"/>
    <w:basedOn w:val="Absatz-Standardschriftart"/>
    <w:uiPriority w:val="99"/>
    <w:unhideWhenUsed/>
    <w:rsid w:val="00AA006D"/>
    <w:rPr>
      <w:rFonts w:hint="default" w:ascii="Courier New" w:hAnsi="Courier New" w:eastAsia="Calibri" w:cs="Courier New"/>
      <w:sz w:val="20"/>
      <w:szCs w:val="20"/>
    </w:rPr>
  </w:style>
  <w:style w:type="paragraph" w:styleId="berarbeitung">
    <w:name w:val="Revision"/>
    <w:hidden/>
    <w:uiPriority w:val="99"/>
    <w:semiHidden/>
    <w:rsid w:val="00107ED1"/>
    <w:rPr>
      <w:rFonts w:ascii="Arial" w:hAnsi="Arial"/>
      <w:sz w:val="22"/>
      <w:szCs w:val="24"/>
    </w:rPr>
  </w:style>
  <w:style w:type="paragraph" w:styleId="Listenabsatz">
    <w:name w:val="List Paragraph"/>
    <w:basedOn w:val="Standard"/>
    <w:uiPriority w:val="34"/>
    <w:qFormat/>
    <w:rsid w:val="00131CE6"/>
    <w:pPr>
      <w:spacing w:after="200" w:line="276" w:lineRule="auto"/>
      <w:ind w:left="720"/>
      <w:contextualSpacing/>
    </w:pPr>
    <w:rPr>
      <w:rFonts w:ascii="Calibri" w:hAnsi="Calibri" w:eastAsia="Calibri"/>
      <w:szCs w:val="22"/>
      <w:lang w:eastAsia="en-US"/>
    </w:rPr>
  </w:style>
  <w:style w:type="character" w:styleId="NichtaufgelsteErwhnung1" w:customStyle="1">
    <w:name w:val="Nicht aufgelöste Erwähnung1"/>
    <w:basedOn w:val="Absatz-Standardschriftart"/>
    <w:uiPriority w:val="99"/>
    <w:semiHidden/>
    <w:unhideWhenUsed/>
    <w:rsid w:val="00512D86"/>
    <w:rPr>
      <w:color w:val="605E5C"/>
      <w:shd w:val="clear" w:color="auto" w:fill="E1DFDD"/>
    </w:rPr>
  </w:style>
  <w:style w:type="paragraph" w:styleId="KeinLeerraum">
    <w:name w:val="No Spacing"/>
    <w:uiPriority w:val="1"/>
    <w:qFormat/>
    <w:rsid w:val="006D0185"/>
    <w:rPr>
      <w:rFonts w:ascii="Arial" w:hAnsi="Arial"/>
      <w:sz w:val="22"/>
      <w:szCs w:val="24"/>
    </w:rPr>
  </w:style>
  <w:style w:type="character" w:styleId="FunotentextZchn" w:customStyle="1">
    <w:name w:val="Fußnotentext Zchn"/>
    <w:link w:val="Funotentext"/>
    <w:rsid w:val="009547A0"/>
    <w:rPr>
      <w:rFonts w:ascii="Arial" w:hAnsi="Arial"/>
      <w:sz w:val="18"/>
    </w:rPr>
  </w:style>
  <w:style w:type="character" w:styleId="NichtaufgelsteErwhnung2" w:customStyle="1">
    <w:name w:val="Nicht aufgelöste Erwähnung2"/>
    <w:basedOn w:val="Absatz-Standardschriftart"/>
    <w:uiPriority w:val="99"/>
    <w:semiHidden/>
    <w:unhideWhenUsed/>
    <w:rsid w:val="00AF4E78"/>
    <w:rPr>
      <w:color w:val="605E5C"/>
      <w:shd w:val="clear" w:color="auto" w:fill="E1DFDD"/>
    </w:rPr>
  </w:style>
  <w:style w:type="character" w:styleId="NichtaufgelsteErwhnung3" w:customStyle="1">
    <w:name w:val="Nicht aufgelöste Erwähnung3"/>
    <w:basedOn w:val="Absatz-Standardschriftart"/>
    <w:uiPriority w:val="99"/>
    <w:semiHidden/>
    <w:unhideWhenUsed/>
    <w:rsid w:val="00437AE5"/>
    <w:rPr>
      <w:color w:val="605E5C"/>
      <w:shd w:val="clear" w:color="auto" w:fill="E1DFDD"/>
    </w:rPr>
  </w:style>
  <w:style w:type="character" w:styleId="Platzhaltertext">
    <w:name w:val="Placeholder Text"/>
    <w:basedOn w:val="Absatz-Standardschriftart"/>
    <w:uiPriority w:val="99"/>
    <w:semiHidden/>
    <w:rsid w:val="001C70E2"/>
    <w:rPr>
      <w:color w:val="808080"/>
    </w:rPr>
  </w:style>
  <w:style w:type="character" w:styleId="NichtaufgelsteErwhnung4" w:customStyle="1">
    <w:name w:val="Nicht aufgelöste Erwähnung4"/>
    <w:basedOn w:val="Absatz-Standardschriftart"/>
    <w:uiPriority w:val="99"/>
    <w:semiHidden/>
    <w:unhideWhenUsed/>
    <w:rsid w:val="00EE6C32"/>
    <w:rPr>
      <w:color w:val="605E5C"/>
      <w:shd w:val="clear" w:color="auto" w:fill="E1DFDD"/>
    </w:rPr>
  </w:style>
  <w:style w:type="character" w:styleId="NichtaufgelsteErwhnung">
    <w:name w:val="Unresolved Mention"/>
    <w:basedOn w:val="Absatz-Standardschriftart"/>
    <w:uiPriority w:val="99"/>
    <w:semiHidden/>
    <w:unhideWhenUsed/>
    <w:rsid w:val="00EB5E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27440">
      <w:bodyDiv w:val="1"/>
      <w:marLeft w:val="0"/>
      <w:marRight w:val="0"/>
      <w:marTop w:val="0"/>
      <w:marBottom w:val="0"/>
      <w:divBdr>
        <w:top w:val="none" w:sz="0" w:space="0" w:color="auto"/>
        <w:left w:val="none" w:sz="0" w:space="0" w:color="auto"/>
        <w:bottom w:val="none" w:sz="0" w:space="0" w:color="auto"/>
        <w:right w:val="none" w:sz="0" w:space="0" w:color="auto"/>
      </w:divBdr>
    </w:div>
    <w:div w:id="95562997">
      <w:bodyDiv w:val="1"/>
      <w:marLeft w:val="0"/>
      <w:marRight w:val="0"/>
      <w:marTop w:val="0"/>
      <w:marBottom w:val="0"/>
      <w:divBdr>
        <w:top w:val="none" w:sz="0" w:space="0" w:color="auto"/>
        <w:left w:val="none" w:sz="0" w:space="0" w:color="auto"/>
        <w:bottom w:val="none" w:sz="0" w:space="0" w:color="auto"/>
        <w:right w:val="none" w:sz="0" w:space="0" w:color="auto"/>
      </w:divBdr>
    </w:div>
    <w:div w:id="162085943">
      <w:bodyDiv w:val="1"/>
      <w:marLeft w:val="0"/>
      <w:marRight w:val="0"/>
      <w:marTop w:val="0"/>
      <w:marBottom w:val="0"/>
      <w:divBdr>
        <w:top w:val="none" w:sz="0" w:space="0" w:color="auto"/>
        <w:left w:val="none" w:sz="0" w:space="0" w:color="auto"/>
        <w:bottom w:val="none" w:sz="0" w:space="0" w:color="auto"/>
        <w:right w:val="none" w:sz="0" w:space="0" w:color="auto"/>
      </w:divBdr>
    </w:div>
    <w:div w:id="203181931">
      <w:bodyDiv w:val="1"/>
      <w:marLeft w:val="0"/>
      <w:marRight w:val="0"/>
      <w:marTop w:val="0"/>
      <w:marBottom w:val="0"/>
      <w:divBdr>
        <w:top w:val="none" w:sz="0" w:space="0" w:color="auto"/>
        <w:left w:val="none" w:sz="0" w:space="0" w:color="auto"/>
        <w:bottom w:val="none" w:sz="0" w:space="0" w:color="auto"/>
        <w:right w:val="none" w:sz="0" w:space="0" w:color="auto"/>
      </w:divBdr>
    </w:div>
    <w:div w:id="218520412">
      <w:bodyDiv w:val="1"/>
      <w:marLeft w:val="0"/>
      <w:marRight w:val="0"/>
      <w:marTop w:val="0"/>
      <w:marBottom w:val="0"/>
      <w:divBdr>
        <w:top w:val="none" w:sz="0" w:space="0" w:color="auto"/>
        <w:left w:val="none" w:sz="0" w:space="0" w:color="auto"/>
        <w:bottom w:val="none" w:sz="0" w:space="0" w:color="auto"/>
        <w:right w:val="none" w:sz="0" w:space="0" w:color="auto"/>
      </w:divBdr>
    </w:div>
    <w:div w:id="276718946">
      <w:bodyDiv w:val="1"/>
      <w:marLeft w:val="0"/>
      <w:marRight w:val="0"/>
      <w:marTop w:val="0"/>
      <w:marBottom w:val="0"/>
      <w:divBdr>
        <w:top w:val="none" w:sz="0" w:space="0" w:color="auto"/>
        <w:left w:val="none" w:sz="0" w:space="0" w:color="auto"/>
        <w:bottom w:val="none" w:sz="0" w:space="0" w:color="auto"/>
        <w:right w:val="none" w:sz="0" w:space="0" w:color="auto"/>
      </w:divBdr>
    </w:div>
    <w:div w:id="306593797">
      <w:bodyDiv w:val="1"/>
      <w:marLeft w:val="0"/>
      <w:marRight w:val="0"/>
      <w:marTop w:val="0"/>
      <w:marBottom w:val="0"/>
      <w:divBdr>
        <w:top w:val="none" w:sz="0" w:space="0" w:color="auto"/>
        <w:left w:val="none" w:sz="0" w:space="0" w:color="auto"/>
        <w:bottom w:val="none" w:sz="0" w:space="0" w:color="auto"/>
        <w:right w:val="none" w:sz="0" w:space="0" w:color="auto"/>
      </w:divBdr>
    </w:div>
    <w:div w:id="309791998">
      <w:bodyDiv w:val="1"/>
      <w:marLeft w:val="0"/>
      <w:marRight w:val="0"/>
      <w:marTop w:val="0"/>
      <w:marBottom w:val="0"/>
      <w:divBdr>
        <w:top w:val="none" w:sz="0" w:space="0" w:color="auto"/>
        <w:left w:val="none" w:sz="0" w:space="0" w:color="auto"/>
        <w:bottom w:val="none" w:sz="0" w:space="0" w:color="auto"/>
        <w:right w:val="none" w:sz="0" w:space="0" w:color="auto"/>
      </w:divBdr>
    </w:div>
    <w:div w:id="313416981">
      <w:bodyDiv w:val="1"/>
      <w:marLeft w:val="0"/>
      <w:marRight w:val="0"/>
      <w:marTop w:val="0"/>
      <w:marBottom w:val="0"/>
      <w:divBdr>
        <w:top w:val="none" w:sz="0" w:space="0" w:color="auto"/>
        <w:left w:val="none" w:sz="0" w:space="0" w:color="auto"/>
        <w:bottom w:val="none" w:sz="0" w:space="0" w:color="auto"/>
        <w:right w:val="none" w:sz="0" w:space="0" w:color="auto"/>
      </w:divBdr>
    </w:div>
    <w:div w:id="366374942">
      <w:bodyDiv w:val="1"/>
      <w:marLeft w:val="0"/>
      <w:marRight w:val="0"/>
      <w:marTop w:val="0"/>
      <w:marBottom w:val="0"/>
      <w:divBdr>
        <w:top w:val="none" w:sz="0" w:space="0" w:color="auto"/>
        <w:left w:val="none" w:sz="0" w:space="0" w:color="auto"/>
        <w:bottom w:val="none" w:sz="0" w:space="0" w:color="auto"/>
        <w:right w:val="none" w:sz="0" w:space="0" w:color="auto"/>
      </w:divBdr>
    </w:div>
    <w:div w:id="402685418">
      <w:bodyDiv w:val="1"/>
      <w:marLeft w:val="0"/>
      <w:marRight w:val="0"/>
      <w:marTop w:val="0"/>
      <w:marBottom w:val="0"/>
      <w:divBdr>
        <w:top w:val="none" w:sz="0" w:space="0" w:color="auto"/>
        <w:left w:val="none" w:sz="0" w:space="0" w:color="auto"/>
        <w:bottom w:val="none" w:sz="0" w:space="0" w:color="auto"/>
        <w:right w:val="none" w:sz="0" w:space="0" w:color="auto"/>
      </w:divBdr>
    </w:div>
    <w:div w:id="442386118">
      <w:bodyDiv w:val="1"/>
      <w:marLeft w:val="0"/>
      <w:marRight w:val="0"/>
      <w:marTop w:val="0"/>
      <w:marBottom w:val="0"/>
      <w:divBdr>
        <w:top w:val="none" w:sz="0" w:space="0" w:color="auto"/>
        <w:left w:val="none" w:sz="0" w:space="0" w:color="auto"/>
        <w:bottom w:val="none" w:sz="0" w:space="0" w:color="auto"/>
        <w:right w:val="none" w:sz="0" w:space="0" w:color="auto"/>
      </w:divBdr>
    </w:div>
    <w:div w:id="454954331">
      <w:bodyDiv w:val="1"/>
      <w:marLeft w:val="0"/>
      <w:marRight w:val="0"/>
      <w:marTop w:val="0"/>
      <w:marBottom w:val="0"/>
      <w:divBdr>
        <w:top w:val="none" w:sz="0" w:space="0" w:color="auto"/>
        <w:left w:val="none" w:sz="0" w:space="0" w:color="auto"/>
        <w:bottom w:val="none" w:sz="0" w:space="0" w:color="auto"/>
        <w:right w:val="none" w:sz="0" w:space="0" w:color="auto"/>
      </w:divBdr>
    </w:div>
    <w:div w:id="456683652">
      <w:bodyDiv w:val="1"/>
      <w:marLeft w:val="0"/>
      <w:marRight w:val="0"/>
      <w:marTop w:val="0"/>
      <w:marBottom w:val="0"/>
      <w:divBdr>
        <w:top w:val="none" w:sz="0" w:space="0" w:color="auto"/>
        <w:left w:val="none" w:sz="0" w:space="0" w:color="auto"/>
        <w:bottom w:val="none" w:sz="0" w:space="0" w:color="auto"/>
        <w:right w:val="none" w:sz="0" w:space="0" w:color="auto"/>
      </w:divBdr>
    </w:div>
    <w:div w:id="559948434">
      <w:bodyDiv w:val="1"/>
      <w:marLeft w:val="0"/>
      <w:marRight w:val="0"/>
      <w:marTop w:val="0"/>
      <w:marBottom w:val="0"/>
      <w:divBdr>
        <w:top w:val="none" w:sz="0" w:space="0" w:color="auto"/>
        <w:left w:val="none" w:sz="0" w:space="0" w:color="auto"/>
        <w:bottom w:val="none" w:sz="0" w:space="0" w:color="auto"/>
        <w:right w:val="none" w:sz="0" w:space="0" w:color="auto"/>
      </w:divBdr>
    </w:div>
    <w:div w:id="561528902">
      <w:bodyDiv w:val="1"/>
      <w:marLeft w:val="0"/>
      <w:marRight w:val="0"/>
      <w:marTop w:val="0"/>
      <w:marBottom w:val="0"/>
      <w:divBdr>
        <w:top w:val="none" w:sz="0" w:space="0" w:color="auto"/>
        <w:left w:val="none" w:sz="0" w:space="0" w:color="auto"/>
        <w:bottom w:val="none" w:sz="0" w:space="0" w:color="auto"/>
        <w:right w:val="none" w:sz="0" w:space="0" w:color="auto"/>
      </w:divBdr>
    </w:div>
    <w:div w:id="607540884">
      <w:bodyDiv w:val="1"/>
      <w:marLeft w:val="0"/>
      <w:marRight w:val="0"/>
      <w:marTop w:val="0"/>
      <w:marBottom w:val="0"/>
      <w:divBdr>
        <w:top w:val="none" w:sz="0" w:space="0" w:color="auto"/>
        <w:left w:val="none" w:sz="0" w:space="0" w:color="auto"/>
        <w:bottom w:val="none" w:sz="0" w:space="0" w:color="auto"/>
        <w:right w:val="none" w:sz="0" w:space="0" w:color="auto"/>
      </w:divBdr>
    </w:div>
    <w:div w:id="639461238">
      <w:bodyDiv w:val="1"/>
      <w:marLeft w:val="0"/>
      <w:marRight w:val="0"/>
      <w:marTop w:val="0"/>
      <w:marBottom w:val="0"/>
      <w:divBdr>
        <w:top w:val="none" w:sz="0" w:space="0" w:color="auto"/>
        <w:left w:val="none" w:sz="0" w:space="0" w:color="auto"/>
        <w:bottom w:val="none" w:sz="0" w:space="0" w:color="auto"/>
        <w:right w:val="none" w:sz="0" w:space="0" w:color="auto"/>
      </w:divBdr>
    </w:div>
    <w:div w:id="643199316">
      <w:bodyDiv w:val="1"/>
      <w:marLeft w:val="0"/>
      <w:marRight w:val="0"/>
      <w:marTop w:val="0"/>
      <w:marBottom w:val="0"/>
      <w:divBdr>
        <w:top w:val="none" w:sz="0" w:space="0" w:color="auto"/>
        <w:left w:val="none" w:sz="0" w:space="0" w:color="auto"/>
        <w:bottom w:val="none" w:sz="0" w:space="0" w:color="auto"/>
        <w:right w:val="none" w:sz="0" w:space="0" w:color="auto"/>
      </w:divBdr>
    </w:div>
    <w:div w:id="643200282">
      <w:bodyDiv w:val="1"/>
      <w:marLeft w:val="0"/>
      <w:marRight w:val="0"/>
      <w:marTop w:val="0"/>
      <w:marBottom w:val="0"/>
      <w:divBdr>
        <w:top w:val="none" w:sz="0" w:space="0" w:color="auto"/>
        <w:left w:val="none" w:sz="0" w:space="0" w:color="auto"/>
        <w:bottom w:val="none" w:sz="0" w:space="0" w:color="auto"/>
        <w:right w:val="none" w:sz="0" w:space="0" w:color="auto"/>
      </w:divBdr>
    </w:div>
    <w:div w:id="663120994">
      <w:bodyDiv w:val="1"/>
      <w:marLeft w:val="0"/>
      <w:marRight w:val="0"/>
      <w:marTop w:val="0"/>
      <w:marBottom w:val="0"/>
      <w:divBdr>
        <w:top w:val="none" w:sz="0" w:space="0" w:color="auto"/>
        <w:left w:val="none" w:sz="0" w:space="0" w:color="auto"/>
        <w:bottom w:val="none" w:sz="0" w:space="0" w:color="auto"/>
        <w:right w:val="none" w:sz="0" w:space="0" w:color="auto"/>
      </w:divBdr>
    </w:div>
    <w:div w:id="672335924">
      <w:bodyDiv w:val="1"/>
      <w:marLeft w:val="0"/>
      <w:marRight w:val="0"/>
      <w:marTop w:val="0"/>
      <w:marBottom w:val="0"/>
      <w:divBdr>
        <w:top w:val="none" w:sz="0" w:space="0" w:color="auto"/>
        <w:left w:val="none" w:sz="0" w:space="0" w:color="auto"/>
        <w:bottom w:val="none" w:sz="0" w:space="0" w:color="auto"/>
        <w:right w:val="none" w:sz="0" w:space="0" w:color="auto"/>
      </w:divBdr>
    </w:div>
    <w:div w:id="718670716">
      <w:bodyDiv w:val="1"/>
      <w:marLeft w:val="0"/>
      <w:marRight w:val="0"/>
      <w:marTop w:val="0"/>
      <w:marBottom w:val="0"/>
      <w:divBdr>
        <w:top w:val="none" w:sz="0" w:space="0" w:color="auto"/>
        <w:left w:val="none" w:sz="0" w:space="0" w:color="auto"/>
        <w:bottom w:val="none" w:sz="0" w:space="0" w:color="auto"/>
        <w:right w:val="none" w:sz="0" w:space="0" w:color="auto"/>
      </w:divBdr>
    </w:div>
    <w:div w:id="762148810">
      <w:bodyDiv w:val="1"/>
      <w:marLeft w:val="0"/>
      <w:marRight w:val="0"/>
      <w:marTop w:val="0"/>
      <w:marBottom w:val="0"/>
      <w:divBdr>
        <w:top w:val="none" w:sz="0" w:space="0" w:color="auto"/>
        <w:left w:val="none" w:sz="0" w:space="0" w:color="auto"/>
        <w:bottom w:val="none" w:sz="0" w:space="0" w:color="auto"/>
        <w:right w:val="none" w:sz="0" w:space="0" w:color="auto"/>
      </w:divBdr>
    </w:div>
    <w:div w:id="762840996">
      <w:bodyDiv w:val="1"/>
      <w:marLeft w:val="0"/>
      <w:marRight w:val="0"/>
      <w:marTop w:val="0"/>
      <w:marBottom w:val="0"/>
      <w:divBdr>
        <w:top w:val="none" w:sz="0" w:space="0" w:color="auto"/>
        <w:left w:val="none" w:sz="0" w:space="0" w:color="auto"/>
        <w:bottom w:val="none" w:sz="0" w:space="0" w:color="auto"/>
        <w:right w:val="none" w:sz="0" w:space="0" w:color="auto"/>
      </w:divBdr>
    </w:div>
    <w:div w:id="775099823">
      <w:bodyDiv w:val="1"/>
      <w:marLeft w:val="0"/>
      <w:marRight w:val="0"/>
      <w:marTop w:val="0"/>
      <w:marBottom w:val="0"/>
      <w:divBdr>
        <w:top w:val="none" w:sz="0" w:space="0" w:color="auto"/>
        <w:left w:val="none" w:sz="0" w:space="0" w:color="auto"/>
        <w:bottom w:val="none" w:sz="0" w:space="0" w:color="auto"/>
        <w:right w:val="none" w:sz="0" w:space="0" w:color="auto"/>
      </w:divBdr>
    </w:div>
    <w:div w:id="779105610">
      <w:bodyDiv w:val="1"/>
      <w:marLeft w:val="0"/>
      <w:marRight w:val="0"/>
      <w:marTop w:val="0"/>
      <w:marBottom w:val="0"/>
      <w:divBdr>
        <w:top w:val="none" w:sz="0" w:space="0" w:color="auto"/>
        <w:left w:val="none" w:sz="0" w:space="0" w:color="auto"/>
        <w:bottom w:val="none" w:sz="0" w:space="0" w:color="auto"/>
        <w:right w:val="none" w:sz="0" w:space="0" w:color="auto"/>
      </w:divBdr>
    </w:div>
    <w:div w:id="779295576">
      <w:bodyDiv w:val="1"/>
      <w:marLeft w:val="0"/>
      <w:marRight w:val="0"/>
      <w:marTop w:val="0"/>
      <w:marBottom w:val="0"/>
      <w:divBdr>
        <w:top w:val="none" w:sz="0" w:space="0" w:color="auto"/>
        <w:left w:val="none" w:sz="0" w:space="0" w:color="auto"/>
        <w:bottom w:val="none" w:sz="0" w:space="0" w:color="auto"/>
        <w:right w:val="none" w:sz="0" w:space="0" w:color="auto"/>
      </w:divBdr>
    </w:div>
    <w:div w:id="854923750">
      <w:bodyDiv w:val="1"/>
      <w:marLeft w:val="0"/>
      <w:marRight w:val="0"/>
      <w:marTop w:val="0"/>
      <w:marBottom w:val="0"/>
      <w:divBdr>
        <w:top w:val="none" w:sz="0" w:space="0" w:color="auto"/>
        <w:left w:val="none" w:sz="0" w:space="0" w:color="auto"/>
        <w:bottom w:val="none" w:sz="0" w:space="0" w:color="auto"/>
        <w:right w:val="none" w:sz="0" w:space="0" w:color="auto"/>
      </w:divBdr>
    </w:div>
    <w:div w:id="856966168">
      <w:bodyDiv w:val="1"/>
      <w:marLeft w:val="0"/>
      <w:marRight w:val="0"/>
      <w:marTop w:val="0"/>
      <w:marBottom w:val="0"/>
      <w:divBdr>
        <w:top w:val="none" w:sz="0" w:space="0" w:color="auto"/>
        <w:left w:val="none" w:sz="0" w:space="0" w:color="auto"/>
        <w:bottom w:val="none" w:sz="0" w:space="0" w:color="auto"/>
        <w:right w:val="none" w:sz="0" w:space="0" w:color="auto"/>
      </w:divBdr>
    </w:div>
    <w:div w:id="905870692">
      <w:bodyDiv w:val="1"/>
      <w:marLeft w:val="0"/>
      <w:marRight w:val="0"/>
      <w:marTop w:val="0"/>
      <w:marBottom w:val="0"/>
      <w:divBdr>
        <w:top w:val="none" w:sz="0" w:space="0" w:color="auto"/>
        <w:left w:val="none" w:sz="0" w:space="0" w:color="auto"/>
        <w:bottom w:val="none" w:sz="0" w:space="0" w:color="auto"/>
        <w:right w:val="none" w:sz="0" w:space="0" w:color="auto"/>
      </w:divBdr>
    </w:div>
    <w:div w:id="920873240">
      <w:bodyDiv w:val="1"/>
      <w:marLeft w:val="0"/>
      <w:marRight w:val="0"/>
      <w:marTop w:val="0"/>
      <w:marBottom w:val="0"/>
      <w:divBdr>
        <w:top w:val="none" w:sz="0" w:space="0" w:color="auto"/>
        <w:left w:val="none" w:sz="0" w:space="0" w:color="auto"/>
        <w:bottom w:val="none" w:sz="0" w:space="0" w:color="auto"/>
        <w:right w:val="none" w:sz="0" w:space="0" w:color="auto"/>
      </w:divBdr>
    </w:div>
    <w:div w:id="920918332">
      <w:bodyDiv w:val="1"/>
      <w:marLeft w:val="0"/>
      <w:marRight w:val="0"/>
      <w:marTop w:val="0"/>
      <w:marBottom w:val="0"/>
      <w:divBdr>
        <w:top w:val="none" w:sz="0" w:space="0" w:color="auto"/>
        <w:left w:val="none" w:sz="0" w:space="0" w:color="auto"/>
        <w:bottom w:val="none" w:sz="0" w:space="0" w:color="auto"/>
        <w:right w:val="none" w:sz="0" w:space="0" w:color="auto"/>
      </w:divBdr>
    </w:div>
    <w:div w:id="932281323">
      <w:bodyDiv w:val="1"/>
      <w:marLeft w:val="0"/>
      <w:marRight w:val="0"/>
      <w:marTop w:val="0"/>
      <w:marBottom w:val="0"/>
      <w:divBdr>
        <w:top w:val="none" w:sz="0" w:space="0" w:color="auto"/>
        <w:left w:val="none" w:sz="0" w:space="0" w:color="auto"/>
        <w:bottom w:val="none" w:sz="0" w:space="0" w:color="auto"/>
        <w:right w:val="none" w:sz="0" w:space="0" w:color="auto"/>
      </w:divBdr>
    </w:div>
    <w:div w:id="941644149">
      <w:bodyDiv w:val="1"/>
      <w:marLeft w:val="0"/>
      <w:marRight w:val="0"/>
      <w:marTop w:val="0"/>
      <w:marBottom w:val="0"/>
      <w:divBdr>
        <w:top w:val="none" w:sz="0" w:space="0" w:color="auto"/>
        <w:left w:val="none" w:sz="0" w:space="0" w:color="auto"/>
        <w:bottom w:val="none" w:sz="0" w:space="0" w:color="auto"/>
        <w:right w:val="none" w:sz="0" w:space="0" w:color="auto"/>
      </w:divBdr>
    </w:div>
    <w:div w:id="941841020">
      <w:bodyDiv w:val="1"/>
      <w:marLeft w:val="0"/>
      <w:marRight w:val="0"/>
      <w:marTop w:val="0"/>
      <w:marBottom w:val="0"/>
      <w:divBdr>
        <w:top w:val="none" w:sz="0" w:space="0" w:color="auto"/>
        <w:left w:val="none" w:sz="0" w:space="0" w:color="auto"/>
        <w:bottom w:val="none" w:sz="0" w:space="0" w:color="auto"/>
        <w:right w:val="none" w:sz="0" w:space="0" w:color="auto"/>
      </w:divBdr>
    </w:div>
    <w:div w:id="943267101">
      <w:bodyDiv w:val="1"/>
      <w:marLeft w:val="0"/>
      <w:marRight w:val="0"/>
      <w:marTop w:val="0"/>
      <w:marBottom w:val="0"/>
      <w:divBdr>
        <w:top w:val="none" w:sz="0" w:space="0" w:color="auto"/>
        <w:left w:val="none" w:sz="0" w:space="0" w:color="auto"/>
        <w:bottom w:val="none" w:sz="0" w:space="0" w:color="auto"/>
        <w:right w:val="none" w:sz="0" w:space="0" w:color="auto"/>
      </w:divBdr>
    </w:div>
    <w:div w:id="953829985">
      <w:bodyDiv w:val="1"/>
      <w:marLeft w:val="0"/>
      <w:marRight w:val="0"/>
      <w:marTop w:val="0"/>
      <w:marBottom w:val="0"/>
      <w:divBdr>
        <w:top w:val="none" w:sz="0" w:space="0" w:color="auto"/>
        <w:left w:val="none" w:sz="0" w:space="0" w:color="auto"/>
        <w:bottom w:val="none" w:sz="0" w:space="0" w:color="auto"/>
        <w:right w:val="none" w:sz="0" w:space="0" w:color="auto"/>
      </w:divBdr>
    </w:div>
    <w:div w:id="965938007">
      <w:bodyDiv w:val="1"/>
      <w:marLeft w:val="0"/>
      <w:marRight w:val="0"/>
      <w:marTop w:val="0"/>
      <w:marBottom w:val="0"/>
      <w:divBdr>
        <w:top w:val="none" w:sz="0" w:space="0" w:color="auto"/>
        <w:left w:val="none" w:sz="0" w:space="0" w:color="auto"/>
        <w:bottom w:val="none" w:sz="0" w:space="0" w:color="auto"/>
        <w:right w:val="none" w:sz="0" w:space="0" w:color="auto"/>
      </w:divBdr>
    </w:div>
    <w:div w:id="967473770">
      <w:bodyDiv w:val="1"/>
      <w:marLeft w:val="0"/>
      <w:marRight w:val="0"/>
      <w:marTop w:val="0"/>
      <w:marBottom w:val="0"/>
      <w:divBdr>
        <w:top w:val="none" w:sz="0" w:space="0" w:color="auto"/>
        <w:left w:val="none" w:sz="0" w:space="0" w:color="auto"/>
        <w:bottom w:val="none" w:sz="0" w:space="0" w:color="auto"/>
        <w:right w:val="none" w:sz="0" w:space="0" w:color="auto"/>
      </w:divBdr>
    </w:div>
    <w:div w:id="986084587">
      <w:bodyDiv w:val="1"/>
      <w:marLeft w:val="0"/>
      <w:marRight w:val="0"/>
      <w:marTop w:val="0"/>
      <w:marBottom w:val="0"/>
      <w:divBdr>
        <w:top w:val="none" w:sz="0" w:space="0" w:color="auto"/>
        <w:left w:val="none" w:sz="0" w:space="0" w:color="auto"/>
        <w:bottom w:val="none" w:sz="0" w:space="0" w:color="auto"/>
        <w:right w:val="none" w:sz="0" w:space="0" w:color="auto"/>
      </w:divBdr>
    </w:div>
    <w:div w:id="1039891989">
      <w:bodyDiv w:val="1"/>
      <w:marLeft w:val="0"/>
      <w:marRight w:val="0"/>
      <w:marTop w:val="0"/>
      <w:marBottom w:val="0"/>
      <w:divBdr>
        <w:top w:val="none" w:sz="0" w:space="0" w:color="auto"/>
        <w:left w:val="none" w:sz="0" w:space="0" w:color="auto"/>
        <w:bottom w:val="none" w:sz="0" w:space="0" w:color="auto"/>
        <w:right w:val="none" w:sz="0" w:space="0" w:color="auto"/>
      </w:divBdr>
    </w:div>
    <w:div w:id="1040936883">
      <w:bodyDiv w:val="1"/>
      <w:marLeft w:val="0"/>
      <w:marRight w:val="0"/>
      <w:marTop w:val="0"/>
      <w:marBottom w:val="0"/>
      <w:divBdr>
        <w:top w:val="none" w:sz="0" w:space="0" w:color="auto"/>
        <w:left w:val="none" w:sz="0" w:space="0" w:color="auto"/>
        <w:bottom w:val="none" w:sz="0" w:space="0" w:color="auto"/>
        <w:right w:val="none" w:sz="0" w:space="0" w:color="auto"/>
      </w:divBdr>
    </w:div>
    <w:div w:id="1051032059">
      <w:bodyDiv w:val="1"/>
      <w:marLeft w:val="0"/>
      <w:marRight w:val="0"/>
      <w:marTop w:val="0"/>
      <w:marBottom w:val="0"/>
      <w:divBdr>
        <w:top w:val="none" w:sz="0" w:space="0" w:color="auto"/>
        <w:left w:val="none" w:sz="0" w:space="0" w:color="auto"/>
        <w:bottom w:val="none" w:sz="0" w:space="0" w:color="auto"/>
        <w:right w:val="none" w:sz="0" w:space="0" w:color="auto"/>
      </w:divBdr>
    </w:div>
    <w:div w:id="1051688321">
      <w:bodyDiv w:val="1"/>
      <w:marLeft w:val="0"/>
      <w:marRight w:val="0"/>
      <w:marTop w:val="0"/>
      <w:marBottom w:val="0"/>
      <w:divBdr>
        <w:top w:val="none" w:sz="0" w:space="0" w:color="auto"/>
        <w:left w:val="none" w:sz="0" w:space="0" w:color="auto"/>
        <w:bottom w:val="none" w:sz="0" w:space="0" w:color="auto"/>
        <w:right w:val="none" w:sz="0" w:space="0" w:color="auto"/>
      </w:divBdr>
    </w:div>
    <w:div w:id="1066879177">
      <w:bodyDiv w:val="1"/>
      <w:marLeft w:val="0"/>
      <w:marRight w:val="0"/>
      <w:marTop w:val="0"/>
      <w:marBottom w:val="0"/>
      <w:divBdr>
        <w:top w:val="none" w:sz="0" w:space="0" w:color="auto"/>
        <w:left w:val="none" w:sz="0" w:space="0" w:color="auto"/>
        <w:bottom w:val="none" w:sz="0" w:space="0" w:color="auto"/>
        <w:right w:val="none" w:sz="0" w:space="0" w:color="auto"/>
      </w:divBdr>
    </w:div>
    <w:div w:id="1077900531">
      <w:bodyDiv w:val="1"/>
      <w:marLeft w:val="0"/>
      <w:marRight w:val="0"/>
      <w:marTop w:val="0"/>
      <w:marBottom w:val="0"/>
      <w:divBdr>
        <w:top w:val="none" w:sz="0" w:space="0" w:color="auto"/>
        <w:left w:val="none" w:sz="0" w:space="0" w:color="auto"/>
        <w:bottom w:val="none" w:sz="0" w:space="0" w:color="auto"/>
        <w:right w:val="none" w:sz="0" w:space="0" w:color="auto"/>
      </w:divBdr>
    </w:div>
    <w:div w:id="1110704526">
      <w:bodyDiv w:val="1"/>
      <w:marLeft w:val="0"/>
      <w:marRight w:val="0"/>
      <w:marTop w:val="0"/>
      <w:marBottom w:val="0"/>
      <w:divBdr>
        <w:top w:val="none" w:sz="0" w:space="0" w:color="auto"/>
        <w:left w:val="none" w:sz="0" w:space="0" w:color="auto"/>
        <w:bottom w:val="none" w:sz="0" w:space="0" w:color="auto"/>
        <w:right w:val="none" w:sz="0" w:space="0" w:color="auto"/>
      </w:divBdr>
    </w:div>
    <w:div w:id="1114908614">
      <w:bodyDiv w:val="1"/>
      <w:marLeft w:val="0"/>
      <w:marRight w:val="0"/>
      <w:marTop w:val="0"/>
      <w:marBottom w:val="0"/>
      <w:divBdr>
        <w:top w:val="none" w:sz="0" w:space="0" w:color="auto"/>
        <w:left w:val="none" w:sz="0" w:space="0" w:color="auto"/>
        <w:bottom w:val="none" w:sz="0" w:space="0" w:color="auto"/>
        <w:right w:val="none" w:sz="0" w:space="0" w:color="auto"/>
      </w:divBdr>
    </w:div>
    <w:div w:id="1118600852">
      <w:bodyDiv w:val="1"/>
      <w:marLeft w:val="0"/>
      <w:marRight w:val="0"/>
      <w:marTop w:val="0"/>
      <w:marBottom w:val="0"/>
      <w:divBdr>
        <w:top w:val="none" w:sz="0" w:space="0" w:color="auto"/>
        <w:left w:val="none" w:sz="0" w:space="0" w:color="auto"/>
        <w:bottom w:val="none" w:sz="0" w:space="0" w:color="auto"/>
        <w:right w:val="none" w:sz="0" w:space="0" w:color="auto"/>
      </w:divBdr>
    </w:div>
    <w:div w:id="1155799936">
      <w:bodyDiv w:val="1"/>
      <w:marLeft w:val="0"/>
      <w:marRight w:val="0"/>
      <w:marTop w:val="0"/>
      <w:marBottom w:val="0"/>
      <w:divBdr>
        <w:top w:val="none" w:sz="0" w:space="0" w:color="auto"/>
        <w:left w:val="none" w:sz="0" w:space="0" w:color="auto"/>
        <w:bottom w:val="none" w:sz="0" w:space="0" w:color="auto"/>
        <w:right w:val="none" w:sz="0" w:space="0" w:color="auto"/>
      </w:divBdr>
    </w:div>
    <w:div w:id="1191920243">
      <w:bodyDiv w:val="1"/>
      <w:marLeft w:val="0"/>
      <w:marRight w:val="0"/>
      <w:marTop w:val="0"/>
      <w:marBottom w:val="0"/>
      <w:divBdr>
        <w:top w:val="none" w:sz="0" w:space="0" w:color="auto"/>
        <w:left w:val="none" w:sz="0" w:space="0" w:color="auto"/>
        <w:bottom w:val="none" w:sz="0" w:space="0" w:color="auto"/>
        <w:right w:val="none" w:sz="0" w:space="0" w:color="auto"/>
      </w:divBdr>
    </w:div>
    <w:div w:id="1196457754">
      <w:bodyDiv w:val="1"/>
      <w:marLeft w:val="0"/>
      <w:marRight w:val="0"/>
      <w:marTop w:val="0"/>
      <w:marBottom w:val="0"/>
      <w:divBdr>
        <w:top w:val="none" w:sz="0" w:space="0" w:color="auto"/>
        <w:left w:val="none" w:sz="0" w:space="0" w:color="auto"/>
        <w:bottom w:val="none" w:sz="0" w:space="0" w:color="auto"/>
        <w:right w:val="none" w:sz="0" w:space="0" w:color="auto"/>
      </w:divBdr>
    </w:div>
    <w:div w:id="1216087565">
      <w:bodyDiv w:val="1"/>
      <w:marLeft w:val="0"/>
      <w:marRight w:val="0"/>
      <w:marTop w:val="0"/>
      <w:marBottom w:val="0"/>
      <w:divBdr>
        <w:top w:val="none" w:sz="0" w:space="0" w:color="auto"/>
        <w:left w:val="none" w:sz="0" w:space="0" w:color="auto"/>
        <w:bottom w:val="none" w:sz="0" w:space="0" w:color="auto"/>
        <w:right w:val="none" w:sz="0" w:space="0" w:color="auto"/>
      </w:divBdr>
    </w:div>
    <w:div w:id="1266382187">
      <w:bodyDiv w:val="1"/>
      <w:marLeft w:val="0"/>
      <w:marRight w:val="0"/>
      <w:marTop w:val="0"/>
      <w:marBottom w:val="0"/>
      <w:divBdr>
        <w:top w:val="none" w:sz="0" w:space="0" w:color="auto"/>
        <w:left w:val="none" w:sz="0" w:space="0" w:color="auto"/>
        <w:bottom w:val="none" w:sz="0" w:space="0" w:color="auto"/>
        <w:right w:val="none" w:sz="0" w:space="0" w:color="auto"/>
      </w:divBdr>
    </w:div>
    <w:div w:id="1281452885">
      <w:bodyDiv w:val="1"/>
      <w:marLeft w:val="0"/>
      <w:marRight w:val="0"/>
      <w:marTop w:val="0"/>
      <w:marBottom w:val="0"/>
      <w:divBdr>
        <w:top w:val="none" w:sz="0" w:space="0" w:color="auto"/>
        <w:left w:val="none" w:sz="0" w:space="0" w:color="auto"/>
        <w:bottom w:val="none" w:sz="0" w:space="0" w:color="auto"/>
        <w:right w:val="none" w:sz="0" w:space="0" w:color="auto"/>
      </w:divBdr>
    </w:div>
    <w:div w:id="1297906997">
      <w:bodyDiv w:val="1"/>
      <w:marLeft w:val="0"/>
      <w:marRight w:val="0"/>
      <w:marTop w:val="0"/>
      <w:marBottom w:val="0"/>
      <w:divBdr>
        <w:top w:val="none" w:sz="0" w:space="0" w:color="auto"/>
        <w:left w:val="none" w:sz="0" w:space="0" w:color="auto"/>
        <w:bottom w:val="none" w:sz="0" w:space="0" w:color="auto"/>
        <w:right w:val="none" w:sz="0" w:space="0" w:color="auto"/>
      </w:divBdr>
    </w:div>
    <w:div w:id="1338969245">
      <w:bodyDiv w:val="1"/>
      <w:marLeft w:val="0"/>
      <w:marRight w:val="0"/>
      <w:marTop w:val="0"/>
      <w:marBottom w:val="0"/>
      <w:divBdr>
        <w:top w:val="none" w:sz="0" w:space="0" w:color="auto"/>
        <w:left w:val="none" w:sz="0" w:space="0" w:color="auto"/>
        <w:bottom w:val="none" w:sz="0" w:space="0" w:color="auto"/>
        <w:right w:val="none" w:sz="0" w:space="0" w:color="auto"/>
      </w:divBdr>
    </w:div>
    <w:div w:id="1347630663">
      <w:bodyDiv w:val="1"/>
      <w:marLeft w:val="0"/>
      <w:marRight w:val="0"/>
      <w:marTop w:val="0"/>
      <w:marBottom w:val="0"/>
      <w:divBdr>
        <w:top w:val="none" w:sz="0" w:space="0" w:color="auto"/>
        <w:left w:val="none" w:sz="0" w:space="0" w:color="auto"/>
        <w:bottom w:val="none" w:sz="0" w:space="0" w:color="auto"/>
        <w:right w:val="none" w:sz="0" w:space="0" w:color="auto"/>
      </w:divBdr>
    </w:div>
    <w:div w:id="1355418626">
      <w:bodyDiv w:val="1"/>
      <w:marLeft w:val="0"/>
      <w:marRight w:val="0"/>
      <w:marTop w:val="0"/>
      <w:marBottom w:val="0"/>
      <w:divBdr>
        <w:top w:val="none" w:sz="0" w:space="0" w:color="auto"/>
        <w:left w:val="none" w:sz="0" w:space="0" w:color="auto"/>
        <w:bottom w:val="none" w:sz="0" w:space="0" w:color="auto"/>
        <w:right w:val="none" w:sz="0" w:space="0" w:color="auto"/>
      </w:divBdr>
    </w:div>
    <w:div w:id="1391424756">
      <w:bodyDiv w:val="1"/>
      <w:marLeft w:val="0"/>
      <w:marRight w:val="0"/>
      <w:marTop w:val="0"/>
      <w:marBottom w:val="0"/>
      <w:divBdr>
        <w:top w:val="none" w:sz="0" w:space="0" w:color="auto"/>
        <w:left w:val="none" w:sz="0" w:space="0" w:color="auto"/>
        <w:bottom w:val="none" w:sz="0" w:space="0" w:color="auto"/>
        <w:right w:val="none" w:sz="0" w:space="0" w:color="auto"/>
      </w:divBdr>
    </w:div>
    <w:div w:id="1409228930">
      <w:bodyDiv w:val="1"/>
      <w:marLeft w:val="0"/>
      <w:marRight w:val="0"/>
      <w:marTop w:val="0"/>
      <w:marBottom w:val="0"/>
      <w:divBdr>
        <w:top w:val="none" w:sz="0" w:space="0" w:color="auto"/>
        <w:left w:val="none" w:sz="0" w:space="0" w:color="auto"/>
        <w:bottom w:val="none" w:sz="0" w:space="0" w:color="auto"/>
        <w:right w:val="none" w:sz="0" w:space="0" w:color="auto"/>
      </w:divBdr>
    </w:div>
    <w:div w:id="1443258779">
      <w:bodyDiv w:val="1"/>
      <w:marLeft w:val="0"/>
      <w:marRight w:val="0"/>
      <w:marTop w:val="0"/>
      <w:marBottom w:val="0"/>
      <w:divBdr>
        <w:top w:val="none" w:sz="0" w:space="0" w:color="auto"/>
        <w:left w:val="none" w:sz="0" w:space="0" w:color="auto"/>
        <w:bottom w:val="none" w:sz="0" w:space="0" w:color="auto"/>
        <w:right w:val="none" w:sz="0" w:space="0" w:color="auto"/>
      </w:divBdr>
    </w:div>
    <w:div w:id="1479229941">
      <w:bodyDiv w:val="1"/>
      <w:marLeft w:val="0"/>
      <w:marRight w:val="0"/>
      <w:marTop w:val="0"/>
      <w:marBottom w:val="0"/>
      <w:divBdr>
        <w:top w:val="none" w:sz="0" w:space="0" w:color="auto"/>
        <w:left w:val="none" w:sz="0" w:space="0" w:color="auto"/>
        <w:bottom w:val="none" w:sz="0" w:space="0" w:color="auto"/>
        <w:right w:val="none" w:sz="0" w:space="0" w:color="auto"/>
      </w:divBdr>
    </w:div>
    <w:div w:id="1484394637">
      <w:bodyDiv w:val="1"/>
      <w:marLeft w:val="0"/>
      <w:marRight w:val="0"/>
      <w:marTop w:val="0"/>
      <w:marBottom w:val="0"/>
      <w:divBdr>
        <w:top w:val="none" w:sz="0" w:space="0" w:color="auto"/>
        <w:left w:val="none" w:sz="0" w:space="0" w:color="auto"/>
        <w:bottom w:val="none" w:sz="0" w:space="0" w:color="auto"/>
        <w:right w:val="none" w:sz="0" w:space="0" w:color="auto"/>
      </w:divBdr>
    </w:div>
    <w:div w:id="1510872143">
      <w:bodyDiv w:val="1"/>
      <w:marLeft w:val="0"/>
      <w:marRight w:val="0"/>
      <w:marTop w:val="0"/>
      <w:marBottom w:val="0"/>
      <w:divBdr>
        <w:top w:val="none" w:sz="0" w:space="0" w:color="auto"/>
        <w:left w:val="none" w:sz="0" w:space="0" w:color="auto"/>
        <w:bottom w:val="none" w:sz="0" w:space="0" w:color="auto"/>
        <w:right w:val="none" w:sz="0" w:space="0" w:color="auto"/>
      </w:divBdr>
    </w:div>
    <w:div w:id="1511532067">
      <w:bodyDiv w:val="1"/>
      <w:marLeft w:val="0"/>
      <w:marRight w:val="0"/>
      <w:marTop w:val="0"/>
      <w:marBottom w:val="0"/>
      <w:divBdr>
        <w:top w:val="none" w:sz="0" w:space="0" w:color="auto"/>
        <w:left w:val="none" w:sz="0" w:space="0" w:color="auto"/>
        <w:bottom w:val="none" w:sz="0" w:space="0" w:color="auto"/>
        <w:right w:val="none" w:sz="0" w:space="0" w:color="auto"/>
      </w:divBdr>
    </w:div>
    <w:div w:id="1511679251">
      <w:bodyDiv w:val="1"/>
      <w:marLeft w:val="0"/>
      <w:marRight w:val="0"/>
      <w:marTop w:val="0"/>
      <w:marBottom w:val="0"/>
      <w:divBdr>
        <w:top w:val="none" w:sz="0" w:space="0" w:color="auto"/>
        <w:left w:val="none" w:sz="0" w:space="0" w:color="auto"/>
        <w:bottom w:val="none" w:sz="0" w:space="0" w:color="auto"/>
        <w:right w:val="none" w:sz="0" w:space="0" w:color="auto"/>
      </w:divBdr>
    </w:div>
    <w:div w:id="1549604881">
      <w:bodyDiv w:val="1"/>
      <w:marLeft w:val="0"/>
      <w:marRight w:val="0"/>
      <w:marTop w:val="0"/>
      <w:marBottom w:val="0"/>
      <w:divBdr>
        <w:top w:val="none" w:sz="0" w:space="0" w:color="auto"/>
        <w:left w:val="none" w:sz="0" w:space="0" w:color="auto"/>
        <w:bottom w:val="none" w:sz="0" w:space="0" w:color="auto"/>
        <w:right w:val="none" w:sz="0" w:space="0" w:color="auto"/>
      </w:divBdr>
    </w:div>
    <w:div w:id="1629358133">
      <w:bodyDiv w:val="1"/>
      <w:marLeft w:val="0"/>
      <w:marRight w:val="0"/>
      <w:marTop w:val="0"/>
      <w:marBottom w:val="0"/>
      <w:divBdr>
        <w:top w:val="none" w:sz="0" w:space="0" w:color="auto"/>
        <w:left w:val="none" w:sz="0" w:space="0" w:color="auto"/>
        <w:bottom w:val="none" w:sz="0" w:space="0" w:color="auto"/>
        <w:right w:val="none" w:sz="0" w:space="0" w:color="auto"/>
      </w:divBdr>
    </w:div>
    <w:div w:id="1682508968">
      <w:bodyDiv w:val="1"/>
      <w:marLeft w:val="0"/>
      <w:marRight w:val="0"/>
      <w:marTop w:val="0"/>
      <w:marBottom w:val="0"/>
      <w:divBdr>
        <w:top w:val="none" w:sz="0" w:space="0" w:color="auto"/>
        <w:left w:val="none" w:sz="0" w:space="0" w:color="auto"/>
        <w:bottom w:val="none" w:sz="0" w:space="0" w:color="auto"/>
        <w:right w:val="none" w:sz="0" w:space="0" w:color="auto"/>
      </w:divBdr>
    </w:div>
    <w:div w:id="1705711452">
      <w:bodyDiv w:val="1"/>
      <w:marLeft w:val="0"/>
      <w:marRight w:val="0"/>
      <w:marTop w:val="0"/>
      <w:marBottom w:val="0"/>
      <w:divBdr>
        <w:top w:val="none" w:sz="0" w:space="0" w:color="auto"/>
        <w:left w:val="none" w:sz="0" w:space="0" w:color="auto"/>
        <w:bottom w:val="none" w:sz="0" w:space="0" w:color="auto"/>
        <w:right w:val="none" w:sz="0" w:space="0" w:color="auto"/>
      </w:divBdr>
    </w:div>
    <w:div w:id="1764491715">
      <w:bodyDiv w:val="1"/>
      <w:marLeft w:val="0"/>
      <w:marRight w:val="0"/>
      <w:marTop w:val="0"/>
      <w:marBottom w:val="0"/>
      <w:divBdr>
        <w:top w:val="none" w:sz="0" w:space="0" w:color="auto"/>
        <w:left w:val="none" w:sz="0" w:space="0" w:color="auto"/>
        <w:bottom w:val="none" w:sz="0" w:space="0" w:color="auto"/>
        <w:right w:val="none" w:sz="0" w:space="0" w:color="auto"/>
      </w:divBdr>
    </w:div>
    <w:div w:id="1770739109">
      <w:bodyDiv w:val="1"/>
      <w:marLeft w:val="0"/>
      <w:marRight w:val="0"/>
      <w:marTop w:val="0"/>
      <w:marBottom w:val="0"/>
      <w:divBdr>
        <w:top w:val="none" w:sz="0" w:space="0" w:color="auto"/>
        <w:left w:val="none" w:sz="0" w:space="0" w:color="auto"/>
        <w:bottom w:val="none" w:sz="0" w:space="0" w:color="auto"/>
        <w:right w:val="none" w:sz="0" w:space="0" w:color="auto"/>
      </w:divBdr>
    </w:div>
    <w:div w:id="1783181470">
      <w:bodyDiv w:val="1"/>
      <w:marLeft w:val="0"/>
      <w:marRight w:val="0"/>
      <w:marTop w:val="0"/>
      <w:marBottom w:val="0"/>
      <w:divBdr>
        <w:top w:val="none" w:sz="0" w:space="0" w:color="auto"/>
        <w:left w:val="none" w:sz="0" w:space="0" w:color="auto"/>
        <w:bottom w:val="none" w:sz="0" w:space="0" w:color="auto"/>
        <w:right w:val="none" w:sz="0" w:space="0" w:color="auto"/>
      </w:divBdr>
    </w:div>
    <w:div w:id="1798178314">
      <w:bodyDiv w:val="1"/>
      <w:marLeft w:val="0"/>
      <w:marRight w:val="0"/>
      <w:marTop w:val="0"/>
      <w:marBottom w:val="0"/>
      <w:divBdr>
        <w:top w:val="none" w:sz="0" w:space="0" w:color="auto"/>
        <w:left w:val="none" w:sz="0" w:space="0" w:color="auto"/>
        <w:bottom w:val="none" w:sz="0" w:space="0" w:color="auto"/>
        <w:right w:val="none" w:sz="0" w:space="0" w:color="auto"/>
      </w:divBdr>
    </w:div>
    <w:div w:id="1821725937">
      <w:bodyDiv w:val="1"/>
      <w:marLeft w:val="0"/>
      <w:marRight w:val="0"/>
      <w:marTop w:val="0"/>
      <w:marBottom w:val="0"/>
      <w:divBdr>
        <w:top w:val="none" w:sz="0" w:space="0" w:color="auto"/>
        <w:left w:val="none" w:sz="0" w:space="0" w:color="auto"/>
        <w:bottom w:val="none" w:sz="0" w:space="0" w:color="auto"/>
        <w:right w:val="none" w:sz="0" w:space="0" w:color="auto"/>
      </w:divBdr>
      <w:divsChild>
        <w:div w:id="1534731166">
          <w:marLeft w:val="0"/>
          <w:marRight w:val="0"/>
          <w:marTop w:val="0"/>
          <w:marBottom w:val="0"/>
          <w:divBdr>
            <w:top w:val="none" w:sz="0" w:space="0" w:color="auto"/>
            <w:left w:val="none" w:sz="0" w:space="0" w:color="auto"/>
            <w:bottom w:val="none" w:sz="0" w:space="0" w:color="auto"/>
            <w:right w:val="none" w:sz="0" w:space="0" w:color="auto"/>
          </w:divBdr>
        </w:div>
      </w:divsChild>
    </w:div>
    <w:div w:id="1873112960">
      <w:bodyDiv w:val="1"/>
      <w:marLeft w:val="0"/>
      <w:marRight w:val="0"/>
      <w:marTop w:val="0"/>
      <w:marBottom w:val="0"/>
      <w:divBdr>
        <w:top w:val="none" w:sz="0" w:space="0" w:color="auto"/>
        <w:left w:val="none" w:sz="0" w:space="0" w:color="auto"/>
        <w:bottom w:val="none" w:sz="0" w:space="0" w:color="auto"/>
        <w:right w:val="none" w:sz="0" w:space="0" w:color="auto"/>
      </w:divBdr>
    </w:div>
    <w:div w:id="1892423661">
      <w:bodyDiv w:val="1"/>
      <w:marLeft w:val="0"/>
      <w:marRight w:val="0"/>
      <w:marTop w:val="0"/>
      <w:marBottom w:val="0"/>
      <w:divBdr>
        <w:top w:val="none" w:sz="0" w:space="0" w:color="auto"/>
        <w:left w:val="none" w:sz="0" w:space="0" w:color="auto"/>
        <w:bottom w:val="none" w:sz="0" w:space="0" w:color="auto"/>
        <w:right w:val="none" w:sz="0" w:space="0" w:color="auto"/>
      </w:divBdr>
    </w:div>
    <w:div w:id="1908107146">
      <w:bodyDiv w:val="1"/>
      <w:marLeft w:val="0"/>
      <w:marRight w:val="0"/>
      <w:marTop w:val="0"/>
      <w:marBottom w:val="0"/>
      <w:divBdr>
        <w:top w:val="none" w:sz="0" w:space="0" w:color="auto"/>
        <w:left w:val="none" w:sz="0" w:space="0" w:color="auto"/>
        <w:bottom w:val="none" w:sz="0" w:space="0" w:color="auto"/>
        <w:right w:val="none" w:sz="0" w:space="0" w:color="auto"/>
      </w:divBdr>
    </w:div>
    <w:div w:id="1934432155">
      <w:bodyDiv w:val="1"/>
      <w:marLeft w:val="0"/>
      <w:marRight w:val="0"/>
      <w:marTop w:val="0"/>
      <w:marBottom w:val="0"/>
      <w:divBdr>
        <w:top w:val="none" w:sz="0" w:space="0" w:color="auto"/>
        <w:left w:val="none" w:sz="0" w:space="0" w:color="auto"/>
        <w:bottom w:val="none" w:sz="0" w:space="0" w:color="auto"/>
        <w:right w:val="none" w:sz="0" w:space="0" w:color="auto"/>
      </w:divBdr>
    </w:div>
    <w:div w:id="1936858770">
      <w:bodyDiv w:val="1"/>
      <w:marLeft w:val="0"/>
      <w:marRight w:val="0"/>
      <w:marTop w:val="0"/>
      <w:marBottom w:val="0"/>
      <w:divBdr>
        <w:top w:val="none" w:sz="0" w:space="0" w:color="auto"/>
        <w:left w:val="none" w:sz="0" w:space="0" w:color="auto"/>
        <w:bottom w:val="none" w:sz="0" w:space="0" w:color="auto"/>
        <w:right w:val="none" w:sz="0" w:space="0" w:color="auto"/>
      </w:divBdr>
    </w:div>
    <w:div w:id="1993292221">
      <w:bodyDiv w:val="1"/>
      <w:marLeft w:val="0"/>
      <w:marRight w:val="0"/>
      <w:marTop w:val="0"/>
      <w:marBottom w:val="0"/>
      <w:divBdr>
        <w:top w:val="none" w:sz="0" w:space="0" w:color="auto"/>
        <w:left w:val="none" w:sz="0" w:space="0" w:color="auto"/>
        <w:bottom w:val="none" w:sz="0" w:space="0" w:color="auto"/>
        <w:right w:val="none" w:sz="0" w:space="0" w:color="auto"/>
      </w:divBdr>
    </w:div>
    <w:div w:id="2009946213">
      <w:bodyDiv w:val="1"/>
      <w:marLeft w:val="0"/>
      <w:marRight w:val="0"/>
      <w:marTop w:val="0"/>
      <w:marBottom w:val="0"/>
      <w:divBdr>
        <w:top w:val="none" w:sz="0" w:space="0" w:color="auto"/>
        <w:left w:val="none" w:sz="0" w:space="0" w:color="auto"/>
        <w:bottom w:val="none" w:sz="0" w:space="0" w:color="auto"/>
        <w:right w:val="none" w:sz="0" w:space="0" w:color="auto"/>
      </w:divBdr>
    </w:div>
    <w:div w:id="2013289824">
      <w:bodyDiv w:val="1"/>
      <w:marLeft w:val="0"/>
      <w:marRight w:val="0"/>
      <w:marTop w:val="0"/>
      <w:marBottom w:val="0"/>
      <w:divBdr>
        <w:top w:val="none" w:sz="0" w:space="0" w:color="auto"/>
        <w:left w:val="none" w:sz="0" w:space="0" w:color="auto"/>
        <w:bottom w:val="none" w:sz="0" w:space="0" w:color="auto"/>
        <w:right w:val="none" w:sz="0" w:space="0" w:color="auto"/>
      </w:divBdr>
    </w:div>
    <w:div w:id="2024280353">
      <w:bodyDiv w:val="1"/>
      <w:marLeft w:val="0"/>
      <w:marRight w:val="0"/>
      <w:marTop w:val="0"/>
      <w:marBottom w:val="0"/>
      <w:divBdr>
        <w:top w:val="none" w:sz="0" w:space="0" w:color="auto"/>
        <w:left w:val="none" w:sz="0" w:space="0" w:color="auto"/>
        <w:bottom w:val="none" w:sz="0" w:space="0" w:color="auto"/>
        <w:right w:val="none" w:sz="0" w:space="0" w:color="auto"/>
      </w:divBdr>
    </w:div>
    <w:div w:id="2059819374">
      <w:bodyDiv w:val="1"/>
      <w:marLeft w:val="0"/>
      <w:marRight w:val="0"/>
      <w:marTop w:val="0"/>
      <w:marBottom w:val="0"/>
      <w:divBdr>
        <w:top w:val="none" w:sz="0" w:space="0" w:color="auto"/>
        <w:left w:val="none" w:sz="0" w:space="0" w:color="auto"/>
        <w:bottom w:val="none" w:sz="0" w:space="0" w:color="auto"/>
        <w:right w:val="none" w:sz="0" w:space="0" w:color="auto"/>
      </w:divBdr>
    </w:div>
    <w:div w:id="2069836853">
      <w:bodyDiv w:val="1"/>
      <w:marLeft w:val="0"/>
      <w:marRight w:val="0"/>
      <w:marTop w:val="0"/>
      <w:marBottom w:val="0"/>
      <w:divBdr>
        <w:top w:val="none" w:sz="0" w:space="0" w:color="auto"/>
        <w:left w:val="none" w:sz="0" w:space="0" w:color="auto"/>
        <w:bottom w:val="none" w:sz="0" w:space="0" w:color="auto"/>
        <w:right w:val="none" w:sz="0" w:space="0" w:color="auto"/>
      </w:divBdr>
    </w:div>
    <w:div w:id="2095665898">
      <w:bodyDiv w:val="1"/>
      <w:marLeft w:val="0"/>
      <w:marRight w:val="0"/>
      <w:marTop w:val="0"/>
      <w:marBottom w:val="0"/>
      <w:divBdr>
        <w:top w:val="none" w:sz="0" w:space="0" w:color="auto"/>
        <w:left w:val="none" w:sz="0" w:space="0" w:color="auto"/>
        <w:bottom w:val="none" w:sz="0" w:space="0" w:color="auto"/>
        <w:right w:val="none" w:sz="0" w:space="0" w:color="auto"/>
      </w:divBdr>
    </w:div>
    <w:div w:id="2124953445">
      <w:bodyDiv w:val="1"/>
      <w:marLeft w:val="0"/>
      <w:marRight w:val="0"/>
      <w:marTop w:val="0"/>
      <w:marBottom w:val="0"/>
      <w:divBdr>
        <w:top w:val="none" w:sz="0" w:space="0" w:color="auto"/>
        <w:left w:val="none" w:sz="0" w:space="0" w:color="auto"/>
        <w:bottom w:val="none" w:sz="0" w:space="0" w:color="auto"/>
        <w:right w:val="none" w:sz="0" w:space="0" w:color="auto"/>
      </w:divBdr>
    </w:div>
    <w:div w:id="2135753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&#65279;<?xml version="1.0" encoding="utf-8"?><Relationships xmlns="http://schemas.openxmlformats.org/package/2006/relationships"><Relationship Type="http://schemas.openxmlformats.org/officeDocument/2006/relationships/image" Target="media/image14.png" Id="rId26" /><Relationship Type="http://schemas.openxmlformats.org/officeDocument/2006/relationships/image" Target="media/image9.png" Id="rId21" /><Relationship Type="http://schemas.openxmlformats.org/officeDocument/2006/relationships/image" Target="media/image27.png" Id="rId42" /><Relationship Type="http://schemas.openxmlformats.org/officeDocument/2006/relationships/image" Target="media/image32.png" Id="rId47" /><Relationship Type="http://schemas.openxmlformats.org/officeDocument/2006/relationships/hyperlink" Target="mailto:noreply@daimler.com" TargetMode="External" Id="rId63" /><Relationship Type="http://schemas.openxmlformats.org/officeDocument/2006/relationships/image" Target="media/image50.png" Id="rId68" /><Relationship Type="http://schemas.openxmlformats.org/officeDocument/2006/relationships/image" Target="media/image65.png" Id="rId84" /><Relationship Type="http://schemas.openxmlformats.org/officeDocument/2006/relationships/image" Target="media/image70.png" Id="rId89" /><Relationship Type="http://schemas.openxmlformats.org/officeDocument/2006/relationships/customXml" Target="../customXml/item1.xml" Id="rId2" /><Relationship Type="http://schemas.openxmlformats.org/officeDocument/2006/relationships/image" Target="media/image5.png" Id="rId16" /><Relationship Type="http://schemas.openxmlformats.org/officeDocument/2006/relationships/header" Target="header2.xml" Id="rId29" /><Relationship Type="http://schemas.openxmlformats.org/officeDocument/2006/relationships/hyperlink" Target="mailto:max.mustermann@maier.de" TargetMode="External" Id="rId107" /><Relationship Type="http://schemas.openxmlformats.org/officeDocument/2006/relationships/endnotes" Target="endnotes.xml" Id="rId11" /><Relationship Type="http://schemas.openxmlformats.org/officeDocument/2006/relationships/image" Target="media/image12.png" Id="rId24" /><Relationship Type="http://schemas.openxmlformats.org/officeDocument/2006/relationships/image" Target="media/image18.emf" Id="rId32" /><Relationship Type="http://schemas.openxmlformats.org/officeDocument/2006/relationships/image" Target="media/image22.png" Id="rId37" /><Relationship Type="http://schemas.openxmlformats.org/officeDocument/2006/relationships/image" Target="media/image25.png" Id="rId40" /><Relationship Type="http://schemas.openxmlformats.org/officeDocument/2006/relationships/image" Target="media/image30.png" Id="rId45" /><Relationship Type="http://schemas.openxmlformats.org/officeDocument/2006/relationships/image" Target="media/image38.png" Id="rId53" /><Relationship Type="http://schemas.openxmlformats.org/officeDocument/2006/relationships/image" Target="media/image43.png" Id="rId58" /><Relationship Type="http://schemas.openxmlformats.org/officeDocument/2006/relationships/image" Target="media/image48.png" Id="rId66" /><Relationship Type="http://schemas.openxmlformats.org/officeDocument/2006/relationships/image" Target="media/image56.png" Id="rId74" /><Relationship Type="http://schemas.openxmlformats.org/officeDocument/2006/relationships/image" Target="media/image60.png" Id="rId79" /><Relationship Type="http://schemas.openxmlformats.org/officeDocument/2006/relationships/image" Target="media/image68.png" Id="rId87" /><Relationship Type="http://schemas.openxmlformats.org/officeDocument/2006/relationships/image" Target="media/image83.png" Id="rId102" /><Relationship Type="http://schemas.microsoft.com/office/2011/relationships/people" Target="people.xml" Id="rId110" /><Relationship Type="http://schemas.openxmlformats.org/officeDocument/2006/relationships/customXml" Target="../customXml/item4.xml" Id="rId5" /><Relationship Type="http://schemas.openxmlformats.org/officeDocument/2006/relationships/image" Target="media/image46.png" Id="rId61" /><Relationship Type="http://schemas.openxmlformats.org/officeDocument/2006/relationships/image" Target="media/image63.png" Id="rId82" /><Relationship Type="http://schemas.openxmlformats.org/officeDocument/2006/relationships/image" Target="media/image71.png" Id="rId90" /><Relationship Type="http://schemas.openxmlformats.org/officeDocument/2006/relationships/image" Target="media/image76.png" Id="rId95" /><Relationship Type="http://schemas.openxmlformats.org/officeDocument/2006/relationships/hyperlink" Target="http://mathworld.wolfram.com/SphericalTrigonometry.html" TargetMode="External" Id="rId19" /><Relationship Type="http://schemas.openxmlformats.org/officeDocument/2006/relationships/image" Target="media/image3.png" Id="rId14" /><Relationship Type="http://schemas.openxmlformats.org/officeDocument/2006/relationships/image" Target="media/image10.emf" Id="rId22" /><Relationship Type="http://schemas.openxmlformats.org/officeDocument/2006/relationships/image" Target="media/image15.png" Id="rId27" /><Relationship Type="http://schemas.openxmlformats.org/officeDocument/2006/relationships/footer" Target="footer2.xml" Id="rId30" /><Relationship Type="http://schemas.openxmlformats.org/officeDocument/2006/relationships/image" Target="media/image20.png" Id="rId35" /><Relationship Type="http://schemas.openxmlformats.org/officeDocument/2006/relationships/image" Target="media/image28.png" Id="rId43" /><Relationship Type="http://schemas.openxmlformats.org/officeDocument/2006/relationships/image" Target="media/image33.png" Id="rId48" /><Relationship Type="http://schemas.openxmlformats.org/officeDocument/2006/relationships/image" Target="media/image41.png" Id="rId56" /><Relationship Type="http://schemas.openxmlformats.org/officeDocument/2006/relationships/hyperlink" Target="mailto:noreply@daimler.com" TargetMode="External" Id="rId64" /><Relationship Type="http://schemas.openxmlformats.org/officeDocument/2006/relationships/image" Target="media/image51.png" Id="rId69" /><Relationship Type="http://schemas.openxmlformats.org/officeDocument/2006/relationships/image" Target="media/image58.png" Id="rId77" /><Relationship Type="http://schemas.openxmlformats.org/officeDocument/2006/relationships/image" Target="media/image81.png" Id="rId100" /><Relationship Type="http://schemas.openxmlformats.org/officeDocument/2006/relationships/hyperlink" Target="mailto:max.mustermann@mercedes.de" TargetMode="External" Id="rId105" /><Relationship Type="http://schemas.openxmlformats.org/officeDocument/2006/relationships/settings" Target="settings.xml" Id="rId8" /><Relationship Type="http://schemas.openxmlformats.org/officeDocument/2006/relationships/image" Target="media/image36.png" Id="rId51" /><Relationship Type="http://schemas.openxmlformats.org/officeDocument/2006/relationships/image" Target="media/image54.png" Id="rId72" /><Relationship Type="http://schemas.openxmlformats.org/officeDocument/2006/relationships/image" Target="media/image61.png" Id="rId80" /><Relationship Type="http://schemas.openxmlformats.org/officeDocument/2006/relationships/image" Target="media/image66.png" Id="rId85" /><Relationship Type="http://schemas.openxmlformats.org/officeDocument/2006/relationships/image" Target="media/image74.png" Id="rId93" /><Relationship Type="http://schemas.openxmlformats.org/officeDocument/2006/relationships/image" Target="media/image79.png" Id="rId98" /><Relationship Type="http://schemas.openxmlformats.org/officeDocument/2006/relationships/customXml" Target="../customXml/item2.xml" Id="rId3" /><Relationship Type="http://schemas.openxmlformats.org/officeDocument/2006/relationships/header" Target="header1.xml" Id="rId12" /><Relationship Type="http://schemas.openxmlformats.org/officeDocument/2006/relationships/image" Target="media/image6.png" Id="rId17" /><Relationship Type="http://schemas.openxmlformats.org/officeDocument/2006/relationships/image" Target="media/image13.png" Id="rId25" /><Relationship Type="http://schemas.openxmlformats.org/officeDocument/2006/relationships/footer" Target="footer3.xml" Id="rId33" /><Relationship Type="http://schemas.openxmlformats.org/officeDocument/2006/relationships/image" Target="media/image23.png" Id="rId38" /><Relationship Type="http://schemas.openxmlformats.org/officeDocument/2006/relationships/image" Target="media/image31.png" Id="rId46" /><Relationship Type="http://schemas.openxmlformats.org/officeDocument/2006/relationships/image" Target="media/image44.png" Id="rId59" /><Relationship Type="http://schemas.openxmlformats.org/officeDocument/2006/relationships/image" Target="media/image49.PNG" Id="rId67" /><Relationship Type="http://schemas.openxmlformats.org/officeDocument/2006/relationships/hyperlink" Target="mailto:noreply@daimler.com" TargetMode="External" Id="rId103" /><Relationship Type="http://schemas.openxmlformats.org/officeDocument/2006/relationships/hyperlink" Target="mailto:peter.pan@maier.de" TargetMode="External" Id="rId108" /><Relationship Type="http://schemas.openxmlformats.org/officeDocument/2006/relationships/image" Target="media/image8.png" Id="rId20" /><Relationship Type="http://schemas.openxmlformats.org/officeDocument/2006/relationships/image" Target="media/image26.png" Id="rId41" /><Relationship Type="http://schemas.openxmlformats.org/officeDocument/2006/relationships/image" Target="media/image39.png" Id="rId54" /><Relationship Type="http://schemas.openxmlformats.org/officeDocument/2006/relationships/hyperlink" Target="mailto:noreply@daimler.com" TargetMode="External" Id="rId62" /><Relationship Type="http://schemas.openxmlformats.org/officeDocument/2006/relationships/image" Target="media/image52.png" Id="rId70" /><Relationship Type="http://schemas.openxmlformats.org/officeDocument/2006/relationships/image" Target="media/image57.png" Id="rId75" /><Relationship Type="http://schemas.openxmlformats.org/officeDocument/2006/relationships/image" Target="media/image64.png" Id="rId83" /><Relationship Type="http://schemas.openxmlformats.org/officeDocument/2006/relationships/image" Target="media/image69.png" Id="rId88" /><Relationship Type="http://schemas.openxmlformats.org/officeDocument/2006/relationships/image" Target="media/image72.png" Id="rId91" /><Relationship Type="http://schemas.openxmlformats.org/officeDocument/2006/relationships/image" Target="media/image77.png" Id="rId96" /><Relationship Type="http://schemas.openxmlformats.org/officeDocument/2006/relationships/theme" Target="theme/theme1.xml" Id="rId111" /><Relationship Type="http://schemas.microsoft.com/office/2006/relationships/keyMapCustomizations" Target="customizations.xml" Id="rId1" /><Relationship Type="http://schemas.openxmlformats.org/officeDocument/2006/relationships/numbering" Target="numbering.xml" Id="rId6" /><Relationship Type="http://schemas.openxmlformats.org/officeDocument/2006/relationships/image" Target="media/image4.wmf" Id="rId15" /><Relationship Type="http://schemas.openxmlformats.org/officeDocument/2006/relationships/image" Target="media/image11.emf" Id="rId23" /><Relationship Type="http://schemas.openxmlformats.org/officeDocument/2006/relationships/image" Target="media/image16.png" Id="rId28" /><Relationship Type="http://schemas.openxmlformats.org/officeDocument/2006/relationships/image" Target="media/image21.png" Id="rId36" /><Relationship Type="http://schemas.openxmlformats.org/officeDocument/2006/relationships/image" Target="media/image34.png" Id="rId49" /><Relationship Type="http://schemas.openxmlformats.org/officeDocument/2006/relationships/image" Target="media/image42.png" Id="rId57" /><Relationship Type="http://schemas.openxmlformats.org/officeDocument/2006/relationships/hyperlink" Target="mailto:peter.pan@mercedes.de" TargetMode="External" Id="rId106" /><Relationship Type="http://schemas.openxmlformats.org/officeDocument/2006/relationships/footnotes" Target="footnotes.xml" Id="rId10" /><Relationship Type="http://schemas.openxmlformats.org/officeDocument/2006/relationships/image" Target="media/image17.emf" Id="rId31" /><Relationship Type="http://schemas.openxmlformats.org/officeDocument/2006/relationships/image" Target="media/image29.png" Id="rId44" /><Relationship Type="http://schemas.openxmlformats.org/officeDocument/2006/relationships/image" Target="media/image37.png" Id="rId52" /><Relationship Type="http://schemas.openxmlformats.org/officeDocument/2006/relationships/image" Target="media/image45.png" Id="rId60" /><Relationship Type="http://schemas.openxmlformats.org/officeDocument/2006/relationships/image" Target="media/image47.png" Id="rId65" /><Relationship Type="http://schemas.openxmlformats.org/officeDocument/2006/relationships/image" Target="media/image55.png" Id="rId73" /><Relationship Type="http://schemas.openxmlformats.org/officeDocument/2006/relationships/image" Target="media/image59.png" Id="rId78" /><Relationship Type="http://schemas.openxmlformats.org/officeDocument/2006/relationships/image" Target="media/image62.png" Id="rId81" /><Relationship Type="http://schemas.openxmlformats.org/officeDocument/2006/relationships/image" Target="media/image67.png" Id="rId86" /><Relationship Type="http://schemas.openxmlformats.org/officeDocument/2006/relationships/image" Target="media/image75.png" Id="rId94" /><Relationship Type="http://schemas.openxmlformats.org/officeDocument/2006/relationships/image" Target="media/image80.png" Id="rId99" /><Relationship Type="http://schemas.openxmlformats.org/officeDocument/2006/relationships/image" Target="media/image82.png" Id="rId101" /><Relationship Type="http://schemas.openxmlformats.org/officeDocument/2006/relationships/customXml" Target="../customXml/item3.xml" Id="rId4" /><Relationship Type="http://schemas.openxmlformats.org/officeDocument/2006/relationships/webSettings" Target="webSettings.xml" Id="rId9" /><Relationship Type="http://schemas.openxmlformats.org/officeDocument/2006/relationships/footer" Target="footer1.xml" Id="rId13" /><Relationship Type="http://schemas.openxmlformats.org/officeDocument/2006/relationships/image" Target="media/image7.png" Id="rId18" /><Relationship Type="http://schemas.openxmlformats.org/officeDocument/2006/relationships/image" Target="media/image24.png" Id="rId39" /><Relationship Type="http://schemas.openxmlformats.org/officeDocument/2006/relationships/fontTable" Target="fontTable.xml" Id="rId109" /><Relationship Type="http://schemas.openxmlformats.org/officeDocument/2006/relationships/image" Target="media/image19.png" Id="rId34" /><Relationship Type="http://schemas.openxmlformats.org/officeDocument/2006/relationships/image" Target="media/image35.jpeg" Id="rId50" /><Relationship Type="http://schemas.openxmlformats.org/officeDocument/2006/relationships/image" Target="media/image40.png" Id="rId55" /><Relationship Type="http://schemas.openxmlformats.org/officeDocument/2006/relationships/oleObject" Target="embeddings/oleObject1.bin" Id="rId76" /><Relationship Type="http://schemas.openxmlformats.org/officeDocument/2006/relationships/image" Target="media/image78.png" Id="rId97" /><Relationship Type="http://schemas.openxmlformats.org/officeDocument/2006/relationships/image" Target="media/image84.png" Id="rId104" /><Relationship Type="http://schemas.openxmlformats.org/officeDocument/2006/relationships/styles" Target="styles.xml" Id="rId7" /><Relationship Type="http://schemas.openxmlformats.org/officeDocument/2006/relationships/image" Target="media/image53.png" Id="rId71" /><Relationship Type="http://schemas.openxmlformats.org/officeDocument/2006/relationships/image" Target="media/image73.png" Id="rId92" /></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4dd5c09-027f-404b-96ff-deea718109f1">
      <Terms xmlns="http://schemas.microsoft.com/office/infopath/2007/PartnerControls"/>
    </lcf76f155ced4ddcb4097134ff3c332f>
    <TaxCatchAll xmlns="f16ef5df-2480-4749-b3df-3db299d92df4" xsi:nil="true"/>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Dokument" ma:contentTypeID="0x010100195A972607890640B5D854EE5A9D8E76" ma:contentTypeVersion="11" ma:contentTypeDescription="Ein neues Dokument erstellen." ma:contentTypeScope="" ma:versionID="058802bd129fd86a74bade8e022a7240">
  <xsd:schema xmlns:xsd="http://www.w3.org/2001/XMLSchema" xmlns:xs="http://www.w3.org/2001/XMLSchema" xmlns:p="http://schemas.microsoft.com/office/2006/metadata/properties" xmlns:ns2="d4dd5c09-027f-404b-96ff-deea718109f1" xmlns:ns3="f16ef5df-2480-4749-b3df-3db299d92df4" targetNamespace="http://schemas.microsoft.com/office/2006/metadata/properties" ma:root="true" ma:fieldsID="a115e31c11a3277d6db6906b0650dec9" ns2:_="" ns3:_="">
    <xsd:import namespace="d4dd5c09-027f-404b-96ff-deea718109f1"/>
    <xsd:import namespace="f16ef5df-2480-4749-b3df-3db299d92df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dd5c09-027f-404b-96ff-deea718109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Bildmarkierungen" ma:readOnly="false" ma:fieldId="{5cf76f15-5ced-4ddc-b409-7134ff3c332f}" ma:taxonomyMulti="true" ma:sspId="55a6c181-b3a6-4e6d-958a-84db063416a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16ef5df-2480-4749-b3df-3db299d92df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398aec7-735a-4695-af69-62d55cb65d7d}" ma:internalName="TaxCatchAll" ma:showField="CatchAllData" ma:web="f16ef5df-2480-4749-b3df-3db299d92df4">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02C820-8DE7-4D7B-A1C0-1F8879C9C7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E288A29-EA96-4CF3-BF55-B3B14D16386E}">
  <ds:schemaRefs>
    <ds:schemaRef ds:uri="http://schemas.openxmlformats.org/officeDocument/2006/bibliography"/>
  </ds:schemaRefs>
</ds:datastoreItem>
</file>

<file path=customXml/itemProps3.xml><?xml version="1.0" encoding="utf-8"?>
<ds:datastoreItem xmlns:ds="http://schemas.openxmlformats.org/officeDocument/2006/customXml" ds:itemID="{160A6773-3F97-4672-B235-C492BC39B38A}"/>
</file>

<file path=customXml/itemProps4.xml><?xml version="1.0" encoding="utf-8"?>
<ds:datastoreItem xmlns:ds="http://schemas.openxmlformats.org/officeDocument/2006/customXml" ds:itemID="{9C0012C0-888C-4AD1-AF43-366CF9B87AE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
  <ap:Company>T-Systems International</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Spezifikation</dc:title>
  <dc:subject>STOX - STOck eXchange</dc:subject>
  <dc:creator>Tobias Soder, Jessica Hatz</dc:creator>
  <cp:keywords>LOGBUS, Logistikbus, DIMS, STOX, Stock, Börse, D2D</cp:keywords>
  <dc:description/>
  <cp:lastModifiedBy>Dodake, Poonam</cp:lastModifiedBy>
  <cp:revision>8</cp:revision>
  <cp:lastPrinted>2021-12-23T11:48:00Z</cp:lastPrinted>
  <dcterms:created xsi:type="dcterms:W3CDTF">2021-12-23T11:50:00Z</dcterms:created>
  <dcterms:modified xsi:type="dcterms:W3CDTF">2022-10-05T08:11:46Z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Final</vt:lpwstr>
  </property>
  <property fmtid="{D5CDD505-2E9C-101B-9397-08002B2CF9AE}" pid="3" name="FillDocumentProperties">
    <vt:bool>true</vt:bool>
  </property>
  <property fmtid="{D5CDD505-2E9C-101B-9397-08002B2CF9AE}" pid="4" name="Project Start">
    <vt:lpwstr>01.01.2010</vt:lpwstr>
  </property>
  <property fmtid="{D5CDD505-2E9C-101B-9397-08002B2CF9AE}" pid="5" name="Project End">
    <vt:lpwstr>31.12.2021</vt:lpwstr>
  </property>
  <property fmtid="{D5CDD505-2E9C-101B-9397-08002B2CF9AE}" pid="6" name="Customer">
    <vt:lpwstr>Daimler AG</vt:lpwstr>
  </property>
  <property fmtid="{D5CDD505-2E9C-101B-9397-08002B2CF9AE}" pid="7" name="Document Number">
    <vt:lpwstr>STOX-2010-R34C / SPEC</vt:lpwstr>
  </property>
  <property fmtid="{D5CDD505-2E9C-101B-9397-08002B2CF9AE}" pid="8" name="Version Number">
    <vt:lpwstr>1.14</vt:lpwstr>
  </property>
  <property fmtid="{D5CDD505-2E9C-101B-9397-08002B2CF9AE}" pid="9" name="Project Name">
    <vt:lpwstr>STOX</vt:lpwstr>
  </property>
  <property fmtid="{D5CDD505-2E9C-101B-9397-08002B2CF9AE}" pid="10" name="Project Manager">
    <vt:lpwstr>Reiner Vogel</vt:lpwstr>
  </property>
  <property fmtid="{D5CDD505-2E9C-101B-9397-08002B2CF9AE}" pid="11" name="Project-ID">
    <vt:lpwstr>Project-ID:</vt:lpwstr>
  </property>
  <property fmtid="{D5CDD505-2E9C-101B-9397-08002B2CF9AE}" pid="12" name="Business Unit">
    <vt:lpwstr>PU Dedicated SI Solutions</vt:lpwstr>
  </property>
  <property fmtid="{D5CDD505-2E9C-101B-9397-08002B2CF9AE}" pid="13" name="Quality Manager">
    <vt:lpwstr>QS-Manager: Datei &gt; Eigenschaften </vt:lpwstr>
  </property>
  <property fmtid="{D5CDD505-2E9C-101B-9397-08002B2CF9AE}" pid="14" name="Legal Unit">
    <vt:lpwstr>T-Systems International GmbH </vt:lpwstr>
  </property>
  <property fmtid="{D5CDD505-2E9C-101B-9397-08002B2CF9AE}" pid="15" name="Privacy Notes">
    <vt:lpwstr>for internal use only</vt:lpwstr>
  </property>
  <property fmtid="{D5CDD505-2E9C-101B-9397-08002B2CF9AE}" pid="16" name="Source">
    <vt:lpwstr>SE Book 3.5.0-de</vt:lpwstr>
  </property>
  <property fmtid="{D5CDD505-2E9C-101B-9397-08002B2CF9AE}" pid="17" name="Address">
    <vt:lpwstr>Philipp-Reis-Str. 2, 76137 Karlsruhe</vt:lpwstr>
  </property>
  <property fmtid="{D5CDD505-2E9C-101B-9397-08002B2CF9AE}" pid="18" name="Industry Line/Service Line">
    <vt:lpwstr>BA SCM</vt:lpwstr>
  </property>
  <property fmtid="{D5CDD505-2E9C-101B-9397-08002B2CF9AE}" pid="19" name="Document Name">
    <vt:lpwstr>Spezifikation</vt:lpwstr>
  </property>
  <property fmtid="{D5CDD505-2E9C-101B-9397-08002B2CF9AE}" pid="20" name="Status Date">
    <vt:lpwstr>23.12.2021</vt:lpwstr>
  </property>
  <property fmtid="{D5CDD505-2E9C-101B-9397-08002B2CF9AE}" pid="21" name="ContentTypeId">
    <vt:lpwstr>0x010100195A972607890640B5D854EE5A9D8E76</vt:lpwstr>
  </property>
  <property fmtid="{D5CDD505-2E9C-101B-9397-08002B2CF9AE}" pid="22" name="MediaServiceImageTags">
    <vt:lpwstr/>
  </property>
</Properties>
</file>